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CF0C41">
        <w:rPr>
          <w:b/>
          <w:noProof/>
        </w:rPr>
        <w:t>January 7,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1A1619"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w:t>
      </w:r>
      <w:bookmarkStart w:id="0" w:name="_GoBack"/>
      <w:bookmarkEnd w:id="0"/>
      <w:r w:rsidRPr="002C5DC3">
        <w:rPr>
          <w:b/>
          <w:sz w:val="44"/>
          <w:szCs w:val="44"/>
        </w:rPr>
        <w:t>ontents</w:t>
      </w:r>
    </w:p>
    <w:p w14:paraId="0DCE8059" w14:textId="77777777" w:rsidR="006A0BC1" w:rsidRPr="002C5DC3" w:rsidRDefault="006A0BC1" w:rsidP="006A0BC1">
      <w:pPr>
        <w:rPr>
          <w:b/>
          <w:sz w:val="44"/>
          <w:szCs w:val="44"/>
        </w:rPr>
      </w:pPr>
    </w:p>
    <w:p w14:paraId="0C4803EB" w14:textId="77777777" w:rsidR="004B0F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4B0FC6" w:rsidRPr="001E0329">
        <w:rPr>
          <w:noProof/>
          <w:color w:val="000000"/>
        </w:rPr>
        <w:t>Chapter 1</w:t>
      </w:r>
      <w:r w:rsidR="004B0FC6">
        <w:rPr>
          <w:noProof/>
        </w:rPr>
        <w:t xml:space="preserve"> Introduction</w:t>
      </w:r>
      <w:r w:rsidR="004B0FC6">
        <w:rPr>
          <w:noProof/>
        </w:rPr>
        <w:tab/>
      </w:r>
      <w:r w:rsidR="004B0FC6">
        <w:rPr>
          <w:noProof/>
        </w:rPr>
        <w:fldChar w:fldCharType="begin"/>
      </w:r>
      <w:r w:rsidR="004B0FC6">
        <w:rPr>
          <w:noProof/>
        </w:rPr>
        <w:instrText xml:space="preserve"> PAGEREF _Toc376858440 \h </w:instrText>
      </w:r>
      <w:r w:rsidR="004B0FC6">
        <w:rPr>
          <w:noProof/>
        </w:rPr>
      </w:r>
      <w:r w:rsidR="004B0FC6">
        <w:rPr>
          <w:noProof/>
        </w:rPr>
        <w:fldChar w:fldCharType="separate"/>
      </w:r>
      <w:r w:rsidR="004B0FC6">
        <w:rPr>
          <w:noProof/>
        </w:rPr>
        <w:t>1</w:t>
      </w:r>
      <w:r w:rsidR="004B0FC6">
        <w:rPr>
          <w:noProof/>
        </w:rPr>
        <w:fldChar w:fldCharType="end"/>
      </w:r>
    </w:p>
    <w:p w14:paraId="41CB0DC3"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_Toc376858441 \h </w:instrText>
      </w:r>
      <w:r>
        <w:rPr>
          <w:noProof/>
        </w:rPr>
      </w:r>
      <w:r>
        <w:rPr>
          <w:noProof/>
        </w:rPr>
        <w:fldChar w:fldCharType="separate"/>
      </w:r>
      <w:r>
        <w:rPr>
          <w:noProof/>
        </w:rPr>
        <w:t>1</w:t>
      </w:r>
      <w:r>
        <w:rPr>
          <w:noProof/>
        </w:rPr>
        <w:fldChar w:fldCharType="end"/>
      </w:r>
    </w:p>
    <w:p w14:paraId="25DBBEF1"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_Toc376858442 \h </w:instrText>
      </w:r>
      <w:r>
        <w:rPr>
          <w:noProof/>
        </w:rPr>
      </w:r>
      <w:r>
        <w:rPr>
          <w:noProof/>
        </w:rPr>
        <w:fldChar w:fldCharType="separate"/>
      </w:r>
      <w:r>
        <w:rPr>
          <w:noProof/>
        </w:rPr>
        <w:t>2</w:t>
      </w:r>
      <w:r>
        <w:rPr>
          <w:noProof/>
        </w:rPr>
        <w:fldChar w:fldCharType="end"/>
      </w:r>
    </w:p>
    <w:p w14:paraId="7A38F9DD"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sidRPr="001E0329">
        <w:rPr>
          <w:noProof/>
          <w:color w:val="000000"/>
        </w:rPr>
        <w:t>Chapter 2</w:t>
      </w:r>
      <w:r>
        <w:rPr>
          <w:noProof/>
        </w:rPr>
        <w:t xml:space="preserve"> Running FEBio</w:t>
      </w:r>
      <w:r>
        <w:rPr>
          <w:noProof/>
        </w:rPr>
        <w:tab/>
      </w:r>
      <w:r>
        <w:rPr>
          <w:noProof/>
        </w:rPr>
        <w:fldChar w:fldCharType="begin"/>
      </w:r>
      <w:r>
        <w:rPr>
          <w:noProof/>
        </w:rPr>
        <w:instrText xml:space="preserve"> PAGEREF _Toc376858443 \h </w:instrText>
      </w:r>
      <w:r>
        <w:rPr>
          <w:noProof/>
        </w:rPr>
      </w:r>
      <w:r>
        <w:rPr>
          <w:noProof/>
        </w:rPr>
        <w:fldChar w:fldCharType="separate"/>
      </w:r>
      <w:r>
        <w:rPr>
          <w:noProof/>
        </w:rPr>
        <w:t>4</w:t>
      </w:r>
      <w:r>
        <w:rPr>
          <w:noProof/>
        </w:rPr>
        <w:fldChar w:fldCharType="end"/>
      </w:r>
    </w:p>
    <w:p w14:paraId="76D69D13"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_Toc376858444 \h </w:instrText>
      </w:r>
      <w:r>
        <w:rPr>
          <w:noProof/>
        </w:rPr>
      </w:r>
      <w:r>
        <w:rPr>
          <w:noProof/>
        </w:rPr>
        <w:fldChar w:fldCharType="separate"/>
      </w:r>
      <w:r>
        <w:rPr>
          <w:noProof/>
        </w:rPr>
        <w:t>4</w:t>
      </w:r>
      <w:r>
        <w:rPr>
          <w:noProof/>
        </w:rPr>
        <w:fldChar w:fldCharType="end"/>
      </w:r>
    </w:p>
    <w:p w14:paraId="2254E39B"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2.1.1.</w:t>
      </w:r>
      <w:r>
        <w:rPr>
          <w:noProof/>
        </w:rPr>
        <w:t xml:space="preserve"> Windows XP</w:t>
      </w:r>
      <w:r>
        <w:rPr>
          <w:noProof/>
        </w:rPr>
        <w:tab/>
      </w:r>
      <w:r>
        <w:rPr>
          <w:noProof/>
        </w:rPr>
        <w:fldChar w:fldCharType="begin"/>
      </w:r>
      <w:r>
        <w:rPr>
          <w:noProof/>
        </w:rPr>
        <w:instrText xml:space="preserve"> PAGEREF _Toc376858445 \h </w:instrText>
      </w:r>
      <w:r>
        <w:rPr>
          <w:noProof/>
        </w:rPr>
      </w:r>
      <w:r>
        <w:rPr>
          <w:noProof/>
        </w:rPr>
        <w:fldChar w:fldCharType="separate"/>
      </w:r>
      <w:r>
        <w:rPr>
          <w:noProof/>
        </w:rPr>
        <w:t>4</w:t>
      </w:r>
      <w:r>
        <w:rPr>
          <w:noProof/>
        </w:rPr>
        <w:fldChar w:fldCharType="end"/>
      </w:r>
    </w:p>
    <w:p w14:paraId="2DAC74F8"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2.1.2.</w:t>
      </w:r>
      <w:r>
        <w:rPr>
          <w:noProof/>
        </w:rPr>
        <w:t xml:space="preserve"> Windows 7</w:t>
      </w:r>
      <w:r>
        <w:rPr>
          <w:noProof/>
        </w:rPr>
        <w:tab/>
      </w:r>
      <w:r>
        <w:rPr>
          <w:noProof/>
        </w:rPr>
        <w:fldChar w:fldCharType="begin"/>
      </w:r>
      <w:r>
        <w:rPr>
          <w:noProof/>
        </w:rPr>
        <w:instrText xml:space="preserve"> PAGEREF _Toc376858446 \h </w:instrText>
      </w:r>
      <w:r>
        <w:rPr>
          <w:noProof/>
        </w:rPr>
      </w:r>
      <w:r>
        <w:rPr>
          <w:noProof/>
        </w:rPr>
        <w:fldChar w:fldCharType="separate"/>
      </w:r>
      <w:r>
        <w:rPr>
          <w:noProof/>
        </w:rPr>
        <w:t>4</w:t>
      </w:r>
      <w:r>
        <w:rPr>
          <w:noProof/>
        </w:rPr>
        <w:fldChar w:fldCharType="end"/>
      </w:r>
    </w:p>
    <w:p w14:paraId="4C1028C2"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2.1.3.</w:t>
      </w:r>
      <w:r>
        <w:rPr>
          <w:noProof/>
        </w:rPr>
        <w:t xml:space="preserve"> Running FEBio from Explorer</w:t>
      </w:r>
      <w:r>
        <w:rPr>
          <w:noProof/>
        </w:rPr>
        <w:tab/>
      </w:r>
      <w:r>
        <w:rPr>
          <w:noProof/>
        </w:rPr>
        <w:fldChar w:fldCharType="begin"/>
      </w:r>
      <w:r>
        <w:rPr>
          <w:noProof/>
        </w:rPr>
        <w:instrText xml:space="preserve"> PAGEREF _Toc376858447 \h </w:instrText>
      </w:r>
      <w:r>
        <w:rPr>
          <w:noProof/>
        </w:rPr>
      </w:r>
      <w:r>
        <w:rPr>
          <w:noProof/>
        </w:rPr>
        <w:fldChar w:fldCharType="separate"/>
      </w:r>
      <w:r>
        <w:rPr>
          <w:noProof/>
        </w:rPr>
        <w:t>5</w:t>
      </w:r>
      <w:r>
        <w:rPr>
          <w:noProof/>
        </w:rPr>
        <w:fldChar w:fldCharType="end"/>
      </w:r>
    </w:p>
    <w:p w14:paraId="22F86C13"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_Toc376858448 \h </w:instrText>
      </w:r>
      <w:r>
        <w:rPr>
          <w:noProof/>
        </w:rPr>
      </w:r>
      <w:r>
        <w:rPr>
          <w:noProof/>
        </w:rPr>
        <w:fldChar w:fldCharType="separate"/>
      </w:r>
      <w:r>
        <w:rPr>
          <w:noProof/>
        </w:rPr>
        <w:t>5</w:t>
      </w:r>
      <w:r>
        <w:rPr>
          <w:noProof/>
        </w:rPr>
        <w:fldChar w:fldCharType="end"/>
      </w:r>
    </w:p>
    <w:p w14:paraId="2F56E753"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_Toc376858449 \h </w:instrText>
      </w:r>
      <w:r>
        <w:rPr>
          <w:noProof/>
        </w:rPr>
      </w:r>
      <w:r>
        <w:rPr>
          <w:noProof/>
        </w:rPr>
        <w:fldChar w:fldCharType="separate"/>
      </w:r>
      <w:r>
        <w:rPr>
          <w:noProof/>
        </w:rPr>
        <w:t>5</w:t>
      </w:r>
      <w:r>
        <w:rPr>
          <w:noProof/>
        </w:rPr>
        <w:fldChar w:fldCharType="end"/>
      </w:r>
    </w:p>
    <w:p w14:paraId="33F52D80"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_Toc376858450 \h </w:instrText>
      </w:r>
      <w:r>
        <w:rPr>
          <w:noProof/>
        </w:rPr>
      </w:r>
      <w:r>
        <w:rPr>
          <w:noProof/>
        </w:rPr>
        <w:fldChar w:fldCharType="separate"/>
      </w:r>
      <w:r>
        <w:rPr>
          <w:noProof/>
        </w:rPr>
        <w:t>8</w:t>
      </w:r>
      <w:r>
        <w:rPr>
          <w:noProof/>
        </w:rPr>
        <w:fldChar w:fldCharType="end"/>
      </w:r>
    </w:p>
    <w:p w14:paraId="5FDF52E0"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_Toc376858451 \h </w:instrText>
      </w:r>
      <w:r>
        <w:rPr>
          <w:noProof/>
        </w:rPr>
      </w:r>
      <w:r>
        <w:rPr>
          <w:noProof/>
        </w:rPr>
        <w:fldChar w:fldCharType="separate"/>
      </w:r>
      <w:r>
        <w:rPr>
          <w:noProof/>
        </w:rPr>
        <w:t>9</w:t>
      </w:r>
      <w:r>
        <w:rPr>
          <w:noProof/>
        </w:rPr>
        <w:fldChar w:fldCharType="end"/>
      </w:r>
    </w:p>
    <w:p w14:paraId="157B513D"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_Toc376858452 \h </w:instrText>
      </w:r>
      <w:r>
        <w:rPr>
          <w:noProof/>
        </w:rPr>
      </w:r>
      <w:r>
        <w:rPr>
          <w:noProof/>
        </w:rPr>
        <w:fldChar w:fldCharType="separate"/>
      </w:r>
      <w:r>
        <w:rPr>
          <w:noProof/>
        </w:rPr>
        <w:t>9</w:t>
      </w:r>
      <w:r>
        <w:rPr>
          <w:noProof/>
        </w:rPr>
        <w:fldChar w:fldCharType="end"/>
      </w:r>
    </w:p>
    <w:p w14:paraId="36E86049"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_Toc376858453 \h </w:instrText>
      </w:r>
      <w:r>
        <w:rPr>
          <w:noProof/>
        </w:rPr>
      </w:r>
      <w:r>
        <w:rPr>
          <w:noProof/>
        </w:rPr>
        <w:fldChar w:fldCharType="separate"/>
      </w:r>
      <w:r>
        <w:rPr>
          <w:noProof/>
        </w:rPr>
        <w:t>10</w:t>
      </w:r>
      <w:r>
        <w:rPr>
          <w:noProof/>
        </w:rPr>
        <w:fldChar w:fldCharType="end"/>
      </w:r>
    </w:p>
    <w:p w14:paraId="0BC2A32B"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_Toc376858454 \h </w:instrText>
      </w:r>
      <w:r>
        <w:rPr>
          <w:noProof/>
        </w:rPr>
      </w:r>
      <w:r>
        <w:rPr>
          <w:noProof/>
        </w:rPr>
        <w:fldChar w:fldCharType="separate"/>
      </w:r>
      <w:r>
        <w:rPr>
          <w:noProof/>
        </w:rPr>
        <w:t>10</w:t>
      </w:r>
      <w:r>
        <w:rPr>
          <w:noProof/>
        </w:rPr>
        <w:fldChar w:fldCharType="end"/>
      </w:r>
    </w:p>
    <w:p w14:paraId="44FA6982"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2.8.1.</w:t>
      </w:r>
      <w:r>
        <w:rPr>
          <w:noProof/>
        </w:rPr>
        <w:t xml:space="preserve"> Interrupting a Run</w:t>
      </w:r>
      <w:r>
        <w:rPr>
          <w:noProof/>
        </w:rPr>
        <w:tab/>
      </w:r>
      <w:r>
        <w:rPr>
          <w:noProof/>
        </w:rPr>
        <w:fldChar w:fldCharType="begin"/>
      </w:r>
      <w:r>
        <w:rPr>
          <w:noProof/>
        </w:rPr>
        <w:instrText xml:space="preserve"> PAGEREF _Toc376858455 \h </w:instrText>
      </w:r>
      <w:r>
        <w:rPr>
          <w:noProof/>
        </w:rPr>
      </w:r>
      <w:r>
        <w:rPr>
          <w:noProof/>
        </w:rPr>
        <w:fldChar w:fldCharType="separate"/>
      </w:r>
      <w:r>
        <w:rPr>
          <w:noProof/>
        </w:rPr>
        <w:t>10</w:t>
      </w:r>
      <w:r>
        <w:rPr>
          <w:noProof/>
        </w:rPr>
        <w:fldChar w:fldCharType="end"/>
      </w:r>
    </w:p>
    <w:p w14:paraId="55AE859B"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2.8.2.</w:t>
      </w:r>
      <w:r>
        <w:rPr>
          <w:noProof/>
        </w:rPr>
        <w:t xml:space="preserve"> Debugging a Run</w:t>
      </w:r>
      <w:r>
        <w:rPr>
          <w:noProof/>
        </w:rPr>
        <w:tab/>
      </w:r>
      <w:r>
        <w:rPr>
          <w:noProof/>
        </w:rPr>
        <w:fldChar w:fldCharType="begin"/>
      </w:r>
      <w:r>
        <w:rPr>
          <w:noProof/>
        </w:rPr>
        <w:instrText xml:space="preserve"> PAGEREF _Toc376858456 \h </w:instrText>
      </w:r>
      <w:r>
        <w:rPr>
          <w:noProof/>
        </w:rPr>
      </w:r>
      <w:r>
        <w:rPr>
          <w:noProof/>
        </w:rPr>
        <w:fldChar w:fldCharType="separate"/>
      </w:r>
      <w:r>
        <w:rPr>
          <w:noProof/>
        </w:rPr>
        <w:t>11</w:t>
      </w:r>
      <w:r>
        <w:rPr>
          <w:noProof/>
        </w:rPr>
        <w:fldChar w:fldCharType="end"/>
      </w:r>
    </w:p>
    <w:p w14:paraId="23485BEF"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2.8.3.</w:t>
      </w:r>
      <w:r>
        <w:rPr>
          <w:noProof/>
        </w:rPr>
        <w:t xml:space="preserve"> Restarting a Run</w:t>
      </w:r>
      <w:r>
        <w:rPr>
          <w:noProof/>
        </w:rPr>
        <w:tab/>
      </w:r>
      <w:r>
        <w:rPr>
          <w:noProof/>
        </w:rPr>
        <w:fldChar w:fldCharType="begin"/>
      </w:r>
      <w:r>
        <w:rPr>
          <w:noProof/>
        </w:rPr>
        <w:instrText xml:space="preserve"> PAGEREF _Toc376858457 \h </w:instrText>
      </w:r>
      <w:r>
        <w:rPr>
          <w:noProof/>
        </w:rPr>
      </w:r>
      <w:r>
        <w:rPr>
          <w:noProof/>
        </w:rPr>
        <w:fldChar w:fldCharType="separate"/>
      </w:r>
      <w:r>
        <w:rPr>
          <w:noProof/>
        </w:rPr>
        <w:t>11</w:t>
      </w:r>
      <w:r>
        <w:rPr>
          <w:noProof/>
        </w:rPr>
        <w:fldChar w:fldCharType="end"/>
      </w:r>
    </w:p>
    <w:p w14:paraId="29FBA463"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2.8.4.</w:t>
      </w:r>
      <w:r>
        <w:rPr>
          <w:noProof/>
        </w:rPr>
        <w:t xml:space="preserve"> Input File Checking</w:t>
      </w:r>
      <w:r>
        <w:rPr>
          <w:noProof/>
        </w:rPr>
        <w:tab/>
      </w:r>
      <w:r>
        <w:rPr>
          <w:noProof/>
        </w:rPr>
        <w:fldChar w:fldCharType="begin"/>
      </w:r>
      <w:r>
        <w:rPr>
          <w:noProof/>
        </w:rPr>
        <w:instrText xml:space="preserve"> PAGEREF _Toc376858458 \h </w:instrText>
      </w:r>
      <w:r>
        <w:rPr>
          <w:noProof/>
        </w:rPr>
      </w:r>
      <w:r>
        <w:rPr>
          <w:noProof/>
        </w:rPr>
        <w:fldChar w:fldCharType="separate"/>
      </w:r>
      <w:r>
        <w:rPr>
          <w:noProof/>
        </w:rPr>
        <w:t>12</w:t>
      </w:r>
      <w:r>
        <w:rPr>
          <w:noProof/>
        </w:rPr>
        <w:fldChar w:fldCharType="end"/>
      </w:r>
    </w:p>
    <w:p w14:paraId="35DE2529"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sidRPr="001E0329">
        <w:rPr>
          <w:noProof/>
          <w:color w:val="000000"/>
        </w:rPr>
        <w:t>Chapter 3</w:t>
      </w:r>
      <w:r>
        <w:rPr>
          <w:noProof/>
        </w:rPr>
        <w:t xml:space="preserve"> Free Format Input</w:t>
      </w:r>
      <w:r>
        <w:rPr>
          <w:noProof/>
        </w:rPr>
        <w:tab/>
      </w:r>
      <w:r>
        <w:rPr>
          <w:noProof/>
        </w:rPr>
        <w:fldChar w:fldCharType="begin"/>
      </w:r>
      <w:r>
        <w:rPr>
          <w:noProof/>
        </w:rPr>
        <w:instrText xml:space="preserve"> PAGEREF _Toc376858459 \h </w:instrText>
      </w:r>
      <w:r>
        <w:rPr>
          <w:noProof/>
        </w:rPr>
      </w:r>
      <w:r>
        <w:rPr>
          <w:noProof/>
        </w:rPr>
        <w:fldChar w:fldCharType="separate"/>
      </w:r>
      <w:r>
        <w:rPr>
          <w:noProof/>
        </w:rPr>
        <w:t>13</w:t>
      </w:r>
      <w:r>
        <w:rPr>
          <w:noProof/>
        </w:rPr>
        <w:fldChar w:fldCharType="end"/>
      </w:r>
    </w:p>
    <w:p w14:paraId="26445C67"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_Toc376858460 \h </w:instrText>
      </w:r>
      <w:r>
        <w:rPr>
          <w:noProof/>
        </w:rPr>
      </w:r>
      <w:r>
        <w:rPr>
          <w:noProof/>
        </w:rPr>
        <w:fldChar w:fldCharType="separate"/>
      </w:r>
      <w:r>
        <w:rPr>
          <w:noProof/>
        </w:rPr>
        <w:t>14</w:t>
      </w:r>
      <w:r>
        <w:rPr>
          <w:noProof/>
        </w:rPr>
        <w:fldChar w:fldCharType="end"/>
      </w:r>
    </w:p>
    <w:p w14:paraId="2799B256"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_Toc376858461 \h </w:instrText>
      </w:r>
      <w:r>
        <w:rPr>
          <w:noProof/>
        </w:rPr>
      </w:r>
      <w:r>
        <w:rPr>
          <w:noProof/>
        </w:rPr>
        <w:fldChar w:fldCharType="separate"/>
      </w:r>
      <w:r>
        <w:rPr>
          <w:noProof/>
        </w:rPr>
        <w:t>14</w:t>
      </w:r>
      <w:r>
        <w:rPr>
          <w:noProof/>
        </w:rPr>
        <w:fldChar w:fldCharType="end"/>
      </w:r>
    </w:p>
    <w:p w14:paraId="4E5B5BB1"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_Toc376858462 \h </w:instrText>
      </w:r>
      <w:r>
        <w:rPr>
          <w:noProof/>
        </w:rPr>
      </w:r>
      <w:r>
        <w:rPr>
          <w:noProof/>
        </w:rPr>
        <w:fldChar w:fldCharType="separate"/>
      </w:r>
      <w:r>
        <w:rPr>
          <w:noProof/>
        </w:rPr>
        <w:t>16</w:t>
      </w:r>
      <w:r>
        <w:rPr>
          <w:noProof/>
        </w:rPr>
        <w:fldChar w:fldCharType="end"/>
      </w:r>
    </w:p>
    <w:p w14:paraId="21D975F6"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_Toc376858463 \h </w:instrText>
      </w:r>
      <w:r>
        <w:rPr>
          <w:noProof/>
        </w:rPr>
      </w:r>
      <w:r>
        <w:rPr>
          <w:noProof/>
        </w:rPr>
        <w:fldChar w:fldCharType="separate"/>
      </w:r>
      <w:r>
        <w:rPr>
          <w:noProof/>
        </w:rPr>
        <w:t>17</w:t>
      </w:r>
      <w:r>
        <w:rPr>
          <w:noProof/>
        </w:rPr>
        <w:fldChar w:fldCharType="end"/>
      </w:r>
    </w:p>
    <w:p w14:paraId="2E8F1DFC"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3.4.1.</w:t>
      </w:r>
      <w:r>
        <w:rPr>
          <w:noProof/>
        </w:rPr>
        <w:t xml:space="preserve"> Common Parameters</w:t>
      </w:r>
      <w:r>
        <w:rPr>
          <w:noProof/>
        </w:rPr>
        <w:tab/>
      </w:r>
      <w:r>
        <w:rPr>
          <w:noProof/>
        </w:rPr>
        <w:fldChar w:fldCharType="begin"/>
      </w:r>
      <w:r>
        <w:rPr>
          <w:noProof/>
        </w:rPr>
        <w:instrText xml:space="preserve"> PAGEREF _Toc376858464 \h </w:instrText>
      </w:r>
      <w:r>
        <w:rPr>
          <w:noProof/>
        </w:rPr>
      </w:r>
      <w:r>
        <w:rPr>
          <w:noProof/>
        </w:rPr>
        <w:fldChar w:fldCharType="separate"/>
      </w:r>
      <w:r>
        <w:rPr>
          <w:noProof/>
        </w:rPr>
        <w:t>17</w:t>
      </w:r>
      <w:r>
        <w:rPr>
          <w:noProof/>
        </w:rPr>
        <w:fldChar w:fldCharType="end"/>
      </w:r>
    </w:p>
    <w:p w14:paraId="437E0831"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3.4.2.</w:t>
      </w:r>
      <w:r>
        <w:rPr>
          <w:noProof/>
        </w:rPr>
        <w:t xml:space="preserve"> Parameters for </w:t>
      </w:r>
      <w:r w:rsidRPr="001E0329">
        <w:rPr>
          <w:noProof/>
        </w:rPr>
        <w:t>Biphasic</w:t>
      </w:r>
      <w:r>
        <w:rPr>
          <w:noProof/>
        </w:rPr>
        <w:t xml:space="preserve"> Analysis</w:t>
      </w:r>
      <w:r>
        <w:rPr>
          <w:noProof/>
        </w:rPr>
        <w:tab/>
      </w:r>
      <w:r>
        <w:rPr>
          <w:noProof/>
        </w:rPr>
        <w:fldChar w:fldCharType="begin"/>
      </w:r>
      <w:r>
        <w:rPr>
          <w:noProof/>
        </w:rPr>
        <w:instrText xml:space="preserve"> PAGEREF _Toc376858465 \h </w:instrText>
      </w:r>
      <w:r>
        <w:rPr>
          <w:noProof/>
        </w:rPr>
      </w:r>
      <w:r>
        <w:rPr>
          <w:noProof/>
        </w:rPr>
        <w:fldChar w:fldCharType="separate"/>
      </w:r>
      <w:r>
        <w:rPr>
          <w:noProof/>
        </w:rPr>
        <w:t>23</w:t>
      </w:r>
      <w:r>
        <w:rPr>
          <w:noProof/>
        </w:rPr>
        <w:fldChar w:fldCharType="end"/>
      </w:r>
    </w:p>
    <w:p w14:paraId="550D09C1"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3.4.3.</w:t>
      </w:r>
      <w:r>
        <w:rPr>
          <w:noProof/>
        </w:rPr>
        <w:t xml:space="preserve"> Parameters for </w:t>
      </w:r>
      <w:r w:rsidRPr="001E0329">
        <w:rPr>
          <w:noProof/>
        </w:rPr>
        <w:t>Solute</w:t>
      </w:r>
      <w:r>
        <w:rPr>
          <w:noProof/>
        </w:rPr>
        <w:t xml:space="preserve"> Analysis</w:t>
      </w:r>
      <w:r>
        <w:rPr>
          <w:noProof/>
        </w:rPr>
        <w:tab/>
      </w:r>
      <w:r>
        <w:rPr>
          <w:noProof/>
        </w:rPr>
        <w:fldChar w:fldCharType="begin"/>
      </w:r>
      <w:r>
        <w:rPr>
          <w:noProof/>
        </w:rPr>
        <w:instrText xml:space="preserve"> PAGEREF _Toc376858466 \h </w:instrText>
      </w:r>
      <w:r>
        <w:rPr>
          <w:noProof/>
        </w:rPr>
      </w:r>
      <w:r>
        <w:rPr>
          <w:noProof/>
        </w:rPr>
        <w:fldChar w:fldCharType="separate"/>
      </w:r>
      <w:r>
        <w:rPr>
          <w:noProof/>
        </w:rPr>
        <w:t>24</w:t>
      </w:r>
      <w:r>
        <w:rPr>
          <w:noProof/>
        </w:rPr>
        <w:fldChar w:fldCharType="end"/>
      </w:r>
    </w:p>
    <w:p w14:paraId="703C15AA"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3.4.4.</w:t>
      </w:r>
      <w:r>
        <w:rPr>
          <w:noProof/>
        </w:rPr>
        <w:t xml:space="preserve"> Parameters for </w:t>
      </w:r>
      <w:r w:rsidRPr="001E0329">
        <w:rPr>
          <w:noProof/>
        </w:rPr>
        <w:t>Heat</w:t>
      </w:r>
      <w:r>
        <w:rPr>
          <w:noProof/>
        </w:rPr>
        <w:t xml:space="preserve"> Analysis</w:t>
      </w:r>
      <w:r>
        <w:rPr>
          <w:noProof/>
        </w:rPr>
        <w:tab/>
      </w:r>
      <w:r>
        <w:rPr>
          <w:noProof/>
        </w:rPr>
        <w:fldChar w:fldCharType="begin"/>
      </w:r>
      <w:r>
        <w:rPr>
          <w:noProof/>
        </w:rPr>
        <w:instrText xml:space="preserve"> PAGEREF _Toc376858467 \h </w:instrText>
      </w:r>
      <w:r>
        <w:rPr>
          <w:noProof/>
        </w:rPr>
      </w:r>
      <w:r>
        <w:rPr>
          <w:noProof/>
        </w:rPr>
        <w:fldChar w:fldCharType="separate"/>
      </w:r>
      <w:r>
        <w:rPr>
          <w:noProof/>
        </w:rPr>
        <w:t>24</w:t>
      </w:r>
      <w:r>
        <w:rPr>
          <w:noProof/>
        </w:rPr>
        <w:fldChar w:fldCharType="end"/>
      </w:r>
    </w:p>
    <w:p w14:paraId="4C1811D2"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3.5. Material Section</w:t>
      </w:r>
      <w:r>
        <w:rPr>
          <w:noProof/>
        </w:rPr>
        <w:tab/>
      </w:r>
      <w:r>
        <w:rPr>
          <w:noProof/>
        </w:rPr>
        <w:fldChar w:fldCharType="begin"/>
      </w:r>
      <w:r>
        <w:rPr>
          <w:noProof/>
        </w:rPr>
        <w:instrText xml:space="preserve"> PAGEREF _Toc376858468 \h </w:instrText>
      </w:r>
      <w:r>
        <w:rPr>
          <w:noProof/>
        </w:rPr>
      </w:r>
      <w:r>
        <w:rPr>
          <w:noProof/>
        </w:rPr>
        <w:fldChar w:fldCharType="separate"/>
      </w:r>
      <w:r>
        <w:rPr>
          <w:noProof/>
        </w:rPr>
        <w:t>25</w:t>
      </w:r>
      <w:r>
        <w:rPr>
          <w:noProof/>
        </w:rPr>
        <w:fldChar w:fldCharType="end"/>
      </w:r>
    </w:p>
    <w:p w14:paraId="527070E4"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3.6. Geometry Section</w:t>
      </w:r>
      <w:r>
        <w:rPr>
          <w:noProof/>
        </w:rPr>
        <w:tab/>
      </w:r>
      <w:r>
        <w:rPr>
          <w:noProof/>
        </w:rPr>
        <w:fldChar w:fldCharType="begin"/>
      </w:r>
      <w:r>
        <w:rPr>
          <w:noProof/>
        </w:rPr>
        <w:instrText xml:space="preserve"> PAGEREF _Toc376858469 \h </w:instrText>
      </w:r>
      <w:r>
        <w:rPr>
          <w:noProof/>
        </w:rPr>
      </w:r>
      <w:r>
        <w:rPr>
          <w:noProof/>
        </w:rPr>
        <w:fldChar w:fldCharType="separate"/>
      </w:r>
      <w:r>
        <w:rPr>
          <w:noProof/>
        </w:rPr>
        <w:t>26</w:t>
      </w:r>
      <w:r>
        <w:rPr>
          <w:noProof/>
        </w:rPr>
        <w:fldChar w:fldCharType="end"/>
      </w:r>
    </w:p>
    <w:p w14:paraId="3EA7BF3C"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3.6.1.</w:t>
      </w:r>
      <w:r>
        <w:rPr>
          <w:noProof/>
        </w:rPr>
        <w:t xml:space="preserve"> Nodes Section</w:t>
      </w:r>
      <w:r>
        <w:rPr>
          <w:noProof/>
        </w:rPr>
        <w:tab/>
      </w:r>
      <w:r>
        <w:rPr>
          <w:noProof/>
        </w:rPr>
        <w:fldChar w:fldCharType="begin"/>
      </w:r>
      <w:r>
        <w:rPr>
          <w:noProof/>
        </w:rPr>
        <w:instrText xml:space="preserve"> PAGEREF _Toc376858470 \h </w:instrText>
      </w:r>
      <w:r>
        <w:rPr>
          <w:noProof/>
        </w:rPr>
      </w:r>
      <w:r>
        <w:rPr>
          <w:noProof/>
        </w:rPr>
        <w:fldChar w:fldCharType="separate"/>
      </w:r>
      <w:r>
        <w:rPr>
          <w:noProof/>
        </w:rPr>
        <w:t>26</w:t>
      </w:r>
      <w:r>
        <w:rPr>
          <w:noProof/>
        </w:rPr>
        <w:fldChar w:fldCharType="end"/>
      </w:r>
    </w:p>
    <w:p w14:paraId="4460238F"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3.6.2.</w:t>
      </w:r>
      <w:r>
        <w:rPr>
          <w:noProof/>
        </w:rPr>
        <w:t xml:space="preserve"> Elements Section</w:t>
      </w:r>
      <w:r>
        <w:rPr>
          <w:noProof/>
        </w:rPr>
        <w:tab/>
      </w:r>
      <w:r>
        <w:rPr>
          <w:noProof/>
        </w:rPr>
        <w:fldChar w:fldCharType="begin"/>
      </w:r>
      <w:r>
        <w:rPr>
          <w:noProof/>
        </w:rPr>
        <w:instrText xml:space="preserve"> PAGEREF _Toc376858471 \h </w:instrText>
      </w:r>
      <w:r>
        <w:rPr>
          <w:noProof/>
        </w:rPr>
      </w:r>
      <w:r>
        <w:rPr>
          <w:noProof/>
        </w:rPr>
        <w:fldChar w:fldCharType="separate"/>
      </w:r>
      <w:r>
        <w:rPr>
          <w:noProof/>
        </w:rPr>
        <w:t>26</w:t>
      </w:r>
      <w:r>
        <w:rPr>
          <w:noProof/>
        </w:rPr>
        <w:fldChar w:fldCharType="end"/>
      </w:r>
    </w:p>
    <w:p w14:paraId="3740F8B8"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3.6.2.1. Solid Elements</w:t>
      </w:r>
      <w:r>
        <w:rPr>
          <w:noProof/>
        </w:rPr>
        <w:tab/>
      </w:r>
      <w:r>
        <w:rPr>
          <w:noProof/>
        </w:rPr>
        <w:fldChar w:fldCharType="begin"/>
      </w:r>
      <w:r>
        <w:rPr>
          <w:noProof/>
        </w:rPr>
        <w:instrText xml:space="preserve"> PAGEREF _Toc376858472 \h </w:instrText>
      </w:r>
      <w:r>
        <w:rPr>
          <w:noProof/>
        </w:rPr>
      </w:r>
      <w:r>
        <w:rPr>
          <w:noProof/>
        </w:rPr>
        <w:fldChar w:fldCharType="separate"/>
      </w:r>
      <w:r>
        <w:rPr>
          <w:noProof/>
        </w:rPr>
        <w:t>26</w:t>
      </w:r>
      <w:r>
        <w:rPr>
          <w:noProof/>
        </w:rPr>
        <w:fldChar w:fldCharType="end"/>
      </w:r>
    </w:p>
    <w:p w14:paraId="52928787"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3.6.2.2. Shell Elements</w:t>
      </w:r>
      <w:r>
        <w:rPr>
          <w:noProof/>
        </w:rPr>
        <w:tab/>
      </w:r>
      <w:r>
        <w:rPr>
          <w:noProof/>
        </w:rPr>
        <w:fldChar w:fldCharType="begin"/>
      </w:r>
      <w:r>
        <w:rPr>
          <w:noProof/>
        </w:rPr>
        <w:instrText xml:space="preserve"> PAGEREF _Toc376858473 \h </w:instrText>
      </w:r>
      <w:r>
        <w:rPr>
          <w:noProof/>
        </w:rPr>
      </w:r>
      <w:r>
        <w:rPr>
          <w:noProof/>
        </w:rPr>
        <w:fldChar w:fldCharType="separate"/>
      </w:r>
      <w:r>
        <w:rPr>
          <w:noProof/>
        </w:rPr>
        <w:t>27</w:t>
      </w:r>
      <w:r>
        <w:rPr>
          <w:noProof/>
        </w:rPr>
        <w:fldChar w:fldCharType="end"/>
      </w:r>
    </w:p>
    <w:p w14:paraId="5A663A55"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3.6.2.3. Surface Elements</w:t>
      </w:r>
      <w:r>
        <w:rPr>
          <w:noProof/>
        </w:rPr>
        <w:tab/>
      </w:r>
      <w:r>
        <w:rPr>
          <w:noProof/>
        </w:rPr>
        <w:fldChar w:fldCharType="begin"/>
      </w:r>
      <w:r>
        <w:rPr>
          <w:noProof/>
        </w:rPr>
        <w:instrText xml:space="preserve"> PAGEREF _Toc376858474 \h </w:instrText>
      </w:r>
      <w:r>
        <w:rPr>
          <w:noProof/>
        </w:rPr>
      </w:r>
      <w:r>
        <w:rPr>
          <w:noProof/>
        </w:rPr>
        <w:fldChar w:fldCharType="separate"/>
      </w:r>
      <w:r>
        <w:rPr>
          <w:noProof/>
        </w:rPr>
        <w:t>28</w:t>
      </w:r>
      <w:r>
        <w:rPr>
          <w:noProof/>
        </w:rPr>
        <w:fldChar w:fldCharType="end"/>
      </w:r>
    </w:p>
    <w:p w14:paraId="1ED8A520"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3.6.3.</w:t>
      </w:r>
      <w:r>
        <w:rPr>
          <w:noProof/>
        </w:rPr>
        <w:t xml:space="preserve"> Element Data Section</w:t>
      </w:r>
      <w:r>
        <w:rPr>
          <w:noProof/>
        </w:rPr>
        <w:tab/>
      </w:r>
      <w:r>
        <w:rPr>
          <w:noProof/>
        </w:rPr>
        <w:fldChar w:fldCharType="begin"/>
      </w:r>
      <w:r>
        <w:rPr>
          <w:noProof/>
        </w:rPr>
        <w:instrText xml:space="preserve"> PAGEREF _Toc376858475 \h </w:instrText>
      </w:r>
      <w:r>
        <w:rPr>
          <w:noProof/>
        </w:rPr>
      </w:r>
      <w:r>
        <w:rPr>
          <w:noProof/>
        </w:rPr>
        <w:fldChar w:fldCharType="separate"/>
      </w:r>
      <w:r>
        <w:rPr>
          <w:noProof/>
        </w:rPr>
        <w:t>28</w:t>
      </w:r>
      <w:r>
        <w:rPr>
          <w:noProof/>
        </w:rPr>
        <w:fldChar w:fldCharType="end"/>
      </w:r>
    </w:p>
    <w:p w14:paraId="784372B8"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3.6.4.</w:t>
      </w:r>
      <w:r>
        <w:rPr>
          <w:noProof/>
        </w:rPr>
        <w:t xml:space="preserve"> Surface Section</w:t>
      </w:r>
      <w:r>
        <w:rPr>
          <w:noProof/>
        </w:rPr>
        <w:tab/>
      </w:r>
      <w:r>
        <w:rPr>
          <w:noProof/>
        </w:rPr>
        <w:fldChar w:fldCharType="begin"/>
      </w:r>
      <w:r>
        <w:rPr>
          <w:noProof/>
        </w:rPr>
        <w:instrText xml:space="preserve"> PAGEREF _Toc376858476 \h </w:instrText>
      </w:r>
      <w:r>
        <w:rPr>
          <w:noProof/>
        </w:rPr>
      </w:r>
      <w:r>
        <w:rPr>
          <w:noProof/>
        </w:rPr>
        <w:fldChar w:fldCharType="separate"/>
      </w:r>
      <w:r>
        <w:rPr>
          <w:noProof/>
        </w:rPr>
        <w:t>29</w:t>
      </w:r>
      <w:r>
        <w:rPr>
          <w:noProof/>
        </w:rPr>
        <w:fldChar w:fldCharType="end"/>
      </w:r>
    </w:p>
    <w:p w14:paraId="4E950297"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3.7. Initial Section</w:t>
      </w:r>
      <w:r>
        <w:rPr>
          <w:noProof/>
        </w:rPr>
        <w:tab/>
      </w:r>
      <w:r>
        <w:rPr>
          <w:noProof/>
        </w:rPr>
        <w:fldChar w:fldCharType="begin"/>
      </w:r>
      <w:r>
        <w:rPr>
          <w:noProof/>
        </w:rPr>
        <w:instrText xml:space="preserve"> PAGEREF _Toc376858477 \h </w:instrText>
      </w:r>
      <w:r>
        <w:rPr>
          <w:noProof/>
        </w:rPr>
      </w:r>
      <w:r>
        <w:rPr>
          <w:noProof/>
        </w:rPr>
        <w:fldChar w:fldCharType="separate"/>
      </w:r>
      <w:r>
        <w:rPr>
          <w:noProof/>
        </w:rPr>
        <w:t>30</w:t>
      </w:r>
      <w:r>
        <w:rPr>
          <w:noProof/>
        </w:rPr>
        <w:fldChar w:fldCharType="end"/>
      </w:r>
    </w:p>
    <w:p w14:paraId="45913D89"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3.7.1.</w:t>
      </w:r>
      <w:r>
        <w:rPr>
          <w:noProof/>
        </w:rPr>
        <w:t xml:space="preserve"> Initial Nodal Velocities</w:t>
      </w:r>
      <w:r>
        <w:rPr>
          <w:noProof/>
        </w:rPr>
        <w:tab/>
      </w:r>
      <w:r>
        <w:rPr>
          <w:noProof/>
        </w:rPr>
        <w:fldChar w:fldCharType="begin"/>
      </w:r>
      <w:r>
        <w:rPr>
          <w:noProof/>
        </w:rPr>
        <w:instrText xml:space="preserve"> PAGEREF _Toc376858478 \h </w:instrText>
      </w:r>
      <w:r>
        <w:rPr>
          <w:noProof/>
        </w:rPr>
      </w:r>
      <w:r>
        <w:rPr>
          <w:noProof/>
        </w:rPr>
        <w:fldChar w:fldCharType="separate"/>
      </w:r>
      <w:r>
        <w:rPr>
          <w:noProof/>
        </w:rPr>
        <w:t>30</w:t>
      </w:r>
      <w:r>
        <w:rPr>
          <w:noProof/>
        </w:rPr>
        <w:fldChar w:fldCharType="end"/>
      </w:r>
    </w:p>
    <w:p w14:paraId="6FF29313"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3.7.2.</w:t>
      </w:r>
      <w:r>
        <w:rPr>
          <w:noProof/>
        </w:rPr>
        <w:t xml:space="preserve"> Initial Nodal Effective Fluid Pressure</w:t>
      </w:r>
      <w:r>
        <w:rPr>
          <w:noProof/>
        </w:rPr>
        <w:tab/>
      </w:r>
      <w:r>
        <w:rPr>
          <w:noProof/>
        </w:rPr>
        <w:fldChar w:fldCharType="begin"/>
      </w:r>
      <w:r>
        <w:rPr>
          <w:noProof/>
        </w:rPr>
        <w:instrText xml:space="preserve"> PAGEREF _Toc376858479 \h </w:instrText>
      </w:r>
      <w:r>
        <w:rPr>
          <w:noProof/>
        </w:rPr>
      </w:r>
      <w:r>
        <w:rPr>
          <w:noProof/>
        </w:rPr>
        <w:fldChar w:fldCharType="separate"/>
      </w:r>
      <w:r>
        <w:rPr>
          <w:noProof/>
        </w:rPr>
        <w:t>30</w:t>
      </w:r>
      <w:r>
        <w:rPr>
          <w:noProof/>
        </w:rPr>
        <w:fldChar w:fldCharType="end"/>
      </w:r>
    </w:p>
    <w:p w14:paraId="480125BB"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3.7.3.</w:t>
      </w:r>
      <w:r>
        <w:rPr>
          <w:noProof/>
        </w:rPr>
        <w:t xml:space="preserve"> Initial Nodal Effective Concentration</w:t>
      </w:r>
      <w:r>
        <w:rPr>
          <w:noProof/>
        </w:rPr>
        <w:tab/>
      </w:r>
      <w:r>
        <w:rPr>
          <w:noProof/>
        </w:rPr>
        <w:fldChar w:fldCharType="begin"/>
      </w:r>
      <w:r>
        <w:rPr>
          <w:noProof/>
        </w:rPr>
        <w:instrText xml:space="preserve"> PAGEREF _Toc376858480 \h </w:instrText>
      </w:r>
      <w:r>
        <w:rPr>
          <w:noProof/>
        </w:rPr>
      </w:r>
      <w:r>
        <w:rPr>
          <w:noProof/>
        </w:rPr>
        <w:fldChar w:fldCharType="separate"/>
      </w:r>
      <w:r>
        <w:rPr>
          <w:noProof/>
        </w:rPr>
        <w:t>30</w:t>
      </w:r>
      <w:r>
        <w:rPr>
          <w:noProof/>
        </w:rPr>
        <w:fldChar w:fldCharType="end"/>
      </w:r>
    </w:p>
    <w:p w14:paraId="6F114B13"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3.8. Boundary Section</w:t>
      </w:r>
      <w:r>
        <w:rPr>
          <w:noProof/>
        </w:rPr>
        <w:tab/>
      </w:r>
      <w:r>
        <w:rPr>
          <w:noProof/>
        </w:rPr>
        <w:fldChar w:fldCharType="begin"/>
      </w:r>
      <w:r>
        <w:rPr>
          <w:noProof/>
        </w:rPr>
        <w:instrText xml:space="preserve"> PAGEREF _Toc376858481 \h </w:instrText>
      </w:r>
      <w:r>
        <w:rPr>
          <w:noProof/>
        </w:rPr>
      </w:r>
      <w:r>
        <w:rPr>
          <w:noProof/>
        </w:rPr>
        <w:fldChar w:fldCharType="separate"/>
      </w:r>
      <w:r>
        <w:rPr>
          <w:noProof/>
        </w:rPr>
        <w:t>31</w:t>
      </w:r>
      <w:r>
        <w:rPr>
          <w:noProof/>
        </w:rPr>
        <w:fldChar w:fldCharType="end"/>
      </w:r>
    </w:p>
    <w:p w14:paraId="057A176F"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3.8.1.</w:t>
      </w:r>
      <w:r>
        <w:rPr>
          <w:noProof/>
        </w:rPr>
        <w:t xml:space="preserve"> Prescribed Nodal Degrees of Freedom</w:t>
      </w:r>
      <w:r>
        <w:rPr>
          <w:noProof/>
        </w:rPr>
        <w:tab/>
      </w:r>
      <w:r>
        <w:rPr>
          <w:noProof/>
        </w:rPr>
        <w:fldChar w:fldCharType="begin"/>
      </w:r>
      <w:r>
        <w:rPr>
          <w:noProof/>
        </w:rPr>
        <w:instrText xml:space="preserve"> PAGEREF _Toc376858482 \h </w:instrText>
      </w:r>
      <w:r>
        <w:rPr>
          <w:noProof/>
        </w:rPr>
      </w:r>
      <w:r>
        <w:rPr>
          <w:noProof/>
        </w:rPr>
        <w:fldChar w:fldCharType="separate"/>
      </w:r>
      <w:r>
        <w:rPr>
          <w:noProof/>
        </w:rPr>
        <w:t>31</w:t>
      </w:r>
      <w:r>
        <w:rPr>
          <w:noProof/>
        </w:rPr>
        <w:fldChar w:fldCharType="end"/>
      </w:r>
    </w:p>
    <w:p w14:paraId="37E1B6CC"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3.8.2.</w:t>
      </w:r>
      <w:r>
        <w:rPr>
          <w:noProof/>
        </w:rPr>
        <w:t xml:space="preserve"> Fixed Nodal Degrees of Freedom</w:t>
      </w:r>
      <w:r>
        <w:rPr>
          <w:noProof/>
        </w:rPr>
        <w:tab/>
      </w:r>
      <w:r>
        <w:rPr>
          <w:noProof/>
        </w:rPr>
        <w:fldChar w:fldCharType="begin"/>
      </w:r>
      <w:r>
        <w:rPr>
          <w:noProof/>
        </w:rPr>
        <w:instrText xml:space="preserve"> PAGEREF _Toc376858483 \h </w:instrText>
      </w:r>
      <w:r>
        <w:rPr>
          <w:noProof/>
        </w:rPr>
      </w:r>
      <w:r>
        <w:rPr>
          <w:noProof/>
        </w:rPr>
        <w:fldChar w:fldCharType="separate"/>
      </w:r>
      <w:r>
        <w:rPr>
          <w:noProof/>
        </w:rPr>
        <w:t>32</w:t>
      </w:r>
      <w:r>
        <w:rPr>
          <w:noProof/>
        </w:rPr>
        <w:fldChar w:fldCharType="end"/>
      </w:r>
    </w:p>
    <w:p w14:paraId="692E6FCC"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3.9. Loads Section</w:t>
      </w:r>
      <w:r>
        <w:rPr>
          <w:noProof/>
        </w:rPr>
        <w:tab/>
      </w:r>
      <w:r>
        <w:rPr>
          <w:noProof/>
        </w:rPr>
        <w:fldChar w:fldCharType="begin"/>
      </w:r>
      <w:r>
        <w:rPr>
          <w:noProof/>
        </w:rPr>
        <w:instrText xml:space="preserve"> PAGEREF _Toc376858484 \h </w:instrText>
      </w:r>
      <w:r>
        <w:rPr>
          <w:noProof/>
        </w:rPr>
      </w:r>
      <w:r>
        <w:rPr>
          <w:noProof/>
        </w:rPr>
        <w:fldChar w:fldCharType="separate"/>
      </w:r>
      <w:r>
        <w:rPr>
          <w:noProof/>
        </w:rPr>
        <w:t>33</w:t>
      </w:r>
      <w:r>
        <w:rPr>
          <w:noProof/>
        </w:rPr>
        <w:fldChar w:fldCharType="end"/>
      </w:r>
    </w:p>
    <w:p w14:paraId="3583CE16"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3.9.1.</w:t>
      </w:r>
      <w:r>
        <w:rPr>
          <w:noProof/>
        </w:rPr>
        <w:t xml:space="preserve"> Nodal Loads</w:t>
      </w:r>
      <w:r>
        <w:rPr>
          <w:noProof/>
        </w:rPr>
        <w:tab/>
      </w:r>
      <w:r>
        <w:rPr>
          <w:noProof/>
        </w:rPr>
        <w:fldChar w:fldCharType="begin"/>
      </w:r>
      <w:r>
        <w:rPr>
          <w:noProof/>
        </w:rPr>
        <w:instrText xml:space="preserve"> PAGEREF _Toc376858485 \h </w:instrText>
      </w:r>
      <w:r>
        <w:rPr>
          <w:noProof/>
        </w:rPr>
      </w:r>
      <w:r>
        <w:rPr>
          <w:noProof/>
        </w:rPr>
        <w:fldChar w:fldCharType="separate"/>
      </w:r>
      <w:r>
        <w:rPr>
          <w:noProof/>
        </w:rPr>
        <w:t>33</w:t>
      </w:r>
      <w:r>
        <w:rPr>
          <w:noProof/>
        </w:rPr>
        <w:fldChar w:fldCharType="end"/>
      </w:r>
    </w:p>
    <w:p w14:paraId="1C85E7D4"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3.9.2.</w:t>
      </w:r>
      <w:r>
        <w:rPr>
          <w:noProof/>
        </w:rPr>
        <w:t xml:space="preserve"> Surface Loads</w:t>
      </w:r>
      <w:r>
        <w:rPr>
          <w:noProof/>
        </w:rPr>
        <w:tab/>
      </w:r>
      <w:r>
        <w:rPr>
          <w:noProof/>
        </w:rPr>
        <w:fldChar w:fldCharType="begin"/>
      </w:r>
      <w:r>
        <w:rPr>
          <w:noProof/>
        </w:rPr>
        <w:instrText xml:space="preserve"> PAGEREF _Toc376858486 \h </w:instrText>
      </w:r>
      <w:r>
        <w:rPr>
          <w:noProof/>
        </w:rPr>
      </w:r>
      <w:r>
        <w:rPr>
          <w:noProof/>
        </w:rPr>
        <w:fldChar w:fldCharType="separate"/>
      </w:r>
      <w:r>
        <w:rPr>
          <w:noProof/>
        </w:rPr>
        <w:t>33</w:t>
      </w:r>
      <w:r>
        <w:rPr>
          <w:noProof/>
        </w:rPr>
        <w:fldChar w:fldCharType="end"/>
      </w:r>
    </w:p>
    <w:p w14:paraId="581B6E94"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3.9.2.1. Pressure Load</w:t>
      </w:r>
      <w:r>
        <w:rPr>
          <w:noProof/>
        </w:rPr>
        <w:tab/>
      </w:r>
      <w:r>
        <w:rPr>
          <w:noProof/>
        </w:rPr>
        <w:fldChar w:fldCharType="begin"/>
      </w:r>
      <w:r>
        <w:rPr>
          <w:noProof/>
        </w:rPr>
        <w:instrText xml:space="preserve"> PAGEREF _Toc376858487 \h </w:instrText>
      </w:r>
      <w:r>
        <w:rPr>
          <w:noProof/>
        </w:rPr>
      </w:r>
      <w:r>
        <w:rPr>
          <w:noProof/>
        </w:rPr>
        <w:fldChar w:fldCharType="separate"/>
      </w:r>
      <w:r>
        <w:rPr>
          <w:noProof/>
        </w:rPr>
        <w:t>34</w:t>
      </w:r>
      <w:r>
        <w:rPr>
          <w:noProof/>
        </w:rPr>
        <w:fldChar w:fldCharType="end"/>
      </w:r>
    </w:p>
    <w:p w14:paraId="2F6E174E"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3.9.2.2. Traction Load</w:t>
      </w:r>
      <w:r>
        <w:rPr>
          <w:noProof/>
        </w:rPr>
        <w:tab/>
      </w:r>
      <w:r>
        <w:rPr>
          <w:noProof/>
        </w:rPr>
        <w:fldChar w:fldCharType="begin"/>
      </w:r>
      <w:r>
        <w:rPr>
          <w:noProof/>
        </w:rPr>
        <w:instrText xml:space="preserve"> PAGEREF _Toc376858488 \h </w:instrText>
      </w:r>
      <w:r>
        <w:rPr>
          <w:noProof/>
        </w:rPr>
      </w:r>
      <w:r>
        <w:rPr>
          <w:noProof/>
        </w:rPr>
        <w:fldChar w:fldCharType="separate"/>
      </w:r>
      <w:r>
        <w:rPr>
          <w:noProof/>
        </w:rPr>
        <w:t>34</w:t>
      </w:r>
      <w:r>
        <w:rPr>
          <w:noProof/>
        </w:rPr>
        <w:fldChar w:fldCharType="end"/>
      </w:r>
    </w:p>
    <w:p w14:paraId="2D80E8A0"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lastRenderedPageBreak/>
        <w:t>3.9.2.3. Mixture Normal Traction</w:t>
      </w:r>
      <w:r>
        <w:rPr>
          <w:noProof/>
        </w:rPr>
        <w:tab/>
      </w:r>
      <w:r>
        <w:rPr>
          <w:noProof/>
        </w:rPr>
        <w:fldChar w:fldCharType="begin"/>
      </w:r>
      <w:r>
        <w:rPr>
          <w:noProof/>
        </w:rPr>
        <w:instrText xml:space="preserve"> PAGEREF _Toc376858489 \h </w:instrText>
      </w:r>
      <w:r>
        <w:rPr>
          <w:noProof/>
        </w:rPr>
      </w:r>
      <w:r>
        <w:rPr>
          <w:noProof/>
        </w:rPr>
        <w:fldChar w:fldCharType="separate"/>
      </w:r>
      <w:r>
        <w:rPr>
          <w:noProof/>
        </w:rPr>
        <w:t>35</w:t>
      </w:r>
      <w:r>
        <w:rPr>
          <w:noProof/>
        </w:rPr>
        <w:fldChar w:fldCharType="end"/>
      </w:r>
    </w:p>
    <w:p w14:paraId="4568FB12"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3.9.2.4. Fluid Flux</w:t>
      </w:r>
      <w:r>
        <w:rPr>
          <w:noProof/>
        </w:rPr>
        <w:tab/>
      </w:r>
      <w:r>
        <w:rPr>
          <w:noProof/>
        </w:rPr>
        <w:fldChar w:fldCharType="begin"/>
      </w:r>
      <w:r>
        <w:rPr>
          <w:noProof/>
        </w:rPr>
        <w:instrText xml:space="preserve"> PAGEREF _Toc376858490 \h </w:instrText>
      </w:r>
      <w:r>
        <w:rPr>
          <w:noProof/>
        </w:rPr>
      </w:r>
      <w:r>
        <w:rPr>
          <w:noProof/>
        </w:rPr>
        <w:fldChar w:fldCharType="separate"/>
      </w:r>
      <w:r>
        <w:rPr>
          <w:noProof/>
        </w:rPr>
        <w:t>36</w:t>
      </w:r>
      <w:r>
        <w:rPr>
          <w:noProof/>
        </w:rPr>
        <w:fldChar w:fldCharType="end"/>
      </w:r>
    </w:p>
    <w:p w14:paraId="6774BD2D"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3.9.2.5. Solute Flux</w:t>
      </w:r>
      <w:r>
        <w:rPr>
          <w:noProof/>
        </w:rPr>
        <w:tab/>
      </w:r>
      <w:r>
        <w:rPr>
          <w:noProof/>
        </w:rPr>
        <w:fldChar w:fldCharType="begin"/>
      </w:r>
      <w:r>
        <w:rPr>
          <w:noProof/>
        </w:rPr>
        <w:instrText xml:space="preserve"> PAGEREF _Toc376858491 \h </w:instrText>
      </w:r>
      <w:r>
        <w:rPr>
          <w:noProof/>
        </w:rPr>
      </w:r>
      <w:r>
        <w:rPr>
          <w:noProof/>
        </w:rPr>
        <w:fldChar w:fldCharType="separate"/>
      </w:r>
      <w:r>
        <w:rPr>
          <w:noProof/>
        </w:rPr>
        <w:t>38</w:t>
      </w:r>
      <w:r>
        <w:rPr>
          <w:noProof/>
        </w:rPr>
        <w:fldChar w:fldCharType="end"/>
      </w:r>
    </w:p>
    <w:p w14:paraId="048A46CF"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3.9.2.6. Heat Flux</w:t>
      </w:r>
      <w:r>
        <w:rPr>
          <w:noProof/>
        </w:rPr>
        <w:tab/>
      </w:r>
      <w:r>
        <w:rPr>
          <w:noProof/>
        </w:rPr>
        <w:fldChar w:fldCharType="begin"/>
      </w:r>
      <w:r>
        <w:rPr>
          <w:noProof/>
        </w:rPr>
        <w:instrText xml:space="preserve"> PAGEREF _Toc376858492 \h </w:instrText>
      </w:r>
      <w:r>
        <w:rPr>
          <w:noProof/>
        </w:rPr>
      </w:r>
      <w:r>
        <w:rPr>
          <w:noProof/>
        </w:rPr>
        <w:fldChar w:fldCharType="separate"/>
      </w:r>
      <w:r>
        <w:rPr>
          <w:noProof/>
        </w:rPr>
        <w:t>38</w:t>
      </w:r>
      <w:r>
        <w:rPr>
          <w:noProof/>
        </w:rPr>
        <w:fldChar w:fldCharType="end"/>
      </w:r>
    </w:p>
    <w:p w14:paraId="47CB3669"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3.9.2.7. Convective Heat Flux</w:t>
      </w:r>
      <w:r>
        <w:rPr>
          <w:noProof/>
        </w:rPr>
        <w:tab/>
      </w:r>
      <w:r>
        <w:rPr>
          <w:noProof/>
        </w:rPr>
        <w:fldChar w:fldCharType="begin"/>
      </w:r>
      <w:r>
        <w:rPr>
          <w:noProof/>
        </w:rPr>
        <w:instrText xml:space="preserve"> PAGEREF _Toc376858493 \h </w:instrText>
      </w:r>
      <w:r>
        <w:rPr>
          <w:noProof/>
        </w:rPr>
      </w:r>
      <w:r>
        <w:rPr>
          <w:noProof/>
        </w:rPr>
        <w:fldChar w:fldCharType="separate"/>
      </w:r>
      <w:r>
        <w:rPr>
          <w:noProof/>
        </w:rPr>
        <w:t>39</w:t>
      </w:r>
      <w:r>
        <w:rPr>
          <w:noProof/>
        </w:rPr>
        <w:fldChar w:fldCharType="end"/>
      </w:r>
    </w:p>
    <w:p w14:paraId="59F3315C"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3.9.3.</w:t>
      </w:r>
      <w:r>
        <w:rPr>
          <w:noProof/>
        </w:rPr>
        <w:t xml:space="preserve"> Body Loads</w:t>
      </w:r>
      <w:r>
        <w:rPr>
          <w:noProof/>
        </w:rPr>
        <w:tab/>
      </w:r>
      <w:r>
        <w:rPr>
          <w:noProof/>
        </w:rPr>
        <w:fldChar w:fldCharType="begin"/>
      </w:r>
      <w:r>
        <w:rPr>
          <w:noProof/>
        </w:rPr>
        <w:instrText xml:space="preserve"> PAGEREF _Toc376858494 \h </w:instrText>
      </w:r>
      <w:r>
        <w:rPr>
          <w:noProof/>
        </w:rPr>
      </w:r>
      <w:r>
        <w:rPr>
          <w:noProof/>
        </w:rPr>
        <w:fldChar w:fldCharType="separate"/>
      </w:r>
      <w:r>
        <w:rPr>
          <w:noProof/>
        </w:rPr>
        <w:t>39</w:t>
      </w:r>
      <w:r>
        <w:rPr>
          <w:noProof/>
        </w:rPr>
        <w:fldChar w:fldCharType="end"/>
      </w:r>
    </w:p>
    <w:p w14:paraId="61B980BE"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3.9.3.1. Constant Body Force</w:t>
      </w:r>
      <w:r>
        <w:rPr>
          <w:noProof/>
        </w:rPr>
        <w:tab/>
      </w:r>
      <w:r>
        <w:rPr>
          <w:noProof/>
        </w:rPr>
        <w:fldChar w:fldCharType="begin"/>
      </w:r>
      <w:r>
        <w:rPr>
          <w:noProof/>
        </w:rPr>
        <w:instrText xml:space="preserve"> PAGEREF _Toc376858495 \h </w:instrText>
      </w:r>
      <w:r>
        <w:rPr>
          <w:noProof/>
        </w:rPr>
      </w:r>
      <w:r>
        <w:rPr>
          <w:noProof/>
        </w:rPr>
        <w:fldChar w:fldCharType="separate"/>
      </w:r>
      <w:r>
        <w:rPr>
          <w:noProof/>
        </w:rPr>
        <w:t>39</w:t>
      </w:r>
      <w:r>
        <w:rPr>
          <w:noProof/>
        </w:rPr>
        <w:fldChar w:fldCharType="end"/>
      </w:r>
    </w:p>
    <w:p w14:paraId="248CEF90"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3.9.3.2. Non-Constant Body Force</w:t>
      </w:r>
      <w:r>
        <w:rPr>
          <w:noProof/>
        </w:rPr>
        <w:tab/>
      </w:r>
      <w:r>
        <w:rPr>
          <w:noProof/>
        </w:rPr>
        <w:fldChar w:fldCharType="begin"/>
      </w:r>
      <w:r>
        <w:rPr>
          <w:noProof/>
        </w:rPr>
        <w:instrText xml:space="preserve"> PAGEREF _Toc376858496 \h </w:instrText>
      </w:r>
      <w:r>
        <w:rPr>
          <w:noProof/>
        </w:rPr>
      </w:r>
      <w:r>
        <w:rPr>
          <w:noProof/>
        </w:rPr>
        <w:fldChar w:fldCharType="separate"/>
      </w:r>
      <w:r>
        <w:rPr>
          <w:noProof/>
        </w:rPr>
        <w:t>39</w:t>
      </w:r>
      <w:r>
        <w:rPr>
          <w:noProof/>
        </w:rPr>
        <w:fldChar w:fldCharType="end"/>
      </w:r>
    </w:p>
    <w:p w14:paraId="4DCF286D"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3.9.3.3. Centrifugal Force</w:t>
      </w:r>
      <w:r>
        <w:rPr>
          <w:noProof/>
        </w:rPr>
        <w:tab/>
      </w:r>
      <w:r>
        <w:rPr>
          <w:noProof/>
        </w:rPr>
        <w:fldChar w:fldCharType="begin"/>
      </w:r>
      <w:r>
        <w:rPr>
          <w:noProof/>
        </w:rPr>
        <w:instrText xml:space="preserve"> PAGEREF _Toc376858497 \h </w:instrText>
      </w:r>
      <w:r>
        <w:rPr>
          <w:noProof/>
        </w:rPr>
      </w:r>
      <w:r>
        <w:rPr>
          <w:noProof/>
        </w:rPr>
        <w:fldChar w:fldCharType="separate"/>
      </w:r>
      <w:r>
        <w:rPr>
          <w:noProof/>
        </w:rPr>
        <w:t>40</w:t>
      </w:r>
      <w:r>
        <w:rPr>
          <w:noProof/>
        </w:rPr>
        <w:fldChar w:fldCharType="end"/>
      </w:r>
    </w:p>
    <w:p w14:paraId="1F4EB185"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3.9.3.4. Heat source</w:t>
      </w:r>
      <w:r>
        <w:rPr>
          <w:noProof/>
        </w:rPr>
        <w:tab/>
      </w:r>
      <w:r>
        <w:rPr>
          <w:noProof/>
        </w:rPr>
        <w:fldChar w:fldCharType="begin"/>
      </w:r>
      <w:r>
        <w:rPr>
          <w:noProof/>
        </w:rPr>
        <w:instrText xml:space="preserve"> PAGEREF _Toc376858498 \h </w:instrText>
      </w:r>
      <w:r>
        <w:rPr>
          <w:noProof/>
        </w:rPr>
      </w:r>
      <w:r>
        <w:rPr>
          <w:noProof/>
        </w:rPr>
        <w:fldChar w:fldCharType="separate"/>
      </w:r>
      <w:r>
        <w:rPr>
          <w:noProof/>
        </w:rPr>
        <w:t>40</w:t>
      </w:r>
      <w:r>
        <w:rPr>
          <w:noProof/>
        </w:rPr>
        <w:fldChar w:fldCharType="end"/>
      </w:r>
    </w:p>
    <w:p w14:paraId="28FCFF94"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3.10. Contact Interfaces</w:t>
      </w:r>
      <w:r>
        <w:rPr>
          <w:noProof/>
        </w:rPr>
        <w:tab/>
      </w:r>
      <w:r>
        <w:rPr>
          <w:noProof/>
        </w:rPr>
        <w:fldChar w:fldCharType="begin"/>
      </w:r>
      <w:r>
        <w:rPr>
          <w:noProof/>
        </w:rPr>
        <w:instrText xml:space="preserve"> PAGEREF _Toc376858499 \h </w:instrText>
      </w:r>
      <w:r>
        <w:rPr>
          <w:noProof/>
        </w:rPr>
      </w:r>
      <w:r>
        <w:rPr>
          <w:noProof/>
        </w:rPr>
        <w:fldChar w:fldCharType="separate"/>
      </w:r>
      <w:r>
        <w:rPr>
          <w:noProof/>
        </w:rPr>
        <w:t>41</w:t>
      </w:r>
      <w:r>
        <w:rPr>
          <w:noProof/>
        </w:rPr>
        <w:fldChar w:fldCharType="end"/>
      </w:r>
    </w:p>
    <w:p w14:paraId="0CE59674"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3.10.1.</w:t>
      </w:r>
      <w:r>
        <w:rPr>
          <w:noProof/>
        </w:rPr>
        <w:t xml:space="preserve"> Sliding Interfaces</w:t>
      </w:r>
      <w:r>
        <w:rPr>
          <w:noProof/>
        </w:rPr>
        <w:tab/>
      </w:r>
      <w:r>
        <w:rPr>
          <w:noProof/>
        </w:rPr>
        <w:fldChar w:fldCharType="begin"/>
      </w:r>
      <w:r>
        <w:rPr>
          <w:noProof/>
        </w:rPr>
        <w:instrText xml:space="preserve"> PAGEREF _Toc376858500 \h </w:instrText>
      </w:r>
      <w:r>
        <w:rPr>
          <w:noProof/>
        </w:rPr>
      </w:r>
      <w:r>
        <w:rPr>
          <w:noProof/>
        </w:rPr>
        <w:fldChar w:fldCharType="separate"/>
      </w:r>
      <w:r>
        <w:rPr>
          <w:noProof/>
        </w:rPr>
        <w:t>41</w:t>
      </w:r>
      <w:r>
        <w:rPr>
          <w:noProof/>
        </w:rPr>
        <w:fldChar w:fldCharType="end"/>
      </w:r>
    </w:p>
    <w:p w14:paraId="5EC990C4"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3.10.2.</w:t>
      </w:r>
      <w:r>
        <w:rPr>
          <w:noProof/>
        </w:rPr>
        <w:t xml:space="preserve"> Biphasic Contact</w:t>
      </w:r>
      <w:r>
        <w:rPr>
          <w:noProof/>
        </w:rPr>
        <w:tab/>
      </w:r>
      <w:r>
        <w:rPr>
          <w:noProof/>
        </w:rPr>
        <w:fldChar w:fldCharType="begin"/>
      </w:r>
      <w:r>
        <w:rPr>
          <w:noProof/>
        </w:rPr>
        <w:instrText xml:space="preserve"> PAGEREF _Toc376858501 \h </w:instrText>
      </w:r>
      <w:r>
        <w:rPr>
          <w:noProof/>
        </w:rPr>
      </w:r>
      <w:r>
        <w:rPr>
          <w:noProof/>
        </w:rPr>
        <w:fldChar w:fldCharType="separate"/>
      </w:r>
      <w:r>
        <w:rPr>
          <w:noProof/>
        </w:rPr>
        <w:t>46</w:t>
      </w:r>
      <w:r>
        <w:rPr>
          <w:noProof/>
        </w:rPr>
        <w:fldChar w:fldCharType="end"/>
      </w:r>
    </w:p>
    <w:p w14:paraId="75C3AAFB"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3.10.3.</w:t>
      </w:r>
      <w:r>
        <w:rPr>
          <w:noProof/>
        </w:rPr>
        <w:t xml:space="preserve"> Biphasic-Solute and Multiphasic Contact</w:t>
      </w:r>
      <w:r>
        <w:rPr>
          <w:noProof/>
        </w:rPr>
        <w:tab/>
      </w:r>
      <w:r>
        <w:rPr>
          <w:noProof/>
        </w:rPr>
        <w:fldChar w:fldCharType="begin"/>
      </w:r>
      <w:r>
        <w:rPr>
          <w:noProof/>
        </w:rPr>
        <w:instrText xml:space="preserve"> PAGEREF _Toc376858502 \h </w:instrText>
      </w:r>
      <w:r>
        <w:rPr>
          <w:noProof/>
        </w:rPr>
      </w:r>
      <w:r>
        <w:rPr>
          <w:noProof/>
        </w:rPr>
        <w:fldChar w:fldCharType="separate"/>
      </w:r>
      <w:r>
        <w:rPr>
          <w:noProof/>
        </w:rPr>
        <w:t>47</w:t>
      </w:r>
      <w:r>
        <w:rPr>
          <w:noProof/>
        </w:rPr>
        <w:fldChar w:fldCharType="end"/>
      </w:r>
    </w:p>
    <w:p w14:paraId="6E836215"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3.10.4.</w:t>
      </w:r>
      <w:r>
        <w:rPr>
          <w:noProof/>
        </w:rPr>
        <w:t xml:space="preserve"> Rigid Wall Interfaces</w:t>
      </w:r>
      <w:r>
        <w:rPr>
          <w:noProof/>
        </w:rPr>
        <w:tab/>
      </w:r>
      <w:r>
        <w:rPr>
          <w:noProof/>
        </w:rPr>
        <w:fldChar w:fldCharType="begin"/>
      </w:r>
      <w:r>
        <w:rPr>
          <w:noProof/>
        </w:rPr>
        <w:instrText xml:space="preserve"> PAGEREF _Toc376858503 \h </w:instrText>
      </w:r>
      <w:r>
        <w:rPr>
          <w:noProof/>
        </w:rPr>
      </w:r>
      <w:r>
        <w:rPr>
          <w:noProof/>
        </w:rPr>
        <w:fldChar w:fldCharType="separate"/>
      </w:r>
      <w:r>
        <w:rPr>
          <w:noProof/>
        </w:rPr>
        <w:t>48</w:t>
      </w:r>
      <w:r>
        <w:rPr>
          <w:noProof/>
        </w:rPr>
        <w:fldChar w:fldCharType="end"/>
      </w:r>
    </w:p>
    <w:p w14:paraId="4156A60E"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3.10.5.</w:t>
      </w:r>
      <w:r>
        <w:rPr>
          <w:noProof/>
        </w:rPr>
        <w:t xml:space="preserve"> Tied Interfaces</w:t>
      </w:r>
      <w:r>
        <w:rPr>
          <w:noProof/>
        </w:rPr>
        <w:tab/>
      </w:r>
      <w:r>
        <w:rPr>
          <w:noProof/>
        </w:rPr>
        <w:fldChar w:fldCharType="begin"/>
      </w:r>
      <w:r>
        <w:rPr>
          <w:noProof/>
        </w:rPr>
        <w:instrText xml:space="preserve"> PAGEREF _Toc376858504 \h </w:instrText>
      </w:r>
      <w:r>
        <w:rPr>
          <w:noProof/>
        </w:rPr>
      </w:r>
      <w:r>
        <w:rPr>
          <w:noProof/>
        </w:rPr>
        <w:fldChar w:fldCharType="separate"/>
      </w:r>
      <w:r>
        <w:rPr>
          <w:noProof/>
        </w:rPr>
        <w:t>49</w:t>
      </w:r>
      <w:r>
        <w:rPr>
          <w:noProof/>
        </w:rPr>
        <w:fldChar w:fldCharType="end"/>
      </w:r>
    </w:p>
    <w:p w14:paraId="342D4C9D"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3.10.6.</w:t>
      </w:r>
      <w:r>
        <w:rPr>
          <w:noProof/>
        </w:rPr>
        <w:t xml:space="preserve"> Tied Biphasic Interfaces</w:t>
      </w:r>
      <w:r>
        <w:rPr>
          <w:noProof/>
        </w:rPr>
        <w:tab/>
      </w:r>
      <w:r>
        <w:rPr>
          <w:noProof/>
        </w:rPr>
        <w:fldChar w:fldCharType="begin"/>
      </w:r>
      <w:r>
        <w:rPr>
          <w:noProof/>
        </w:rPr>
        <w:instrText xml:space="preserve"> PAGEREF _Toc376858505 \h </w:instrText>
      </w:r>
      <w:r>
        <w:rPr>
          <w:noProof/>
        </w:rPr>
      </w:r>
      <w:r>
        <w:rPr>
          <w:noProof/>
        </w:rPr>
        <w:fldChar w:fldCharType="separate"/>
      </w:r>
      <w:r>
        <w:rPr>
          <w:noProof/>
        </w:rPr>
        <w:t>49</w:t>
      </w:r>
      <w:r>
        <w:rPr>
          <w:noProof/>
        </w:rPr>
        <w:fldChar w:fldCharType="end"/>
      </w:r>
    </w:p>
    <w:p w14:paraId="48E10198"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3.10.7.</w:t>
      </w:r>
      <w:r>
        <w:rPr>
          <w:noProof/>
        </w:rPr>
        <w:t xml:space="preserve"> Rigid Interfaces</w:t>
      </w:r>
      <w:r>
        <w:rPr>
          <w:noProof/>
        </w:rPr>
        <w:tab/>
      </w:r>
      <w:r>
        <w:rPr>
          <w:noProof/>
        </w:rPr>
        <w:fldChar w:fldCharType="begin"/>
      </w:r>
      <w:r>
        <w:rPr>
          <w:noProof/>
        </w:rPr>
        <w:instrText xml:space="preserve"> PAGEREF _Toc376858506 \h </w:instrText>
      </w:r>
      <w:r>
        <w:rPr>
          <w:noProof/>
        </w:rPr>
      </w:r>
      <w:r>
        <w:rPr>
          <w:noProof/>
        </w:rPr>
        <w:fldChar w:fldCharType="separate"/>
      </w:r>
      <w:r>
        <w:rPr>
          <w:noProof/>
        </w:rPr>
        <w:t>50</w:t>
      </w:r>
      <w:r>
        <w:rPr>
          <w:noProof/>
        </w:rPr>
        <w:fldChar w:fldCharType="end"/>
      </w:r>
    </w:p>
    <w:p w14:paraId="7B0706E5"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3.10.8.</w:t>
      </w:r>
      <w:r>
        <w:rPr>
          <w:noProof/>
        </w:rPr>
        <w:t xml:space="preserve"> Rigid Joints</w:t>
      </w:r>
      <w:r>
        <w:rPr>
          <w:noProof/>
        </w:rPr>
        <w:tab/>
      </w:r>
      <w:r>
        <w:rPr>
          <w:noProof/>
        </w:rPr>
        <w:fldChar w:fldCharType="begin"/>
      </w:r>
      <w:r>
        <w:rPr>
          <w:noProof/>
        </w:rPr>
        <w:instrText xml:space="preserve"> PAGEREF _Toc376858507 \h </w:instrText>
      </w:r>
      <w:r>
        <w:rPr>
          <w:noProof/>
        </w:rPr>
      </w:r>
      <w:r>
        <w:rPr>
          <w:noProof/>
        </w:rPr>
        <w:fldChar w:fldCharType="separate"/>
      </w:r>
      <w:r>
        <w:rPr>
          <w:noProof/>
        </w:rPr>
        <w:t>50</w:t>
      </w:r>
      <w:r>
        <w:rPr>
          <w:noProof/>
        </w:rPr>
        <w:fldChar w:fldCharType="end"/>
      </w:r>
    </w:p>
    <w:p w14:paraId="57A087DC"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3.10.9.</w:t>
      </w:r>
      <w:r>
        <w:rPr>
          <w:noProof/>
        </w:rPr>
        <w:t xml:space="preserve"> Spring Section</w:t>
      </w:r>
      <w:r>
        <w:rPr>
          <w:noProof/>
        </w:rPr>
        <w:tab/>
      </w:r>
      <w:r>
        <w:rPr>
          <w:noProof/>
        </w:rPr>
        <w:fldChar w:fldCharType="begin"/>
      </w:r>
      <w:r>
        <w:rPr>
          <w:noProof/>
        </w:rPr>
        <w:instrText xml:space="preserve"> PAGEREF _Toc376858508 \h </w:instrText>
      </w:r>
      <w:r>
        <w:rPr>
          <w:noProof/>
        </w:rPr>
      </w:r>
      <w:r>
        <w:rPr>
          <w:noProof/>
        </w:rPr>
        <w:fldChar w:fldCharType="separate"/>
      </w:r>
      <w:r>
        <w:rPr>
          <w:noProof/>
        </w:rPr>
        <w:t>50</w:t>
      </w:r>
      <w:r>
        <w:rPr>
          <w:noProof/>
        </w:rPr>
        <w:fldChar w:fldCharType="end"/>
      </w:r>
    </w:p>
    <w:p w14:paraId="4488E8C0"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3.11. Constraints Section</w:t>
      </w:r>
      <w:r>
        <w:rPr>
          <w:noProof/>
        </w:rPr>
        <w:tab/>
      </w:r>
      <w:r>
        <w:rPr>
          <w:noProof/>
        </w:rPr>
        <w:fldChar w:fldCharType="begin"/>
      </w:r>
      <w:r>
        <w:rPr>
          <w:noProof/>
        </w:rPr>
        <w:instrText xml:space="preserve"> PAGEREF _Toc376858509 \h </w:instrText>
      </w:r>
      <w:r>
        <w:rPr>
          <w:noProof/>
        </w:rPr>
      </w:r>
      <w:r>
        <w:rPr>
          <w:noProof/>
        </w:rPr>
        <w:fldChar w:fldCharType="separate"/>
      </w:r>
      <w:r>
        <w:rPr>
          <w:noProof/>
        </w:rPr>
        <w:t>52</w:t>
      </w:r>
      <w:r>
        <w:rPr>
          <w:noProof/>
        </w:rPr>
        <w:fldChar w:fldCharType="end"/>
      </w:r>
    </w:p>
    <w:p w14:paraId="5355E1D2"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3.11.1.</w:t>
      </w:r>
      <w:r>
        <w:rPr>
          <w:noProof/>
        </w:rPr>
        <w:t xml:space="preserve"> Rigid Body Constraints</w:t>
      </w:r>
      <w:r>
        <w:rPr>
          <w:noProof/>
        </w:rPr>
        <w:tab/>
      </w:r>
      <w:r>
        <w:rPr>
          <w:noProof/>
        </w:rPr>
        <w:fldChar w:fldCharType="begin"/>
      </w:r>
      <w:r>
        <w:rPr>
          <w:noProof/>
        </w:rPr>
        <w:instrText xml:space="preserve"> PAGEREF _Toc376858510 \h </w:instrText>
      </w:r>
      <w:r>
        <w:rPr>
          <w:noProof/>
        </w:rPr>
      </w:r>
      <w:r>
        <w:rPr>
          <w:noProof/>
        </w:rPr>
        <w:fldChar w:fldCharType="separate"/>
      </w:r>
      <w:r>
        <w:rPr>
          <w:noProof/>
        </w:rPr>
        <w:t>52</w:t>
      </w:r>
      <w:r>
        <w:rPr>
          <w:noProof/>
        </w:rPr>
        <w:fldChar w:fldCharType="end"/>
      </w:r>
    </w:p>
    <w:p w14:paraId="20C5077D"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3.12. Globals Section</w:t>
      </w:r>
      <w:r>
        <w:rPr>
          <w:noProof/>
        </w:rPr>
        <w:tab/>
      </w:r>
      <w:r>
        <w:rPr>
          <w:noProof/>
        </w:rPr>
        <w:fldChar w:fldCharType="begin"/>
      </w:r>
      <w:r>
        <w:rPr>
          <w:noProof/>
        </w:rPr>
        <w:instrText xml:space="preserve"> PAGEREF _Toc376858511 \h </w:instrText>
      </w:r>
      <w:r>
        <w:rPr>
          <w:noProof/>
        </w:rPr>
      </w:r>
      <w:r>
        <w:rPr>
          <w:noProof/>
        </w:rPr>
        <w:fldChar w:fldCharType="separate"/>
      </w:r>
      <w:r>
        <w:rPr>
          <w:noProof/>
        </w:rPr>
        <w:t>54</w:t>
      </w:r>
      <w:r>
        <w:rPr>
          <w:noProof/>
        </w:rPr>
        <w:fldChar w:fldCharType="end"/>
      </w:r>
    </w:p>
    <w:p w14:paraId="41BD03DA"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3.12.1.</w:t>
      </w:r>
      <w:r>
        <w:rPr>
          <w:noProof/>
        </w:rPr>
        <w:t xml:space="preserve"> Constants</w:t>
      </w:r>
      <w:r>
        <w:rPr>
          <w:noProof/>
        </w:rPr>
        <w:tab/>
      </w:r>
      <w:r>
        <w:rPr>
          <w:noProof/>
        </w:rPr>
        <w:fldChar w:fldCharType="begin"/>
      </w:r>
      <w:r>
        <w:rPr>
          <w:noProof/>
        </w:rPr>
        <w:instrText xml:space="preserve"> PAGEREF _Toc376858512 \h </w:instrText>
      </w:r>
      <w:r>
        <w:rPr>
          <w:noProof/>
        </w:rPr>
      </w:r>
      <w:r>
        <w:rPr>
          <w:noProof/>
        </w:rPr>
        <w:fldChar w:fldCharType="separate"/>
      </w:r>
      <w:r>
        <w:rPr>
          <w:noProof/>
        </w:rPr>
        <w:t>54</w:t>
      </w:r>
      <w:r>
        <w:rPr>
          <w:noProof/>
        </w:rPr>
        <w:fldChar w:fldCharType="end"/>
      </w:r>
    </w:p>
    <w:p w14:paraId="0B4999F1"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3.12.2.</w:t>
      </w:r>
      <w:r>
        <w:rPr>
          <w:noProof/>
        </w:rPr>
        <w:t xml:space="preserve"> Solutes</w:t>
      </w:r>
      <w:r>
        <w:rPr>
          <w:noProof/>
        </w:rPr>
        <w:tab/>
      </w:r>
      <w:r>
        <w:rPr>
          <w:noProof/>
        </w:rPr>
        <w:fldChar w:fldCharType="begin"/>
      </w:r>
      <w:r>
        <w:rPr>
          <w:noProof/>
        </w:rPr>
        <w:instrText xml:space="preserve"> PAGEREF _Toc376858513 \h </w:instrText>
      </w:r>
      <w:r>
        <w:rPr>
          <w:noProof/>
        </w:rPr>
      </w:r>
      <w:r>
        <w:rPr>
          <w:noProof/>
        </w:rPr>
        <w:fldChar w:fldCharType="separate"/>
      </w:r>
      <w:r>
        <w:rPr>
          <w:noProof/>
        </w:rPr>
        <w:t>54</w:t>
      </w:r>
      <w:r>
        <w:rPr>
          <w:noProof/>
        </w:rPr>
        <w:fldChar w:fldCharType="end"/>
      </w:r>
    </w:p>
    <w:p w14:paraId="21A35A91"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3.12.3.</w:t>
      </w:r>
      <w:r>
        <w:rPr>
          <w:noProof/>
        </w:rPr>
        <w:t xml:space="preserve"> Solid-Bound Molecules</w:t>
      </w:r>
      <w:r>
        <w:rPr>
          <w:noProof/>
        </w:rPr>
        <w:tab/>
      </w:r>
      <w:r>
        <w:rPr>
          <w:noProof/>
        </w:rPr>
        <w:fldChar w:fldCharType="begin"/>
      </w:r>
      <w:r>
        <w:rPr>
          <w:noProof/>
        </w:rPr>
        <w:instrText xml:space="preserve"> PAGEREF _Toc376858514 \h </w:instrText>
      </w:r>
      <w:r>
        <w:rPr>
          <w:noProof/>
        </w:rPr>
      </w:r>
      <w:r>
        <w:rPr>
          <w:noProof/>
        </w:rPr>
        <w:fldChar w:fldCharType="separate"/>
      </w:r>
      <w:r>
        <w:rPr>
          <w:noProof/>
        </w:rPr>
        <w:t>55</w:t>
      </w:r>
      <w:r>
        <w:rPr>
          <w:noProof/>
        </w:rPr>
        <w:fldChar w:fldCharType="end"/>
      </w:r>
    </w:p>
    <w:p w14:paraId="12D62001"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3.13. LoadData Section</w:t>
      </w:r>
      <w:r>
        <w:rPr>
          <w:noProof/>
        </w:rPr>
        <w:tab/>
      </w:r>
      <w:r>
        <w:rPr>
          <w:noProof/>
        </w:rPr>
        <w:fldChar w:fldCharType="begin"/>
      </w:r>
      <w:r>
        <w:rPr>
          <w:noProof/>
        </w:rPr>
        <w:instrText xml:space="preserve"> PAGEREF _Toc376858515 \h </w:instrText>
      </w:r>
      <w:r>
        <w:rPr>
          <w:noProof/>
        </w:rPr>
      </w:r>
      <w:r>
        <w:rPr>
          <w:noProof/>
        </w:rPr>
        <w:fldChar w:fldCharType="separate"/>
      </w:r>
      <w:r>
        <w:rPr>
          <w:noProof/>
        </w:rPr>
        <w:t>56</w:t>
      </w:r>
      <w:r>
        <w:rPr>
          <w:noProof/>
        </w:rPr>
        <w:fldChar w:fldCharType="end"/>
      </w:r>
    </w:p>
    <w:p w14:paraId="3B968A19"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3.14. Output Section</w:t>
      </w:r>
      <w:r>
        <w:rPr>
          <w:noProof/>
        </w:rPr>
        <w:tab/>
      </w:r>
      <w:r>
        <w:rPr>
          <w:noProof/>
        </w:rPr>
        <w:fldChar w:fldCharType="begin"/>
      </w:r>
      <w:r>
        <w:rPr>
          <w:noProof/>
        </w:rPr>
        <w:instrText xml:space="preserve"> PAGEREF _Toc376858516 \h </w:instrText>
      </w:r>
      <w:r>
        <w:rPr>
          <w:noProof/>
        </w:rPr>
      </w:r>
      <w:r>
        <w:rPr>
          <w:noProof/>
        </w:rPr>
        <w:fldChar w:fldCharType="separate"/>
      </w:r>
      <w:r>
        <w:rPr>
          <w:noProof/>
        </w:rPr>
        <w:t>58</w:t>
      </w:r>
      <w:r>
        <w:rPr>
          <w:noProof/>
        </w:rPr>
        <w:fldChar w:fldCharType="end"/>
      </w:r>
    </w:p>
    <w:p w14:paraId="193CC2B7"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3.14.1.</w:t>
      </w:r>
      <w:r>
        <w:rPr>
          <w:noProof/>
        </w:rPr>
        <w:t xml:space="preserve"> Logfile</w:t>
      </w:r>
      <w:r>
        <w:rPr>
          <w:noProof/>
        </w:rPr>
        <w:tab/>
      </w:r>
      <w:r>
        <w:rPr>
          <w:noProof/>
        </w:rPr>
        <w:fldChar w:fldCharType="begin"/>
      </w:r>
      <w:r>
        <w:rPr>
          <w:noProof/>
        </w:rPr>
        <w:instrText xml:space="preserve"> PAGEREF _Toc376858517 \h </w:instrText>
      </w:r>
      <w:r>
        <w:rPr>
          <w:noProof/>
        </w:rPr>
      </w:r>
      <w:r>
        <w:rPr>
          <w:noProof/>
        </w:rPr>
        <w:fldChar w:fldCharType="separate"/>
      </w:r>
      <w:r>
        <w:rPr>
          <w:noProof/>
        </w:rPr>
        <w:t>58</w:t>
      </w:r>
      <w:r>
        <w:rPr>
          <w:noProof/>
        </w:rPr>
        <w:fldChar w:fldCharType="end"/>
      </w:r>
    </w:p>
    <w:p w14:paraId="4B06B3F5"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3.14.1.1. Node_Data Class</w:t>
      </w:r>
      <w:r>
        <w:rPr>
          <w:noProof/>
        </w:rPr>
        <w:tab/>
      </w:r>
      <w:r>
        <w:rPr>
          <w:noProof/>
        </w:rPr>
        <w:fldChar w:fldCharType="begin"/>
      </w:r>
      <w:r>
        <w:rPr>
          <w:noProof/>
        </w:rPr>
        <w:instrText xml:space="preserve"> PAGEREF _Toc376858518 \h </w:instrText>
      </w:r>
      <w:r>
        <w:rPr>
          <w:noProof/>
        </w:rPr>
      </w:r>
      <w:r>
        <w:rPr>
          <w:noProof/>
        </w:rPr>
        <w:fldChar w:fldCharType="separate"/>
      </w:r>
      <w:r>
        <w:rPr>
          <w:noProof/>
        </w:rPr>
        <w:t>60</w:t>
      </w:r>
      <w:r>
        <w:rPr>
          <w:noProof/>
        </w:rPr>
        <w:fldChar w:fldCharType="end"/>
      </w:r>
    </w:p>
    <w:p w14:paraId="5B3290CC"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3.14.1.2. Element_Data Class</w:t>
      </w:r>
      <w:r>
        <w:rPr>
          <w:noProof/>
        </w:rPr>
        <w:tab/>
      </w:r>
      <w:r>
        <w:rPr>
          <w:noProof/>
        </w:rPr>
        <w:fldChar w:fldCharType="begin"/>
      </w:r>
      <w:r>
        <w:rPr>
          <w:noProof/>
        </w:rPr>
        <w:instrText xml:space="preserve"> PAGEREF _Toc376858519 \h </w:instrText>
      </w:r>
      <w:r>
        <w:rPr>
          <w:noProof/>
        </w:rPr>
      </w:r>
      <w:r>
        <w:rPr>
          <w:noProof/>
        </w:rPr>
        <w:fldChar w:fldCharType="separate"/>
      </w:r>
      <w:r>
        <w:rPr>
          <w:noProof/>
        </w:rPr>
        <w:t>61</w:t>
      </w:r>
      <w:r>
        <w:rPr>
          <w:noProof/>
        </w:rPr>
        <w:fldChar w:fldCharType="end"/>
      </w:r>
    </w:p>
    <w:p w14:paraId="3DE9D74C"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3.14.1.3. Rigid_Body_Data Class</w:t>
      </w:r>
      <w:r>
        <w:rPr>
          <w:noProof/>
        </w:rPr>
        <w:tab/>
      </w:r>
      <w:r>
        <w:rPr>
          <w:noProof/>
        </w:rPr>
        <w:fldChar w:fldCharType="begin"/>
      </w:r>
      <w:r>
        <w:rPr>
          <w:noProof/>
        </w:rPr>
        <w:instrText xml:space="preserve"> PAGEREF _Toc376858520 \h </w:instrText>
      </w:r>
      <w:r>
        <w:rPr>
          <w:noProof/>
        </w:rPr>
      </w:r>
      <w:r>
        <w:rPr>
          <w:noProof/>
        </w:rPr>
        <w:fldChar w:fldCharType="separate"/>
      </w:r>
      <w:r>
        <w:rPr>
          <w:noProof/>
        </w:rPr>
        <w:t>62</w:t>
      </w:r>
      <w:r>
        <w:rPr>
          <w:noProof/>
        </w:rPr>
        <w:fldChar w:fldCharType="end"/>
      </w:r>
    </w:p>
    <w:p w14:paraId="4EF55BBF"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3.14.2.</w:t>
      </w:r>
      <w:r>
        <w:rPr>
          <w:noProof/>
        </w:rPr>
        <w:t xml:space="preserve"> Plotfile</w:t>
      </w:r>
      <w:r>
        <w:rPr>
          <w:noProof/>
        </w:rPr>
        <w:tab/>
      </w:r>
      <w:r>
        <w:rPr>
          <w:noProof/>
        </w:rPr>
        <w:fldChar w:fldCharType="begin"/>
      </w:r>
      <w:r>
        <w:rPr>
          <w:noProof/>
        </w:rPr>
        <w:instrText xml:space="preserve"> PAGEREF _Toc376858521 \h </w:instrText>
      </w:r>
      <w:r>
        <w:rPr>
          <w:noProof/>
        </w:rPr>
      </w:r>
      <w:r>
        <w:rPr>
          <w:noProof/>
        </w:rPr>
        <w:fldChar w:fldCharType="separate"/>
      </w:r>
      <w:r>
        <w:rPr>
          <w:noProof/>
        </w:rPr>
        <w:t>63</w:t>
      </w:r>
      <w:r>
        <w:rPr>
          <w:noProof/>
        </w:rPr>
        <w:fldChar w:fldCharType="end"/>
      </w:r>
    </w:p>
    <w:p w14:paraId="35CD7FC3"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sidRPr="001E0329">
        <w:rPr>
          <w:noProof/>
          <w:color w:val="000000"/>
        </w:rPr>
        <w:t>Chapter 4</w:t>
      </w:r>
      <w:r>
        <w:rPr>
          <w:noProof/>
        </w:rPr>
        <w:t xml:space="preserve"> Materials</w:t>
      </w:r>
      <w:r>
        <w:rPr>
          <w:noProof/>
        </w:rPr>
        <w:tab/>
      </w:r>
      <w:r>
        <w:rPr>
          <w:noProof/>
        </w:rPr>
        <w:fldChar w:fldCharType="begin"/>
      </w:r>
      <w:r>
        <w:rPr>
          <w:noProof/>
        </w:rPr>
        <w:instrText xml:space="preserve"> PAGEREF _Toc376858522 \h </w:instrText>
      </w:r>
      <w:r>
        <w:rPr>
          <w:noProof/>
        </w:rPr>
      </w:r>
      <w:r>
        <w:rPr>
          <w:noProof/>
        </w:rPr>
        <w:fldChar w:fldCharType="separate"/>
      </w:r>
      <w:r>
        <w:rPr>
          <w:noProof/>
        </w:rPr>
        <w:t>65</w:t>
      </w:r>
      <w:r>
        <w:rPr>
          <w:noProof/>
        </w:rPr>
        <w:fldChar w:fldCharType="end"/>
      </w:r>
    </w:p>
    <w:p w14:paraId="27AB195C"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_Toc376858523 \h </w:instrText>
      </w:r>
      <w:r>
        <w:rPr>
          <w:noProof/>
        </w:rPr>
      </w:r>
      <w:r>
        <w:rPr>
          <w:noProof/>
        </w:rPr>
        <w:fldChar w:fldCharType="separate"/>
      </w:r>
      <w:r>
        <w:rPr>
          <w:noProof/>
        </w:rPr>
        <w:t>65</w:t>
      </w:r>
      <w:r>
        <w:rPr>
          <w:noProof/>
        </w:rPr>
        <w:fldChar w:fldCharType="end"/>
      </w:r>
    </w:p>
    <w:p w14:paraId="69F896C4"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4.1.1.</w:t>
      </w:r>
      <w:r>
        <w:rPr>
          <w:noProof/>
        </w:rPr>
        <w:t xml:space="preserve"> Specifying Fiber Orientation</w:t>
      </w:r>
      <w:r>
        <w:rPr>
          <w:noProof/>
        </w:rPr>
        <w:tab/>
      </w:r>
      <w:r>
        <w:rPr>
          <w:noProof/>
        </w:rPr>
        <w:fldChar w:fldCharType="begin"/>
      </w:r>
      <w:r>
        <w:rPr>
          <w:noProof/>
        </w:rPr>
        <w:instrText xml:space="preserve"> PAGEREF _Toc376858524 \h </w:instrText>
      </w:r>
      <w:r>
        <w:rPr>
          <w:noProof/>
        </w:rPr>
      </w:r>
      <w:r>
        <w:rPr>
          <w:noProof/>
        </w:rPr>
        <w:fldChar w:fldCharType="separate"/>
      </w:r>
      <w:r>
        <w:rPr>
          <w:noProof/>
        </w:rPr>
        <w:t>65</w:t>
      </w:r>
      <w:r>
        <w:rPr>
          <w:noProof/>
        </w:rPr>
        <w:fldChar w:fldCharType="end"/>
      </w:r>
    </w:p>
    <w:p w14:paraId="00BCCDD3"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_Toc376858525 \h </w:instrText>
      </w:r>
      <w:r>
        <w:rPr>
          <w:noProof/>
        </w:rPr>
      </w:r>
      <w:r>
        <w:rPr>
          <w:noProof/>
        </w:rPr>
        <w:fldChar w:fldCharType="separate"/>
      </w:r>
      <w:r>
        <w:rPr>
          <w:noProof/>
        </w:rPr>
        <w:t>65</w:t>
      </w:r>
      <w:r>
        <w:rPr>
          <w:noProof/>
        </w:rPr>
        <w:fldChar w:fldCharType="end"/>
      </w:r>
    </w:p>
    <w:p w14:paraId="6630CB5A"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_Toc376858526 \h </w:instrText>
      </w:r>
      <w:r>
        <w:rPr>
          <w:noProof/>
        </w:rPr>
      </w:r>
      <w:r>
        <w:rPr>
          <w:noProof/>
        </w:rPr>
        <w:fldChar w:fldCharType="separate"/>
      </w:r>
      <w:r>
        <w:rPr>
          <w:noProof/>
        </w:rPr>
        <w:t>67</w:t>
      </w:r>
      <w:r>
        <w:rPr>
          <w:noProof/>
        </w:rPr>
        <w:fldChar w:fldCharType="end"/>
      </w:r>
    </w:p>
    <w:p w14:paraId="78F62245"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4.1.2.</w:t>
      </w:r>
      <w:r>
        <w:rPr>
          <w:noProof/>
        </w:rPr>
        <w:t xml:space="preserve"> Uncoupled Materials</w:t>
      </w:r>
      <w:r>
        <w:rPr>
          <w:noProof/>
        </w:rPr>
        <w:tab/>
      </w:r>
      <w:r>
        <w:rPr>
          <w:noProof/>
        </w:rPr>
        <w:fldChar w:fldCharType="begin"/>
      </w:r>
      <w:r>
        <w:rPr>
          <w:noProof/>
        </w:rPr>
        <w:instrText xml:space="preserve"> PAGEREF _Toc376858527 \h </w:instrText>
      </w:r>
      <w:r>
        <w:rPr>
          <w:noProof/>
        </w:rPr>
      </w:r>
      <w:r>
        <w:rPr>
          <w:noProof/>
        </w:rPr>
        <w:fldChar w:fldCharType="separate"/>
      </w:r>
      <w:r>
        <w:rPr>
          <w:noProof/>
        </w:rPr>
        <w:t>69</w:t>
      </w:r>
      <w:r>
        <w:rPr>
          <w:noProof/>
        </w:rPr>
        <w:fldChar w:fldCharType="end"/>
      </w:r>
    </w:p>
    <w:p w14:paraId="158DAFEC"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_Toc376858528 \h </w:instrText>
      </w:r>
      <w:r>
        <w:rPr>
          <w:noProof/>
        </w:rPr>
      </w:r>
      <w:r>
        <w:rPr>
          <w:noProof/>
        </w:rPr>
        <w:fldChar w:fldCharType="separate"/>
      </w:r>
      <w:r>
        <w:rPr>
          <w:noProof/>
        </w:rPr>
        <w:t>71</w:t>
      </w:r>
      <w:r>
        <w:rPr>
          <w:noProof/>
        </w:rPr>
        <w:fldChar w:fldCharType="end"/>
      </w:r>
    </w:p>
    <w:p w14:paraId="77A2B823"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_Toc376858529 \h </w:instrText>
      </w:r>
      <w:r>
        <w:rPr>
          <w:noProof/>
        </w:rPr>
      </w:r>
      <w:r>
        <w:rPr>
          <w:noProof/>
        </w:rPr>
        <w:fldChar w:fldCharType="separate"/>
      </w:r>
      <w:r>
        <w:rPr>
          <w:noProof/>
        </w:rPr>
        <w:t>72</w:t>
      </w:r>
      <w:r>
        <w:rPr>
          <w:noProof/>
        </w:rPr>
        <w:fldChar w:fldCharType="end"/>
      </w:r>
    </w:p>
    <w:p w14:paraId="387F1AE4"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_Toc376858530 \h </w:instrText>
      </w:r>
      <w:r>
        <w:rPr>
          <w:noProof/>
        </w:rPr>
      </w:r>
      <w:r>
        <w:rPr>
          <w:noProof/>
        </w:rPr>
        <w:fldChar w:fldCharType="separate"/>
      </w:r>
      <w:r>
        <w:rPr>
          <w:noProof/>
        </w:rPr>
        <w:t>73</w:t>
      </w:r>
      <w:r>
        <w:rPr>
          <w:noProof/>
        </w:rPr>
        <w:fldChar w:fldCharType="end"/>
      </w:r>
    </w:p>
    <w:p w14:paraId="7F37602F"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_Toc376858531 \h </w:instrText>
      </w:r>
      <w:r>
        <w:rPr>
          <w:noProof/>
        </w:rPr>
      </w:r>
      <w:r>
        <w:rPr>
          <w:noProof/>
        </w:rPr>
        <w:fldChar w:fldCharType="separate"/>
      </w:r>
      <w:r>
        <w:rPr>
          <w:noProof/>
        </w:rPr>
        <w:t>74</w:t>
      </w:r>
      <w:r>
        <w:rPr>
          <w:noProof/>
        </w:rPr>
        <w:fldChar w:fldCharType="end"/>
      </w:r>
    </w:p>
    <w:p w14:paraId="0A71F698"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_Toc376858532 \h </w:instrText>
      </w:r>
      <w:r>
        <w:rPr>
          <w:noProof/>
        </w:rPr>
      </w:r>
      <w:r>
        <w:rPr>
          <w:noProof/>
        </w:rPr>
        <w:fldChar w:fldCharType="separate"/>
      </w:r>
      <w:r>
        <w:rPr>
          <w:noProof/>
        </w:rPr>
        <w:t>75</w:t>
      </w:r>
      <w:r>
        <w:rPr>
          <w:noProof/>
        </w:rPr>
        <w:fldChar w:fldCharType="end"/>
      </w:r>
    </w:p>
    <w:p w14:paraId="510DE116"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_Toc376858533 \h </w:instrText>
      </w:r>
      <w:r>
        <w:rPr>
          <w:noProof/>
        </w:rPr>
      </w:r>
      <w:r>
        <w:rPr>
          <w:noProof/>
        </w:rPr>
        <w:fldChar w:fldCharType="separate"/>
      </w:r>
      <w:r>
        <w:rPr>
          <w:noProof/>
        </w:rPr>
        <w:t>77</w:t>
      </w:r>
      <w:r>
        <w:rPr>
          <w:noProof/>
        </w:rPr>
        <w:fldChar w:fldCharType="end"/>
      </w:r>
    </w:p>
    <w:p w14:paraId="1C80E7DB"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_Toc376858534 \h </w:instrText>
      </w:r>
      <w:r>
        <w:rPr>
          <w:noProof/>
        </w:rPr>
      </w:r>
      <w:r>
        <w:rPr>
          <w:noProof/>
        </w:rPr>
        <w:fldChar w:fldCharType="separate"/>
      </w:r>
      <w:r>
        <w:rPr>
          <w:noProof/>
        </w:rPr>
        <w:t>78</w:t>
      </w:r>
      <w:r>
        <w:rPr>
          <w:noProof/>
        </w:rPr>
        <w:fldChar w:fldCharType="end"/>
      </w:r>
    </w:p>
    <w:p w14:paraId="184B6E63"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_Toc376858535 \h </w:instrText>
      </w:r>
      <w:r>
        <w:rPr>
          <w:noProof/>
        </w:rPr>
      </w:r>
      <w:r>
        <w:rPr>
          <w:noProof/>
        </w:rPr>
        <w:fldChar w:fldCharType="separate"/>
      </w:r>
      <w:r>
        <w:rPr>
          <w:noProof/>
        </w:rPr>
        <w:t>79</w:t>
      </w:r>
      <w:r>
        <w:rPr>
          <w:noProof/>
        </w:rPr>
        <w:fldChar w:fldCharType="end"/>
      </w:r>
    </w:p>
    <w:p w14:paraId="20D69DCA"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_Toc376858536 \h </w:instrText>
      </w:r>
      <w:r>
        <w:rPr>
          <w:noProof/>
        </w:rPr>
      </w:r>
      <w:r>
        <w:rPr>
          <w:noProof/>
        </w:rPr>
        <w:fldChar w:fldCharType="separate"/>
      </w:r>
      <w:r>
        <w:rPr>
          <w:noProof/>
        </w:rPr>
        <w:t>81</w:t>
      </w:r>
      <w:r>
        <w:rPr>
          <w:noProof/>
        </w:rPr>
        <w:fldChar w:fldCharType="end"/>
      </w:r>
    </w:p>
    <w:p w14:paraId="64700F58"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_Toc376858537 \h </w:instrText>
      </w:r>
      <w:r>
        <w:rPr>
          <w:noProof/>
        </w:rPr>
      </w:r>
      <w:r>
        <w:rPr>
          <w:noProof/>
        </w:rPr>
        <w:fldChar w:fldCharType="separate"/>
      </w:r>
      <w:r>
        <w:rPr>
          <w:noProof/>
        </w:rPr>
        <w:t>82</w:t>
      </w:r>
      <w:r>
        <w:rPr>
          <w:noProof/>
        </w:rPr>
        <w:fldChar w:fldCharType="end"/>
      </w:r>
    </w:p>
    <w:p w14:paraId="3A098F51"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_Toc376858538 \h </w:instrText>
      </w:r>
      <w:r>
        <w:rPr>
          <w:noProof/>
        </w:rPr>
      </w:r>
      <w:r>
        <w:rPr>
          <w:noProof/>
        </w:rPr>
        <w:fldChar w:fldCharType="separate"/>
      </w:r>
      <w:r>
        <w:rPr>
          <w:noProof/>
        </w:rPr>
        <w:t>83</w:t>
      </w:r>
      <w:r>
        <w:rPr>
          <w:noProof/>
        </w:rPr>
        <w:fldChar w:fldCharType="end"/>
      </w:r>
    </w:p>
    <w:p w14:paraId="1BCBE2EE"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_Toc376858539 \h </w:instrText>
      </w:r>
      <w:r>
        <w:rPr>
          <w:noProof/>
        </w:rPr>
      </w:r>
      <w:r>
        <w:rPr>
          <w:noProof/>
        </w:rPr>
        <w:fldChar w:fldCharType="separate"/>
      </w:r>
      <w:r>
        <w:rPr>
          <w:noProof/>
        </w:rPr>
        <w:t>84</w:t>
      </w:r>
      <w:r>
        <w:rPr>
          <w:noProof/>
        </w:rPr>
        <w:fldChar w:fldCharType="end"/>
      </w:r>
    </w:p>
    <w:p w14:paraId="77CD8964"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_Toc376858540 \h </w:instrText>
      </w:r>
      <w:r>
        <w:rPr>
          <w:noProof/>
        </w:rPr>
      </w:r>
      <w:r>
        <w:rPr>
          <w:noProof/>
        </w:rPr>
        <w:fldChar w:fldCharType="separate"/>
      </w:r>
      <w:r>
        <w:rPr>
          <w:noProof/>
        </w:rPr>
        <w:t>86</w:t>
      </w:r>
      <w:r>
        <w:rPr>
          <w:noProof/>
        </w:rPr>
        <w:fldChar w:fldCharType="end"/>
      </w:r>
    </w:p>
    <w:p w14:paraId="231CC5BA"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_Toc376858541 \h </w:instrText>
      </w:r>
      <w:r>
        <w:rPr>
          <w:noProof/>
        </w:rPr>
      </w:r>
      <w:r>
        <w:rPr>
          <w:noProof/>
        </w:rPr>
        <w:fldChar w:fldCharType="separate"/>
      </w:r>
      <w:r>
        <w:rPr>
          <w:noProof/>
        </w:rPr>
        <w:t>87</w:t>
      </w:r>
      <w:r>
        <w:rPr>
          <w:noProof/>
        </w:rPr>
        <w:fldChar w:fldCharType="end"/>
      </w:r>
    </w:p>
    <w:p w14:paraId="21DA48EA"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_Toc376858542 \h </w:instrText>
      </w:r>
      <w:r>
        <w:rPr>
          <w:noProof/>
        </w:rPr>
      </w:r>
      <w:r>
        <w:rPr>
          <w:noProof/>
        </w:rPr>
        <w:fldChar w:fldCharType="separate"/>
      </w:r>
      <w:r>
        <w:rPr>
          <w:noProof/>
        </w:rPr>
        <w:t>88</w:t>
      </w:r>
      <w:r>
        <w:rPr>
          <w:noProof/>
        </w:rPr>
        <w:fldChar w:fldCharType="end"/>
      </w:r>
    </w:p>
    <w:p w14:paraId="4E2BF267"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_Toc376858543 \h </w:instrText>
      </w:r>
      <w:r>
        <w:rPr>
          <w:noProof/>
        </w:rPr>
      </w:r>
      <w:r>
        <w:rPr>
          <w:noProof/>
        </w:rPr>
        <w:fldChar w:fldCharType="separate"/>
      </w:r>
      <w:r>
        <w:rPr>
          <w:noProof/>
        </w:rPr>
        <w:t>89</w:t>
      </w:r>
      <w:r>
        <w:rPr>
          <w:noProof/>
        </w:rPr>
        <w:fldChar w:fldCharType="end"/>
      </w:r>
    </w:p>
    <w:p w14:paraId="06FF3881"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4.1.3.</w:t>
      </w:r>
      <w:r>
        <w:rPr>
          <w:noProof/>
        </w:rPr>
        <w:t xml:space="preserve"> Compressible Materials</w:t>
      </w:r>
      <w:r>
        <w:rPr>
          <w:noProof/>
        </w:rPr>
        <w:tab/>
      </w:r>
      <w:r>
        <w:rPr>
          <w:noProof/>
        </w:rPr>
        <w:fldChar w:fldCharType="begin"/>
      </w:r>
      <w:r>
        <w:rPr>
          <w:noProof/>
        </w:rPr>
        <w:instrText xml:space="preserve"> PAGEREF _Toc376858544 \h </w:instrText>
      </w:r>
      <w:r>
        <w:rPr>
          <w:noProof/>
        </w:rPr>
      </w:r>
      <w:r>
        <w:rPr>
          <w:noProof/>
        </w:rPr>
        <w:fldChar w:fldCharType="separate"/>
      </w:r>
      <w:r>
        <w:rPr>
          <w:noProof/>
        </w:rPr>
        <w:t>92</w:t>
      </w:r>
      <w:r>
        <w:rPr>
          <w:noProof/>
        </w:rPr>
        <w:fldChar w:fldCharType="end"/>
      </w:r>
    </w:p>
    <w:p w14:paraId="08277399"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_Toc376858545 \h </w:instrText>
      </w:r>
      <w:r>
        <w:rPr>
          <w:noProof/>
        </w:rPr>
      </w:r>
      <w:r>
        <w:rPr>
          <w:noProof/>
        </w:rPr>
        <w:fldChar w:fldCharType="separate"/>
      </w:r>
      <w:r>
        <w:rPr>
          <w:noProof/>
        </w:rPr>
        <w:t>92</w:t>
      </w:r>
      <w:r>
        <w:rPr>
          <w:noProof/>
        </w:rPr>
        <w:fldChar w:fldCharType="end"/>
      </w:r>
    </w:p>
    <w:p w14:paraId="6C8A7A0A"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_Toc376858546 \h </w:instrText>
      </w:r>
      <w:r>
        <w:rPr>
          <w:noProof/>
        </w:rPr>
      </w:r>
      <w:r>
        <w:rPr>
          <w:noProof/>
        </w:rPr>
        <w:fldChar w:fldCharType="separate"/>
      </w:r>
      <w:r>
        <w:rPr>
          <w:noProof/>
        </w:rPr>
        <w:t>94</w:t>
      </w:r>
      <w:r>
        <w:rPr>
          <w:noProof/>
        </w:rPr>
        <w:fldChar w:fldCharType="end"/>
      </w:r>
    </w:p>
    <w:p w14:paraId="1778BA16"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lastRenderedPageBreak/>
        <w:t>4.1.3.3. Donnan Equilibrium Swelling</w:t>
      </w:r>
      <w:r>
        <w:rPr>
          <w:noProof/>
        </w:rPr>
        <w:tab/>
      </w:r>
      <w:r>
        <w:rPr>
          <w:noProof/>
        </w:rPr>
        <w:fldChar w:fldCharType="begin"/>
      </w:r>
      <w:r>
        <w:rPr>
          <w:noProof/>
        </w:rPr>
        <w:instrText xml:space="preserve"> PAGEREF _Toc376858547 \h </w:instrText>
      </w:r>
      <w:r>
        <w:rPr>
          <w:noProof/>
        </w:rPr>
      </w:r>
      <w:r>
        <w:rPr>
          <w:noProof/>
        </w:rPr>
        <w:fldChar w:fldCharType="separate"/>
      </w:r>
      <w:r>
        <w:rPr>
          <w:noProof/>
        </w:rPr>
        <w:t>96</w:t>
      </w:r>
      <w:r>
        <w:rPr>
          <w:noProof/>
        </w:rPr>
        <w:fldChar w:fldCharType="end"/>
      </w:r>
    </w:p>
    <w:p w14:paraId="0D879990"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_Toc376858548 \h </w:instrText>
      </w:r>
      <w:r>
        <w:rPr>
          <w:noProof/>
        </w:rPr>
      </w:r>
      <w:r>
        <w:rPr>
          <w:noProof/>
        </w:rPr>
        <w:fldChar w:fldCharType="separate"/>
      </w:r>
      <w:r>
        <w:rPr>
          <w:noProof/>
        </w:rPr>
        <w:t>98</w:t>
      </w:r>
      <w:r>
        <w:rPr>
          <w:noProof/>
        </w:rPr>
        <w:fldChar w:fldCharType="end"/>
      </w:r>
    </w:p>
    <w:p w14:paraId="261AEC4D"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_Toc376858549 \h </w:instrText>
      </w:r>
      <w:r>
        <w:rPr>
          <w:noProof/>
        </w:rPr>
      </w:r>
      <w:r>
        <w:rPr>
          <w:noProof/>
        </w:rPr>
        <w:fldChar w:fldCharType="separate"/>
      </w:r>
      <w:r>
        <w:rPr>
          <w:noProof/>
        </w:rPr>
        <w:t>99</w:t>
      </w:r>
      <w:r>
        <w:rPr>
          <w:noProof/>
        </w:rPr>
        <w:fldChar w:fldCharType="end"/>
      </w:r>
    </w:p>
    <w:p w14:paraId="71E80848"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_Toc376858550 \h </w:instrText>
      </w:r>
      <w:r>
        <w:rPr>
          <w:noProof/>
        </w:rPr>
      </w:r>
      <w:r>
        <w:rPr>
          <w:noProof/>
        </w:rPr>
        <w:fldChar w:fldCharType="separate"/>
      </w:r>
      <w:r>
        <w:rPr>
          <w:noProof/>
        </w:rPr>
        <w:t>100</w:t>
      </w:r>
      <w:r>
        <w:rPr>
          <w:noProof/>
        </w:rPr>
        <w:fldChar w:fldCharType="end"/>
      </w:r>
    </w:p>
    <w:p w14:paraId="6D92A8D7"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_Toc376858551 \h </w:instrText>
      </w:r>
      <w:r>
        <w:rPr>
          <w:noProof/>
        </w:rPr>
      </w:r>
      <w:r>
        <w:rPr>
          <w:noProof/>
        </w:rPr>
        <w:fldChar w:fldCharType="separate"/>
      </w:r>
      <w:r>
        <w:rPr>
          <w:noProof/>
        </w:rPr>
        <w:t>101</w:t>
      </w:r>
      <w:r>
        <w:rPr>
          <w:noProof/>
        </w:rPr>
        <w:fldChar w:fldCharType="end"/>
      </w:r>
    </w:p>
    <w:p w14:paraId="2E643585"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_Toc376858552 \h </w:instrText>
      </w:r>
      <w:r>
        <w:rPr>
          <w:noProof/>
        </w:rPr>
      </w:r>
      <w:r>
        <w:rPr>
          <w:noProof/>
        </w:rPr>
        <w:fldChar w:fldCharType="separate"/>
      </w:r>
      <w:r>
        <w:rPr>
          <w:noProof/>
        </w:rPr>
        <w:t>103</w:t>
      </w:r>
      <w:r>
        <w:rPr>
          <w:noProof/>
        </w:rPr>
        <w:fldChar w:fldCharType="end"/>
      </w:r>
    </w:p>
    <w:p w14:paraId="5565FB11"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_Toc376858553 \h </w:instrText>
      </w:r>
      <w:r>
        <w:rPr>
          <w:noProof/>
        </w:rPr>
      </w:r>
      <w:r>
        <w:rPr>
          <w:noProof/>
        </w:rPr>
        <w:fldChar w:fldCharType="separate"/>
      </w:r>
      <w:r>
        <w:rPr>
          <w:noProof/>
        </w:rPr>
        <w:t>104</w:t>
      </w:r>
      <w:r>
        <w:rPr>
          <w:noProof/>
        </w:rPr>
        <w:fldChar w:fldCharType="end"/>
      </w:r>
    </w:p>
    <w:p w14:paraId="445DAD84"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_Toc376858554 \h </w:instrText>
      </w:r>
      <w:r>
        <w:rPr>
          <w:noProof/>
        </w:rPr>
      </w:r>
      <w:r>
        <w:rPr>
          <w:noProof/>
        </w:rPr>
        <w:fldChar w:fldCharType="separate"/>
      </w:r>
      <w:r>
        <w:rPr>
          <w:noProof/>
        </w:rPr>
        <w:t>105</w:t>
      </w:r>
      <w:r>
        <w:rPr>
          <w:noProof/>
        </w:rPr>
        <w:fldChar w:fldCharType="end"/>
      </w:r>
    </w:p>
    <w:p w14:paraId="58D681D6"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_Toc376858555 \h </w:instrText>
      </w:r>
      <w:r>
        <w:rPr>
          <w:noProof/>
        </w:rPr>
      </w:r>
      <w:r>
        <w:rPr>
          <w:noProof/>
        </w:rPr>
        <w:fldChar w:fldCharType="separate"/>
      </w:r>
      <w:r>
        <w:rPr>
          <w:noProof/>
        </w:rPr>
        <w:t>106</w:t>
      </w:r>
      <w:r>
        <w:rPr>
          <w:noProof/>
        </w:rPr>
        <w:fldChar w:fldCharType="end"/>
      </w:r>
    </w:p>
    <w:p w14:paraId="383FC343"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_Toc376858556 \h </w:instrText>
      </w:r>
      <w:r>
        <w:rPr>
          <w:noProof/>
        </w:rPr>
      </w:r>
      <w:r>
        <w:rPr>
          <w:noProof/>
        </w:rPr>
        <w:fldChar w:fldCharType="separate"/>
      </w:r>
      <w:r>
        <w:rPr>
          <w:noProof/>
        </w:rPr>
        <w:t>107</w:t>
      </w:r>
      <w:r>
        <w:rPr>
          <w:noProof/>
        </w:rPr>
        <w:fldChar w:fldCharType="end"/>
      </w:r>
    </w:p>
    <w:p w14:paraId="0132B6FD"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_Toc376858557 \h </w:instrText>
      </w:r>
      <w:r>
        <w:rPr>
          <w:noProof/>
        </w:rPr>
      </w:r>
      <w:r>
        <w:rPr>
          <w:noProof/>
        </w:rPr>
        <w:fldChar w:fldCharType="separate"/>
      </w:r>
      <w:r>
        <w:rPr>
          <w:noProof/>
        </w:rPr>
        <w:t>108</w:t>
      </w:r>
      <w:r>
        <w:rPr>
          <w:noProof/>
        </w:rPr>
        <w:fldChar w:fldCharType="end"/>
      </w:r>
    </w:p>
    <w:p w14:paraId="11A2ACA1"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_Toc376858558 \h </w:instrText>
      </w:r>
      <w:r>
        <w:rPr>
          <w:noProof/>
        </w:rPr>
      </w:r>
      <w:r>
        <w:rPr>
          <w:noProof/>
        </w:rPr>
        <w:fldChar w:fldCharType="separate"/>
      </w:r>
      <w:r>
        <w:rPr>
          <w:noProof/>
        </w:rPr>
        <w:t>110</w:t>
      </w:r>
      <w:r>
        <w:rPr>
          <w:noProof/>
        </w:rPr>
        <w:fldChar w:fldCharType="end"/>
      </w:r>
    </w:p>
    <w:p w14:paraId="28C5501E"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_Toc376858559 \h </w:instrText>
      </w:r>
      <w:r>
        <w:rPr>
          <w:noProof/>
        </w:rPr>
      </w:r>
      <w:r>
        <w:rPr>
          <w:noProof/>
        </w:rPr>
        <w:fldChar w:fldCharType="separate"/>
      </w:r>
      <w:r>
        <w:rPr>
          <w:noProof/>
        </w:rPr>
        <w:t>111</w:t>
      </w:r>
      <w:r>
        <w:rPr>
          <w:noProof/>
        </w:rPr>
        <w:fldChar w:fldCharType="end"/>
      </w:r>
    </w:p>
    <w:p w14:paraId="349F53A5"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_Toc376858560 \h </w:instrText>
      </w:r>
      <w:r>
        <w:rPr>
          <w:noProof/>
        </w:rPr>
      </w:r>
      <w:r>
        <w:rPr>
          <w:noProof/>
        </w:rPr>
        <w:fldChar w:fldCharType="separate"/>
      </w:r>
      <w:r>
        <w:rPr>
          <w:noProof/>
        </w:rPr>
        <w:t>113</w:t>
      </w:r>
      <w:r>
        <w:rPr>
          <w:noProof/>
        </w:rPr>
        <w:fldChar w:fldCharType="end"/>
      </w:r>
    </w:p>
    <w:p w14:paraId="5F58C0BC"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_Toc376858561 \h </w:instrText>
      </w:r>
      <w:r>
        <w:rPr>
          <w:noProof/>
        </w:rPr>
      </w:r>
      <w:r>
        <w:rPr>
          <w:noProof/>
        </w:rPr>
        <w:fldChar w:fldCharType="separate"/>
      </w:r>
      <w:r>
        <w:rPr>
          <w:noProof/>
        </w:rPr>
        <w:t>115</w:t>
      </w:r>
      <w:r>
        <w:rPr>
          <w:noProof/>
        </w:rPr>
        <w:fldChar w:fldCharType="end"/>
      </w:r>
    </w:p>
    <w:p w14:paraId="6AE6E20B"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_Toc376858562 \h </w:instrText>
      </w:r>
      <w:r>
        <w:rPr>
          <w:noProof/>
        </w:rPr>
      </w:r>
      <w:r>
        <w:rPr>
          <w:noProof/>
        </w:rPr>
        <w:fldChar w:fldCharType="separate"/>
      </w:r>
      <w:r>
        <w:rPr>
          <w:noProof/>
        </w:rPr>
        <w:t>116</w:t>
      </w:r>
      <w:r>
        <w:rPr>
          <w:noProof/>
        </w:rPr>
        <w:fldChar w:fldCharType="end"/>
      </w:r>
    </w:p>
    <w:p w14:paraId="367ABE2D"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_Toc376858563 \h </w:instrText>
      </w:r>
      <w:r>
        <w:rPr>
          <w:noProof/>
        </w:rPr>
      </w:r>
      <w:r>
        <w:rPr>
          <w:noProof/>
        </w:rPr>
        <w:fldChar w:fldCharType="separate"/>
      </w:r>
      <w:r>
        <w:rPr>
          <w:noProof/>
        </w:rPr>
        <w:t>117</w:t>
      </w:r>
      <w:r>
        <w:rPr>
          <w:noProof/>
        </w:rPr>
        <w:fldChar w:fldCharType="end"/>
      </w:r>
    </w:p>
    <w:p w14:paraId="1DDE99B2"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4.2.1.</w:t>
      </w:r>
      <w:r>
        <w:rPr>
          <w:noProof/>
        </w:rPr>
        <w:t xml:space="preserve"> Uncoupled Viscoelastic Materials</w:t>
      </w:r>
      <w:r>
        <w:rPr>
          <w:noProof/>
        </w:rPr>
        <w:tab/>
      </w:r>
      <w:r>
        <w:rPr>
          <w:noProof/>
        </w:rPr>
        <w:fldChar w:fldCharType="begin"/>
      </w:r>
      <w:r>
        <w:rPr>
          <w:noProof/>
        </w:rPr>
        <w:instrText xml:space="preserve"> PAGEREF _Toc376858564 \h </w:instrText>
      </w:r>
      <w:r>
        <w:rPr>
          <w:noProof/>
        </w:rPr>
      </w:r>
      <w:r>
        <w:rPr>
          <w:noProof/>
        </w:rPr>
        <w:fldChar w:fldCharType="separate"/>
      </w:r>
      <w:r>
        <w:rPr>
          <w:noProof/>
        </w:rPr>
        <w:t>117</w:t>
      </w:r>
      <w:r>
        <w:rPr>
          <w:noProof/>
        </w:rPr>
        <w:fldChar w:fldCharType="end"/>
      </w:r>
    </w:p>
    <w:p w14:paraId="7FBAF0DE"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4.2.2.</w:t>
      </w:r>
      <w:r>
        <w:rPr>
          <w:noProof/>
        </w:rPr>
        <w:t xml:space="preserve"> Compressible Viscoelastic Materials</w:t>
      </w:r>
      <w:r>
        <w:rPr>
          <w:noProof/>
        </w:rPr>
        <w:tab/>
      </w:r>
      <w:r>
        <w:rPr>
          <w:noProof/>
        </w:rPr>
        <w:fldChar w:fldCharType="begin"/>
      </w:r>
      <w:r>
        <w:rPr>
          <w:noProof/>
        </w:rPr>
        <w:instrText xml:space="preserve"> PAGEREF _Toc376858565 \h </w:instrText>
      </w:r>
      <w:r>
        <w:rPr>
          <w:noProof/>
        </w:rPr>
      </w:r>
      <w:r>
        <w:rPr>
          <w:noProof/>
        </w:rPr>
        <w:fldChar w:fldCharType="separate"/>
      </w:r>
      <w:r>
        <w:rPr>
          <w:noProof/>
        </w:rPr>
        <w:t>118</w:t>
      </w:r>
      <w:r>
        <w:rPr>
          <w:noProof/>
        </w:rPr>
        <w:fldChar w:fldCharType="end"/>
      </w:r>
    </w:p>
    <w:p w14:paraId="41B75F1F"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_Toc376858566 \h </w:instrText>
      </w:r>
      <w:r>
        <w:rPr>
          <w:noProof/>
        </w:rPr>
      </w:r>
      <w:r>
        <w:rPr>
          <w:noProof/>
        </w:rPr>
        <w:fldChar w:fldCharType="separate"/>
      </w:r>
      <w:r>
        <w:rPr>
          <w:noProof/>
        </w:rPr>
        <w:t>118</w:t>
      </w:r>
      <w:r>
        <w:rPr>
          <w:noProof/>
        </w:rPr>
        <w:fldChar w:fldCharType="end"/>
      </w:r>
    </w:p>
    <w:p w14:paraId="32C90673"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_Toc376858567 \h </w:instrText>
      </w:r>
      <w:r>
        <w:rPr>
          <w:noProof/>
        </w:rPr>
      </w:r>
      <w:r>
        <w:rPr>
          <w:noProof/>
        </w:rPr>
        <w:fldChar w:fldCharType="separate"/>
      </w:r>
      <w:r>
        <w:rPr>
          <w:noProof/>
        </w:rPr>
        <w:t>119</w:t>
      </w:r>
      <w:r>
        <w:rPr>
          <w:noProof/>
        </w:rPr>
        <w:fldChar w:fldCharType="end"/>
      </w:r>
    </w:p>
    <w:p w14:paraId="6509299D"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_Toc376858568 \h </w:instrText>
      </w:r>
      <w:r>
        <w:rPr>
          <w:noProof/>
        </w:rPr>
      </w:r>
      <w:r>
        <w:rPr>
          <w:noProof/>
        </w:rPr>
        <w:fldChar w:fldCharType="separate"/>
      </w:r>
      <w:r>
        <w:rPr>
          <w:noProof/>
        </w:rPr>
        <w:t>121</w:t>
      </w:r>
      <w:r>
        <w:rPr>
          <w:noProof/>
        </w:rPr>
        <w:fldChar w:fldCharType="end"/>
      </w:r>
    </w:p>
    <w:p w14:paraId="2B8E62F3"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_Toc376858569 \h </w:instrText>
      </w:r>
      <w:r>
        <w:rPr>
          <w:noProof/>
        </w:rPr>
      </w:r>
      <w:r>
        <w:rPr>
          <w:noProof/>
        </w:rPr>
        <w:fldChar w:fldCharType="separate"/>
      </w:r>
      <w:r>
        <w:rPr>
          <w:noProof/>
        </w:rPr>
        <w:t>122</w:t>
      </w:r>
      <w:r>
        <w:rPr>
          <w:noProof/>
        </w:rPr>
        <w:fldChar w:fldCharType="end"/>
      </w:r>
    </w:p>
    <w:p w14:paraId="1076C1DF"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4.4.2.</w:t>
      </w:r>
      <w:r>
        <w:rPr>
          <w:noProof/>
        </w:rPr>
        <w:t xml:space="preserve"> Permeability Materials</w:t>
      </w:r>
      <w:r>
        <w:rPr>
          <w:noProof/>
        </w:rPr>
        <w:tab/>
      </w:r>
      <w:r>
        <w:rPr>
          <w:noProof/>
        </w:rPr>
        <w:fldChar w:fldCharType="begin"/>
      </w:r>
      <w:r>
        <w:rPr>
          <w:noProof/>
        </w:rPr>
        <w:instrText xml:space="preserve"> PAGEREF _Toc376858570 \h </w:instrText>
      </w:r>
      <w:r>
        <w:rPr>
          <w:noProof/>
        </w:rPr>
      </w:r>
      <w:r>
        <w:rPr>
          <w:noProof/>
        </w:rPr>
        <w:fldChar w:fldCharType="separate"/>
      </w:r>
      <w:r>
        <w:rPr>
          <w:noProof/>
        </w:rPr>
        <w:t>123</w:t>
      </w:r>
      <w:r>
        <w:rPr>
          <w:noProof/>
        </w:rPr>
        <w:fldChar w:fldCharType="end"/>
      </w:r>
    </w:p>
    <w:p w14:paraId="36F84754"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_Toc376858571 \h </w:instrText>
      </w:r>
      <w:r>
        <w:rPr>
          <w:noProof/>
        </w:rPr>
      </w:r>
      <w:r>
        <w:rPr>
          <w:noProof/>
        </w:rPr>
        <w:fldChar w:fldCharType="separate"/>
      </w:r>
      <w:r>
        <w:rPr>
          <w:noProof/>
        </w:rPr>
        <w:t>124</w:t>
      </w:r>
      <w:r>
        <w:rPr>
          <w:noProof/>
        </w:rPr>
        <w:fldChar w:fldCharType="end"/>
      </w:r>
    </w:p>
    <w:p w14:paraId="6DD527A5"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_Toc376858572 \h </w:instrText>
      </w:r>
      <w:r>
        <w:rPr>
          <w:noProof/>
        </w:rPr>
      </w:r>
      <w:r>
        <w:rPr>
          <w:noProof/>
        </w:rPr>
        <w:fldChar w:fldCharType="separate"/>
      </w:r>
      <w:r>
        <w:rPr>
          <w:noProof/>
        </w:rPr>
        <w:t>125</w:t>
      </w:r>
      <w:r>
        <w:rPr>
          <w:noProof/>
        </w:rPr>
        <w:fldChar w:fldCharType="end"/>
      </w:r>
    </w:p>
    <w:p w14:paraId="255EE5BF"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_Toc376858573 \h </w:instrText>
      </w:r>
      <w:r>
        <w:rPr>
          <w:noProof/>
        </w:rPr>
      </w:r>
      <w:r>
        <w:rPr>
          <w:noProof/>
        </w:rPr>
        <w:fldChar w:fldCharType="separate"/>
      </w:r>
      <w:r>
        <w:rPr>
          <w:noProof/>
        </w:rPr>
        <w:t>126</w:t>
      </w:r>
      <w:r>
        <w:rPr>
          <w:noProof/>
        </w:rPr>
        <w:fldChar w:fldCharType="end"/>
      </w:r>
    </w:p>
    <w:p w14:paraId="44A08D27"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_Toc376858574 \h </w:instrText>
      </w:r>
      <w:r>
        <w:rPr>
          <w:noProof/>
        </w:rPr>
      </w:r>
      <w:r>
        <w:rPr>
          <w:noProof/>
        </w:rPr>
        <w:fldChar w:fldCharType="separate"/>
      </w:r>
      <w:r>
        <w:rPr>
          <w:noProof/>
        </w:rPr>
        <w:t>127</w:t>
      </w:r>
      <w:r>
        <w:rPr>
          <w:noProof/>
        </w:rPr>
        <w:fldChar w:fldCharType="end"/>
      </w:r>
    </w:p>
    <w:p w14:paraId="5E53F6EB"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_Toc376858575 \h </w:instrText>
      </w:r>
      <w:r>
        <w:rPr>
          <w:noProof/>
        </w:rPr>
      </w:r>
      <w:r>
        <w:rPr>
          <w:noProof/>
        </w:rPr>
        <w:fldChar w:fldCharType="separate"/>
      </w:r>
      <w:r>
        <w:rPr>
          <w:noProof/>
        </w:rPr>
        <w:t>129</w:t>
      </w:r>
      <w:r>
        <w:rPr>
          <w:noProof/>
        </w:rPr>
        <w:fldChar w:fldCharType="end"/>
      </w:r>
    </w:p>
    <w:p w14:paraId="563488D6"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4.4.3.</w:t>
      </w:r>
      <w:r>
        <w:rPr>
          <w:noProof/>
        </w:rPr>
        <w:t xml:space="preserve"> Fluid Supply Materials</w:t>
      </w:r>
      <w:r>
        <w:rPr>
          <w:noProof/>
        </w:rPr>
        <w:tab/>
      </w:r>
      <w:r>
        <w:rPr>
          <w:noProof/>
        </w:rPr>
        <w:fldChar w:fldCharType="begin"/>
      </w:r>
      <w:r>
        <w:rPr>
          <w:noProof/>
        </w:rPr>
        <w:instrText xml:space="preserve"> PAGEREF _Toc376858576 \h </w:instrText>
      </w:r>
      <w:r>
        <w:rPr>
          <w:noProof/>
        </w:rPr>
      </w:r>
      <w:r>
        <w:rPr>
          <w:noProof/>
        </w:rPr>
        <w:fldChar w:fldCharType="separate"/>
      </w:r>
      <w:r>
        <w:rPr>
          <w:noProof/>
        </w:rPr>
        <w:t>131</w:t>
      </w:r>
      <w:r>
        <w:rPr>
          <w:noProof/>
        </w:rPr>
        <w:fldChar w:fldCharType="end"/>
      </w:r>
    </w:p>
    <w:p w14:paraId="3872500F"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_Toc376858577 \h </w:instrText>
      </w:r>
      <w:r>
        <w:rPr>
          <w:noProof/>
        </w:rPr>
      </w:r>
      <w:r>
        <w:rPr>
          <w:noProof/>
        </w:rPr>
        <w:fldChar w:fldCharType="separate"/>
      </w:r>
      <w:r>
        <w:rPr>
          <w:noProof/>
        </w:rPr>
        <w:t>132</w:t>
      </w:r>
      <w:r>
        <w:rPr>
          <w:noProof/>
        </w:rPr>
        <w:fldChar w:fldCharType="end"/>
      </w:r>
    </w:p>
    <w:p w14:paraId="147632E2"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_Toc376858578 \h </w:instrText>
      </w:r>
      <w:r>
        <w:rPr>
          <w:noProof/>
        </w:rPr>
      </w:r>
      <w:r>
        <w:rPr>
          <w:noProof/>
        </w:rPr>
        <w:fldChar w:fldCharType="separate"/>
      </w:r>
      <w:r>
        <w:rPr>
          <w:noProof/>
        </w:rPr>
        <w:t>133</w:t>
      </w:r>
      <w:r>
        <w:rPr>
          <w:noProof/>
        </w:rPr>
        <w:fldChar w:fldCharType="end"/>
      </w:r>
    </w:p>
    <w:p w14:paraId="158ABD01"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_Toc376858579 \h </w:instrText>
      </w:r>
      <w:r>
        <w:rPr>
          <w:noProof/>
        </w:rPr>
      </w:r>
      <w:r>
        <w:rPr>
          <w:noProof/>
        </w:rPr>
        <w:fldChar w:fldCharType="separate"/>
      </w:r>
      <w:r>
        <w:rPr>
          <w:noProof/>
        </w:rPr>
        <w:t>135</w:t>
      </w:r>
      <w:r>
        <w:rPr>
          <w:noProof/>
        </w:rPr>
        <w:fldChar w:fldCharType="end"/>
      </w:r>
    </w:p>
    <w:p w14:paraId="06818BFC"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_Toc376858580 \h </w:instrText>
      </w:r>
      <w:r>
        <w:rPr>
          <w:noProof/>
        </w:rPr>
      </w:r>
      <w:r>
        <w:rPr>
          <w:noProof/>
        </w:rPr>
        <w:fldChar w:fldCharType="separate"/>
      </w:r>
      <w:r>
        <w:rPr>
          <w:noProof/>
        </w:rPr>
        <w:t>135</w:t>
      </w:r>
      <w:r>
        <w:rPr>
          <w:noProof/>
        </w:rPr>
        <w:fldChar w:fldCharType="end"/>
      </w:r>
    </w:p>
    <w:p w14:paraId="32E3F400"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_Toc376858581 \h </w:instrText>
      </w:r>
      <w:r>
        <w:rPr>
          <w:noProof/>
        </w:rPr>
      </w:r>
      <w:r>
        <w:rPr>
          <w:noProof/>
        </w:rPr>
        <w:fldChar w:fldCharType="separate"/>
      </w:r>
      <w:r>
        <w:rPr>
          <w:noProof/>
        </w:rPr>
        <w:t>135</w:t>
      </w:r>
      <w:r>
        <w:rPr>
          <w:noProof/>
        </w:rPr>
        <w:fldChar w:fldCharType="end"/>
      </w:r>
    </w:p>
    <w:p w14:paraId="6E147957"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_Toc376858582 \h </w:instrText>
      </w:r>
      <w:r>
        <w:rPr>
          <w:noProof/>
        </w:rPr>
      </w:r>
      <w:r>
        <w:rPr>
          <w:noProof/>
        </w:rPr>
        <w:fldChar w:fldCharType="separate"/>
      </w:r>
      <w:r>
        <w:rPr>
          <w:noProof/>
        </w:rPr>
        <w:t>136</w:t>
      </w:r>
      <w:r>
        <w:rPr>
          <w:noProof/>
        </w:rPr>
        <w:fldChar w:fldCharType="end"/>
      </w:r>
    </w:p>
    <w:p w14:paraId="227FFA8A"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4.5.3.</w:t>
      </w:r>
      <w:r>
        <w:rPr>
          <w:noProof/>
        </w:rPr>
        <w:t xml:space="preserve"> Diffusivity Materials</w:t>
      </w:r>
      <w:r>
        <w:rPr>
          <w:noProof/>
        </w:rPr>
        <w:tab/>
      </w:r>
      <w:r>
        <w:rPr>
          <w:noProof/>
        </w:rPr>
        <w:fldChar w:fldCharType="begin"/>
      </w:r>
      <w:r>
        <w:rPr>
          <w:noProof/>
        </w:rPr>
        <w:instrText xml:space="preserve"> PAGEREF _Toc376858583 \h </w:instrText>
      </w:r>
      <w:r>
        <w:rPr>
          <w:noProof/>
        </w:rPr>
      </w:r>
      <w:r>
        <w:rPr>
          <w:noProof/>
        </w:rPr>
        <w:fldChar w:fldCharType="separate"/>
      </w:r>
      <w:r>
        <w:rPr>
          <w:noProof/>
        </w:rPr>
        <w:t>138</w:t>
      </w:r>
      <w:r>
        <w:rPr>
          <w:noProof/>
        </w:rPr>
        <w:fldChar w:fldCharType="end"/>
      </w:r>
    </w:p>
    <w:p w14:paraId="22BB4465"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_Toc376858584 \h </w:instrText>
      </w:r>
      <w:r>
        <w:rPr>
          <w:noProof/>
        </w:rPr>
      </w:r>
      <w:r>
        <w:rPr>
          <w:noProof/>
        </w:rPr>
        <w:fldChar w:fldCharType="separate"/>
      </w:r>
      <w:r>
        <w:rPr>
          <w:noProof/>
        </w:rPr>
        <w:t>138</w:t>
      </w:r>
      <w:r>
        <w:rPr>
          <w:noProof/>
        </w:rPr>
        <w:fldChar w:fldCharType="end"/>
      </w:r>
    </w:p>
    <w:p w14:paraId="053B9C61"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_Toc376858585 \h </w:instrText>
      </w:r>
      <w:r>
        <w:rPr>
          <w:noProof/>
        </w:rPr>
      </w:r>
      <w:r>
        <w:rPr>
          <w:noProof/>
        </w:rPr>
        <w:fldChar w:fldCharType="separate"/>
      </w:r>
      <w:r>
        <w:rPr>
          <w:noProof/>
        </w:rPr>
        <w:t>139</w:t>
      </w:r>
      <w:r>
        <w:rPr>
          <w:noProof/>
        </w:rPr>
        <w:fldChar w:fldCharType="end"/>
      </w:r>
    </w:p>
    <w:p w14:paraId="5AEAE5DE"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_Toc376858586 \h </w:instrText>
      </w:r>
      <w:r>
        <w:rPr>
          <w:noProof/>
        </w:rPr>
      </w:r>
      <w:r>
        <w:rPr>
          <w:noProof/>
        </w:rPr>
        <w:fldChar w:fldCharType="separate"/>
      </w:r>
      <w:r>
        <w:rPr>
          <w:noProof/>
        </w:rPr>
        <w:t>140</w:t>
      </w:r>
      <w:r>
        <w:rPr>
          <w:noProof/>
        </w:rPr>
        <w:fldChar w:fldCharType="end"/>
      </w:r>
    </w:p>
    <w:p w14:paraId="00814B12"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_Toc376858587 \h </w:instrText>
      </w:r>
      <w:r>
        <w:rPr>
          <w:noProof/>
        </w:rPr>
      </w:r>
      <w:r>
        <w:rPr>
          <w:noProof/>
        </w:rPr>
        <w:fldChar w:fldCharType="separate"/>
      </w:r>
      <w:r>
        <w:rPr>
          <w:noProof/>
        </w:rPr>
        <w:t>141</w:t>
      </w:r>
      <w:r>
        <w:rPr>
          <w:noProof/>
        </w:rPr>
        <w:fldChar w:fldCharType="end"/>
      </w:r>
    </w:p>
    <w:p w14:paraId="7B29A7B5"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_Toc376858588 \h </w:instrText>
      </w:r>
      <w:r>
        <w:rPr>
          <w:noProof/>
        </w:rPr>
      </w:r>
      <w:r>
        <w:rPr>
          <w:noProof/>
        </w:rPr>
        <w:fldChar w:fldCharType="separate"/>
      </w:r>
      <w:r>
        <w:rPr>
          <w:noProof/>
        </w:rPr>
        <w:t>143</w:t>
      </w:r>
      <w:r>
        <w:rPr>
          <w:noProof/>
        </w:rPr>
        <w:fldChar w:fldCharType="end"/>
      </w:r>
    </w:p>
    <w:p w14:paraId="0813D779"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4.5.4.</w:t>
      </w:r>
      <w:r>
        <w:rPr>
          <w:noProof/>
        </w:rPr>
        <w:t xml:space="preserve"> Solubility Materials</w:t>
      </w:r>
      <w:r>
        <w:rPr>
          <w:noProof/>
        </w:rPr>
        <w:tab/>
      </w:r>
      <w:r>
        <w:rPr>
          <w:noProof/>
        </w:rPr>
        <w:fldChar w:fldCharType="begin"/>
      </w:r>
      <w:r>
        <w:rPr>
          <w:noProof/>
        </w:rPr>
        <w:instrText xml:space="preserve"> PAGEREF _Toc376858589 \h </w:instrText>
      </w:r>
      <w:r>
        <w:rPr>
          <w:noProof/>
        </w:rPr>
      </w:r>
      <w:r>
        <w:rPr>
          <w:noProof/>
        </w:rPr>
        <w:fldChar w:fldCharType="separate"/>
      </w:r>
      <w:r>
        <w:rPr>
          <w:noProof/>
        </w:rPr>
        <w:t>144</w:t>
      </w:r>
      <w:r>
        <w:rPr>
          <w:noProof/>
        </w:rPr>
        <w:fldChar w:fldCharType="end"/>
      </w:r>
    </w:p>
    <w:p w14:paraId="7C3E009D"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_Toc376858590 \h </w:instrText>
      </w:r>
      <w:r>
        <w:rPr>
          <w:noProof/>
        </w:rPr>
      </w:r>
      <w:r>
        <w:rPr>
          <w:noProof/>
        </w:rPr>
        <w:fldChar w:fldCharType="separate"/>
      </w:r>
      <w:r>
        <w:rPr>
          <w:noProof/>
        </w:rPr>
        <w:t>144</w:t>
      </w:r>
      <w:r>
        <w:rPr>
          <w:noProof/>
        </w:rPr>
        <w:fldChar w:fldCharType="end"/>
      </w:r>
    </w:p>
    <w:p w14:paraId="71AA880F"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4.5.5.</w:t>
      </w:r>
      <w:r>
        <w:rPr>
          <w:noProof/>
        </w:rPr>
        <w:t xml:space="preserve"> Osmotic Coefficient Materials</w:t>
      </w:r>
      <w:r>
        <w:rPr>
          <w:noProof/>
        </w:rPr>
        <w:tab/>
      </w:r>
      <w:r>
        <w:rPr>
          <w:noProof/>
        </w:rPr>
        <w:fldChar w:fldCharType="begin"/>
      </w:r>
      <w:r>
        <w:rPr>
          <w:noProof/>
        </w:rPr>
        <w:instrText xml:space="preserve"> PAGEREF _Toc376858591 \h </w:instrText>
      </w:r>
      <w:r>
        <w:rPr>
          <w:noProof/>
        </w:rPr>
      </w:r>
      <w:r>
        <w:rPr>
          <w:noProof/>
        </w:rPr>
        <w:fldChar w:fldCharType="separate"/>
      </w:r>
      <w:r>
        <w:rPr>
          <w:noProof/>
        </w:rPr>
        <w:t>145</w:t>
      </w:r>
      <w:r>
        <w:rPr>
          <w:noProof/>
        </w:rPr>
        <w:fldChar w:fldCharType="end"/>
      </w:r>
    </w:p>
    <w:p w14:paraId="36329F8F"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_Toc376858592 \h </w:instrText>
      </w:r>
      <w:r>
        <w:rPr>
          <w:noProof/>
        </w:rPr>
      </w:r>
      <w:r>
        <w:rPr>
          <w:noProof/>
        </w:rPr>
        <w:fldChar w:fldCharType="separate"/>
      </w:r>
      <w:r>
        <w:rPr>
          <w:noProof/>
        </w:rPr>
        <w:t>145</w:t>
      </w:r>
      <w:r>
        <w:rPr>
          <w:noProof/>
        </w:rPr>
        <w:fldChar w:fldCharType="end"/>
      </w:r>
    </w:p>
    <w:p w14:paraId="4F201162"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_Toc376858593 \h </w:instrText>
      </w:r>
      <w:r>
        <w:rPr>
          <w:noProof/>
        </w:rPr>
      </w:r>
      <w:r>
        <w:rPr>
          <w:noProof/>
        </w:rPr>
        <w:fldChar w:fldCharType="separate"/>
      </w:r>
      <w:r>
        <w:rPr>
          <w:noProof/>
        </w:rPr>
        <w:t>146</w:t>
      </w:r>
      <w:r>
        <w:rPr>
          <w:noProof/>
        </w:rPr>
        <w:fldChar w:fldCharType="end"/>
      </w:r>
    </w:p>
    <w:p w14:paraId="1C47ADAD"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_Toc376858594 \h </w:instrText>
      </w:r>
      <w:r>
        <w:rPr>
          <w:noProof/>
        </w:rPr>
      </w:r>
      <w:r>
        <w:rPr>
          <w:noProof/>
        </w:rPr>
        <w:fldChar w:fldCharType="separate"/>
      </w:r>
      <w:r>
        <w:rPr>
          <w:noProof/>
        </w:rPr>
        <w:t>149</w:t>
      </w:r>
      <w:r>
        <w:rPr>
          <w:noProof/>
        </w:rPr>
        <w:fldChar w:fldCharType="end"/>
      </w:r>
    </w:p>
    <w:p w14:paraId="04DE8DDC"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4.6.2.</w:t>
      </w:r>
      <w:r>
        <w:rPr>
          <w:noProof/>
        </w:rPr>
        <w:t xml:space="preserve"> Solvent Supply Materials</w:t>
      </w:r>
      <w:r>
        <w:rPr>
          <w:noProof/>
        </w:rPr>
        <w:tab/>
      </w:r>
      <w:r>
        <w:rPr>
          <w:noProof/>
        </w:rPr>
        <w:fldChar w:fldCharType="begin"/>
      </w:r>
      <w:r>
        <w:rPr>
          <w:noProof/>
        </w:rPr>
        <w:instrText xml:space="preserve"> PAGEREF _Toc376858595 \h </w:instrText>
      </w:r>
      <w:r>
        <w:rPr>
          <w:noProof/>
        </w:rPr>
      </w:r>
      <w:r>
        <w:rPr>
          <w:noProof/>
        </w:rPr>
        <w:fldChar w:fldCharType="separate"/>
      </w:r>
      <w:r>
        <w:rPr>
          <w:noProof/>
        </w:rPr>
        <w:t>153</w:t>
      </w:r>
      <w:r>
        <w:rPr>
          <w:noProof/>
        </w:rPr>
        <w:fldChar w:fldCharType="end"/>
      </w:r>
    </w:p>
    <w:p w14:paraId="68F4D363"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_Toc376858596 \h </w:instrText>
      </w:r>
      <w:r>
        <w:rPr>
          <w:noProof/>
        </w:rPr>
      </w:r>
      <w:r>
        <w:rPr>
          <w:noProof/>
        </w:rPr>
        <w:fldChar w:fldCharType="separate"/>
      </w:r>
      <w:r>
        <w:rPr>
          <w:noProof/>
        </w:rPr>
        <w:t>154</w:t>
      </w:r>
      <w:r>
        <w:rPr>
          <w:noProof/>
        </w:rPr>
        <w:fldChar w:fldCharType="end"/>
      </w:r>
    </w:p>
    <w:p w14:paraId="135E6C16"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_Toc376858597 \h </w:instrText>
      </w:r>
      <w:r>
        <w:rPr>
          <w:noProof/>
        </w:rPr>
      </w:r>
      <w:r>
        <w:rPr>
          <w:noProof/>
        </w:rPr>
        <w:fldChar w:fldCharType="separate"/>
      </w:r>
      <w:r>
        <w:rPr>
          <w:noProof/>
        </w:rPr>
        <w:t>155</w:t>
      </w:r>
      <w:r>
        <w:rPr>
          <w:noProof/>
        </w:rPr>
        <w:fldChar w:fldCharType="end"/>
      </w:r>
    </w:p>
    <w:p w14:paraId="286549C8"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_Toc376858598 \h </w:instrText>
      </w:r>
      <w:r>
        <w:rPr>
          <w:noProof/>
        </w:rPr>
      </w:r>
      <w:r>
        <w:rPr>
          <w:noProof/>
        </w:rPr>
        <w:fldChar w:fldCharType="separate"/>
      </w:r>
      <w:r>
        <w:rPr>
          <w:noProof/>
        </w:rPr>
        <w:t>155</w:t>
      </w:r>
      <w:r>
        <w:rPr>
          <w:noProof/>
        </w:rPr>
        <w:fldChar w:fldCharType="end"/>
      </w:r>
    </w:p>
    <w:p w14:paraId="50CC4390"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_Toc376858599 \h </w:instrText>
      </w:r>
      <w:r>
        <w:rPr>
          <w:noProof/>
        </w:rPr>
      </w:r>
      <w:r>
        <w:rPr>
          <w:noProof/>
        </w:rPr>
        <w:fldChar w:fldCharType="separate"/>
      </w:r>
      <w:r>
        <w:rPr>
          <w:noProof/>
        </w:rPr>
        <w:t>158</w:t>
      </w:r>
      <w:r>
        <w:rPr>
          <w:noProof/>
        </w:rPr>
        <w:fldChar w:fldCharType="end"/>
      </w:r>
    </w:p>
    <w:p w14:paraId="4748D736"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4.7.3.</w:t>
      </w:r>
      <w:r>
        <w:rPr>
          <w:noProof/>
        </w:rPr>
        <w:t xml:space="preserve"> Chemical Reaction Materials</w:t>
      </w:r>
      <w:r>
        <w:rPr>
          <w:noProof/>
        </w:rPr>
        <w:tab/>
      </w:r>
      <w:r>
        <w:rPr>
          <w:noProof/>
        </w:rPr>
        <w:fldChar w:fldCharType="begin"/>
      </w:r>
      <w:r>
        <w:rPr>
          <w:noProof/>
        </w:rPr>
        <w:instrText xml:space="preserve"> PAGEREF _Toc376858600 \h </w:instrText>
      </w:r>
      <w:r>
        <w:rPr>
          <w:noProof/>
        </w:rPr>
      </w:r>
      <w:r>
        <w:rPr>
          <w:noProof/>
        </w:rPr>
        <w:fldChar w:fldCharType="separate"/>
      </w:r>
      <w:r>
        <w:rPr>
          <w:noProof/>
        </w:rPr>
        <w:t>159</w:t>
      </w:r>
      <w:r>
        <w:rPr>
          <w:noProof/>
        </w:rPr>
        <w:fldChar w:fldCharType="end"/>
      </w:r>
    </w:p>
    <w:p w14:paraId="5074FBAC"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_Toc376858601 \h </w:instrText>
      </w:r>
      <w:r>
        <w:rPr>
          <w:noProof/>
        </w:rPr>
      </w:r>
      <w:r>
        <w:rPr>
          <w:noProof/>
        </w:rPr>
        <w:fldChar w:fldCharType="separate"/>
      </w:r>
      <w:r>
        <w:rPr>
          <w:noProof/>
        </w:rPr>
        <w:t>159</w:t>
      </w:r>
      <w:r>
        <w:rPr>
          <w:noProof/>
        </w:rPr>
        <w:fldChar w:fldCharType="end"/>
      </w:r>
    </w:p>
    <w:p w14:paraId="32E7D325"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_Toc376858602 \h </w:instrText>
      </w:r>
      <w:r>
        <w:rPr>
          <w:noProof/>
        </w:rPr>
      </w:r>
      <w:r>
        <w:rPr>
          <w:noProof/>
        </w:rPr>
        <w:fldChar w:fldCharType="separate"/>
      </w:r>
      <w:r>
        <w:rPr>
          <w:noProof/>
        </w:rPr>
        <w:t>160</w:t>
      </w:r>
      <w:r>
        <w:rPr>
          <w:noProof/>
        </w:rPr>
        <w:fldChar w:fldCharType="end"/>
      </w:r>
    </w:p>
    <w:p w14:paraId="029C0E3C"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_Toc376858603 \h </w:instrText>
      </w:r>
      <w:r>
        <w:rPr>
          <w:noProof/>
        </w:rPr>
      </w:r>
      <w:r>
        <w:rPr>
          <w:noProof/>
        </w:rPr>
        <w:fldChar w:fldCharType="separate"/>
      </w:r>
      <w:r>
        <w:rPr>
          <w:noProof/>
        </w:rPr>
        <w:t>161</w:t>
      </w:r>
      <w:r>
        <w:rPr>
          <w:noProof/>
        </w:rPr>
        <w:fldChar w:fldCharType="end"/>
      </w:r>
    </w:p>
    <w:p w14:paraId="37DAB477"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4.7.4.</w:t>
      </w:r>
      <w:r>
        <w:rPr>
          <w:noProof/>
        </w:rPr>
        <w:t xml:space="preserve"> Specific Reaction Rate Materials</w:t>
      </w:r>
      <w:r>
        <w:rPr>
          <w:noProof/>
        </w:rPr>
        <w:tab/>
      </w:r>
      <w:r>
        <w:rPr>
          <w:noProof/>
        </w:rPr>
        <w:fldChar w:fldCharType="begin"/>
      </w:r>
      <w:r>
        <w:rPr>
          <w:noProof/>
        </w:rPr>
        <w:instrText xml:space="preserve"> PAGEREF _Toc376858604 \h </w:instrText>
      </w:r>
      <w:r>
        <w:rPr>
          <w:noProof/>
        </w:rPr>
      </w:r>
      <w:r>
        <w:rPr>
          <w:noProof/>
        </w:rPr>
        <w:fldChar w:fldCharType="separate"/>
      </w:r>
      <w:r>
        <w:rPr>
          <w:noProof/>
        </w:rPr>
        <w:t>162</w:t>
      </w:r>
      <w:r>
        <w:rPr>
          <w:noProof/>
        </w:rPr>
        <w:fldChar w:fldCharType="end"/>
      </w:r>
    </w:p>
    <w:p w14:paraId="5C4A1A90"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_Toc376858605 \h </w:instrText>
      </w:r>
      <w:r>
        <w:rPr>
          <w:noProof/>
        </w:rPr>
      </w:r>
      <w:r>
        <w:rPr>
          <w:noProof/>
        </w:rPr>
        <w:fldChar w:fldCharType="separate"/>
      </w:r>
      <w:r>
        <w:rPr>
          <w:noProof/>
        </w:rPr>
        <w:t>163</w:t>
      </w:r>
      <w:r>
        <w:rPr>
          <w:noProof/>
        </w:rPr>
        <w:fldChar w:fldCharType="end"/>
      </w:r>
    </w:p>
    <w:p w14:paraId="21E9F549"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_Toc376858606 \h </w:instrText>
      </w:r>
      <w:r>
        <w:rPr>
          <w:noProof/>
        </w:rPr>
      </w:r>
      <w:r>
        <w:rPr>
          <w:noProof/>
        </w:rPr>
        <w:fldChar w:fldCharType="separate"/>
      </w:r>
      <w:r>
        <w:rPr>
          <w:noProof/>
        </w:rPr>
        <w:t>164</w:t>
      </w:r>
      <w:r>
        <w:rPr>
          <w:noProof/>
        </w:rPr>
        <w:fldChar w:fldCharType="end"/>
      </w:r>
    </w:p>
    <w:p w14:paraId="2773A55F"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4.8. Rigid Body</w:t>
      </w:r>
      <w:r>
        <w:rPr>
          <w:noProof/>
        </w:rPr>
        <w:tab/>
      </w:r>
      <w:r>
        <w:rPr>
          <w:noProof/>
        </w:rPr>
        <w:fldChar w:fldCharType="begin"/>
      </w:r>
      <w:r>
        <w:rPr>
          <w:noProof/>
        </w:rPr>
        <w:instrText xml:space="preserve"> PAGEREF _Toc376858607 \h </w:instrText>
      </w:r>
      <w:r>
        <w:rPr>
          <w:noProof/>
        </w:rPr>
      </w:r>
      <w:r>
        <w:rPr>
          <w:noProof/>
        </w:rPr>
        <w:fldChar w:fldCharType="separate"/>
      </w:r>
      <w:r>
        <w:rPr>
          <w:noProof/>
        </w:rPr>
        <w:t>165</w:t>
      </w:r>
      <w:r>
        <w:rPr>
          <w:noProof/>
        </w:rPr>
        <w:fldChar w:fldCharType="end"/>
      </w:r>
    </w:p>
    <w:p w14:paraId="1A9BFBAA"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sidRPr="001E0329">
        <w:rPr>
          <w:noProof/>
          <w:color w:val="000000"/>
        </w:rPr>
        <w:t>Chapter 5</w:t>
      </w:r>
      <w:r>
        <w:rPr>
          <w:noProof/>
        </w:rPr>
        <w:t xml:space="preserve"> Restart Input file</w:t>
      </w:r>
      <w:r>
        <w:rPr>
          <w:noProof/>
        </w:rPr>
        <w:tab/>
      </w:r>
      <w:r>
        <w:rPr>
          <w:noProof/>
        </w:rPr>
        <w:fldChar w:fldCharType="begin"/>
      </w:r>
      <w:r>
        <w:rPr>
          <w:noProof/>
        </w:rPr>
        <w:instrText xml:space="preserve"> PAGEREF _Toc376858608 \h </w:instrText>
      </w:r>
      <w:r>
        <w:rPr>
          <w:noProof/>
        </w:rPr>
      </w:r>
      <w:r>
        <w:rPr>
          <w:noProof/>
        </w:rPr>
        <w:fldChar w:fldCharType="separate"/>
      </w:r>
      <w:r>
        <w:rPr>
          <w:noProof/>
        </w:rPr>
        <w:t>166</w:t>
      </w:r>
      <w:r>
        <w:rPr>
          <w:noProof/>
        </w:rPr>
        <w:fldChar w:fldCharType="end"/>
      </w:r>
    </w:p>
    <w:p w14:paraId="6D126D8A"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_Toc376858609 \h </w:instrText>
      </w:r>
      <w:r>
        <w:rPr>
          <w:noProof/>
        </w:rPr>
      </w:r>
      <w:r>
        <w:rPr>
          <w:noProof/>
        </w:rPr>
        <w:fldChar w:fldCharType="separate"/>
      </w:r>
      <w:r>
        <w:rPr>
          <w:noProof/>
        </w:rPr>
        <w:t>166</w:t>
      </w:r>
      <w:r>
        <w:rPr>
          <w:noProof/>
        </w:rPr>
        <w:fldChar w:fldCharType="end"/>
      </w:r>
    </w:p>
    <w:p w14:paraId="77013D97"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_Toc376858610 \h </w:instrText>
      </w:r>
      <w:r>
        <w:rPr>
          <w:noProof/>
        </w:rPr>
      </w:r>
      <w:r>
        <w:rPr>
          <w:noProof/>
        </w:rPr>
        <w:fldChar w:fldCharType="separate"/>
      </w:r>
      <w:r>
        <w:rPr>
          <w:noProof/>
        </w:rPr>
        <w:t>167</w:t>
      </w:r>
      <w:r>
        <w:rPr>
          <w:noProof/>
        </w:rPr>
        <w:fldChar w:fldCharType="end"/>
      </w:r>
    </w:p>
    <w:p w14:paraId="05A4D0CE"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_Toc376858611 \h </w:instrText>
      </w:r>
      <w:r>
        <w:rPr>
          <w:noProof/>
        </w:rPr>
      </w:r>
      <w:r>
        <w:rPr>
          <w:noProof/>
        </w:rPr>
        <w:fldChar w:fldCharType="separate"/>
      </w:r>
      <w:r>
        <w:rPr>
          <w:noProof/>
        </w:rPr>
        <w:t>167</w:t>
      </w:r>
      <w:r>
        <w:rPr>
          <w:noProof/>
        </w:rPr>
        <w:fldChar w:fldCharType="end"/>
      </w:r>
    </w:p>
    <w:p w14:paraId="1EEB278F"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_Toc376858612 \h </w:instrText>
      </w:r>
      <w:r>
        <w:rPr>
          <w:noProof/>
        </w:rPr>
      </w:r>
      <w:r>
        <w:rPr>
          <w:noProof/>
        </w:rPr>
        <w:fldChar w:fldCharType="separate"/>
      </w:r>
      <w:r>
        <w:rPr>
          <w:noProof/>
        </w:rPr>
        <w:t>167</w:t>
      </w:r>
      <w:r>
        <w:rPr>
          <w:noProof/>
        </w:rPr>
        <w:fldChar w:fldCharType="end"/>
      </w:r>
    </w:p>
    <w:p w14:paraId="3E595FAF"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sidRPr="001E0329">
        <w:rPr>
          <w:noProof/>
          <w:color w:val="000000"/>
        </w:rPr>
        <w:t>Chapter 6</w:t>
      </w:r>
      <w:r>
        <w:rPr>
          <w:noProof/>
        </w:rPr>
        <w:t xml:space="preserve"> Multi-step Analysis</w:t>
      </w:r>
      <w:r>
        <w:rPr>
          <w:noProof/>
        </w:rPr>
        <w:tab/>
      </w:r>
      <w:r>
        <w:rPr>
          <w:noProof/>
        </w:rPr>
        <w:fldChar w:fldCharType="begin"/>
      </w:r>
      <w:r>
        <w:rPr>
          <w:noProof/>
        </w:rPr>
        <w:instrText xml:space="preserve"> PAGEREF _Toc376858613 \h </w:instrText>
      </w:r>
      <w:r>
        <w:rPr>
          <w:noProof/>
        </w:rPr>
      </w:r>
      <w:r>
        <w:rPr>
          <w:noProof/>
        </w:rPr>
        <w:fldChar w:fldCharType="separate"/>
      </w:r>
      <w:r>
        <w:rPr>
          <w:noProof/>
        </w:rPr>
        <w:t>168</w:t>
      </w:r>
      <w:r>
        <w:rPr>
          <w:noProof/>
        </w:rPr>
        <w:fldChar w:fldCharType="end"/>
      </w:r>
    </w:p>
    <w:p w14:paraId="05B88209"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_Toc376858614 \h </w:instrText>
      </w:r>
      <w:r>
        <w:rPr>
          <w:noProof/>
        </w:rPr>
      </w:r>
      <w:r>
        <w:rPr>
          <w:noProof/>
        </w:rPr>
        <w:fldChar w:fldCharType="separate"/>
      </w:r>
      <w:r>
        <w:rPr>
          <w:noProof/>
        </w:rPr>
        <w:t>168</w:t>
      </w:r>
      <w:r>
        <w:rPr>
          <w:noProof/>
        </w:rPr>
        <w:fldChar w:fldCharType="end"/>
      </w:r>
    </w:p>
    <w:p w14:paraId="1261555C"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6.1.1.</w:t>
      </w:r>
      <w:r>
        <w:rPr>
          <w:noProof/>
        </w:rPr>
        <w:t xml:space="preserve"> Control Settings</w:t>
      </w:r>
      <w:r>
        <w:rPr>
          <w:noProof/>
        </w:rPr>
        <w:tab/>
      </w:r>
      <w:r>
        <w:rPr>
          <w:noProof/>
        </w:rPr>
        <w:fldChar w:fldCharType="begin"/>
      </w:r>
      <w:r>
        <w:rPr>
          <w:noProof/>
        </w:rPr>
        <w:instrText xml:space="preserve"> PAGEREF _Toc376858615 \h </w:instrText>
      </w:r>
      <w:r>
        <w:rPr>
          <w:noProof/>
        </w:rPr>
      </w:r>
      <w:r>
        <w:rPr>
          <w:noProof/>
        </w:rPr>
        <w:fldChar w:fldCharType="separate"/>
      </w:r>
      <w:r>
        <w:rPr>
          <w:noProof/>
        </w:rPr>
        <w:t>169</w:t>
      </w:r>
      <w:r>
        <w:rPr>
          <w:noProof/>
        </w:rPr>
        <w:fldChar w:fldCharType="end"/>
      </w:r>
    </w:p>
    <w:p w14:paraId="3B1465D7"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6.1.2.</w:t>
      </w:r>
      <w:r>
        <w:rPr>
          <w:noProof/>
        </w:rPr>
        <w:t xml:space="preserve"> Boundary Conditions</w:t>
      </w:r>
      <w:r>
        <w:rPr>
          <w:noProof/>
        </w:rPr>
        <w:tab/>
      </w:r>
      <w:r>
        <w:rPr>
          <w:noProof/>
        </w:rPr>
        <w:fldChar w:fldCharType="begin"/>
      </w:r>
      <w:r>
        <w:rPr>
          <w:noProof/>
        </w:rPr>
        <w:instrText xml:space="preserve"> PAGEREF _Toc376858616 \h </w:instrText>
      </w:r>
      <w:r>
        <w:rPr>
          <w:noProof/>
        </w:rPr>
      </w:r>
      <w:r>
        <w:rPr>
          <w:noProof/>
        </w:rPr>
        <w:fldChar w:fldCharType="separate"/>
      </w:r>
      <w:r>
        <w:rPr>
          <w:noProof/>
        </w:rPr>
        <w:t>169</w:t>
      </w:r>
      <w:r>
        <w:rPr>
          <w:noProof/>
        </w:rPr>
        <w:fldChar w:fldCharType="end"/>
      </w:r>
    </w:p>
    <w:p w14:paraId="1893C485"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6.1.3.</w:t>
      </w:r>
      <w:r>
        <w:rPr>
          <w:noProof/>
        </w:rPr>
        <w:t xml:space="preserve"> Relative Boundary Conditions</w:t>
      </w:r>
      <w:r>
        <w:rPr>
          <w:noProof/>
        </w:rPr>
        <w:tab/>
      </w:r>
      <w:r>
        <w:rPr>
          <w:noProof/>
        </w:rPr>
        <w:fldChar w:fldCharType="begin"/>
      </w:r>
      <w:r>
        <w:rPr>
          <w:noProof/>
        </w:rPr>
        <w:instrText xml:space="preserve"> PAGEREF _Toc376858617 \h </w:instrText>
      </w:r>
      <w:r>
        <w:rPr>
          <w:noProof/>
        </w:rPr>
      </w:r>
      <w:r>
        <w:rPr>
          <w:noProof/>
        </w:rPr>
        <w:fldChar w:fldCharType="separate"/>
      </w:r>
      <w:r>
        <w:rPr>
          <w:noProof/>
        </w:rPr>
        <w:t>169</w:t>
      </w:r>
      <w:r>
        <w:rPr>
          <w:noProof/>
        </w:rPr>
        <w:fldChar w:fldCharType="end"/>
      </w:r>
    </w:p>
    <w:p w14:paraId="77E6ECDE"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_Toc376858618 \h </w:instrText>
      </w:r>
      <w:r>
        <w:rPr>
          <w:noProof/>
        </w:rPr>
      </w:r>
      <w:r>
        <w:rPr>
          <w:noProof/>
        </w:rPr>
        <w:fldChar w:fldCharType="separate"/>
      </w:r>
      <w:r>
        <w:rPr>
          <w:noProof/>
        </w:rPr>
        <w:t>169</w:t>
      </w:r>
      <w:r>
        <w:rPr>
          <w:noProof/>
        </w:rPr>
        <w:fldChar w:fldCharType="end"/>
      </w:r>
    </w:p>
    <w:p w14:paraId="7119F695"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sidRPr="001E0329">
        <w:rPr>
          <w:noProof/>
          <w:color w:val="000000"/>
        </w:rPr>
        <w:t>Chapter 7</w:t>
      </w:r>
      <w:r>
        <w:rPr>
          <w:noProof/>
        </w:rPr>
        <w:t xml:space="preserve"> Parameter Optimization</w:t>
      </w:r>
      <w:r>
        <w:rPr>
          <w:noProof/>
        </w:rPr>
        <w:tab/>
      </w:r>
      <w:r>
        <w:rPr>
          <w:noProof/>
        </w:rPr>
        <w:fldChar w:fldCharType="begin"/>
      </w:r>
      <w:r>
        <w:rPr>
          <w:noProof/>
        </w:rPr>
        <w:instrText xml:space="preserve"> PAGEREF _Toc376858619 \h </w:instrText>
      </w:r>
      <w:r>
        <w:rPr>
          <w:noProof/>
        </w:rPr>
      </w:r>
      <w:r>
        <w:rPr>
          <w:noProof/>
        </w:rPr>
        <w:fldChar w:fldCharType="separate"/>
      </w:r>
      <w:r>
        <w:rPr>
          <w:noProof/>
        </w:rPr>
        <w:t>172</w:t>
      </w:r>
      <w:r>
        <w:rPr>
          <w:noProof/>
        </w:rPr>
        <w:fldChar w:fldCharType="end"/>
      </w:r>
    </w:p>
    <w:p w14:paraId="0C15AEBD"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_Toc376858620 \h </w:instrText>
      </w:r>
      <w:r>
        <w:rPr>
          <w:noProof/>
        </w:rPr>
      </w:r>
      <w:r>
        <w:rPr>
          <w:noProof/>
        </w:rPr>
        <w:fldChar w:fldCharType="separate"/>
      </w:r>
      <w:r>
        <w:rPr>
          <w:noProof/>
        </w:rPr>
        <w:t>172</w:t>
      </w:r>
      <w:r>
        <w:rPr>
          <w:noProof/>
        </w:rPr>
        <w:fldChar w:fldCharType="end"/>
      </w:r>
    </w:p>
    <w:p w14:paraId="36DD3ED6"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7.1.1.</w:t>
      </w:r>
      <w:r>
        <w:rPr>
          <w:noProof/>
        </w:rPr>
        <w:t xml:space="preserve"> Model Section</w:t>
      </w:r>
      <w:r>
        <w:rPr>
          <w:noProof/>
        </w:rPr>
        <w:tab/>
      </w:r>
      <w:r>
        <w:rPr>
          <w:noProof/>
        </w:rPr>
        <w:fldChar w:fldCharType="begin"/>
      </w:r>
      <w:r>
        <w:rPr>
          <w:noProof/>
        </w:rPr>
        <w:instrText xml:space="preserve"> PAGEREF _Toc376858621 \h </w:instrText>
      </w:r>
      <w:r>
        <w:rPr>
          <w:noProof/>
        </w:rPr>
      </w:r>
      <w:r>
        <w:rPr>
          <w:noProof/>
        </w:rPr>
        <w:fldChar w:fldCharType="separate"/>
      </w:r>
      <w:r>
        <w:rPr>
          <w:noProof/>
        </w:rPr>
        <w:t>172</w:t>
      </w:r>
      <w:r>
        <w:rPr>
          <w:noProof/>
        </w:rPr>
        <w:fldChar w:fldCharType="end"/>
      </w:r>
    </w:p>
    <w:p w14:paraId="60C057BB"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7.1.2.</w:t>
      </w:r>
      <w:r>
        <w:rPr>
          <w:noProof/>
        </w:rPr>
        <w:t xml:space="preserve"> Options Section</w:t>
      </w:r>
      <w:r>
        <w:rPr>
          <w:noProof/>
        </w:rPr>
        <w:tab/>
      </w:r>
      <w:r>
        <w:rPr>
          <w:noProof/>
        </w:rPr>
        <w:fldChar w:fldCharType="begin"/>
      </w:r>
      <w:r>
        <w:rPr>
          <w:noProof/>
        </w:rPr>
        <w:instrText xml:space="preserve"> PAGEREF _Toc376858622 \h </w:instrText>
      </w:r>
      <w:r>
        <w:rPr>
          <w:noProof/>
        </w:rPr>
      </w:r>
      <w:r>
        <w:rPr>
          <w:noProof/>
        </w:rPr>
        <w:fldChar w:fldCharType="separate"/>
      </w:r>
      <w:r>
        <w:rPr>
          <w:noProof/>
        </w:rPr>
        <w:t>172</w:t>
      </w:r>
      <w:r>
        <w:rPr>
          <w:noProof/>
        </w:rPr>
        <w:fldChar w:fldCharType="end"/>
      </w:r>
    </w:p>
    <w:p w14:paraId="4DF27F6B"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7.1.3.</w:t>
      </w:r>
      <w:r>
        <w:rPr>
          <w:noProof/>
        </w:rPr>
        <w:t xml:space="preserve"> Function Section</w:t>
      </w:r>
      <w:r>
        <w:rPr>
          <w:noProof/>
        </w:rPr>
        <w:tab/>
      </w:r>
      <w:r>
        <w:rPr>
          <w:noProof/>
        </w:rPr>
        <w:fldChar w:fldCharType="begin"/>
      </w:r>
      <w:r>
        <w:rPr>
          <w:noProof/>
        </w:rPr>
        <w:instrText xml:space="preserve"> PAGEREF _Toc376858623 \h </w:instrText>
      </w:r>
      <w:r>
        <w:rPr>
          <w:noProof/>
        </w:rPr>
      </w:r>
      <w:r>
        <w:rPr>
          <w:noProof/>
        </w:rPr>
        <w:fldChar w:fldCharType="separate"/>
      </w:r>
      <w:r>
        <w:rPr>
          <w:noProof/>
        </w:rPr>
        <w:t>173</w:t>
      </w:r>
      <w:r>
        <w:rPr>
          <w:noProof/>
        </w:rPr>
        <w:fldChar w:fldCharType="end"/>
      </w:r>
    </w:p>
    <w:p w14:paraId="6B0F0795"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7.1.4.</w:t>
      </w:r>
      <w:r>
        <w:rPr>
          <w:noProof/>
        </w:rPr>
        <w:t xml:space="preserve"> Parameters Section</w:t>
      </w:r>
      <w:r>
        <w:rPr>
          <w:noProof/>
        </w:rPr>
        <w:tab/>
      </w:r>
      <w:r>
        <w:rPr>
          <w:noProof/>
        </w:rPr>
        <w:fldChar w:fldCharType="begin"/>
      </w:r>
      <w:r>
        <w:rPr>
          <w:noProof/>
        </w:rPr>
        <w:instrText xml:space="preserve"> PAGEREF _Toc376858624 \h </w:instrText>
      </w:r>
      <w:r>
        <w:rPr>
          <w:noProof/>
        </w:rPr>
      </w:r>
      <w:r>
        <w:rPr>
          <w:noProof/>
        </w:rPr>
        <w:fldChar w:fldCharType="separate"/>
      </w:r>
      <w:r>
        <w:rPr>
          <w:noProof/>
        </w:rPr>
        <w:t>174</w:t>
      </w:r>
      <w:r>
        <w:rPr>
          <w:noProof/>
        </w:rPr>
        <w:fldChar w:fldCharType="end"/>
      </w:r>
    </w:p>
    <w:p w14:paraId="3AA2C58E"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7.1.5.</w:t>
      </w:r>
      <w:r>
        <w:rPr>
          <w:noProof/>
        </w:rPr>
        <w:t xml:space="preserve"> Load Data Section</w:t>
      </w:r>
      <w:r>
        <w:rPr>
          <w:noProof/>
        </w:rPr>
        <w:tab/>
      </w:r>
      <w:r>
        <w:rPr>
          <w:noProof/>
        </w:rPr>
        <w:fldChar w:fldCharType="begin"/>
      </w:r>
      <w:r>
        <w:rPr>
          <w:noProof/>
        </w:rPr>
        <w:instrText xml:space="preserve"> PAGEREF _Toc376858625 \h </w:instrText>
      </w:r>
      <w:r>
        <w:rPr>
          <w:noProof/>
        </w:rPr>
      </w:r>
      <w:r>
        <w:rPr>
          <w:noProof/>
        </w:rPr>
        <w:fldChar w:fldCharType="separate"/>
      </w:r>
      <w:r>
        <w:rPr>
          <w:noProof/>
        </w:rPr>
        <w:t>176</w:t>
      </w:r>
      <w:r>
        <w:rPr>
          <w:noProof/>
        </w:rPr>
        <w:fldChar w:fldCharType="end"/>
      </w:r>
    </w:p>
    <w:p w14:paraId="1181BE1E"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_Toc376858626 \h </w:instrText>
      </w:r>
      <w:r>
        <w:rPr>
          <w:noProof/>
        </w:rPr>
      </w:r>
      <w:r>
        <w:rPr>
          <w:noProof/>
        </w:rPr>
        <w:fldChar w:fldCharType="separate"/>
      </w:r>
      <w:r>
        <w:rPr>
          <w:noProof/>
        </w:rPr>
        <w:t>176</w:t>
      </w:r>
      <w:r>
        <w:rPr>
          <w:noProof/>
        </w:rPr>
        <w:fldChar w:fldCharType="end"/>
      </w:r>
    </w:p>
    <w:p w14:paraId="39673D18"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_Toc376858627 \h </w:instrText>
      </w:r>
      <w:r>
        <w:rPr>
          <w:noProof/>
        </w:rPr>
      </w:r>
      <w:r>
        <w:rPr>
          <w:noProof/>
        </w:rPr>
        <w:fldChar w:fldCharType="separate"/>
      </w:r>
      <w:r>
        <w:rPr>
          <w:noProof/>
        </w:rPr>
        <w:t>177</w:t>
      </w:r>
      <w:r>
        <w:rPr>
          <w:noProof/>
        </w:rPr>
        <w:fldChar w:fldCharType="end"/>
      </w:r>
    </w:p>
    <w:p w14:paraId="489FA466"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sidRPr="001E0329">
        <w:rPr>
          <w:noProof/>
          <w:color w:val="000000"/>
        </w:rPr>
        <w:t>Chapter 8</w:t>
      </w:r>
      <w:r>
        <w:rPr>
          <w:noProof/>
        </w:rPr>
        <w:t xml:space="preserve"> Troubleshooting</w:t>
      </w:r>
      <w:r>
        <w:rPr>
          <w:noProof/>
        </w:rPr>
        <w:tab/>
      </w:r>
      <w:r>
        <w:rPr>
          <w:noProof/>
        </w:rPr>
        <w:fldChar w:fldCharType="begin"/>
      </w:r>
      <w:r>
        <w:rPr>
          <w:noProof/>
        </w:rPr>
        <w:instrText xml:space="preserve"> PAGEREF _Toc376858628 \h </w:instrText>
      </w:r>
      <w:r>
        <w:rPr>
          <w:noProof/>
        </w:rPr>
      </w:r>
      <w:r>
        <w:rPr>
          <w:noProof/>
        </w:rPr>
        <w:fldChar w:fldCharType="separate"/>
      </w:r>
      <w:r>
        <w:rPr>
          <w:noProof/>
        </w:rPr>
        <w:t>178</w:t>
      </w:r>
      <w:r>
        <w:rPr>
          <w:noProof/>
        </w:rPr>
        <w:fldChar w:fldCharType="end"/>
      </w:r>
    </w:p>
    <w:p w14:paraId="2F72BF5D"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_Toc376858629 \h </w:instrText>
      </w:r>
      <w:r>
        <w:rPr>
          <w:noProof/>
        </w:rPr>
      </w:r>
      <w:r>
        <w:rPr>
          <w:noProof/>
        </w:rPr>
        <w:fldChar w:fldCharType="separate"/>
      </w:r>
      <w:r>
        <w:rPr>
          <w:noProof/>
        </w:rPr>
        <w:t>178</w:t>
      </w:r>
      <w:r>
        <w:rPr>
          <w:noProof/>
        </w:rPr>
        <w:fldChar w:fldCharType="end"/>
      </w:r>
    </w:p>
    <w:p w14:paraId="6024123F"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8.1.1.</w:t>
      </w:r>
      <w:r>
        <w:rPr>
          <w:noProof/>
        </w:rPr>
        <w:t xml:space="preserve"> The Finite Element Mesh</w:t>
      </w:r>
      <w:r>
        <w:rPr>
          <w:noProof/>
        </w:rPr>
        <w:tab/>
      </w:r>
      <w:r>
        <w:rPr>
          <w:noProof/>
        </w:rPr>
        <w:fldChar w:fldCharType="begin"/>
      </w:r>
      <w:r>
        <w:rPr>
          <w:noProof/>
        </w:rPr>
        <w:instrText xml:space="preserve"> PAGEREF _Toc376858630 \h </w:instrText>
      </w:r>
      <w:r>
        <w:rPr>
          <w:noProof/>
        </w:rPr>
      </w:r>
      <w:r>
        <w:rPr>
          <w:noProof/>
        </w:rPr>
        <w:fldChar w:fldCharType="separate"/>
      </w:r>
      <w:r>
        <w:rPr>
          <w:noProof/>
        </w:rPr>
        <w:t>178</w:t>
      </w:r>
      <w:r>
        <w:rPr>
          <w:noProof/>
        </w:rPr>
        <w:fldChar w:fldCharType="end"/>
      </w:r>
    </w:p>
    <w:p w14:paraId="62DCF551"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8.1.2.</w:t>
      </w:r>
      <w:r>
        <w:rPr>
          <w:noProof/>
        </w:rPr>
        <w:t xml:space="preserve"> Materials</w:t>
      </w:r>
      <w:r>
        <w:rPr>
          <w:noProof/>
        </w:rPr>
        <w:tab/>
      </w:r>
      <w:r>
        <w:rPr>
          <w:noProof/>
        </w:rPr>
        <w:fldChar w:fldCharType="begin"/>
      </w:r>
      <w:r>
        <w:rPr>
          <w:noProof/>
        </w:rPr>
        <w:instrText xml:space="preserve"> PAGEREF _Toc376858631 \h </w:instrText>
      </w:r>
      <w:r>
        <w:rPr>
          <w:noProof/>
        </w:rPr>
      </w:r>
      <w:r>
        <w:rPr>
          <w:noProof/>
        </w:rPr>
        <w:fldChar w:fldCharType="separate"/>
      </w:r>
      <w:r>
        <w:rPr>
          <w:noProof/>
        </w:rPr>
        <w:t>179</w:t>
      </w:r>
      <w:r>
        <w:rPr>
          <w:noProof/>
        </w:rPr>
        <w:fldChar w:fldCharType="end"/>
      </w:r>
    </w:p>
    <w:p w14:paraId="51BC1CFC"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8.1.3.</w:t>
      </w:r>
      <w:r>
        <w:rPr>
          <w:noProof/>
        </w:rPr>
        <w:t xml:space="preserve"> Boundary Conditions</w:t>
      </w:r>
      <w:r>
        <w:rPr>
          <w:noProof/>
        </w:rPr>
        <w:tab/>
      </w:r>
      <w:r>
        <w:rPr>
          <w:noProof/>
        </w:rPr>
        <w:fldChar w:fldCharType="begin"/>
      </w:r>
      <w:r>
        <w:rPr>
          <w:noProof/>
        </w:rPr>
        <w:instrText xml:space="preserve"> PAGEREF _Toc376858632 \h </w:instrText>
      </w:r>
      <w:r>
        <w:rPr>
          <w:noProof/>
        </w:rPr>
      </w:r>
      <w:r>
        <w:rPr>
          <w:noProof/>
        </w:rPr>
        <w:fldChar w:fldCharType="separate"/>
      </w:r>
      <w:r>
        <w:rPr>
          <w:noProof/>
        </w:rPr>
        <w:t>179</w:t>
      </w:r>
      <w:r>
        <w:rPr>
          <w:noProof/>
        </w:rPr>
        <w:fldChar w:fldCharType="end"/>
      </w:r>
    </w:p>
    <w:p w14:paraId="38B0D35A"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_Toc376858633 \h </w:instrText>
      </w:r>
      <w:r>
        <w:rPr>
          <w:noProof/>
        </w:rPr>
      </w:r>
      <w:r>
        <w:rPr>
          <w:noProof/>
        </w:rPr>
        <w:fldChar w:fldCharType="separate"/>
      </w:r>
      <w:r>
        <w:rPr>
          <w:noProof/>
        </w:rPr>
        <w:t>180</w:t>
      </w:r>
      <w:r>
        <w:rPr>
          <w:noProof/>
        </w:rPr>
        <w:fldChar w:fldCharType="end"/>
      </w:r>
    </w:p>
    <w:p w14:paraId="72A8FB6F"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_Toc376858634 \h </w:instrText>
      </w:r>
      <w:r>
        <w:rPr>
          <w:noProof/>
        </w:rPr>
      </w:r>
      <w:r>
        <w:rPr>
          <w:noProof/>
        </w:rPr>
        <w:fldChar w:fldCharType="separate"/>
      </w:r>
      <w:r>
        <w:rPr>
          <w:noProof/>
        </w:rPr>
        <w:t>180</w:t>
      </w:r>
      <w:r>
        <w:rPr>
          <w:noProof/>
        </w:rPr>
        <w:fldChar w:fldCharType="end"/>
      </w:r>
    </w:p>
    <w:p w14:paraId="57C2C610"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8.3.1.</w:t>
      </w:r>
      <w:r>
        <w:rPr>
          <w:noProof/>
        </w:rPr>
        <w:t xml:space="preserve"> Inverted elements</w:t>
      </w:r>
      <w:r>
        <w:rPr>
          <w:noProof/>
        </w:rPr>
        <w:tab/>
      </w:r>
      <w:r>
        <w:rPr>
          <w:noProof/>
        </w:rPr>
        <w:fldChar w:fldCharType="begin"/>
      </w:r>
      <w:r>
        <w:rPr>
          <w:noProof/>
        </w:rPr>
        <w:instrText xml:space="preserve"> PAGEREF _Toc376858635 \h </w:instrText>
      </w:r>
      <w:r>
        <w:rPr>
          <w:noProof/>
        </w:rPr>
      </w:r>
      <w:r>
        <w:rPr>
          <w:noProof/>
        </w:rPr>
        <w:fldChar w:fldCharType="separate"/>
      </w:r>
      <w:r>
        <w:rPr>
          <w:noProof/>
        </w:rPr>
        <w:t>180</w:t>
      </w:r>
      <w:r>
        <w:rPr>
          <w:noProof/>
        </w:rPr>
        <w:fldChar w:fldCharType="end"/>
      </w:r>
    </w:p>
    <w:p w14:paraId="66352DA6"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_Toc376858636 \h </w:instrText>
      </w:r>
      <w:r>
        <w:rPr>
          <w:noProof/>
        </w:rPr>
      </w:r>
      <w:r>
        <w:rPr>
          <w:noProof/>
        </w:rPr>
        <w:fldChar w:fldCharType="separate"/>
      </w:r>
      <w:r>
        <w:rPr>
          <w:noProof/>
        </w:rPr>
        <w:t>181</w:t>
      </w:r>
      <w:r>
        <w:rPr>
          <w:noProof/>
        </w:rPr>
        <w:fldChar w:fldCharType="end"/>
      </w:r>
    </w:p>
    <w:p w14:paraId="21253158"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_Toc376858637 \h </w:instrText>
      </w:r>
      <w:r>
        <w:rPr>
          <w:noProof/>
        </w:rPr>
      </w:r>
      <w:r>
        <w:rPr>
          <w:noProof/>
        </w:rPr>
        <w:fldChar w:fldCharType="separate"/>
      </w:r>
      <w:r>
        <w:rPr>
          <w:noProof/>
        </w:rPr>
        <w:t>181</w:t>
      </w:r>
      <w:r>
        <w:rPr>
          <w:noProof/>
        </w:rPr>
        <w:fldChar w:fldCharType="end"/>
      </w:r>
    </w:p>
    <w:p w14:paraId="2AE2AFFF"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_Toc376858638 \h </w:instrText>
      </w:r>
      <w:r>
        <w:rPr>
          <w:noProof/>
        </w:rPr>
      </w:r>
      <w:r>
        <w:rPr>
          <w:noProof/>
        </w:rPr>
        <w:fldChar w:fldCharType="separate"/>
      </w:r>
      <w:r>
        <w:rPr>
          <w:noProof/>
        </w:rPr>
        <w:t>181</w:t>
      </w:r>
      <w:r>
        <w:rPr>
          <w:noProof/>
        </w:rPr>
        <w:fldChar w:fldCharType="end"/>
      </w:r>
    </w:p>
    <w:p w14:paraId="558697DC"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_Toc376858639 \h </w:instrText>
      </w:r>
      <w:r>
        <w:rPr>
          <w:noProof/>
        </w:rPr>
      </w:r>
      <w:r>
        <w:rPr>
          <w:noProof/>
        </w:rPr>
        <w:fldChar w:fldCharType="separate"/>
      </w:r>
      <w:r>
        <w:rPr>
          <w:noProof/>
        </w:rPr>
        <w:t>181</w:t>
      </w:r>
      <w:r>
        <w:rPr>
          <w:noProof/>
        </w:rPr>
        <w:fldChar w:fldCharType="end"/>
      </w:r>
    </w:p>
    <w:p w14:paraId="277CC50A"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_Toc376858640 \h </w:instrText>
      </w:r>
      <w:r>
        <w:rPr>
          <w:noProof/>
        </w:rPr>
      </w:r>
      <w:r>
        <w:rPr>
          <w:noProof/>
        </w:rPr>
        <w:fldChar w:fldCharType="separate"/>
      </w:r>
      <w:r>
        <w:rPr>
          <w:noProof/>
        </w:rPr>
        <w:t>181</w:t>
      </w:r>
      <w:r>
        <w:rPr>
          <w:noProof/>
        </w:rPr>
        <w:fldChar w:fldCharType="end"/>
      </w:r>
    </w:p>
    <w:p w14:paraId="789FDC9B"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8.3.2.</w:t>
      </w:r>
      <w:r>
        <w:rPr>
          <w:noProof/>
        </w:rPr>
        <w:t xml:space="preserve"> Failure to converge</w:t>
      </w:r>
      <w:r>
        <w:rPr>
          <w:noProof/>
        </w:rPr>
        <w:tab/>
      </w:r>
      <w:r>
        <w:rPr>
          <w:noProof/>
        </w:rPr>
        <w:fldChar w:fldCharType="begin"/>
      </w:r>
      <w:r>
        <w:rPr>
          <w:noProof/>
        </w:rPr>
        <w:instrText xml:space="preserve"> PAGEREF _Toc376858641 \h </w:instrText>
      </w:r>
      <w:r>
        <w:rPr>
          <w:noProof/>
        </w:rPr>
      </w:r>
      <w:r>
        <w:rPr>
          <w:noProof/>
        </w:rPr>
        <w:fldChar w:fldCharType="separate"/>
      </w:r>
      <w:r>
        <w:rPr>
          <w:noProof/>
        </w:rPr>
        <w:t>181</w:t>
      </w:r>
      <w:r>
        <w:rPr>
          <w:noProof/>
        </w:rPr>
        <w:fldChar w:fldCharType="end"/>
      </w:r>
    </w:p>
    <w:p w14:paraId="27DF2D8E"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_Toc376858642 \h </w:instrText>
      </w:r>
      <w:r>
        <w:rPr>
          <w:noProof/>
        </w:rPr>
      </w:r>
      <w:r>
        <w:rPr>
          <w:noProof/>
        </w:rPr>
        <w:fldChar w:fldCharType="separate"/>
      </w:r>
      <w:r>
        <w:rPr>
          <w:noProof/>
        </w:rPr>
        <w:t>182</w:t>
      </w:r>
      <w:r>
        <w:rPr>
          <w:noProof/>
        </w:rPr>
        <w:fldChar w:fldCharType="end"/>
      </w:r>
    </w:p>
    <w:p w14:paraId="37E3752E"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_Toc376858643 \h </w:instrText>
      </w:r>
      <w:r>
        <w:rPr>
          <w:noProof/>
        </w:rPr>
      </w:r>
      <w:r>
        <w:rPr>
          <w:noProof/>
        </w:rPr>
        <w:fldChar w:fldCharType="separate"/>
      </w:r>
      <w:r>
        <w:rPr>
          <w:noProof/>
        </w:rPr>
        <w:t>182</w:t>
      </w:r>
      <w:r>
        <w:rPr>
          <w:noProof/>
        </w:rPr>
        <w:fldChar w:fldCharType="end"/>
      </w:r>
    </w:p>
    <w:p w14:paraId="2C134253"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_Toc376858644 \h </w:instrText>
      </w:r>
      <w:r>
        <w:rPr>
          <w:noProof/>
        </w:rPr>
      </w:r>
      <w:r>
        <w:rPr>
          <w:noProof/>
        </w:rPr>
        <w:fldChar w:fldCharType="separate"/>
      </w:r>
      <w:r>
        <w:rPr>
          <w:noProof/>
        </w:rPr>
        <w:t>182</w:t>
      </w:r>
      <w:r>
        <w:rPr>
          <w:noProof/>
        </w:rPr>
        <w:fldChar w:fldCharType="end"/>
      </w:r>
    </w:p>
    <w:p w14:paraId="79E4311B" w14:textId="77777777" w:rsidR="004B0FC6" w:rsidRDefault="004B0F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_Toc376858645 \h </w:instrText>
      </w:r>
      <w:r>
        <w:rPr>
          <w:noProof/>
        </w:rPr>
      </w:r>
      <w:r>
        <w:rPr>
          <w:noProof/>
        </w:rPr>
        <w:fldChar w:fldCharType="separate"/>
      </w:r>
      <w:r>
        <w:rPr>
          <w:noProof/>
        </w:rPr>
        <w:t>183</w:t>
      </w:r>
      <w:r>
        <w:rPr>
          <w:noProof/>
        </w:rPr>
        <w:fldChar w:fldCharType="end"/>
      </w:r>
    </w:p>
    <w:p w14:paraId="423CD989"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_Toc376858646 \h </w:instrText>
      </w:r>
      <w:r>
        <w:rPr>
          <w:noProof/>
        </w:rPr>
      </w:r>
      <w:r>
        <w:rPr>
          <w:noProof/>
        </w:rPr>
        <w:fldChar w:fldCharType="separate"/>
      </w:r>
      <w:r>
        <w:rPr>
          <w:noProof/>
        </w:rPr>
        <w:t>183</w:t>
      </w:r>
      <w:r>
        <w:rPr>
          <w:noProof/>
        </w:rPr>
        <w:fldChar w:fldCharType="end"/>
      </w:r>
    </w:p>
    <w:p w14:paraId="33723902"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8.4.1.</w:t>
      </w:r>
      <w:r>
        <w:rPr>
          <w:noProof/>
        </w:rPr>
        <w:t xml:space="preserve"> The penalty method</w:t>
      </w:r>
      <w:r>
        <w:rPr>
          <w:noProof/>
        </w:rPr>
        <w:tab/>
      </w:r>
      <w:r>
        <w:rPr>
          <w:noProof/>
        </w:rPr>
        <w:fldChar w:fldCharType="begin"/>
      </w:r>
      <w:r>
        <w:rPr>
          <w:noProof/>
        </w:rPr>
        <w:instrText xml:space="preserve"> PAGEREF _Toc376858647 \h </w:instrText>
      </w:r>
      <w:r>
        <w:rPr>
          <w:noProof/>
        </w:rPr>
      </w:r>
      <w:r>
        <w:rPr>
          <w:noProof/>
        </w:rPr>
        <w:fldChar w:fldCharType="separate"/>
      </w:r>
      <w:r>
        <w:rPr>
          <w:noProof/>
        </w:rPr>
        <w:t>183</w:t>
      </w:r>
      <w:r>
        <w:rPr>
          <w:noProof/>
        </w:rPr>
        <w:fldChar w:fldCharType="end"/>
      </w:r>
    </w:p>
    <w:p w14:paraId="4001CC35"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8.4.2.</w:t>
      </w:r>
      <w:r>
        <w:rPr>
          <w:noProof/>
        </w:rPr>
        <w:t xml:space="preserve"> Augmented Lagrangian Method</w:t>
      </w:r>
      <w:r>
        <w:rPr>
          <w:noProof/>
        </w:rPr>
        <w:tab/>
      </w:r>
      <w:r>
        <w:rPr>
          <w:noProof/>
        </w:rPr>
        <w:fldChar w:fldCharType="begin"/>
      </w:r>
      <w:r>
        <w:rPr>
          <w:noProof/>
        </w:rPr>
        <w:instrText xml:space="preserve"> PAGEREF _Toc376858648 \h </w:instrText>
      </w:r>
      <w:r>
        <w:rPr>
          <w:noProof/>
        </w:rPr>
      </w:r>
      <w:r>
        <w:rPr>
          <w:noProof/>
        </w:rPr>
        <w:fldChar w:fldCharType="separate"/>
      </w:r>
      <w:r>
        <w:rPr>
          <w:noProof/>
        </w:rPr>
        <w:t>183</w:t>
      </w:r>
      <w:r>
        <w:rPr>
          <w:noProof/>
        </w:rPr>
        <w:fldChar w:fldCharType="end"/>
      </w:r>
    </w:p>
    <w:p w14:paraId="2003D5DD"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8.4.3.</w:t>
      </w:r>
      <w:r>
        <w:rPr>
          <w:noProof/>
        </w:rPr>
        <w:t xml:space="preserve"> Initial Separation</w:t>
      </w:r>
      <w:r>
        <w:rPr>
          <w:noProof/>
        </w:rPr>
        <w:tab/>
      </w:r>
      <w:r>
        <w:rPr>
          <w:noProof/>
        </w:rPr>
        <w:fldChar w:fldCharType="begin"/>
      </w:r>
      <w:r>
        <w:rPr>
          <w:noProof/>
        </w:rPr>
        <w:instrText xml:space="preserve"> PAGEREF _Toc376858649 \h </w:instrText>
      </w:r>
      <w:r>
        <w:rPr>
          <w:noProof/>
        </w:rPr>
      </w:r>
      <w:r>
        <w:rPr>
          <w:noProof/>
        </w:rPr>
        <w:fldChar w:fldCharType="separate"/>
      </w:r>
      <w:r>
        <w:rPr>
          <w:noProof/>
        </w:rPr>
        <w:t>184</w:t>
      </w:r>
      <w:r>
        <w:rPr>
          <w:noProof/>
        </w:rPr>
        <w:fldChar w:fldCharType="end"/>
      </w:r>
    </w:p>
    <w:p w14:paraId="4E303323"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_Toc376858650 \h </w:instrText>
      </w:r>
      <w:r>
        <w:rPr>
          <w:noProof/>
        </w:rPr>
      </w:r>
      <w:r>
        <w:rPr>
          <w:noProof/>
        </w:rPr>
        <w:fldChar w:fldCharType="separate"/>
      </w:r>
      <w:r>
        <w:rPr>
          <w:noProof/>
        </w:rPr>
        <w:t>184</w:t>
      </w:r>
      <w:r>
        <w:rPr>
          <w:noProof/>
        </w:rPr>
        <w:fldChar w:fldCharType="end"/>
      </w:r>
    </w:p>
    <w:p w14:paraId="2A2693DE"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8.5.1.</w:t>
      </w:r>
      <w:r>
        <w:rPr>
          <w:noProof/>
        </w:rPr>
        <w:t xml:space="preserve"> Initial State of Swelling</w:t>
      </w:r>
      <w:r>
        <w:rPr>
          <w:noProof/>
        </w:rPr>
        <w:tab/>
      </w:r>
      <w:r>
        <w:rPr>
          <w:noProof/>
        </w:rPr>
        <w:fldChar w:fldCharType="begin"/>
      </w:r>
      <w:r>
        <w:rPr>
          <w:noProof/>
        </w:rPr>
        <w:instrText xml:space="preserve"> PAGEREF _Toc376858651 \h </w:instrText>
      </w:r>
      <w:r>
        <w:rPr>
          <w:noProof/>
        </w:rPr>
      </w:r>
      <w:r>
        <w:rPr>
          <w:noProof/>
        </w:rPr>
        <w:fldChar w:fldCharType="separate"/>
      </w:r>
      <w:r>
        <w:rPr>
          <w:noProof/>
        </w:rPr>
        <w:t>184</w:t>
      </w:r>
      <w:r>
        <w:rPr>
          <w:noProof/>
        </w:rPr>
        <w:fldChar w:fldCharType="end"/>
      </w:r>
    </w:p>
    <w:p w14:paraId="2503706F"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8.5.2.</w:t>
      </w:r>
      <w:r>
        <w:rPr>
          <w:noProof/>
        </w:rPr>
        <w:t xml:space="preserve"> Prescribed Boundary Conditions</w:t>
      </w:r>
      <w:r>
        <w:rPr>
          <w:noProof/>
        </w:rPr>
        <w:tab/>
      </w:r>
      <w:r>
        <w:rPr>
          <w:noProof/>
        </w:rPr>
        <w:fldChar w:fldCharType="begin"/>
      </w:r>
      <w:r>
        <w:rPr>
          <w:noProof/>
        </w:rPr>
        <w:instrText xml:space="preserve"> PAGEREF _Toc376858652 \h </w:instrText>
      </w:r>
      <w:r>
        <w:rPr>
          <w:noProof/>
        </w:rPr>
      </w:r>
      <w:r>
        <w:rPr>
          <w:noProof/>
        </w:rPr>
        <w:fldChar w:fldCharType="separate"/>
      </w:r>
      <w:r>
        <w:rPr>
          <w:noProof/>
        </w:rPr>
        <w:t>185</w:t>
      </w:r>
      <w:r>
        <w:rPr>
          <w:noProof/>
        </w:rPr>
        <w:fldChar w:fldCharType="end"/>
      </w:r>
    </w:p>
    <w:p w14:paraId="0FFD226D"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8.5.3.</w:t>
      </w:r>
      <w:r>
        <w:rPr>
          <w:noProof/>
        </w:rPr>
        <w:t xml:space="preserve"> Prescribed Initial Conditions</w:t>
      </w:r>
      <w:r>
        <w:rPr>
          <w:noProof/>
        </w:rPr>
        <w:tab/>
      </w:r>
      <w:r>
        <w:rPr>
          <w:noProof/>
        </w:rPr>
        <w:fldChar w:fldCharType="begin"/>
      </w:r>
      <w:r>
        <w:rPr>
          <w:noProof/>
        </w:rPr>
        <w:instrText xml:space="preserve"> PAGEREF _Toc376858653 \h </w:instrText>
      </w:r>
      <w:r>
        <w:rPr>
          <w:noProof/>
        </w:rPr>
      </w:r>
      <w:r>
        <w:rPr>
          <w:noProof/>
        </w:rPr>
        <w:fldChar w:fldCharType="separate"/>
      </w:r>
      <w:r>
        <w:rPr>
          <w:noProof/>
        </w:rPr>
        <w:t>186</w:t>
      </w:r>
      <w:r>
        <w:rPr>
          <w:noProof/>
        </w:rPr>
        <w:fldChar w:fldCharType="end"/>
      </w:r>
    </w:p>
    <w:p w14:paraId="7D1E69BD"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8.5.4.</w:t>
      </w:r>
      <w:r>
        <w:rPr>
          <w:noProof/>
        </w:rPr>
        <w:t xml:space="preserve"> Prescribed Effective Solute Flux</w:t>
      </w:r>
      <w:r>
        <w:rPr>
          <w:noProof/>
        </w:rPr>
        <w:tab/>
      </w:r>
      <w:r>
        <w:rPr>
          <w:noProof/>
        </w:rPr>
        <w:fldChar w:fldCharType="begin"/>
      </w:r>
      <w:r>
        <w:rPr>
          <w:noProof/>
        </w:rPr>
        <w:instrText xml:space="preserve"> PAGEREF _Toc376858654 \h </w:instrText>
      </w:r>
      <w:r>
        <w:rPr>
          <w:noProof/>
        </w:rPr>
      </w:r>
      <w:r>
        <w:rPr>
          <w:noProof/>
        </w:rPr>
        <w:fldChar w:fldCharType="separate"/>
      </w:r>
      <w:r>
        <w:rPr>
          <w:noProof/>
        </w:rPr>
        <w:t>186</w:t>
      </w:r>
      <w:r>
        <w:rPr>
          <w:noProof/>
        </w:rPr>
        <w:fldChar w:fldCharType="end"/>
      </w:r>
    </w:p>
    <w:p w14:paraId="12CB7611"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8.5.5.</w:t>
      </w:r>
      <w:r>
        <w:rPr>
          <w:noProof/>
        </w:rPr>
        <w:t xml:space="preserve"> Prescribed Electric Current Density</w:t>
      </w:r>
      <w:r>
        <w:rPr>
          <w:noProof/>
        </w:rPr>
        <w:tab/>
      </w:r>
      <w:r>
        <w:rPr>
          <w:noProof/>
        </w:rPr>
        <w:fldChar w:fldCharType="begin"/>
      </w:r>
      <w:r>
        <w:rPr>
          <w:noProof/>
        </w:rPr>
        <w:instrText xml:space="preserve"> PAGEREF _Toc376858655 \h </w:instrText>
      </w:r>
      <w:r>
        <w:rPr>
          <w:noProof/>
        </w:rPr>
      </w:r>
      <w:r>
        <w:rPr>
          <w:noProof/>
        </w:rPr>
        <w:fldChar w:fldCharType="separate"/>
      </w:r>
      <w:r>
        <w:rPr>
          <w:noProof/>
        </w:rPr>
        <w:t>186</w:t>
      </w:r>
      <w:r>
        <w:rPr>
          <w:noProof/>
        </w:rPr>
        <w:fldChar w:fldCharType="end"/>
      </w:r>
    </w:p>
    <w:p w14:paraId="227D2E23"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8.5.6.</w:t>
      </w:r>
      <w:r>
        <w:rPr>
          <w:noProof/>
        </w:rPr>
        <w:t xml:space="preserve"> Electrical Grounding</w:t>
      </w:r>
      <w:r>
        <w:rPr>
          <w:noProof/>
        </w:rPr>
        <w:tab/>
      </w:r>
      <w:r>
        <w:rPr>
          <w:noProof/>
        </w:rPr>
        <w:fldChar w:fldCharType="begin"/>
      </w:r>
      <w:r>
        <w:rPr>
          <w:noProof/>
        </w:rPr>
        <w:instrText xml:space="preserve"> PAGEREF _Toc376858656 \h </w:instrText>
      </w:r>
      <w:r>
        <w:rPr>
          <w:noProof/>
        </w:rPr>
      </w:r>
      <w:r>
        <w:rPr>
          <w:noProof/>
        </w:rPr>
        <w:fldChar w:fldCharType="separate"/>
      </w:r>
      <w:r>
        <w:rPr>
          <w:noProof/>
        </w:rPr>
        <w:t>187</w:t>
      </w:r>
      <w:r>
        <w:rPr>
          <w:noProof/>
        </w:rPr>
        <w:fldChar w:fldCharType="end"/>
      </w:r>
    </w:p>
    <w:p w14:paraId="375FC4E4"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_Toc376858657 \h </w:instrText>
      </w:r>
      <w:r>
        <w:rPr>
          <w:noProof/>
        </w:rPr>
      </w:r>
      <w:r>
        <w:rPr>
          <w:noProof/>
        </w:rPr>
        <w:fldChar w:fldCharType="separate"/>
      </w:r>
      <w:r>
        <w:rPr>
          <w:noProof/>
        </w:rPr>
        <w:t>187</w:t>
      </w:r>
      <w:r>
        <w:rPr>
          <w:noProof/>
        </w:rPr>
        <w:fldChar w:fldCharType="end"/>
      </w:r>
    </w:p>
    <w:p w14:paraId="70111FF0"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8.6.1.</w:t>
      </w:r>
      <w:r>
        <w:rPr>
          <w:noProof/>
        </w:rPr>
        <w:t xml:space="preserve"> Mesh convergence</w:t>
      </w:r>
      <w:r>
        <w:rPr>
          <w:noProof/>
        </w:rPr>
        <w:tab/>
      </w:r>
      <w:r>
        <w:rPr>
          <w:noProof/>
        </w:rPr>
        <w:fldChar w:fldCharType="begin"/>
      </w:r>
      <w:r>
        <w:rPr>
          <w:noProof/>
        </w:rPr>
        <w:instrText xml:space="preserve"> PAGEREF _Toc376858658 \h </w:instrText>
      </w:r>
      <w:r>
        <w:rPr>
          <w:noProof/>
        </w:rPr>
      </w:r>
      <w:r>
        <w:rPr>
          <w:noProof/>
        </w:rPr>
        <w:fldChar w:fldCharType="separate"/>
      </w:r>
      <w:r>
        <w:rPr>
          <w:noProof/>
        </w:rPr>
        <w:t>187</w:t>
      </w:r>
      <w:r>
        <w:rPr>
          <w:noProof/>
        </w:rPr>
        <w:fldChar w:fldCharType="end"/>
      </w:r>
    </w:p>
    <w:p w14:paraId="5C033478"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8.6.2.</w:t>
      </w:r>
      <w:r>
        <w:rPr>
          <w:noProof/>
        </w:rPr>
        <w:t xml:space="preserve"> Constraint enforcement</w:t>
      </w:r>
      <w:r>
        <w:rPr>
          <w:noProof/>
        </w:rPr>
        <w:tab/>
      </w:r>
      <w:r>
        <w:rPr>
          <w:noProof/>
        </w:rPr>
        <w:fldChar w:fldCharType="begin"/>
      </w:r>
      <w:r>
        <w:rPr>
          <w:noProof/>
        </w:rPr>
        <w:instrText xml:space="preserve"> PAGEREF _Toc376858659 \h </w:instrText>
      </w:r>
      <w:r>
        <w:rPr>
          <w:noProof/>
        </w:rPr>
      </w:r>
      <w:r>
        <w:rPr>
          <w:noProof/>
        </w:rPr>
        <w:fldChar w:fldCharType="separate"/>
      </w:r>
      <w:r>
        <w:rPr>
          <w:noProof/>
        </w:rPr>
        <w:t>187</w:t>
      </w:r>
      <w:r>
        <w:rPr>
          <w:noProof/>
        </w:rPr>
        <w:fldChar w:fldCharType="end"/>
      </w:r>
    </w:p>
    <w:p w14:paraId="0200CA39"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8.7. Limitations of FEBio</w:t>
      </w:r>
      <w:r>
        <w:rPr>
          <w:noProof/>
        </w:rPr>
        <w:tab/>
      </w:r>
      <w:r>
        <w:rPr>
          <w:noProof/>
        </w:rPr>
        <w:fldChar w:fldCharType="begin"/>
      </w:r>
      <w:r>
        <w:rPr>
          <w:noProof/>
        </w:rPr>
        <w:instrText xml:space="preserve"> PAGEREF _Toc376858661 \h </w:instrText>
      </w:r>
      <w:r>
        <w:rPr>
          <w:noProof/>
        </w:rPr>
      </w:r>
      <w:r>
        <w:rPr>
          <w:noProof/>
        </w:rPr>
        <w:fldChar w:fldCharType="separate"/>
      </w:r>
      <w:r>
        <w:rPr>
          <w:noProof/>
        </w:rPr>
        <w:t>188</w:t>
      </w:r>
      <w:r>
        <w:rPr>
          <w:noProof/>
        </w:rPr>
        <w:fldChar w:fldCharType="end"/>
      </w:r>
    </w:p>
    <w:p w14:paraId="735A8C06"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8.7.1.</w:t>
      </w:r>
      <w:r>
        <w:rPr>
          <w:noProof/>
        </w:rPr>
        <w:t xml:space="preserve"> Geometrical instabilities</w:t>
      </w:r>
      <w:r>
        <w:rPr>
          <w:noProof/>
        </w:rPr>
        <w:tab/>
      </w:r>
      <w:r>
        <w:rPr>
          <w:noProof/>
        </w:rPr>
        <w:fldChar w:fldCharType="begin"/>
      </w:r>
      <w:r>
        <w:rPr>
          <w:noProof/>
        </w:rPr>
        <w:instrText xml:space="preserve"> PAGEREF _Toc376858662 \h </w:instrText>
      </w:r>
      <w:r>
        <w:rPr>
          <w:noProof/>
        </w:rPr>
      </w:r>
      <w:r>
        <w:rPr>
          <w:noProof/>
        </w:rPr>
        <w:fldChar w:fldCharType="separate"/>
      </w:r>
      <w:r>
        <w:rPr>
          <w:noProof/>
        </w:rPr>
        <w:t>188</w:t>
      </w:r>
      <w:r>
        <w:rPr>
          <w:noProof/>
        </w:rPr>
        <w:fldChar w:fldCharType="end"/>
      </w:r>
    </w:p>
    <w:p w14:paraId="73BABF89"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8.7.2.</w:t>
      </w:r>
      <w:r>
        <w:rPr>
          <w:noProof/>
        </w:rPr>
        <w:t xml:space="preserve"> Material instabilities</w:t>
      </w:r>
      <w:r>
        <w:rPr>
          <w:noProof/>
        </w:rPr>
        <w:tab/>
      </w:r>
      <w:r>
        <w:rPr>
          <w:noProof/>
        </w:rPr>
        <w:fldChar w:fldCharType="begin"/>
      </w:r>
      <w:r>
        <w:rPr>
          <w:noProof/>
        </w:rPr>
        <w:instrText xml:space="preserve"> PAGEREF _Toc376858663 \h </w:instrText>
      </w:r>
      <w:r>
        <w:rPr>
          <w:noProof/>
        </w:rPr>
      </w:r>
      <w:r>
        <w:rPr>
          <w:noProof/>
        </w:rPr>
        <w:fldChar w:fldCharType="separate"/>
      </w:r>
      <w:r>
        <w:rPr>
          <w:noProof/>
        </w:rPr>
        <w:t>188</w:t>
      </w:r>
      <w:r>
        <w:rPr>
          <w:noProof/>
        </w:rPr>
        <w:fldChar w:fldCharType="end"/>
      </w:r>
    </w:p>
    <w:p w14:paraId="5E52D730"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_Toc376858664 \h </w:instrText>
      </w:r>
      <w:r>
        <w:rPr>
          <w:noProof/>
        </w:rPr>
      </w:r>
      <w:r>
        <w:rPr>
          <w:noProof/>
        </w:rPr>
        <w:fldChar w:fldCharType="separate"/>
      </w:r>
      <w:r>
        <w:rPr>
          <w:noProof/>
        </w:rPr>
        <w:t>188</w:t>
      </w:r>
      <w:r>
        <w:rPr>
          <w:noProof/>
        </w:rPr>
        <w:fldChar w:fldCharType="end"/>
      </w:r>
    </w:p>
    <w:p w14:paraId="2B164659"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8.7.3.</w:t>
      </w:r>
      <w:r>
        <w:rPr>
          <w:noProof/>
        </w:rPr>
        <w:tab/>
      </w:r>
      <w:r>
        <w:rPr>
          <w:noProof/>
        </w:rPr>
        <w:fldChar w:fldCharType="begin"/>
      </w:r>
      <w:r>
        <w:rPr>
          <w:noProof/>
        </w:rPr>
        <w:instrText xml:space="preserve"> PAGEREF _Toc376858665 \h </w:instrText>
      </w:r>
      <w:r>
        <w:rPr>
          <w:noProof/>
        </w:rPr>
      </w:r>
      <w:r>
        <w:rPr>
          <w:noProof/>
        </w:rPr>
        <w:fldChar w:fldCharType="separate"/>
      </w:r>
      <w:r>
        <w:rPr>
          <w:noProof/>
        </w:rPr>
        <w:t>188</w:t>
      </w:r>
      <w:r>
        <w:rPr>
          <w:noProof/>
        </w:rPr>
        <w:fldChar w:fldCharType="end"/>
      </w:r>
    </w:p>
    <w:p w14:paraId="10958C1E"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8.7.4.</w:t>
      </w:r>
      <w:r>
        <w:rPr>
          <w:noProof/>
        </w:rPr>
        <w:t xml:space="preserve"> Force-driven Problems</w:t>
      </w:r>
      <w:r>
        <w:rPr>
          <w:noProof/>
        </w:rPr>
        <w:tab/>
      </w:r>
      <w:r>
        <w:rPr>
          <w:noProof/>
        </w:rPr>
        <w:fldChar w:fldCharType="begin"/>
      </w:r>
      <w:r>
        <w:rPr>
          <w:noProof/>
        </w:rPr>
        <w:instrText xml:space="preserve"> PAGEREF _Toc376858666 \h </w:instrText>
      </w:r>
      <w:r>
        <w:rPr>
          <w:noProof/>
        </w:rPr>
      </w:r>
      <w:r>
        <w:rPr>
          <w:noProof/>
        </w:rPr>
        <w:fldChar w:fldCharType="separate"/>
      </w:r>
      <w:r>
        <w:rPr>
          <w:noProof/>
        </w:rPr>
        <w:t>189</w:t>
      </w:r>
      <w:r>
        <w:rPr>
          <w:noProof/>
        </w:rPr>
        <w:fldChar w:fldCharType="end"/>
      </w:r>
    </w:p>
    <w:p w14:paraId="542D0ED3" w14:textId="77777777" w:rsidR="004B0FC6" w:rsidRDefault="004B0FC6">
      <w:pPr>
        <w:pStyle w:val="TOC3"/>
        <w:tabs>
          <w:tab w:val="right" w:leader="dot" w:pos="9350"/>
        </w:tabs>
        <w:rPr>
          <w:rFonts w:asciiTheme="minorHAnsi" w:eastAsiaTheme="minorEastAsia" w:hAnsiTheme="minorHAnsi" w:cstheme="minorBidi"/>
          <w:i w:val="0"/>
          <w:iCs w:val="0"/>
          <w:noProof/>
          <w:sz w:val="22"/>
          <w:szCs w:val="22"/>
        </w:rPr>
      </w:pPr>
      <w:r w:rsidRPr="001E0329">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_Toc376858667 \h </w:instrText>
      </w:r>
      <w:r>
        <w:rPr>
          <w:noProof/>
        </w:rPr>
      </w:r>
      <w:r>
        <w:rPr>
          <w:noProof/>
        </w:rPr>
        <w:fldChar w:fldCharType="separate"/>
      </w:r>
      <w:r>
        <w:rPr>
          <w:noProof/>
        </w:rPr>
        <w:t>189</w:t>
      </w:r>
      <w:r>
        <w:rPr>
          <w:noProof/>
        </w:rPr>
        <w:fldChar w:fldCharType="end"/>
      </w:r>
    </w:p>
    <w:p w14:paraId="5F9E89C5" w14:textId="77777777" w:rsidR="004B0FC6" w:rsidRDefault="004B0F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_Toc376858668 \h </w:instrText>
      </w:r>
      <w:r>
        <w:rPr>
          <w:noProof/>
        </w:rPr>
      </w:r>
      <w:r>
        <w:rPr>
          <w:noProof/>
        </w:rPr>
        <w:fldChar w:fldCharType="separate"/>
      </w:r>
      <w:r>
        <w:rPr>
          <w:noProof/>
        </w:rPr>
        <w:t>189</w:t>
      </w:r>
      <w:r>
        <w:rPr>
          <w:noProof/>
        </w:rPr>
        <w:fldChar w:fldCharType="end"/>
      </w:r>
    </w:p>
    <w:p w14:paraId="60183197"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_Toc376858669 \h </w:instrText>
      </w:r>
      <w:r>
        <w:rPr>
          <w:noProof/>
        </w:rPr>
      </w:r>
      <w:r>
        <w:rPr>
          <w:noProof/>
        </w:rPr>
        <w:fldChar w:fldCharType="separate"/>
      </w:r>
      <w:r>
        <w:rPr>
          <w:noProof/>
        </w:rPr>
        <w:t>191</w:t>
      </w:r>
      <w:r>
        <w:rPr>
          <w:noProof/>
        </w:rPr>
        <w:fldChar w:fldCharType="end"/>
      </w:r>
    </w:p>
    <w:p w14:paraId="1B3364B2"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_Toc376858670 \h </w:instrText>
      </w:r>
      <w:r>
        <w:rPr>
          <w:noProof/>
        </w:rPr>
      </w:r>
      <w:r>
        <w:rPr>
          <w:noProof/>
        </w:rPr>
        <w:fldChar w:fldCharType="separate"/>
      </w:r>
      <w:r>
        <w:rPr>
          <w:noProof/>
        </w:rPr>
        <w:t>192</w:t>
      </w:r>
      <w:r>
        <w:rPr>
          <w:noProof/>
        </w:rPr>
        <w:fldChar w:fldCharType="end"/>
      </w:r>
    </w:p>
    <w:p w14:paraId="1DAAB74A" w14:textId="77777777" w:rsidR="004B0FC6" w:rsidRDefault="004B0F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_Toc376858671 \h </w:instrText>
      </w:r>
      <w:r>
        <w:rPr>
          <w:noProof/>
        </w:rPr>
      </w:r>
      <w:r>
        <w:rPr>
          <w:noProof/>
        </w:rPr>
        <w:fldChar w:fldCharType="separate"/>
      </w:r>
      <w:r>
        <w:rPr>
          <w:noProof/>
        </w:rPr>
        <w:t>193</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1" w:name="_Toc376858440"/>
      <w:r>
        <w:lastRenderedPageBreak/>
        <w:t>Introduction</w:t>
      </w:r>
      <w:bookmarkEnd w:id="1"/>
    </w:p>
    <w:p w14:paraId="497FD52E" w14:textId="77777777" w:rsidR="006A0BC1" w:rsidRPr="00070A8D" w:rsidRDefault="006A0BC1" w:rsidP="006A0BC1">
      <w:pPr>
        <w:pStyle w:val="Heading2"/>
      </w:pPr>
      <w:bookmarkStart w:id="2" w:name="_Toc376858441"/>
      <w:r>
        <w:t>Overview of FEBio</w:t>
      </w:r>
      <w:bookmarkEnd w:id="2"/>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3" w:author="Steve Maas" w:date="2013-12-14T22:01:00Z"/>
        </w:rPr>
      </w:pPr>
      <w:ins w:id="4"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5" w:name="_Toc376858442"/>
      <w:r>
        <w:t>About this document</w:t>
      </w:r>
      <w:bookmarkEnd w:id="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Pr="00B340B9"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4273A2B7" w14:textId="77777777" w:rsidR="006A0BC1" w:rsidRPr="00B27FE9" w:rsidRDefault="006A0BC1" w:rsidP="006A0BC1">
      <w:r>
        <w:br w:type="page"/>
      </w:r>
    </w:p>
    <w:p w14:paraId="69361A66" w14:textId="77777777" w:rsidR="006A0BC1" w:rsidRDefault="006A0BC1" w:rsidP="006A0BC1">
      <w:pPr>
        <w:pStyle w:val="Heading1"/>
      </w:pPr>
      <w:bookmarkStart w:id="6" w:name="_Ref293568163"/>
      <w:bookmarkStart w:id="7" w:name="_Toc376858443"/>
      <w:r>
        <w:lastRenderedPageBreak/>
        <w:t>Running FEBio</w:t>
      </w:r>
      <w:bookmarkEnd w:id="6"/>
      <w:bookmarkEnd w:id="7"/>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8" w:name="_Toc376858444"/>
      <w:r>
        <w:t>Running FEBio on Windows</w:t>
      </w:r>
      <w:bookmarkEnd w:id="8"/>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9" w:name="_Toc376858445"/>
      <w:r>
        <w:t>Windows XP</w:t>
      </w:r>
      <w:bookmarkEnd w:id="9"/>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 w:name="_Toc376858446"/>
      <w:r>
        <w:t>Windows 7</w:t>
      </w:r>
      <w:bookmarkEnd w:id="10"/>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 w:name="_Toc376858447"/>
      <w:r>
        <w:t>Running FEBio from Explorer</w:t>
      </w:r>
      <w:bookmarkEnd w:id="11"/>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 w:name="_Toc376858448"/>
      <w:r>
        <w:t>Running FEBio on Linux or MAC</w:t>
      </w:r>
      <w:bookmarkEnd w:id="12"/>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3" w:name="_Ref172430769"/>
      <w:bookmarkStart w:id="14" w:name="_Toc376858449"/>
      <w:r>
        <w:t>The Command Line</w:t>
      </w:r>
      <w:bookmarkEnd w:id="13"/>
      <w:bookmarkEnd w:id="14"/>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5" w:name="OLE_LINK1"/>
      <w:bookmarkStart w:id="16" w:name="OLE_LINK2"/>
      <w:r w:rsidRPr="00541457">
        <w:rPr>
          <w:rStyle w:val="codeChar"/>
        </w:rPr>
        <w:t>-</w:t>
      </w:r>
      <w:r>
        <w:rPr>
          <w:rStyle w:val="codeChar"/>
        </w:rPr>
        <w:t>o</w:t>
      </w:r>
      <w:r>
        <w:t>: log file name</w:t>
      </w:r>
      <w:bookmarkEnd w:id="15"/>
      <w:bookmarkEnd w:id="16"/>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7"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8" w:author="Steve Maas" w:date="2014-01-02T13:04:00Z">
        <w:r w:rsidR="00873D59">
          <w:t>3.4.1</w:t>
        </w:r>
      </w:ins>
      <w:del w:id="19"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20"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1" w:name="_Toc376858450"/>
      <w:r>
        <w:t xml:space="preserve">The FEBio </w:t>
      </w:r>
      <w:r w:rsidR="00D153DC">
        <w:t>P</w:t>
      </w:r>
      <w:r>
        <w:t>rompt</w:t>
      </w:r>
      <w:bookmarkEnd w:id="21"/>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2" w:name="_Ref230508346"/>
      <w:bookmarkStart w:id="23" w:name="_Toc376858451"/>
      <w:r>
        <w:t xml:space="preserve">The </w:t>
      </w:r>
      <w:r w:rsidR="00D153DC">
        <w:t>C</w:t>
      </w:r>
      <w:r w:rsidRPr="00DF311C">
        <w:t>onfiguration</w:t>
      </w:r>
      <w:r>
        <w:t xml:space="preserve"> </w:t>
      </w:r>
      <w:r w:rsidR="00D153DC">
        <w:t>F</w:t>
      </w:r>
      <w:r>
        <w:t>ile</w:t>
      </w:r>
      <w:bookmarkEnd w:id="22"/>
      <w:bookmarkEnd w:id="23"/>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4" w:name="_Ref376446157"/>
      <w:bookmarkStart w:id="25" w:name="_Toc376858452"/>
      <w:r>
        <w:t xml:space="preserve">Using </w:t>
      </w:r>
      <w:r w:rsidR="00D153DC">
        <w:t>M</w:t>
      </w:r>
      <w:r>
        <w:t xml:space="preserve">ultiple </w:t>
      </w:r>
      <w:r w:rsidR="00D153DC">
        <w:t>P</w:t>
      </w:r>
      <w:r>
        <w:t>rocessors</w:t>
      </w:r>
      <w:bookmarkEnd w:id="24"/>
      <w:bookmarkEnd w:id="25"/>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6" w:name="_Ref250284432"/>
      <w:bookmarkStart w:id="27" w:name="_Ref250285226"/>
      <w:bookmarkStart w:id="28" w:name="_Toc376858453"/>
      <w:r>
        <w:lastRenderedPageBreak/>
        <w:t xml:space="preserve">FEBio </w:t>
      </w:r>
      <w:r w:rsidR="00D153DC">
        <w:t>O</w:t>
      </w:r>
      <w:r>
        <w:t>utput</w:t>
      </w:r>
      <w:bookmarkEnd w:id="26"/>
      <w:bookmarkEnd w:id="27"/>
      <w:bookmarkEnd w:id="28"/>
    </w:p>
    <w:p w14:paraId="1962D1BE" w14:textId="748C32C0" w:rsidR="006A0BC1"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 xml:space="preserve">.  </w:t>
      </w:r>
    </w:p>
    <w:p w14:paraId="7F151BD2" w14:textId="77777777" w:rsidR="006A0BC1" w:rsidRDefault="006A0BC1" w:rsidP="006A0BC1"/>
    <w:p w14:paraId="67D93129" w14:textId="77777777" w:rsidR="006A0BC1" w:rsidRDefault="006A0BC1" w:rsidP="006A0BC1">
      <w:pPr>
        <w:pStyle w:val="Heading2"/>
      </w:pPr>
      <w:bookmarkStart w:id="29" w:name="_Toc376858454"/>
      <w:r>
        <w:t>Advanced Options</w:t>
      </w:r>
      <w:bookmarkEnd w:id="29"/>
    </w:p>
    <w:p w14:paraId="123FE510" w14:textId="43FCB63B" w:rsidR="006A0BC1" w:rsidRDefault="006A0BC1" w:rsidP="006A0BC1">
      <w:pPr>
        <w:pStyle w:val="Heading3"/>
      </w:pPr>
      <w:bookmarkStart w:id="30" w:name="_Ref278195084"/>
      <w:bookmarkStart w:id="31" w:name="_Toc376858455"/>
      <w:r>
        <w:t xml:space="preserve">Interrupting a </w:t>
      </w:r>
      <w:r w:rsidR="00D153DC">
        <w:t>R</w:t>
      </w:r>
      <w:r>
        <w:t>un</w:t>
      </w:r>
      <w:r>
        <w:rPr>
          <w:rStyle w:val="FootnoteReference"/>
        </w:rPr>
        <w:footnoteReference w:id="2"/>
      </w:r>
      <w:bookmarkEnd w:id="30"/>
      <w:bookmarkEnd w:id="31"/>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w:t>
      </w:r>
      <w:r>
        <w:lastRenderedPageBreak/>
        <w:t>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2" w:name="_Ref230422001"/>
      <w:bookmarkStart w:id="33" w:name="_Toc376858456"/>
      <w:r>
        <w:t xml:space="preserve">Debugging a </w:t>
      </w:r>
      <w:r w:rsidR="00D153DC">
        <w:t>R</w:t>
      </w:r>
      <w:r>
        <w:t>un</w:t>
      </w:r>
      <w:bookmarkEnd w:id="32"/>
      <w:bookmarkEnd w:id="33"/>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4" w:name="_Ref254341727"/>
      <w:bookmarkStart w:id="35" w:name="_Ref254341812"/>
      <w:bookmarkStart w:id="36" w:name="_Toc376858457"/>
      <w:r>
        <w:t xml:space="preserve">Restarting a </w:t>
      </w:r>
      <w:r w:rsidR="00D153DC">
        <w:t>R</w:t>
      </w:r>
      <w:r>
        <w:t>un</w:t>
      </w:r>
      <w:bookmarkEnd w:id="34"/>
      <w:bookmarkEnd w:id="35"/>
      <w:bookmarkEnd w:id="36"/>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7" w:name="_Ref250285572"/>
      <w:bookmarkStart w:id="38" w:name="_Toc376858458"/>
      <w:r>
        <w:lastRenderedPageBreak/>
        <w:t xml:space="preserve">Input </w:t>
      </w:r>
      <w:r w:rsidR="00D153DC">
        <w:t>F</w:t>
      </w:r>
      <w:r>
        <w:t xml:space="preserve">ile </w:t>
      </w:r>
      <w:r w:rsidR="00D153DC">
        <w:t>C</w:t>
      </w:r>
      <w:r>
        <w:t>hecking</w:t>
      </w:r>
      <w:bookmarkEnd w:id="37"/>
      <w:bookmarkEnd w:id="38"/>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9" w:name="_Ref293568180"/>
      <w:bookmarkStart w:id="40" w:name="_Ref293568311"/>
      <w:bookmarkStart w:id="41" w:name="_Toc376858459"/>
      <w:r>
        <w:lastRenderedPageBreak/>
        <w:t>Free Format Input</w:t>
      </w:r>
      <w:bookmarkEnd w:id="39"/>
      <w:bookmarkEnd w:id="40"/>
      <w:bookmarkEnd w:id="41"/>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2" w:name="_Toc376858460"/>
      <w:r>
        <w:lastRenderedPageBreak/>
        <w:t xml:space="preserve">Free </w:t>
      </w:r>
      <w:r w:rsidR="00D153DC">
        <w:t>F</w:t>
      </w:r>
      <w:r>
        <w:t xml:space="preserve">ormat </w:t>
      </w:r>
      <w:r w:rsidR="00D153DC">
        <w:t>O</w:t>
      </w:r>
      <w:r>
        <w:t>verview</w:t>
      </w:r>
      <w:bookmarkEnd w:id="42"/>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3"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5" w:author="Steve Maas" w:date="2013-12-14T22:03:00Z"/>
        </w:rPr>
      </w:pPr>
      <w:bookmarkStart w:id="46" w:name="_Ref374797496"/>
      <w:bookmarkStart w:id="47" w:name="_Toc376858461"/>
      <w:ins w:id="48" w:author="Steve Maas" w:date="2013-12-14T22:03:00Z">
        <w:r>
          <w:t>Format Specification Versions</w:t>
        </w:r>
        <w:bookmarkEnd w:id="46"/>
        <w:bookmarkEnd w:id="47"/>
      </w:ins>
    </w:p>
    <w:p w14:paraId="24787915" w14:textId="39A1C1C9" w:rsidR="00EB23E8" w:rsidRDefault="00EB23E8" w:rsidP="00EB23E8">
      <w:pPr>
        <w:rPr>
          <w:ins w:id="49" w:author="Steve Maas" w:date="2013-12-14T22:03:00Z"/>
        </w:rPr>
      </w:pPr>
      <w:ins w:id="50"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51" w:author="Steve Maas" w:date="2013-12-14T22:03:00Z"/>
        </w:rPr>
      </w:pPr>
    </w:p>
    <w:p w14:paraId="3D159959" w14:textId="748E094D" w:rsidR="00891956" w:rsidRDefault="00EB23E8" w:rsidP="00EB23E8">
      <w:pPr>
        <w:pStyle w:val="ListParagraph"/>
        <w:numPr>
          <w:ilvl w:val="0"/>
          <w:numId w:val="59"/>
        </w:numPr>
        <w:rPr>
          <w:ins w:id="52" w:author="Steve Maas" w:date="2013-12-15T09:14:00Z"/>
        </w:rPr>
      </w:pPr>
      <w:ins w:id="53" w:author="Steve Maas" w:date="2013-12-14T22:03:00Z">
        <w:r w:rsidRPr="00181CF0">
          <w:rPr>
            <w:b/>
          </w:rPr>
          <w:lastRenderedPageBreak/>
          <w:t>Version 2.0</w:t>
        </w:r>
        <w:r>
          <w:t>: The latest and recommended version of the FEBio input specification</w:t>
        </w:r>
      </w:ins>
      <w:ins w:id="54" w:author="Steve Maas" w:date="2013-12-14T22:08:00Z">
        <w:r>
          <w:t xml:space="preserve"> described in this document.</w:t>
        </w:r>
      </w:ins>
      <w:ins w:id="55" w:author="Steve Maas" w:date="2013-12-14T22:03:00Z">
        <w:r>
          <w:t xml:space="preserve"> </w:t>
        </w:r>
      </w:ins>
      <w:ins w:id="56" w:author="Steve Maas" w:date="2013-12-16T10:25:00Z">
        <w:r w:rsidR="00BC30CE">
          <w:t xml:space="preserve">This is the first major revision of the input file format and redefines many of the file sections: The </w:t>
        </w:r>
      </w:ins>
      <w:ins w:id="57" w:author="Steve Maas" w:date="2013-12-16T10:26:00Z">
        <w:r w:rsidR="00BC30CE">
          <w:rPr>
            <w:i/>
          </w:rPr>
          <w:t xml:space="preserve">Elements </w:t>
        </w:r>
        <w:r w:rsidR="00BC30CE">
          <w:t xml:space="preserve">section uses a different organization. </w:t>
        </w:r>
      </w:ins>
      <w:ins w:id="58" w:author="Steve Maas" w:date="2013-12-14T22:03:00Z">
        <w:r>
          <w:t xml:space="preserve">Elements are </w:t>
        </w:r>
      </w:ins>
      <w:ins w:id="59" w:author="Steve Maas" w:date="2013-12-16T10:26:00Z">
        <w:r w:rsidR="00BC30CE">
          <w:t xml:space="preserve">now </w:t>
        </w:r>
      </w:ins>
      <w:ins w:id="60" w:author="Steve Maas" w:date="2013-12-14T22:03:00Z">
        <w:r>
          <w:t>grouped by material and element type.</w:t>
        </w:r>
      </w:ins>
      <w:ins w:id="61" w:author="Steve Maas" w:date="2013-12-16T10:26:00Z">
        <w:r w:rsidR="00BC30CE">
          <w:t xml:space="preserve"> Multiple </w:t>
        </w:r>
        <w:r w:rsidR="00BC30CE">
          <w:rPr>
            <w:i/>
          </w:rPr>
          <w:t>Elemen</w:t>
        </w:r>
      </w:ins>
      <w:ins w:id="62" w:author="Steve Maas" w:date="2013-12-16T10:29:00Z">
        <w:r w:rsidR="00BC30CE">
          <w:rPr>
            <w:i/>
          </w:rPr>
          <w:t>t</w:t>
        </w:r>
      </w:ins>
      <w:ins w:id="63" w:author="Steve Maas" w:date="2013-12-16T10:26:00Z">
        <w:r w:rsidR="00BC30CE">
          <w:rPr>
            <w:i/>
          </w:rPr>
          <w:t xml:space="preserve">s </w:t>
        </w:r>
        <w:r w:rsidR="00BC30CE">
          <w:t>sections can now be defined to create multiple parts.</w:t>
        </w:r>
      </w:ins>
      <w:ins w:id="64"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65" w:author="Steve Maas" w:date="2013-12-14T22:03:00Z">
        <w:r>
          <w:t xml:space="preserve">A new </w:t>
        </w:r>
        <w:r w:rsidRPr="00181CF0">
          <w:rPr>
            <w:i/>
          </w:rPr>
          <w:t>Contact</w:t>
        </w:r>
        <w:r>
          <w:t xml:space="preserve"> section contains all the contact definitions.</w:t>
        </w:r>
      </w:ins>
      <w:ins w:id="66" w:author="Steve Maas" w:date="2013-12-15T09:15:00Z">
        <w:r w:rsidR="00B82B9F">
          <w:t xml:space="preserve"> A new </w:t>
        </w:r>
      </w:ins>
      <w:ins w:id="67" w:author="Steve Maas" w:date="2013-12-15T09:16:00Z">
        <w:r w:rsidR="00B82B9F">
          <w:rPr>
            <w:i/>
          </w:rPr>
          <w:t xml:space="preserve">Discrete </w:t>
        </w:r>
        <w:r w:rsidR="00B82B9F">
          <w:t xml:space="preserve">section was defined that contains all the materials and definitions of the discrete elements (e.g. springs). </w:t>
        </w:r>
      </w:ins>
      <w:ins w:id="68"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69" w:author="Steve Maas" w:date="2013-12-14T22:03:00Z"/>
        </w:rPr>
      </w:pPr>
      <w:ins w:id="70"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71" w:author="Steve Maas" w:date="2013-12-15T09:15:00Z">
        <w:r>
          <w:t>version</w:t>
        </w:r>
      </w:ins>
      <w:ins w:id="72" w:author="Steve Maas" w:date="2013-12-15T09:14:00Z">
        <w:r>
          <w:t xml:space="preserve"> 2.0</w:t>
        </w:r>
      </w:ins>
      <w:ins w:id="73" w:author="Steve Maas" w:date="2013-12-15T09:15:00Z">
        <w:r>
          <w:t>.</w:t>
        </w:r>
        <w:r w:rsidR="00B82B9F">
          <w:t xml:space="preserve"> This version is </w:t>
        </w:r>
        <w:r w:rsidR="00B82B9F" w:rsidRPr="005F474E">
          <w:rPr>
            <w:b/>
            <w:rPrChange w:id="74"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75" w:author="Steve Maas" w:date="2013-12-14T22:03:00Z"/>
        </w:rPr>
      </w:pPr>
      <w:ins w:id="76"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77" w:author="Steve Maas" w:date="2013-12-15T11:37:00Z">
        <w:r w:rsidR="006E42CB">
          <w:t xml:space="preserve"> This version is </w:t>
        </w:r>
        <w:r w:rsidR="006E42CB" w:rsidRPr="005F474E">
          <w:rPr>
            <w:b/>
            <w:rPrChange w:id="78"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79" w:author="Steve Maas" w:date="2013-12-14T22:03:00Z"/>
        </w:rPr>
      </w:pPr>
      <w:ins w:id="80"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81"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82" w:author="Steve Maas" w:date="2013-12-14T22:03:00Z"/>
        </w:rPr>
      </w:pPr>
      <w:ins w:id="83" w:author="Steve Maas" w:date="2013-12-14T22:03:00Z">
        <w:r>
          <w:rPr>
            <w:b/>
          </w:rPr>
          <w:t>Version 1.0</w:t>
        </w:r>
        <w:r>
          <w:t xml:space="preserve">: The original input format specification. This version is </w:t>
        </w:r>
        <w:r w:rsidRPr="005F474E">
          <w:rPr>
            <w:b/>
            <w:rPrChange w:id="84" w:author="Steve Maas" w:date="2013-12-30T14:16:00Z">
              <w:rPr/>
            </w:rPrChange>
          </w:rPr>
          <w:t>no longer supported</w:t>
        </w:r>
        <w:r>
          <w:t>.</w:t>
        </w:r>
      </w:ins>
    </w:p>
    <w:p w14:paraId="70E2D220" w14:textId="77777777" w:rsidR="00EB23E8" w:rsidRDefault="00EB23E8" w:rsidP="00EB23E8">
      <w:pPr>
        <w:rPr>
          <w:ins w:id="85" w:author="Steve Maas" w:date="2013-12-14T22:03:00Z"/>
        </w:rPr>
      </w:pPr>
    </w:p>
    <w:p w14:paraId="72F2EA3D" w14:textId="3E5181AA" w:rsidR="00EB23E8" w:rsidRDefault="00EB23E8" w:rsidP="00EB23E8">
      <w:pPr>
        <w:rPr>
          <w:ins w:id="86" w:author="Steve Maas" w:date="2013-12-14T22:05:00Z"/>
        </w:rPr>
      </w:pPr>
      <w:ins w:id="87" w:author="Steve Maas" w:date="2013-12-14T22:03:00Z">
        <w:r>
          <w:t>As of FEBio 2.0, only versions 1.2, 2.0 and up are supported. Version 1.2 is considered obsolete and it is highly recommended to convert older files to the new 2.0 specification</w:t>
        </w:r>
      </w:ins>
      <w:ins w:id="88" w:author="Steve Maas" w:date="2013-12-14T22:08:00Z">
        <w:r>
          <w:t xml:space="preserve"> for use with newer versions of FEBio</w:t>
        </w:r>
      </w:ins>
      <w:ins w:id="89" w:author="Steve Maas" w:date="2013-12-14T22:03:00Z">
        <w:r>
          <w:t xml:space="preserve">. This can be done for instance using PreView. </w:t>
        </w:r>
      </w:ins>
    </w:p>
    <w:p w14:paraId="66F9E68D" w14:textId="77777777" w:rsidR="00EB23E8" w:rsidRDefault="00EB23E8" w:rsidP="00EB23E8">
      <w:pPr>
        <w:rPr>
          <w:ins w:id="90"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91" w:name="_Toc376858462"/>
      <w:r>
        <w:lastRenderedPageBreak/>
        <w:t>Module Section</w:t>
      </w:r>
      <w:bookmarkEnd w:id="91"/>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92" w:author="Steve Maas" w:date="2013-12-30T14:47:00Z">
        <w:r w:rsidR="002D1B6A">
          <w:t>[</w:t>
        </w:r>
      </w:ins>
      <w:del w:id="93" w:author="Steve Maas" w:date="2013-12-30T14:47:00Z">
        <w:r w:rsidDel="002D1B6A">
          <w:delText>&lt;</w:delText>
        </w:r>
      </w:del>
      <w:r>
        <w:t>type</w:t>
      </w:r>
      <w:ins w:id="94" w:author="Steve Maas" w:date="2013-12-30T14:47:00Z">
        <w:r w:rsidR="002D1B6A">
          <w:t>]</w:t>
        </w:r>
      </w:ins>
      <w:del w:id="95"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96" w:author="Steve Maas" w:date="2013-12-30T14:47:00Z">
        <w:r w:rsidRPr="002D1B6A" w:rsidDel="002D1B6A">
          <w:rPr>
            <w:i/>
            <w:rPrChange w:id="97" w:author="Steve Maas" w:date="2013-12-30T14:47:00Z">
              <w:rPr/>
            </w:rPrChange>
          </w:rPr>
          <w:delText>&lt;</w:delText>
        </w:r>
      </w:del>
      <w:r w:rsidRPr="002D1B6A">
        <w:rPr>
          <w:i/>
          <w:rPrChange w:id="98" w:author="Steve Maas" w:date="2013-12-30T14:47:00Z">
            <w:rPr/>
          </w:rPrChange>
        </w:rPr>
        <w:t>type</w:t>
      </w:r>
      <w:del w:id="99" w:author="Steve Maas" w:date="2013-12-30T14:47:00Z">
        <w:r w:rsidRPr="002D1B6A" w:rsidDel="002D1B6A">
          <w:rPr>
            <w:i/>
            <w:rPrChange w:id="100"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01" w:author="Steve Maas" w:date="2013-12-15T16:39:00Z">
              <w:r w:rsidDel="009541D3">
                <w:delText>poro</w:delText>
              </w:r>
            </w:del>
            <w:ins w:id="102"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03" w:author="Steve Maas" w:date="2013-12-15T16:39:00Z">
              <w:r w:rsidDel="009541D3">
                <w:delText xml:space="preserve">Multiphasic </w:delText>
              </w:r>
            </w:del>
            <w:ins w:id="104"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05" w:author="Steve Maas" w:date="2013-12-15T16:39:00Z">
              <w:r w:rsidDel="009541D3">
                <w:delText>heat</w:delText>
              </w:r>
            </w:del>
            <w:ins w:id="106" w:author="Steve Maas" w:date="2013-12-15T16:39:00Z">
              <w:r w:rsidR="009541D3">
                <w:t>multiphasic</w:t>
              </w:r>
            </w:ins>
          </w:p>
        </w:tc>
        <w:tc>
          <w:tcPr>
            <w:tcW w:w="8208" w:type="dxa"/>
            <w:shd w:val="clear" w:color="auto" w:fill="auto"/>
          </w:tcPr>
          <w:p w14:paraId="60EF5467" w14:textId="23E639E4" w:rsidR="006A0BC1" w:rsidRDefault="006A0BC1" w:rsidP="006A0BC1">
            <w:del w:id="107" w:author="Steve Maas" w:date="2013-12-15T16:40:00Z">
              <w:r w:rsidDel="009541D3">
                <w:delText>Heat transfer analysis: steady-state or transient</w:delText>
              </w:r>
            </w:del>
            <w:ins w:id="108" w:author="Steve Maas" w:date="2013-12-15T16:40:00Z">
              <w:r w:rsidR="009541D3">
                <w:t>Multiphasic analysis including solute transport and chemical reactions.</w:t>
              </w:r>
            </w:ins>
          </w:p>
        </w:tc>
      </w:tr>
      <w:tr w:rsidR="009541D3" w14:paraId="6503E84C" w14:textId="77777777">
        <w:trPr>
          <w:ins w:id="109" w:author="Steve Maas" w:date="2013-12-15T16:39:00Z"/>
        </w:trPr>
        <w:tc>
          <w:tcPr>
            <w:tcW w:w="1368" w:type="dxa"/>
            <w:shd w:val="clear" w:color="auto" w:fill="auto"/>
          </w:tcPr>
          <w:p w14:paraId="597ED790" w14:textId="23998194" w:rsidR="009541D3" w:rsidRDefault="009541D3" w:rsidP="006A0BC1">
            <w:pPr>
              <w:pStyle w:val="PlainText"/>
              <w:rPr>
                <w:ins w:id="110" w:author="Steve Maas" w:date="2013-12-15T16:39:00Z"/>
              </w:rPr>
            </w:pPr>
            <w:ins w:id="111" w:author="Steve Maas" w:date="2013-12-15T16:39:00Z">
              <w:r>
                <w:t>heat</w:t>
              </w:r>
            </w:ins>
          </w:p>
        </w:tc>
        <w:tc>
          <w:tcPr>
            <w:tcW w:w="8208" w:type="dxa"/>
            <w:shd w:val="clear" w:color="auto" w:fill="auto"/>
          </w:tcPr>
          <w:p w14:paraId="722087BA" w14:textId="587384B0" w:rsidR="009541D3" w:rsidRDefault="009541D3" w:rsidP="006A0BC1">
            <w:pPr>
              <w:rPr>
                <w:ins w:id="112" w:author="Steve Maas" w:date="2013-12-15T16:39:00Z"/>
              </w:rPr>
            </w:pPr>
            <w:ins w:id="113" w:author="Steve Maas" w:date="2013-12-15T16:39:00Z">
              <w:r>
                <w:t>Heat transfer analysis: steady-state or transient</w:t>
              </w:r>
            </w:ins>
          </w:p>
        </w:tc>
      </w:tr>
    </w:tbl>
    <w:p w14:paraId="2195DDD7" w14:textId="77777777" w:rsidR="006A0BC1" w:rsidRDefault="006A0BC1" w:rsidP="006A0BC1">
      <w:pPr>
        <w:rPr>
          <w:ins w:id="114" w:author="Steve Maas" w:date="2013-12-15T16:40:00Z"/>
        </w:rPr>
      </w:pPr>
    </w:p>
    <w:p w14:paraId="617B5D7A" w14:textId="1A17DA56" w:rsidR="00F2162C" w:rsidRDefault="00F2162C" w:rsidP="006A0BC1">
      <w:pPr>
        <w:rPr>
          <w:ins w:id="115" w:author="Steve Maas" w:date="2013-12-15T16:40:00Z"/>
        </w:rPr>
      </w:pPr>
      <w:ins w:id="116" w:author="Steve Maas" w:date="2013-12-15T16:40:00Z">
        <w:r>
          <w:t>For example:</w:t>
        </w:r>
      </w:ins>
    </w:p>
    <w:p w14:paraId="54BE0D7A" w14:textId="77777777" w:rsidR="00F2162C" w:rsidRDefault="00F2162C" w:rsidP="006A0BC1">
      <w:pPr>
        <w:rPr>
          <w:ins w:id="117" w:author="Steve Maas" w:date="2013-12-15T16:41:00Z"/>
        </w:rPr>
      </w:pPr>
    </w:p>
    <w:p w14:paraId="4CDD2CFE" w14:textId="77777777" w:rsidR="00F2162C" w:rsidRDefault="00F2162C" w:rsidP="00F2162C">
      <w:pPr>
        <w:pStyle w:val="code"/>
        <w:rPr>
          <w:ins w:id="118" w:author="Steve Maas" w:date="2013-12-15T16:41:00Z"/>
        </w:rPr>
      </w:pPr>
      <w:ins w:id="119" w:author="Steve Maas" w:date="2013-12-15T16:41:00Z">
        <w:r>
          <w:t>&lt;febio_spec version="2.0"&gt;</w:t>
        </w:r>
      </w:ins>
    </w:p>
    <w:p w14:paraId="615E2C34" w14:textId="538F8222" w:rsidR="00F2162C" w:rsidRDefault="00F2162C" w:rsidP="00F2162C">
      <w:pPr>
        <w:pStyle w:val="code"/>
        <w:rPr>
          <w:ins w:id="120" w:author="Steve Maas" w:date="2013-12-15T16:41:00Z"/>
        </w:rPr>
      </w:pPr>
      <w:ins w:id="121" w:author="Steve Maas" w:date="2013-12-15T16:41:00Z">
        <w:r>
          <w:tab/>
          <w:t>&lt;Module type="solid"/&gt;</w:t>
        </w:r>
      </w:ins>
    </w:p>
    <w:p w14:paraId="7C3D37B8" w14:textId="09E35445" w:rsidR="00F2162C" w:rsidRDefault="00F2162C" w:rsidP="00F2162C">
      <w:pPr>
        <w:pStyle w:val="code"/>
        <w:rPr>
          <w:ins w:id="122" w:author="Steve Maas" w:date="2013-12-15T16:41:00Z"/>
        </w:rPr>
      </w:pPr>
      <w:ins w:id="123" w:author="Steve Maas" w:date="2013-12-15T16:41:00Z">
        <w:r>
          <w:tab/>
          <w:t>&lt;!</w:t>
        </w:r>
      </w:ins>
      <w:ins w:id="124" w:author="Steve Maas" w:date="2013-12-16T10:30:00Z">
        <w:r w:rsidR="00BC30CE">
          <w:t xml:space="preserve">-- </w:t>
        </w:r>
      </w:ins>
      <w:ins w:id="125" w:author="Steve Maas" w:date="2013-12-15T16:41:00Z">
        <w:r>
          <w:t>rest of file --&gt;</w:t>
        </w:r>
      </w:ins>
    </w:p>
    <w:p w14:paraId="08BD7FB0" w14:textId="483982DD" w:rsidR="00F2162C" w:rsidRDefault="00F2162C" w:rsidP="00F2162C">
      <w:pPr>
        <w:pStyle w:val="code"/>
        <w:rPr>
          <w:ins w:id="126" w:author="Steve Maas" w:date="2013-12-15T16:41:00Z"/>
        </w:rPr>
      </w:pPr>
      <w:ins w:id="127"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28" w:author="Steve Maas" w:date="2013-12-16T10:31:00Z"/>
        </w:rPr>
      </w:pPr>
      <w:ins w:id="129"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30" w:author="Steve Maas" w:date="2013-12-16T10:31:00Z"/>
        </w:rPr>
      </w:pPr>
      <w:del w:id="131"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32" w:author="Steve Maas" w:date="2013-12-16T10:31:00Z">
        <w:r w:rsidDel="004D4718">
          <w:rPr>
            <w:b/>
          </w:rPr>
          <w:delText xml:space="preserve">Important </w:delText>
        </w:r>
      </w:del>
      <w:r>
        <w:rPr>
          <w:b/>
        </w:rPr>
        <w:t>Note</w:t>
      </w:r>
      <w:ins w:id="133"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34" w:author="Steve Maas" w:date="2013-12-15T16:40:00Z">
        <w:r w:rsidDel="009541D3">
          <w:delText>1.</w:delText>
        </w:r>
      </w:del>
      <w:r w:rsidR="0041246E">
        <w:t>2</w:t>
      </w:r>
      <w:ins w:id="135"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36" w:author="Steve Maas" w:date="2013-12-15T16:40:00Z">
        <w:r w:rsidDel="009541D3">
          <w:delText>poro</w:delText>
        </w:r>
      </w:del>
      <w:ins w:id="137"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38" w:name="_Toc376858463"/>
      <w:r>
        <w:lastRenderedPageBreak/>
        <w:t>Control Section</w:t>
      </w:r>
      <w:bookmarkEnd w:id="138"/>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39" w:name="_Toc293572196"/>
      <w:bookmarkStart w:id="140" w:name="_Toc293572206"/>
      <w:bookmarkStart w:id="141" w:name="_Toc293572208"/>
      <w:bookmarkStart w:id="142" w:name="_Ref250285979"/>
      <w:bookmarkStart w:id="143" w:name="_Ref292527008"/>
      <w:bookmarkStart w:id="144" w:name="_Toc376858464"/>
      <w:bookmarkEnd w:id="139"/>
      <w:bookmarkEnd w:id="140"/>
      <w:bookmarkEnd w:id="141"/>
      <w:r>
        <w:t>Common Parameters</w:t>
      </w:r>
      <w:bookmarkEnd w:id="142"/>
      <w:bookmarkEnd w:id="143"/>
      <w:bookmarkEnd w:id="144"/>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50601229"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50601230"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50601231"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45" w:name="_Toc376858465"/>
      <w:r>
        <w:t xml:space="preserve">Parameters for </w:t>
      </w:r>
      <w:r w:rsidR="00D153DC">
        <w:rPr>
          <w:i/>
        </w:rPr>
        <w:t>B</w:t>
      </w:r>
      <w:r w:rsidR="00EA184D">
        <w:rPr>
          <w:i/>
        </w:rPr>
        <w:t>iphasic</w:t>
      </w:r>
      <w:r w:rsidR="00EA184D">
        <w:t xml:space="preserve"> </w:t>
      </w:r>
      <w:r w:rsidR="00D153DC">
        <w:t>A</w:t>
      </w:r>
      <w:r>
        <w:t>nalysis</w:t>
      </w:r>
      <w:bookmarkEnd w:id="145"/>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46" w:name="_Toc376858466"/>
      <w:r>
        <w:t xml:space="preserve">Parameters for </w:t>
      </w:r>
      <w:r w:rsidR="00D153DC">
        <w:rPr>
          <w:i/>
        </w:rPr>
        <w:t>S</w:t>
      </w:r>
      <w:r w:rsidRPr="007D6F0D">
        <w:rPr>
          <w:i/>
        </w:rPr>
        <w:t>olute</w:t>
      </w:r>
      <w:r>
        <w:t xml:space="preserve"> </w:t>
      </w:r>
      <w:r w:rsidR="00D153DC">
        <w:t>A</w:t>
      </w:r>
      <w:r>
        <w:t>nalysis</w:t>
      </w:r>
      <w:bookmarkEnd w:id="146"/>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47" w:name="_Toc376858467"/>
      <w:r>
        <w:t xml:space="preserve">Parameters for </w:t>
      </w:r>
      <w:r w:rsidR="00D153DC">
        <w:rPr>
          <w:i/>
        </w:rPr>
        <w:t>H</w:t>
      </w:r>
      <w:r w:rsidRPr="007D6F0D">
        <w:rPr>
          <w:i/>
        </w:rPr>
        <w:t>eat</w:t>
      </w:r>
      <w:r>
        <w:t xml:space="preserve"> </w:t>
      </w:r>
      <w:r w:rsidR="00D153DC">
        <w:t>A</w:t>
      </w:r>
      <w:r>
        <w:t>nalysis</w:t>
      </w:r>
      <w:bookmarkEnd w:id="147"/>
    </w:p>
    <w:p w14:paraId="753C653B" w14:textId="77777777" w:rsidR="006A0BC1" w:rsidRPr="007125C9"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48" w:author="Steve Maas" w:date="2014-01-02T13:04:00Z">
        <w:r w:rsidR="00873D59">
          <w:t>3.4.1</w:t>
        </w:r>
      </w:ins>
      <w:del w:id="149"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 </w:t>
      </w:r>
      <w:r>
        <w:br w:type="page"/>
      </w:r>
    </w:p>
    <w:p w14:paraId="29048D95" w14:textId="77777777" w:rsidR="006A0BC1" w:rsidRDefault="006A0BC1" w:rsidP="006A0BC1">
      <w:pPr>
        <w:pStyle w:val="Heading2"/>
      </w:pPr>
      <w:bookmarkStart w:id="150" w:name="_Ref174185715"/>
      <w:bookmarkStart w:id="151" w:name="_Toc376858468"/>
      <w:r>
        <w:lastRenderedPageBreak/>
        <w:t>Material Section</w:t>
      </w:r>
      <w:bookmarkEnd w:id="150"/>
      <w:bookmarkEnd w:id="151"/>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52" w:name="_Ref178490824"/>
      <w:bookmarkStart w:id="153" w:name="_Ref178491142"/>
      <w:bookmarkStart w:id="154" w:name="_Toc376858469"/>
      <w:r>
        <w:lastRenderedPageBreak/>
        <w:t>Geometry Section</w:t>
      </w:r>
      <w:bookmarkEnd w:id="152"/>
      <w:bookmarkEnd w:id="153"/>
      <w:bookmarkEnd w:id="154"/>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55" w:name="_Toc376858470"/>
      <w:r>
        <w:t>Nodes Section</w:t>
      </w:r>
      <w:bookmarkEnd w:id="155"/>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56" w:name="_Ref376432008"/>
      <w:bookmarkStart w:id="157" w:name="_Toc376858471"/>
      <w:r w:rsidRPr="00EF5020">
        <w:t>Elements</w:t>
      </w:r>
      <w:r>
        <w:t xml:space="preserve"> Section</w:t>
      </w:r>
      <w:bookmarkEnd w:id="156"/>
      <w:bookmarkEnd w:id="157"/>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58"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59" w:name="_Toc350354842"/>
      <w:bookmarkStart w:id="160" w:name="_Toc350439800"/>
      <w:bookmarkStart w:id="161" w:name="_Toc352596206"/>
      <w:bookmarkStart w:id="162" w:name="_Toc363724979"/>
      <w:bookmarkStart w:id="163" w:name="_Toc376858472"/>
      <w:bookmarkEnd w:id="159"/>
      <w:bookmarkEnd w:id="160"/>
      <w:bookmarkEnd w:id="161"/>
      <w:bookmarkEnd w:id="162"/>
      <w:r>
        <w:t>Solid Elements</w:t>
      </w:r>
      <w:bookmarkEnd w:id="163"/>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1A1619" w:rsidRDefault="001A1619"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1A1619" w:rsidRDefault="001A1619"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1A1619" w:rsidRDefault="001A1619"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1A1619" w:rsidRDefault="001A1619"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1A1619" w:rsidRDefault="001A1619"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1A1619" w:rsidRDefault="001A1619"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1A1619" w:rsidRDefault="001A1619"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1A1619" w:rsidRDefault="001A1619"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1A1619" w:rsidRDefault="001A1619"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1A1619" w:rsidRDefault="001A1619"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1A1619" w:rsidRDefault="001A1619"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1A1619" w:rsidRDefault="001A1619"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1A1619" w:rsidRDefault="001A1619"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1A1619" w:rsidRDefault="001A1619"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1A1619" w:rsidRDefault="001A1619"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1A1619" w:rsidRDefault="001A1619"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1A1619" w:rsidRDefault="001A1619"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1A1619" w:rsidRDefault="001A1619"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1A1619" w:rsidRDefault="001A1619"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1A1619" w:rsidRDefault="001A1619"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1A1619" w:rsidRDefault="001A1619"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1A1619" w:rsidRDefault="001A1619"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1A1619" w:rsidRDefault="001A1619"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1A1619" w:rsidRDefault="001A1619"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1A1619" w:rsidRDefault="001A1619"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1A1619" w:rsidRDefault="001A1619"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1A1619" w:rsidRDefault="001A1619"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1A1619" w:rsidRDefault="001A1619"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1A1619" w:rsidRDefault="001A1619"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1A1619" w:rsidRDefault="001A1619"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1A1619" w:rsidRDefault="001A1619"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1A1619" w:rsidRDefault="001A1619"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1A1619" w:rsidRDefault="001A1619"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1A1619" w:rsidRDefault="001A1619"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1A1619" w:rsidRDefault="001A1619"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1A1619" w:rsidRDefault="001A1619"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1A1619" w:rsidRDefault="001A1619"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1A1619" w:rsidRDefault="001A1619"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1A1619" w:rsidRDefault="001A1619"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1A1619" w:rsidRDefault="001A1619"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1A1619" w:rsidRDefault="001A1619"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1A1619" w:rsidRDefault="001A1619"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64" w:name="_Toc376858473"/>
      <w:r>
        <w:t>Shell Elements</w:t>
      </w:r>
      <w:bookmarkEnd w:id="164"/>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1A1619" w:rsidRDefault="001A1619"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1A1619" w:rsidRDefault="001A1619"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1A1619" w:rsidRDefault="001A1619"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1A1619" w:rsidRDefault="001A1619"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1A1619" w:rsidRDefault="001A1619"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1A1619" w:rsidRDefault="001A1619"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1A1619" w:rsidRDefault="001A1619"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1A1619" w:rsidRDefault="001A1619"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1A1619" w:rsidRDefault="001A1619"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1A1619" w:rsidRDefault="001A1619"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1A1619" w:rsidRDefault="001A1619"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1A1619" w:rsidRDefault="001A1619"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1A1619" w:rsidRDefault="001A1619"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1A1619" w:rsidRDefault="001A1619"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65" w:name="_Ref376174920"/>
      <w:bookmarkStart w:id="166" w:name="_Toc376858474"/>
      <w:r w:rsidRPr="007A75DE">
        <w:lastRenderedPageBreak/>
        <w:t>Surface Elements</w:t>
      </w:r>
      <w:bookmarkEnd w:id="165"/>
      <w:bookmarkEnd w:id="166"/>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67" w:author="Steve Maas" w:date="2013-12-30T13:56:00Z">
        <w:r w:rsidDel="00884C42">
          <w:delText>w</w:delText>
        </w:r>
      </w:del>
      <w:ins w:id="168" w:author="Steve Maas" w:date="2013-12-30T13:56:00Z">
        <w:r w:rsidR="00884C42">
          <w:t>he</w:t>
        </w:r>
      </w:ins>
      <w:del w:id="169" w:author="Steve Maas" w:date="2013-12-30T13:56:00Z">
        <w:r w:rsidDel="00884C42">
          <w:delText>o</w:delText>
        </w:r>
      </w:del>
      <w:ins w:id="170"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71" w:author="Steve Maas" w:date="2013-12-30T13:56:00Z"/>
        </w:rPr>
      </w:pPr>
      <w:r>
        <w:rPr>
          <w:i/>
        </w:rPr>
        <w:t>quad4</w:t>
      </w:r>
      <w:r>
        <w:t>: 4-node quadrilateral element</w:t>
      </w:r>
    </w:p>
    <w:p w14:paraId="2BF6AEA1" w14:textId="5FDC3215" w:rsidR="00884C42" w:rsidRDefault="00884C42" w:rsidP="006A0BC1">
      <w:pPr>
        <w:numPr>
          <w:ilvl w:val="0"/>
          <w:numId w:val="13"/>
        </w:numPr>
      </w:pPr>
      <w:ins w:id="172"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73"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74" w:author="Steve Maas" w:date="2013-12-30T13:56:00Z">
        <w:r>
          <w:rPr>
            <w:i/>
          </w:rPr>
          <w:t>tri6</w:t>
        </w:r>
        <w:r w:rsidRPr="00884C42">
          <w:rPr>
            <w:rPrChange w:id="175"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6" w:name="_Ref230518438"/>
      <w:bookmarkStart w:id="177" w:name="_Toc376858475"/>
      <w:r>
        <w:t>Element</w:t>
      </w:r>
      <w:r w:rsidR="00D153DC">
        <w:t xml:space="preserve"> </w:t>
      </w:r>
      <w:r>
        <w:t>Data Section</w:t>
      </w:r>
      <w:bookmarkEnd w:id="176"/>
      <w:bookmarkEnd w:id="177"/>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178"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179"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180" w:author="Steve Maas" w:date="2013-12-30T13:49:00Z"/>
        </w:rPr>
      </w:pPr>
    </w:p>
    <w:p w14:paraId="5760EC2F" w14:textId="458E94C2" w:rsidR="00AE6184" w:rsidRDefault="00AE6184">
      <w:pPr>
        <w:pStyle w:val="Heading3"/>
        <w:rPr>
          <w:ins w:id="181" w:author="Steve Maas" w:date="2013-12-30T13:49:00Z"/>
        </w:rPr>
        <w:pPrChange w:id="182" w:author="Steve Maas" w:date="2013-12-30T13:49:00Z">
          <w:pPr/>
        </w:pPrChange>
      </w:pPr>
      <w:bookmarkStart w:id="183" w:name="_Ref376175517"/>
      <w:bookmarkStart w:id="184" w:name="_Toc376858476"/>
      <w:ins w:id="185" w:author="Steve Maas" w:date="2013-12-30T13:49:00Z">
        <w:r>
          <w:t>Surface Section</w:t>
        </w:r>
        <w:bookmarkEnd w:id="183"/>
        <w:bookmarkEnd w:id="184"/>
      </w:ins>
    </w:p>
    <w:p w14:paraId="3E1BA4D0" w14:textId="65EE2763" w:rsidR="00AE6184" w:rsidRDefault="00AE6184">
      <w:pPr>
        <w:rPr>
          <w:ins w:id="186" w:author="Steve Maas" w:date="2013-12-30T13:54:00Z"/>
        </w:rPr>
      </w:pPr>
      <w:ins w:id="187"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188" w:author="Steve Maas" w:date="2013-12-30T13:51:00Z">
        <w:r>
          <w:t xml:space="preserve"> </w:t>
        </w:r>
      </w:ins>
      <w:ins w:id="189" w:author="Steve Maas" w:date="2013-12-30T13:52:00Z">
        <w:r>
          <w:t xml:space="preserve">A surface definition is followed by a list of surface elements, following the format described in section </w:t>
        </w:r>
      </w:ins>
      <w:ins w:id="190" w:author="Steve Maas" w:date="2013-12-30T13:53:00Z">
        <w:r>
          <w:fldChar w:fldCharType="begin"/>
        </w:r>
        <w:r>
          <w:instrText xml:space="preserve"> REF _Ref376174920 \r \h </w:instrText>
        </w:r>
      </w:ins>
      <w:r>
        <w:fldChar w:fldCharType="separate"/>
      </w:r>
      <w:ins w:id="191" w:author="Steve Maas" w:date="2014-01-02T13:04:00Z">
        <w:r w:rsidR="00873D59">
          <w:t xml:space="preserve">3.6.2.3. </w:t>
        </w:r>
      </w:ins>
      <w:ins w:id="192" w:author="Steve Maas" w:date="2013-12-30T13:53:00Z">
        <w:r>
          <w:fldChar w:fldCharType="end"/>
        </w:r>
      </w:ins>
      <w:ins w:id="193" w:author="Steve Maas" w:date="2013-12-30T13:52:00Z">
        <w:r>
          <w:t>.</w:t>
        </w:r>
      </w:ins>
    </w:p>
    <w:p w14:paraId="7C69F76C" w14:textId="77777777" w:rsidR="00AE6184" w:rsidRDefault="00AE6184">
      <w:pPr>
        <w:rPr>
          <w:ins w:id="194" w:author="Steve Maas" w:date="2013-12-30T13:54:00Z"/>
        </w:rPr>
      </w:pPr>
    </w:p>
    <w:p w14:paraId="18520E2B" w14:textId="7DC48CEE" w:rsidR="00AE6184" w:rsidRDefault="00AE6184" w:rsidP="00AE6184">
      <w:pPr>
        <w:pStyle w:val="code"/>
        <w:rPr>
          <w:ins w:id="195" w:author="Steve Maas" w:date="2013-12-30T13:54:00Z"/>
        </w:rPr>
      </w:pPr>
      <w:ins w:id="196" w:author="Steve Maas" w:date="2013-12-30T13:54:00Z">
        <w:r>
          <w:t>&lt;Surface name="named_surface"&gt;</w:t>
        </w:r>
      </w:ins>
    </w:p>
    <w:p w14:paraId="785F7A00" w14:textId="32C99888" w:rsidR="00AE6184" w:rsidRDefault="00AE6184" w:rsidP="00AE6184">
      <w:pPr>
        <w:pStyle w:val="code"/>
        <w:rPr>
          <w:ins w:id="197" w:author="Steve Maas" w:date="2013-12-30T13:54:00Z"/>
        </w:rPr>
      </w:pPr>
      <w:ins w:id="198" w:author="Steve Maas" w:date="2013-12-30T13:54:00Z">
        <w:r>
          <w:tab/>
          <w:t>&lt;quad4 id="1"&gt;1,2,3,4&lt;/quad4&gt;</w:t>
        </w:r>
      </w:ins>
    </w:p>
    <w:p w14:paraId="1EF65660" w14:textId="6C78EE70" w:rsidR="00AE6184" w:rsidRPr="0097532C" w:rsidRDefault="00AE6184" w:rsidP="00AE6184">
      <w:pPr>
        <w:rPr>
          <w:ins w:id="199" w:author="Steve Maas" w:date="2013-12-30T13:54:00Z"/>
        </w:rPr>
      </w:pPr>
      <w:ins w:id="200" w:author="Steve Maas" w:date="2013-12-30T13:54:00Z">
        <w:r w:rsidRPr="0097532C">
          <w:tab/>
        </w:r>
        <w:r>
          <w:rPr>
            <w:rFonts w:ascii="Courier New" w:hAnsi="Courier New"/>
            <w:sz w:val="22"/>
          </w:rPr>
          <w:t>&lt;...</w:t>
        </w:r>
      </w:ins>
      <w:ins w:id="201" w:author="Steve Maas" w:date="2013-12-30T13:55:00Z">
        <w:r>
          <w:rPr>
            <w:rFonts w:ascii="Courier New" w:hAnsi="Courier New"/>
            <w:sz w:val="22"/>
          </w:rPr>
          <w:t>&gt;</w:t>
        </w:r>
      </w:ins>
    </w:p>
    <w:p w14:paraId="6B5C50AD" w14:textId="00E57C9E" w:rsidR="00AE6184" w:rsidRDefault="00AE6184" w:rsidP="00AE6184">
      <w:pPr>
        <w:pStyle w:val="code"/>
        <w:rPr>
          <w:ins w:id="202" w:author="Steve Maas" w:date="2013-12-30T13:54:00Z"/>
        </w:rPr>
      </w:pPr>
      <w:ins w:id="203" w:author="Steve Maas" w:date="2013-12-30T13:54:00Z">
        <w:r>
          <w:t>&lt;/</w:t>
        </w:r>
      </w:ins>
      <w:ins w:id="204" w:author="Steve Maas" w:date="2013-12-30T13:55:00Z">
        <w:r>
          <w:t>Surface</w:t>
        </w:r>
      </w:ins>
      <w:ins w:id="205" w:author="Steve Maas" w:date="2013-12-30T13:54:00Z">
        <w:r>
          <w:t>&gt;</w:t>
        </w:r>
      </w:ins>
    </w:p>
    <w:p w14:paraId="3E8A31FC" w14:textId="77777777" w:rsidR="00AE6184" w:rsidRDefault="00AE6184" w:rsidP="00C72BAD">
      <w:pPr>
        <w:rPr>
          <w:ins w:id="206" w:author="Steve Maas" w:date="2013-12-30T13:54:00Z"/>
        </w:rPr>
      </w:pPr>
    </w:p>
    <w:p w14:paraId="0845F11C" w14:textId="3944D9E1" w:rsidR="00AE6184" w:rsidRDefault="00AE6184" w:rsidP="00BB02DD">
      <w:pPr>
        <w:rPr>
          <w:ins w:id="207" w:author="Steve Maas" w:date="2013-12-30T13:55:00Z"/>
        </w:rPr>
      </w:pPr>
      <w:ins w:id="208"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71327F26" w14:textId="77777777" w:rsidR="00AE6184" w:rsidRPr="00C72BAD" w:rsidRDefault="00AE6184" w:rsidP="005F474E"/>
    <w:p w14:paraId="57086BEC" w14:textId="77777777" w:rsidR="007D6F0D" w:rsidRDefault="007D6F0D"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09" w:name="_Toc376858477"/>
      <w:r>
        <w:lastRenderedPageBreak/>
        <w:t>Initial Section</w:t>
      </w:r>
      <w:bookmarkEnd w:id="209"/>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10" w:name="_Toc376858478"/>
      <w:r>
        <w:t>Initial Nodal Velocities</w:t>
      </w:r>
      <w:bookmarkEnd w:id="210"/>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11" w:author="Steve Maas" w:date="2014-01-02T13:04:00Z">
        <w:r w:rsidR="00873D59">
          <w:t>3.4.1</w:t>
        </w:r>
      </w:ins>
      <w:del w:id="212"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13" w:name="_Toc376858479"/>
      <w:r>
        <w:t>Initial Nodal Effective Fluid Pressure</w:t>
      </w:r>
      <w:bookmarkEnd w:id="213"/>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14" w:name="_Toc376858480"/>
      <w:r>
        <w:t>Initial Nodal Effective Concentration</w:t>
      </w:r>
      <w:bookmarkEnd w:id="214"/>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15" w:author="Steve Maas" w:date="2014-01-02T13:04:00Z">
        <w:r w:rsidR="00873D59">
          <w:t>3.12.2</w:t>
        </w:r>
      </w:ins>
      <w:del w:id="216"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17" w:name="_Ref172095122"/>
      <w:bookmarkStart w:id="218" w:name="_Toc376858481"/>
      <w:r>
        <w:lastRenderedPageBreak/>
        <w:t>Boundary Section</w:t>
      </w:r>
      <w:bookmarkEnd w:id="217"/>
      <w:bookmarkEnd w:id="218"/>
    </w:p>
    <w:p w14:paraId="72C5517E" w14:textId="176A54EC" w:rsidR="006A0BC1" w:rsidRDefault="006A0BC1" w:rsidP="006A0BC1">
      <w:r>
        <w:t xml:space="preserve">The </w:t>
      </w:r>
      <w:r>
        <w:rPr>
          <w:i/>
        </w:rPr>
        <w:t>Boundary</w:t>
      </w:r>
      <w:r>
        <w:t xml:space="preserve"> section defines all </w:t>
      </w:r>
      <w:r w:rsidR="0098023B">
        <w:t>fixed</w:t>
      </w:r>
      <w:ins w:id="219" w:author="Steve Maas" w:date="2013-12-16T10:05:00Z">
        <w:r w:rsidR="00C80F4A">
          <w:t xml:space="preserve"> and</w:t>
        </w:r>
      </w:ins>
      <w:del w:id="220" w:author="Steve Maas" w:date="2013-12-16T10:05:00Z">
        <w:r w:rsidR="0098023B" w:rsidDel="00C80F4A">
          <w:delText>,</w:delText>
        </w:r>
      </w:del>
      <w:r w:rsidR="0098023B">
        <w:t xml:space="preserve"> prescribed </w:t>
      </w:r>
      <w:ins w:id="221" w:author="Steve Maas" w:date="2013-12-16T10:05:00Z">
        <w:r w:rsidR="00C80F4A">
          <w:t xml:space="preserve">boundary conditions </w:t>
        </w:r>
      </w:ins>
      <w:del w:id="222"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23" w:name="_Ref172095051"/>
      <w:bookmarkStart w:id="224" w:name="_Toc376858482"/>
      <w:r>
        <w:t>Prescribed Nodal Degrees of Freedom</w:t>
      </w:r>
      <w:bookmarkEnd w:id="223"/>
      <w:bookmarkEnd w:id="224"/>
    </w:p>
    <w:p w14:paraId="16E2CAE1" w14:textId="5055D971" w:rsidR="006A0BC1" w:rsidRDefault="006A0BC1" w:rsidP="006A0BC1">
      <w:r>
        <w:t xml:space="preserve">Nodal degrees of freedom (dof) can be prescribed using the </w:t>
      </w:r>
      <w:r>
        <w:rPr>
          <w:i/>
        </w:rPr>
        <w:t>prescribe</w:t>
      </w:r>
      <w:r>
        <w:t xml:space="preserve"> sub-element.</w:t>
      </w:r>
      <w:ins w:id="225" w:author="Steve Maas" w:date="2013-12-16T10:07:00Z">
        <w:r w:rsidR="00C80F4A">
          <w:t xml:space="preserve"> This element has two required attributes (</w:t>
        </w:r>
        <w:r w:rsidR="00C80F4A" w:rsidRPr="00C80F4A">
          <w:rPr>
            <w:i/>
            <w:rPrChange w:id="226" w:author="Steve Maas" w:date="2013-12-16T10:08:00Z">
              <w:rPr/>
            </w:rPrChange>
          </w:rPr>
          <w:t>bc</w:t>
        </w:r>
        <w:r w:rsidR="00C80F4A">
          <w:t xml:space="preserve"> and </w:t>
        </w:r>
        <w:r w:rsidR="00C80F4A" w:rsidRPr="00C80F4A">
          <w:rPr>
            <w:i/>
            <w:rPrChange w:id="227" w:author="Steve Maas" w:date="2013-12-16T10:08:00Z">
              <w:rPr/>
            </w:rPrChange>
          </w:rPr>
          <w:t>lc</w:t>
        </w:r>
        <w:r w:rsidR="00C80F4A">
          <w:t>) and one optional attribute (</w:t>
        </w:r>
        <w:r w:rsidR="00C80F4A">
          <w:rPr>
            <w:i/>
          </w:rPr>
          <w:t>relative</w:t>
        </w:r>
      </w:ins>
      <w:ins w:id="228" w:author="Steve Maas" w:date="2013-12-16T10:08:00Z">
        <w:r w:rsidR="00C80F4A">
          <w:t>)</w:t>
        </w:r>
      </w:ins>
      <w:ins w:id="229" w:author="Steve Maas" w:date="2013-12-16T10:07:00Z">
        <w:r w:rsidR="00C80F4A">
          <w:t>.</w:t>
        </w:r>
      </w:ins>
      <w:ins w:id="230" w:author="Steve Maas" w:date="2013-12-16T10:08:00Z">
        <w:r w:rsidR="00C80F4A">
          <w:t xml:space="preserve"> </w:t>
        </w:r>
      </w:ins>
    </w:p>
    <w:p w14:paraId="158DD78F" w14:textId="77777777" w:rsidR="006A0BC1" w:rsidRDefault="006A0BC1" w:rsidP="006A0BC1"/>
    <w:p w14:paraId="7D9336CD" w14:textId="54619FD8" w:rsidR="006A0BC1" w:rsidRDefault="006A0BC1" w:rsidP="006A0BC1">
      <w:pPr>
        <w:pStyle w:val="code"/>
      </w:pPr>
      <w:r>
        <w:t>&lt;prescribe</w:t>
      </w:r>
      <w:r w:rsidR="0089700F">
        <w:t xml:space="preserve"> </w:t>
      </w:r>
      <w:ins w:id="231" w:author="Steve Maas" w:date="2013-12-16T10:06:00Z">
        <w:r w:rsidR="00C80F4A">
          <w:t xml:space="preserve">bc="x" lc="1" </w:t>
        </w:r>
      </w:ins>
      <w:r w:rsidR="00BD6672">
        <w:t>[type=</w:t>
      </w:r>
      <w:r w:rsidR="00C65327">
        <w:t>"</w:t>
      </w:r>
      <w:r w:rsidR="00BD6672">
        <w:t>relative</w:t>
      </w:r>
      <w:r w:rsidR="00C65327">
        <w:t>"</w:t>
      </w:r>
      <w:r w:rsidR="00BD6672">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32"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33" w:author="Steve Maas" w:date="2013-12-16T10:08:00Z"/>
        </w:rPr>
      </w:pPr>
    </w:p>
    <w:p w14:paraId="6EE2AFDB" w14:textId="1222FCB3" w:rsidR="00C80F4A" w:rsidRDefault="00C80F4A" w:rsidP="00C80F4A">
      <w:moveToRangeStart w:id="234" w:author="Steve Maas" w:date="2013-12-16T10:08:00Z" w:name="move374951847"/>
      <w:moveTo w:id="235" w:author="Steve Maas" w:date="2013-12-16T10:08:00Z">
        <w:r>
          <w:t xml:space="preserve">The </w:t>
        </w:r>
        <w:r>
          <w:rPr>
            <w:i/>
          </w:rPr>
          <w:t>bc</w:t>
        </w:r>
        <w:r>
          <w:t xml:space="preserve"> attribute </w:t>
        </w:r>
        <w:del w:id="236"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237"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238"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39" w:author="Steve Maas" w:date="2013-12-16T10:09:00Z"/>
        </w:rPr>
      </w:pPr>
      <w:moveTo w:id="240"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41" w:author="Steve Maas" w:date="2013-12-16T10:09:00Z"/>
        </w:rPr>
      </w:pPr>
      <w:ins w:id="242"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243" w:author="Steve Maas" w:date="2013-12-16T10:09:00Z"/>
        </w:rPr>
      </w:pPr>
      <w:ins w:id="244" w:author="Steve Maas" w:date="2013-12-16T10:09:00Z">
        <w:r>
          <w:rPr>
            <w:rStyle w:val="codeChar"/>
          </w:rPr>
          <w:t>v</w:t>
        </w:r>
        <w:r w:rsidRPr="0015798D">
          <w:t>:</w:t>
        </w:r>
        <w:r>
          <w:t xml:space="preserve"> apply </w:t>
        </w:r>
      </w:ins>
      <w:ins w:id="245" w:author="Steve Maas" w:date="2013-12-16T10:10:00Z">
        <w:r>
          <w:t>rotation about y</w:t>
        </w:r>
      </w:ins>
      <w:ins w:id="246" w:author="Steve Maas" w:date="2013-12-16T10:09:00Z">
        <w:r>
          <w:t>-direction</w:t>
        </w:r>
      </w:ins>
    </w:p>
    <w:p w14:paraId="013CCC55" w14:textId="3614221C" w:rsidR="00C80F4A" w:rsidRDefault="00C80F4A" w:rsidP="00C80F4A">
      <w:pPr>
        <w:tabs>
          <w:tab w:val="num" w:pos="720"/>
        </w:tabs>
        <w:ind w:left="720" w:hanging="360"/>
        <w:rPr>
          <w:ins w:id="247" w:author="Steve Maas" w:date="2013-12-16T10:10:00Z"/>
        </w:rPr>
      </w:pPr>
      <w:ins w:id="248"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49" w:author="Steve Maas" w:date="2013-12-16T10:09:00Z"/>
        </w:rPr>
      </w:pPr>
    </w:p>
    <w:p w14:paraId="0656D8BA" w14:textId="77777777" w:rsidR="00C80F4A" w:rsidRDefault="00C80F4A" w:rsidP="00C80F4A">
      <w:pPr>
        <w:tabs>
          <w:tab w:val="num" w:pos="720"/>
        </w:tabs>
        <w:ind w:left="720" w:hanging="360"/>
        <w:rPr>
          <w:ins w:id="250" w:author="Steve Maas" w:date="2013-12-16T10:10:00Z"/>
        </w:rPr>
      </w:pPr>
      <w:moveTo w:id="251"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252" w:author="Steve Maas" w:date="2013-12-16T10:10:00Z"/>
        </w:rPr>
      </w:pPr>
      <w:ins w:id="253"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254"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255" w:author="Steve Maas" w:date="2013-12-16T10:08:00Z">
        <w:r w:rsidRPr="00B27FE9">
          <w:rPr>
            <w:rStyle w:val="codeChar"/>
          </w:rPr>
          <w:t>c</w:t>
        </w:r>
      </w:moveTo>
      <w:ins w:id="256" w:author="Steve Maas" w:date="2013-12-16T10:10:00Z">
        <w:r>
          <w:rPr>
            <w:rStyle w:val="codeChar"/>
          </w:rPr>
          <w:t>[</w:t>
        </w:r>
      </w:ins>
      <w:moveTo w:id="257" w:author="Steve Maas" w:date="2013-12-16T10:08:00Z">
        <w:r w:rsidRPr="00C849CE">
          <w:rPr>
            <w:rStyle w:val="codeChar"/>
            <w:i/>
          </w:rPr>
          <w:t>n</w:t>
        </w:r>
      </w:moveTo>
      <w:ins w:id="258" w:author="Steve Maas" w:date="2013-12-16T10:10:00Z">
        <w:r w:rsidRPr="00C80F4A">
          <w:rPr>
            <w:rStyle w:val="codeChar"/>
            <w:rPrChange w:id="259" w:author="Steve Maas" w:date="2013-12-16T10:10:00Z">
              <w:rPr>
                <w:rStyle w:val="codeChar"/>
                <w:i/>
              </w:rPr>
            </w:rPrChange>
          </w:rPr>
          <w:t>]</w:t>
        </w:r>
      </w:ins>
      <w:moveTo w:id="260"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61" w:author="Steve Maas" w:date="2013-12-16T10:08:00Z">
        <w:del w:id="262"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63" w:author="Steve Maas" w:date="2013-12-16T10:11:00Z"/>
        </w:rPr>
      </w:pPr>
      <w:moveTo w:id="264"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65" w:author="Steve Maas" w:date="2013-12-16T10:08:00Z">
        <w:r>
          <w:fldChar w:fldCharType="separate"/>
        </w:r>
      </w:moveTo>
      <w:ins w:id="266" w:author="Steve Maas" w:date="2014-01-02T13:04:00Z">
        <w:r w:rsidR="00873D59">
          <w:t>3.12.2</w:t>
        </w:r>
      </w:ins>
      <w:moveTo w:id="267" w:author="Steve Maas" w:date="2013-12-16T10:08:00Z">
        <w:del w:id="268"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69" w:author="Steve Maas" w:date="2013-12-16T10:11:00Z"/>
        </w:rPr>
      </w:pPr>
    </w:p>
    <w:p w14:paraId="1F8CFD03" w14:textId="3364BFCA" w:rsidR="00C80F4A" w:rsidRDefault="00C80F4A" w:rsidP="00C80F4A">
      <w:ins w:id="270" w:author="Steve Maas" w:date="2013-12-16T10:11:00Z">
        <w:r>
          <w:t>The</w:t>
        </w:r>
      </w:ins>
      <w:moveTo w:id="271" w:author="Steve Maas" w:date="2013-12-16T10:08:00Z">
        <w:del w:id="272" w:author="Steve Maas" w:date="2013-12-16T10:11:00Z">
          <w:r w:rsidDel="00C80F4A">
            <w:delText>An</w:delText>
          </w:r>
        </w:del>
        <w:r>
          <w:t xml:space="preserve"> </w:t>
        </w:r>
        <w:del w:id="273" w:author="Steve Maas" w:date="2013-12-16T10:11:00Z">
          <w:r w:rsidDel="00C80F4A">
            <w:delText xml:space="preserve">optional </w:delText>
          </w:r>
        </w:del>
        <w:r>
          <w:t xml:space="preserve">loadcurve </w:t>
        </w:r>
        <w:del w:id="274" w:author="Steve Maas" w:date="2013-12-16T10:11:00Z">
          <w:r w:rsidDel="00C80F4A">
            <w:delText>can</w:delText>
          </w:r>
        </w:del>
      </w:moveTo>
      <w:ins w:id="275" w:author="Steve Maas" w:date="2013-12-16T10:11:00Z">
        <w:r>
          <w:t>is</w:t>
        </w:r>
      </w:ins>
      <w:moveTo w:id="276" w:author="Steve Maas" w:date="2013-12-16T10:08:00Z">
        <w:r>
          <w:t xml:space="preserve"> </w:t>
        </w:r>
        <w:del w:id="277" w:author="Steve Maas" w:date="2013-12-16T10:11:00Z">
          <w:r w:rsidDel="00C80F4A">
            <w:delText xml:space="preserve">be </w:delText>
          </w:r>
        </w:del>
        <w:r>
          <w:t xml:space="preserve">specified with the </w:t>
        </w:r>
        <w:r>
          <w:rPr>
            <w:i/>
          </w:rPr>
          <w:t>lc</w:t>
        </w:r>
        <w:r>
          <w:t xml:space="preserve"> attribute</w:t>
        </w:r>
        <w:del w:id="278"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279"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34"/>
    <w:p w14:paraId="3E9ED874" w14:textId="77777777" w:rsidR="00C80F4A" w:rsidRDefault="00C80F4A" w:rsidP="006A0BC1">
      <w:pPr>
        <w:pStyle w:val="code"/>
        <w:rPr>
          <w:ins w:id="280" w:author="Steve Maas" w:date="2013-12-16T10:08:00Z"/>
        </w:rPr>
      </w:pPr>
    </w:p>
    <w:p w14:paraId="088399C6" w14:textId="3BAF039E" w:rsidR="00C80F4A" w:rsidDel="00C80F4A" w:rsidRDefault="00C80F4A" w:rsidP="006A0BC1">
      <w:pPr>
        <w:pStyle w:val="code"/>
        <w:rPr>
          <w:del w:id="281"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Pr="00BD6672" w:rsidRDefault="00806BC8" w:rsidP="00BD6672"/>
    <w:p w14:paraId="0CF85F06" w14:textId="77777777" w:rsidR="006A0BC1" w:rsidRDefault="006A0BC1" w:rsidP="006F720E">
      <w:r>
        <w:t xml:space="preserve">The </w:t>
      </w:r>
      <w:r>
        <w:rPr>
          <w:i/>
        </w:rPr>
        <w:t>id</w:t>
      </w:r>
      <w:r>
        <w:t xml:space="preserve"> attribute </w:t>
      </w:r>
      <w:r w:rsidR="00806BC8">
        <w:t xml:space="preserve">in the </w:t>
      </w:r>
      <w:r w:rsidR="00806BC8">
        <w:rPr>
          <w:i/>
        </w:rPr>
        <w:t>node</w:t>
      </w:r>
      <w:r w:rsidR="00806BC8">
        <w:t xml:space="preserve"> tag </w:t>
      </w:r>
      <w:r>
        <w:t>indicates to which node this prescribed dof is applied.</w:t>
      </w:r>
    </w:p>
    <w:p w14:paraId="2F622A4B" w14:textId="77777777" w:rsidR="006A0BC1" w:rsidRDefault="006A0BC1" w:rsidP="006A0BC1"/>
    <w:p w14:paraId="63FD532A" w14:textId="6ABCA7AB" w:rsidR="006A0BC1" w:rsidDel="00C80F4A" w:rsidRDefault="006A0BC1" w:rsidP="006A0BC1">
      <w:moveFromRangeStart w:id="282" w:author="Steve Maas" w:date="2013-12-16T10:08:00Z" w:name="move374951847"/>
      <w:moveFrom w:id="283" w:author="Steve Maas" w:date="2013-12-16T10:08:00Z">
        <w:r w:rsidDel="00C80F4A">
          <w:t xml:space="preserve">The </w:t>
        </w:r>
        <w:r w:rsidDel="00C80F4A">
          <w:rPr>
            <w:i/>
          </w:rPr>
          <w:t>bc</w:t>
        </w:r>
        <w:r w:rsidDel="00C80F4A">
          <w:t xml:space="preserve"> attribute </w:t>
        </w:r>
        <w:r w:rsidR="00806BC8" w:rsidDel="00C80F4A">
          <w:t xml:space="preserve">in the </w:t>
        </w:r>
        <w:r w:rsidR="00806BC8" w:rsidDel="00C80F4A">
          <w:rPr>
            <w:i/>
          </w:rPr>
          <w:t>node</w:t>
        </w:r>
        <w:r w:rsidR="00806BC8" w:rsidDel="00C80F4A">
          <w:t xml:space="preserve"> tag </w:t>
        </w:r>
        <w:r w:rsidDel="00C80F4A">
          <w:t>specifies the particular degree of freedom. The following values are allowed:</w:t>
        </w:r>
      </w:moveFrom>
    </w:p>
    <w:p w14:paraId="086C5CE2" w14:textId="62794029" w:rsidR="006A0BC1" w:rsidDel="00C80F4A" w:rsidRDefault="006A0BC1" w:rsidP="006A0BC1"/>
    <w:p w14:paraId="40340FC9" w14:textId="3F0AD8E5" w:rsidR="006A0BC1" w:rsidDel="00C80F4A" w:rsidRDefault="006A0BC1" w:rsidP="006A0BC1">
      <w:pPr>
        <w:tabs>
          <w:tab w:val="num" w:pos="720"/>
        </w:tabs>
        <w:ind w:left="720" w:hanging="360"/>
      </w:pPr>
      <w:moveFrom w:id="284" w:author="Steve Maas" w:date="2013-12-16T10:08:00Z">
        <w:r w:rsidRPr="00B27FE9" w:rsidDel="00C80F4A">
          <w:rPr>
            <w:rStyle w:val="codeChar"/>
          </w:rPr>
          <w:lastRenderedPageBreak/>
          <w:t>x</w:t>
        </w:r>
        <w:r w:rsidDel="00C80F4A">
          <w:t xml:space="preserve">: apply displacement in </w:t>
        </w:r>
        <w:r w:rsidDel="00C80F4A">
          <w:rPr>
            <w:i/>
          </w:rPr>
          <w:t>x</w:t>
        </w:r>
        <w:r w:rsidDel="00C80F4A">
          <w:t>-direction</w:t>
        </w:r>
      </w:moveFrom>
    </w:p>
    <w:p w14:paraId="284E6903" w14:textId="238803F0" w:rsidR="006A0BC1" w:rsidDel="00C80F4A" w:rsidRDefault="006A0BC1" w:rsidP="006A0BC1">
      <w:pPr>
        <w:tabs>
          <w:tab w:val="num" w:pos="720"/>
        </w:tabs>
        <w:ind w:left="720" w:hanging="360"/>
      </w:pPr>
      <w:moveFrom w:id="285" w:author="Steve Maas" w:date="2013-12-16T10:08:00Z">
        <w:r w:rsidRPr="00B27FE9" w:rsidDel="00C80F4A">
          <w:rPr>
            <w:rStyle w:val="codeChar"/>
          </w:rPr>
          <w:t>y</w:t>
        </w:r>
        <w:r w:rsidRPr="0015798D" w:rsidDel="00C80F4A">
          <w:t>:</w:t>
        </w:r>
        <w:r w:rsidDel="00C80F4A">
          <w:t xml:space="preserve"> apply displacement in </w:t>
        </w:r>
        <w:r w:rsidDel="00C80F4A">
          <w:rPr>
            <w:i/>
          </w:rPr>
          <w:t>y</w:t>
        </w:r>
        <w:r w:rsidDel="00C80F4A">
          <w:t>-direction</w:t>
        </w:r>
      </w:moveFrom>
    </w:p>
    <w:p w14:paraId="631F6D82" w14:textId="237816B1" w:rsidR="006A0BC1" w:rsidDel="00C80F4A" w:rsidRDefault="006A0BC1" w:rsidP="006A0BC1">
      <w:pPr>
        <w:tabs>
          <w:tab w:val="num" w:pos="720"/>
        </w:tabs>
        <w:ind w:left="720" w:hanging="360"/>
      </w:pPr>
      <w:moveFrom w:id="286" w:author="Steve Maas" w:date="2013-12-16T10:08:00Z">
        <w:r w:rsidRPr="00B27FE9" w:rsidDel="00C80F4A">
          <w:rPr>
            <w:rStyle w:val="codeChar"/>
          </w:rPr>
          <w:t>z</w:t>
        </w:r>
        <w:r w:rsidRPr="0015798D" w:rsidDel="00C80F4A">
          <w:t>:</w:t>
        </w:r>
        <w:r w:rsidDel="00C80F4A">
          <w:t xml:space="preserve"> apply displacement in </w:t>
        </w:r>
        <w:r w:rsidDel="00C80F4A">
          <w:rPr>
            <w:i/>
          </w:rPr>
          <w:t>z</w:t>
        </w:r>
        <w:r w:rsidDel="00C80F4A">
          <w:t>-direction</w:t>
        </w:r>
      </w:moveFrom>
    </w:p>
    <w:p w14:paraId="47B8F0C3" w14:textId="7951B230" w:rsidR="006A0BC1" w:rsidDel="00C80F4A" w:rsidRDefault="006A0BC1" w:rsidP="006A0BC1">
      <w:pPr>
        <w:tabs>
          <w:tab w:val="num" w:pos="720"/>
        </w:tabs>
        <w:ind w:left="720" w:hanging="360"/>
      </w:pPr>
      <w:moveFrom w:id="287" w:author="Steve Maas" w:date="2013-12-16T10:08:00Z">
        <w:r w:rsidRPr="00B27FE9" w:rsidDel="00C80F4A">
          <w:rPr>
            <w:rStyle w:val="codeChar"/>
          </w:rPr>
          <w:t>p</w:t>
        </w:r>
        <w:r w:rsidRPr="00DC08E2" w:rsidDel="00C80F4A">
          <w:t>:</w:t>
        </w:r>
        <w:r w:rsidDel="00C80F4A">
          <w:t xml:space="preserve"> apply prescribed effective fluid pressure</w:t>
        </w:r>
      </w:moveFrom>
    </w:p>
    <w:p w14:paraId="1CF94F32" w14:textId="395C89AC" w:rsidR="006A0BC1" w:rsidDel="00C80F4A" w:rsidRDefault="006A0BC1" w:rsidP="006A0BC1">
      <w:pPr>
        <w:tabs>
          <w:tab w:val="num" w:pos="720"/>
        </w:tabs>
        <w:ind w:left="720" w:hanging="360"/>
      </w:pPr>
      <w:moveFrom w:id="288" w:author="Steve Maas" w:date="2013-12-16T10:08:00Z">
        <w:r w:rsidRPr="00B27FE9" w:rsidDel="00C80F4A">
          <w:rPr>
            <w:rStyle w:val="codeChar"/>
          </w:rPr>
          <w:t>c</w:t>
        </w:r>
        <w:r w:rsidR="00C849CE" w:rsidRPr="00C849CE" w:rsidDel="00C80F4A">
          <w:rPr>
            <w:rStyle w:val="codeChar"/>
            <w:i/>
          </w:rPr>
          <w:t>n</w:t>
        </w:r>
        <w:r w:rsidRPr="00DC08E2" w:rsidDel="00C80F4A">
          <w:t>:</w:t>
        </w:r>
        <w:r w:rsidDel="00C80F4A">
          <w:t xml:space="preserve"> apply prescribed effective solute concentration </w:t>
        </w:r>
        <w:r w:rsidR="00C849CE" w:rsidDel="00C80F4A">
          <w:t xml:space="preserve">on solute </w:t>
        </w:r>
        <w:r w:rsidR="00C849CE" w:rsidRPr="00747BBA" w:rsidDel="00C80F4A">
          <w:rPr>
            <w:rStyle w:val="codeChar"/>
            <w:i/>
          </w:rPr>
          <w:t>n</w:t>
        </w:r>
      </w:moveFrom>
    </w:p>
    <w:p w14:paraId="235FE94A" w14:textId="19A36B67" w:rsidR="006A0BC1" w:rsidDel="00C80F4A" w:rsidRDefault="006A0BC1" w:rsidP="006A0BC1">
      <w:pPr>
        <w:tabs>
          <w:tab w:val="num" w:pos="720"/>
        </w:tabs>
        <w:ind w:left="720" w:hanging="360"/>
      </w:pPr>
      <w:moveFrom w:id="289" w:author="Steve Maas" w:date="2013-12-16T10:08:00Z">
        <w:r w:rsidDel="00C80F4A">
          <w:rPr>
            <w:rStyle w:val="codeChar"/>
          </w:rPr>
          <w:t>t</w:t>
        </w:r>
        <w:r w:rsidRPr="00DC08E2" w:rsidDel="00C80F4A">
          <w:t>:</w:t>
        </w:r>
        <w:r w:rsidDel="00C80F4A">
          <w:t xml:space="preserve"> apply prescribed temperature (heat transfer analysis)</w:t>
        </w:r>
      </w:moveFrom>
    </w:p>
    <w:p w14:paraId="3185713C" w14:textId="2D5C1B72" w:rsidR="006A0BC1" w:rsidDel="00C80F4A" w:rsidRDefault="006A0BC1" w:rsidP="006A0BC1">
      <w:pPr>
        <w:tabs>
          <w:tab w:val="num" w:pos="720"/>
        </w:tabs>
        <w:ind w:left="720" w:hanging="360"/>
      </w:pPr>
    </w:p>
    <w:p w14:paraId="6755CADC" w14:textId="45356B23" w:rsidR="006A0BC1" w:rsidDel="00C80F4A" w:rsidRDefault="00C849CE" w:rsidP="006A0BC1">
      <w:moveFrom w:id="290" w:author="Steve Maas" w:date="2013-12-16T10:08:00Z">
        <w:r w:rsidDel="00C80F4A">
          <w:t>For solutes, replace “</w:t>
        </w:r>
        <w:r w:rsidRPr="00747BBA" w:rsidDel="00C80F4A">
          <w:rPr>
            <w:rStyle w:val="codeChar"/>
            <w:i/>
          </w:rPr>
          <w:t>n</w:t>
        </w:r>
        <w:r w:rsidRPr="00C849CE" w:rsidDel="00C80F4A">
          <w:t>”</w:t>
        </w:r>
        <w:r w:rsidDel="00C80F4A">
          <w:t xml:space="preserve"> with the solute id from the global solute table (Section </w:t>
        </w:r>
        <w:r w:rsidDel="00C80F4A">
          <w:fldChar w:fldCharType="begin"/>
        </w:r>
        <w:r w:rsidDel="00C80F4A">
          <w:instrText xml:space="preserve"> REF _Ref188932792 \r \h </w:instrText>
        </w:r>
      </w:moveFrom>
      <w:del w:id="291" w:author="Steve Maas" w:date="2013-12-16T10:08:00Z"/>
      <w:moveFrom w:id="292" w:author="Steve Maas" w:date="2013-12-16T10:08:00Z">
        <w:r w:rsidDel="00C80F4A">
          <w:fldChar w:fldCharType="separate"/>
        </w:r>
        <w:r w:rsidR="00B951E2" w:rsidDel="00C80F4A">
          <w:t>3.10.2</w:t>
        </w:r>
        <w:r w:rsidDel="00C80F4A">
          <w:fldChar w:fldCharType="end"/>
        </w:r>
        <w:r w:rsidDel="00C80F4A">
          <w:t>); for example, “</w:t>
        </w:r>
        <w:r w:rsidRPr="00B27FE9" w:rsidDel="00C80F4A">
          <w:rPr>
            <w:rStyle w:val="codeChar"/>
          </w:rPr>
          <w:t>c</w:t>
        </w:r>
        <w:r w:rsidDel="00C80F4A">
          <w:rPr>
            <w:rStyle w:val="codeChar"/>
          </w:rPr>
          <w:t>2</w:t>
        </w:r>
        <w:r w:rsidRPr="00C849CE" w:rsidDel="00C80F4A">
          <w:t>”</w:t>
        </w:r>
        <w:r w:rsidDel="00C80F4A">
          <w:t xml:space="preserve">. </w:t>
        </w:r>
        <w:r w:rsidR="006A0BC1" w:rsidDel="00C80F4A">
          <w:t xml:space="preserve">An optional loadcurve can be specified with the </w:t>
        </w:r>
        <w:r w:rsidR="006A0BC1" w:rsidDel="00C80F4A">
          <w:rPr>
            <w:i/>
          </w:rPr>
          <w:t>lc</w:t>
        </w:r>
        <w:r w:rsidR="006A0BC1" w:rsidDel="00C80F4A">
          <w:t xml:space="preserve"> attribute</w:t>
        </w:r>
        <w:r w:rsidR="00806BC8" w:rsidDel="00C80F4A">
          <w:t xml:space="preserve"> in the </w:t>
        </w:r>
        <w:r w:rsidR="00806BC8" w:rsidDel="00C80F4A">
          <w:rPr>
            <w:i/>
          </w:rPr>
          <w:t>node</w:t>
        </w:r>
        <w:r w:rsidR="00806BC8" w:rsidDel="00C80F4A">
          <w:t xml:space="preserve"> tag</w:t>
        </w:r>
        <w:r w:rsidR="006A0BC1" w:rsidDel="00C80F4A">
          <w:t xml:space="preserve">. The value of the </w:t>
        </w:r>
        <w:r w:rsidR="006A0BC1" w:rsidRPr="00146F8D" w:rsidDel="00C80F4A">
          <w:rPr>
            <w:i/>
          </w:rPr>
          <w:t>lc</w:t>
        </w:r>
        <w:r w:rsidR="006A0BC1" w:rsidDel="00C80F4A">
          <w:t xml:space="preserve"> attribute is the ID of the loadcurve that is defined in the </w:t>
        </w:r>
        <w:r w:rsidR="006A0BC1" w:rsidRPr="00146F8D" w:rsidDel="00C80F4A">
          <w:rPr>
            <w:i/>
          </w:rPr>
          <w:t>LoadData</w:t>
        </w:r>
        <w:r w:rsidR="006A0BC1" w:rsidDel="00C80F4A">
          <w:t xml:space="preserve"> section of the input file. If a loadcurve is not specified, the value will be automatically ramped from a value of 0 at time </w:t>
        </w:r>
        <w:r w:rsidR="006A0BC1" w:rsidRPr="003353AC" w:rsidDel="00C80F4A">
          <w:rPr>
            <w:i/>
          </w:rPr>
          <w:t>t</w:t>
        </w:r>
        <w:r w:rsidR="006A0BC1" w:rsidDel="00C80F4A">
          <w:t>=0 to the value specified in the xml file at the time corresponding to the end of the analysis (e.g. 2.3 in the example above).</w:t>
        </w:r>
      </w:moveFrom>
    </w:p>
    <w:moveFromRangeEnd w:id="282"/>
    <w:p w14:paraId="61543F60" w14:textId="2D5C07AA" w:rsidR="006A0BC1" w:rsidDel="00C80F4A" w:rsidRDefault="006A0BC1" w:rsidP="006A0BC1">
      <w:pPr>
        <w:rPr>
          <w:del w:id="293" w:author="Steve Maas" w:date="2013-12-16T10:08:00Z"/>
        </w:rPr>
      </w:pP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294" w:author="Steve Maas" w:date="2013-12-16T10:12:00Z">
        <w:r w:rsidDel="00C80F4A">
          <w:delText xml:space="preserve">if a loadcurve is specified, </w:delText>
        </w:r>
      </w:del>
      <w:r>
        <w:t>this value scales the value determined by the loadcurve.</w:t>
      </w:r>
    </w:p>
    <w:p w14:paraId="1D474509" w14:textId="77777777" w:rsidR="00806BC8" w:rsidRPr="00146F8D" w:rsidRDefault="00806BC8" w:rsidP="006A0BC1"/>
    <w:p w14:paraId="523025D6" w14:textId="77777777" w:rsidR="006A0BC1" w:rsidRPr="0075685A" w:rsidRDefault="00806BC8" w:rsidP="00806BC8">
      <w:pPr>
        <w:pStyle w:val="Heading3"/>
      </w:pPr>
      <w:bookmarkStart w:id="295" w:name="_Toc376858483"/>
      <w:r>
        <w:t>Fixed Nodal Degrees of Freedom</w:t>
      </w:r>
      <w:bookmarkEnd w:id="295"/>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02A21058" w:rsidR="006A0BC1" w:rsidRPr="00B92C1F" w:rsidRDefault="006A0BC1" w:rsidP="006A0BC1">
      <w:pPr>
        <w:pStyle w:val="code"/>
      </w:pPr>
      <w:r w:rsidRPr="00B92C1F">
        <w:t>&lt;fix</w:t>
      </w:r>
      <w:ins w:id="296" w:author="Steve Maas" w:date="2013-12-16T10:12:00Z">
        <w:r w:rsidR="00C80F4A">
          <w:t xml:space="preserve"> bc="</w:t>
        </w:r>
      </w:ins>
      <w:ins w:id="297" w:author="Steve Maas" w:date="2013-12-16T10:13:00Z">
        <w:r w:rsidR="00C80F4A">
          <w:t>x"</w:t>
        </w:r>
      </w:ins>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298"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Pr="0075685A"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299" w:author="Steve Maas" w:date="2013-12-16T10:13:00Z">
        <w:r w:rsidR="00C80F4A">
          <w:t xml:space="preserve">This results in fewer equations that need to be solved for and </w:t>
        </w:r>
      </w:ins>
      <w:del w:id="300" w:author="Steve Maas" w:date="2013-12-16T10:13:00Z">
        <w:r w:rsidDel="00C80F4A">
          <w:delText>T</w:delText>
        </w:r>
      </w:del>
      <w:ins w:id="301" w:author="Steve Maas" w:date="2013-12-16T10:13:00Z">
        <w:r w:rsidR="00C80F4A">
          <w:t>t</w:t>
        </w:r>
      </w:ins>
      <w:r>
        <w:t>h</w:t>
      </w:r>
      <w:del w:id="302" w:author="Steve Maas" w:date="2013-12-16T10:13:00Z">
        <w:r w:rsidDel="00C80F4A">
          <w:delText>i</w:delText>
        </w:r>
      </w:del>
      <w:ins w:id="303" w:author="Steve Maas" w:date="2013-12-16T10:13:00Z">
        <w:r w:rsidR="00C80F4A">
          <w:t>u</w:t>
        </w:r>
      </w:ins>
      <w:r>
        <w:t>s reduces the run time of the FE analysis.</w:t>
      </w:r>
    </w:p>
    <w:p w14:paraId="656106C2" w14:textId="77777777" w:rsidR="00602A42" w:rsidRDefault="00602A42">
      <w:pPr>
        <w:jc w:val="left"/>
        <w:rPr>
          <w:ins w:id="304" w:author="Steve Maas" w:date="2013-12-16T10:16:00Z"/>
          <w:rFonts w:cs="Arial"/>
          <w:b/>
          <w:bCs/>
          <w:iCs/>
          <w:sz w:val="36"/>
          <w:szCs w:val="28"/>
        </w:rPr>
      </w:pPr>
      <w:bookmarkStart w:id="305" w:name="_Toc315942749"/>
      <w:bookmarkStart w:id="306" w:name="_Toc315943013"/>
      <w:bookmarkStart w:id="307" w:name="_Toc315943277"/>
      <w:bookmarkStart w:id="308" w:name="_Toc315942751"/>
      <w:bookmarkStart w:id="309" w:name="_Toc315943015"/>
      <w:bookmarkStart w:id="310" w:name="_Toc315943279"/>
      <w:bookmarkStart w:id="311" w:name="_Toc315942753"/>
      <w:bookmarkStart w:id="312" w:name="_Toc315943017"/>
      <w:bookmarkStart w:id="313" w:name="_Toc315943281"/>
      <w:bookmarkStart w:id="314" w:name="_Toc315942755"/>
      <w:bookmarkStart w:id="315" w:name="_Toc315943019"/>
      <w:bookmarkStart w:id="316" w:name="_Toc315943283"/>
      <w:bookmarkStart w:id="317" w:name="_Toc315942758"/>
      <w:bookmarkStart w:id="318" w:name="_Toc315943022"/>
      <w:bookmarkStart w:id="319" w:name="_Toc315943286"/>
      <w:bookmarkStart w:id="320" w:name="_Toc315942763"/>
      <w:bookmarkStart w:id="321" w:name="_Toc315943027"/>
      <w:bookmarkStart w:id="322" w:name="_Toc315943291"/>
      <w:bookmarkStart w:id="323" w:name="_Toc315942764"/>
      <w:bookmarkStart w:id="324" w:name="_Toc315943028"/>
      <w:bookmarkStart w:id="325" w:name="_Toc315943292"/>
      <w:bookmarkStart w:id="326" w:name="_Toc315942765"/>
      <w:bookmarkStart w:id="327" w:name="_Toc315943029"/>
      <w:bookmarkStart w:id="328" w:name="_Toc315943293"/>
      <w:bookmarkStart w:id="329" w:name="_Toc315942768"/>
      <w:bookmarkStart w:id="330" w:name="_Toc315943032"/>
      <w:bookmarkStart w:id="331" w:name="_Toc315943296"/>
      <w:bookmarkStart w:id="332" w:name="_Toc315942770"/>
      <w:bookmarkStart w:id="333" w:name="_Toc315943034"/>
      <w:bookmarkStart w:id="334" w:name="_Toc315943298"/>
      <w:bookmarkStart w:id="335" w:name="_Toc315942775"/>
      <w:bookmarkStart w:id="336" w:name="_Toc315943039"/>
      <w:bookmarkStart w:id="337" w:name="_Toc315943303"/>
      <w:bookmarkStart w:id="338" w:name="_Toc315942777"/>
      <w:bookmarkStart w:id="339" w:name="_Toc315943041"/>
      <w:bookmarkStart w:id="340" w:name="_Toc315943305"/>
      <w:bookmarkStart w:id="341" w:name="_Toc315942782"/>
      <w:bookmarkStart w:id="342" w:name="_Toc315943046"/>
      <w:bookmarkStart w:id="343" w:name="_Toc315943310"/>
      <w:bookmarkStart w:id="344" w:name="_Toc315942784"/>
      <w:bookmarkStart w:id="345" w:name="_Toc315943048"/>
      <w:bookmarkStart w:id="346" w:name="_Toc315943312"/>
      <w:bookmarkStart w:id="347" w:name="_Toc315942786"/>
      <w:bookmarkStart w:id="348" w:name="_Toc315943050"/>
      <w:bookmarkStart w:id="349" w:name="_Toc315943314"/>
      <w:bookmarkStart w:id="350" w:name="_Toc315942806"/>
      <w:bookmarkStart w:id="351" w:name="_Toc315943070"/>
      <w:bookmarkStart w:id="352" w:name="_Toc315943334"/>
      <w:bookmarkStart w:id="353" w:name="_Toc315942809"/>
      <w:bookmarkStart w:id="354" w:name="_Toc315943073"/>
      <w:bookmarkStart w:id="355" w:name="_Toc315943337"/>
      <w:bookmarkStart w:id="356" w:name="_Toc315942810"/>
      <w:bookmarkStart w:id="357" w:name="_Toc315943074"/>
      <w:bookmarkStart w:id="358" w:name="_Toc315943338"/>
      <w:bookmarkStart w:id="359" w:name="_Toc315942811"/>
      <w:bookmarkStart w:id="360" w:name="_Toc315943075"/>
      <w:bookmarkStart w:id="361" w:name="_Toc315943339"/>
      <w:bookmarkStart w:id="362" w:name="_Toc315942816"/>
      <w:bookmarkStart w:id="363" w:name="_Toc315943080"/>
      <w:bookmarkStart w:id="364" w:name="_Toc315943344"/>
      <w:bookmarkStart w:id="365" w:name="_Toc315942818"/>
      <w:bookmarkStart w:id="366" w:name="_Toc315943082"/>
      <w:bookmarkStart w:id="367" w:name="_Toc315943346"/>
      <w:bookmarkStart w:id="368" w:name="_Toc315942820"/>
      <w:bookmarkStart w:id="369" w:name="_Toc315943084"/>
      <w:bookmarkStart w:id="370" w:name="_Toc315943348"/>
      <w:bookmarkStart w:id="371" w:name="_Toc315942822"/>
      <w:bookmarkStart w:id="372" w:name="_Toc315943086"/>
      <w:bookmarkStart w:id="373" w:name="_Toc315943350"/>
      <w:bookmarkStart w:id="374" w:name="_Toc315942824"/>
      <w:bookmarkStart w:id="375" w:name="_Toc315943088"/>
      <w:bookmarkStart w:id="376" w:name="_Toc315943352"/>
      <w:bookmarkStart w:id="377" w:name="_Toc315942829"/>
      <w:bookmarkStart w:id="378" w:name="_Toc315943093"/>
      <w:bookmarkStart w:id="379" w:name="_Toc315943357"/>
      <w:bookmarkStart w:id="380" w:name="_Toc315942831"/>
      <w:bookmarkStart w:id="381" w:name="_Toc315943095"/>
      <w:bookmarkStart w:id="382" w:name="_Toc315943359"/>
      <w:bookmarkStart w:id="383" w:name="_Toc315942833"/>
      <w:bookmarkStart w:id="384" w:name="_Toc315943097"/>
      <w:bookmarkStart w:id="385" w:name="_Toc315943361"/>
      <w:bookmarkStart w:id="386" w:name="_Toc315942834"/>
      <w:bookmarkStart w:id="387" w:name="_Toc315943098"/>
      <w:bookmarkStart w:id="388" w:name="_Toc315943362"/>
      <w:bookmarkStart w:id="389" w:name="_Toc315942839"/>
      <w:bookmarkStart w:id="390" w:name="_Toc315943103"/>
      <w:bookmarkStart w:id="391" w:name="_Toc315943367"/>
      <w:bookmarkStart w:id="392" w:name="_Toc315942840"/>
      <w:bookmarkStart w:id="393" w:name="_Toc315943104"/>
      <w:bookmarkStart w:id="394" w:name="_Toc315943368"/>
      <w:bookmarkStart w:id="395" w:name="_Toc315942841"/>
      <w:bookmarkStart w:id="396" w:name="_Toc315943105"/>
      <w:bookmarkStart w:id="397" w:name="_Toc315943369"/>
      <w:bookmarkStart w:id="398" w:name="_Toc315942843"/>
      <w:bookmarkStart w:id="399" w:name="_Toc315943107"/>
      <w:bookmarkStart w:id="400" w:name="_Toc315943371"/>
      <w:bookmarkStart w:id="401" w:name="_Toc315942845"/>
      <w:bookmarkStart w:id="402" w:name="_Toc315943109"/>
      <w:bookmarkStart w:id="403" w:name="_Toc31594337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ins w:id="404" w:author="Steve Maas" w:date="2013-12-16T10:16:00Z">
        <w:r>
          <w:br w:type="page"/>
        </w:r>
      </w:ins>
    </w:p>
    <w:p w14:paraId="4FC9CF1B" w14:textId="38A0E96E" w:rsidR="006A0BC1" w:rsidRDefault="0098023B" w:rsidP="0098023B">
      <w:pPr>
        <w:pStyle w:val="Heading2"/>
      </w:pPr>
      <w:bookmarkStart w:id="405" w:name="_Toc376858484"/>
      <w:r>
        <w:lastRenderedPageBreak/>
        <w:t>Loads Section</w:t>
      </w:r>
      <w:bookmarkEnd w:id="40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06" w:name="_Toc376858485"/>
      <w:r>
        <w:t>Nodal Loads</w:t>
      </w:r>
      <w:bookmarkEnd w:id="406"/>
    </w:p>
    <w:p w14:paraId="343663AC" w14:textId="7DCC6CA5" w:rsidR="00525EB6" w:rsidRDefault="00525EB6" w:rsidP="00525EB6">
      <w:r>
        <w:t xml:space="preserve">Nodal loads are applied by the </w:t>
      </w:r>
      <w:del w:id="407" w:author="Steve Maas" w:date="2013-12-16T17:56:00Z">
        <w:r w:rsidDel="00DB09C5">
          <w:rPr>
            <w:i/>
          </w:rPr>
          <w:delText xml:space="preserve">force </w:delText>
        </w:r>
      </w:del>
      <w:ins w:id="408"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09" w:author="Steve Maas" w:date="2013-12-16T17:57:00Z">
        <w:r w:rsidDel="00DB09C5">
          <w:delText>force</w:delText>
        </w:r>
      </w:del>
      <w:ins w:id="410"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11"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12" w:author="Steve Maas" w:date="2014-01-02T13:04:00Z">
        <w:r w:rsidR="00873D59">
          <w:t>3.12.2</w:t>
        </w:r>
      </w:ins>
      <w:del w:id="413"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414" w:author="Steve Maas" w:date="2014-01-06T15:53:00Z"/>
        </w:rPr>
      </w:pPr>
    </w:p>
    <w:p w14:paraId="7A39DBF8" w14:textId="441D1546" w:rsidR="002528E9" w:rsidRDefault="002528E9">
      <w:pPr>
        <w:pStyle w:val="Heading3"/>
        <w:rPr>
          <w:ins w:id="415" w:author="Steve Maas" w:date="2014-01-06T15:53:00Z"/>
        </w:rPr>
        <w:pPrChange w:id="416" w:author="Steve Maas" w:date="2014-01-06T15:53:00Z">
          <w:pPr/>
        </w:pPrChange>
      </w:pPr>
      <w:bookmarkStart w:id="417" w:name="_Toc376858486"/>
      <w:ins w:id="418" w:author="Steve Maas" w:date="2014-01-06T15:53:00Z">
        <w:r>
          <w:t>Surface Loads</w:t>
        </w:r>
        <w:bookmarkEnd w:id="417"/>
      </w:ins>
    </w:p>
    <w:p w14:paraId="75C93C59" w14:textId="528F5B83" w:rsidR="002528E9" w:rsidRDefault="002528E9">
      <w:pPr>
        <w:rPr>
          <w:ins w:id="419" w:author="Steve Maas" w:date="2014-01-06T17:06:00Z"/>
        </w:rPr>
      </w:pPr>
      <w:ins w:id="420"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421" w:author="Steve Maas" w:date="2014-01-06T15:54:00Z">
        <w:r>
          <w:t>different</w:t>
        </w:r>
      </w:ins>
      <w:ins w:id="422" w:author="Steve Maas" w:date="2014-01-06T15:53:00Z">
        <w:r>
          <w:t xml:space="preserve"> </w:t>
        </w:r>
      </w:ins>
      <w:ins w:id="423" w:author="Steve Maas" w:date="2014-01-06T15:54:00Z">
        <w:r>
          <w:t>surface loads that can be applied in FEBio.</w:t>
        </w:r>
      </w:ins>
    </w:p>
    <w:p w14:paraId="0AFFC133" w14:textId="77777777" w:rsidR="00CF5CFC" w:rsidRDefault="00CF5CFC">
      <w:pPr>
        <w:rPr>
          <w:ins w:id="424" w:author="Steve Maas" w:date="2014-01-06T17:06:00Z"/>
        </w:rPr>
      </w:pPr>
    </w:p>
    <w:p w14:paraId="10A36D37" w14:textId="51F1DD00" w:rsidR="00CF5CFC" w:rsidRDefault="00CF5CFC">
      <w:pPr>
        <w:rPr>
          <w:ins w:id="425" w:author="Steve Maas" w:date="2014-01-06T17:07:00Z"/>
        </w:rPr>
      </w:pPr>
      <w:ins w:id="426"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427" w:author="Steve Maas" w:date="2014-01-06T17:07:00Z">
        <w:r>
          <w:rPr>
            <w:i/>
          </w:rPr>
          <w:t xml:space="preserve">Geometry </w:t>
        </w:r>
        <w:r>
          <w:t>section.</w:t>
        </w:r>
      </w:ins>
    </w:p>
    <w:p w14:paraId="554EFAA1" w14:textId="77777777" w:rsidR="00CF5CFC" w:rsidRDefault="00CF5CFC">
      <w:pPr>
        <w:rPr>
          <w:ins w:id="428" w:author="Steve Maas" w:date="2014-01-06T17:07:00Z"/>
        </w:rPr>
      </w:pPr>
    </w:p>
    <w:p w14:paraId="46B81760" w14:textId="0E6947B0" w:rsidR="00CF5CFC" w:rsidRDefault="00CF5CFC">
      <w:pPr>
        <w:rPr>
          <w:ins w:id="429" w:author="Steve Maas" w:date="2014-01-06T17:07:00Z"/>
        </w:rPr>
      </w:pPr>
      <w:ins w:id="430"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431" w:author="Steve Maas" w:date="2014-01-06T17:09:00Z"/>
        </w:rPr>
      </w:pPr>
    </w:p>
    <w:p w14:paraId="70058AC5" w14:textId="6C67F699" w:rsidR="00CF5CFC" w:rsidRDefault="009A35E3">
      <w:pPr>
        <w:pStyle w:val="Code0"/>
        <w:rPr>
          <w:ins w:id="432" w:author="Steve Maas" w:date="2014-01-06T17:09:00Z"/>
        </w:rPr>
        <w:pPrChange w:id="433" w:author="Steve Maas" w:date="2014-01-06T17:09:00Z">
          <w:pPr/>
        </w:pPrChange>
      </w:pPr>
      <w:ins w:id="434" w:author="Steve Maas" w:date="2014-01-06T17:09:00Z">
        <w:r>
          <w:t>&lt;surface&gt;</w:t>
        </w:r>
      </w:ins>
    </w:p>
    <w:p w14:paraId="34707218" w14:textId="52F01A09" w:rsidR="009A35E3" w:rsidRDefault="009A35E3">
      <w:pPr>
        <w:pStyle w:val="Code0"/>
        <w:rPr>
          <w:ins w:id="435" w:author="Steve Maas" w:date="2014-01-06T17:09:00Z"/>
        </w:rPr>
        <w:pPrChange w:id="436" w:author="Steve Maas" w:date="2014-01-06T17:09:00Z">
          <w:pPr/>
        </w:pPrChange>
      </w:pPr>
      <w:ins w:id="437" w:author="Steve Maas" w:date="2014-01-06T17:09:00Z">
        <w:r>
          <w:tab/>
          <w:t>&lt;quad4 id="1"&gt;1,2,3,4&lt;/quad&gt;</w:t>
        </w:r>
      </w:ins>
    </w:p>
    <w:p w14:paraId="0EA7B5A4" w14:textId="77F83592" w:rsidR="009A35E3" w:rsidRDefault="009A35E3">
      <w:pPr>
        <w:pStyle w:val="Code0"/>
        <w:rPr>
          <w:ins w:id="438" w:author="Steve Maas" w:date="2014-01-06T17:09:00Z"/>
        </w:rPr>
        <w:pPrChange w:id="439" w:author="Steve Maas" w:date="2014-01-06T17:09:00Z">
          <w:pPr/>
        </w:pPrChange>
      </w:pPr>
      <w:ins w:id="440" w:author="Steve Maas" w:date="2014-01-06T17:09:00Z">
        <w:r>
          <w:tab/>
          <w:t>...</w:t>
        </w:r>
      </w:ins>
    </w:p>
    <w:p w14:paraId="72BD8A1A" w14:textId="6B6C4A6F" w:rsidR="009A35E3" w:rsidRDefault="009A35E3">
      <w:pPr>
        <w:pStyle w:val="Code0"/>
        <w:rPr>
          <w:ins w:id="441" w:author="Steve Maas" w:date="2014-01-06T17:09:00Z"/>
        </w:rPr>
        <w:pPrChange w:id="442" w:author="Steve Maas" w:date="2014-01-06T17:09:00Z">
          <w:pPr/>
        </w:pPrChange>
      </w:pPr>
      <w:ins w:id="443" w:author="Steve Maas" w:date="2014-01-06T17:09:00Z">
        <w:r>
          <w:t>&lt;/surface&gt;</w:t>
        </w:r>
      </w:ins>
    </w:p>
    <w:p w14:paraId="1850D4EF" w14:textId="77777777" w:rsidR="00CF5CFC" w:rsidRDefault="00CF5CFC">
      <w:pPr>
        <w:rPr>
          <w:ins w:id="444" w:author="Steve Maas" w:date="2014-01-06T17:07:00Z"/>
        </w:rPr>
      </w:pPr>
    </w:p>
    <w:p w14:paraId="77EFE8AD" w14:textId="5CE3C79C" w:rsidR="00CF5CFC" w:rsidRDefault="00CF5CFC">
      <w:pPr>
        <w:rPr>
          <w:ins w:id="445" w:author="Steve Maas" w:date="2014-01-06T17:08:00Z"/>
        </w:rPr>
      </w:pPr>
      <w:ins w:id="446"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447" w:author="Steve Maas" w:date="2014-01-06T17:09:00Z"/>
        </w:rPr>
      </w:pPr>
    </w:p>
    <w:p w14:paraId="7C493E88" w14:textId="71004548" w:rsidR="009A35E3" w:rsidRDefault="009A35E3">
      <w:pPr>
        <w:pStyle w:val="Code0"/>
        <w:rPr>
          <w:ins w:id="448" w:author="Steve Maas" w:date="2014-01-06T17:09:00Z"/>
        </w:rPr>
        <w:pPrChange w:id="449" w:author="Steve Maas" w:date="2014-01-06T17:09:00Z">
          <w:pPr/>
        </w:pPrChange>
      </w:pPr>
      <w:ins w:id="450" w:author="Steve Maas" w:date="2014-01-06T17:09:00Z">
        <w:r>
          <w:t>&lt;surface set="surface_name"/&gt;</w:t>
        </w:r>
      </w:ins>
    </w:p>
    <w:p w14:paraId="10C1F7B9" w14:textId="77777777" w:rsidR="009A35E3" w:rsidRDefault="009A35E3">
      <w:pPr>
        <w:rPr>
          <w:ins w:id="451" w:author="Steve Maas" w:date="2014-01-06T17:08:00Z"/>
        </w:rPr>
      </w:pPr>
    </w:p>
    <w:p w14:paraId="296DA0F0" w14:textId="4684389C" w:rsidR="00CF5CFC" w:rsidRPr="009A35E3" w:rsidRDefault="00CF5CFC">
      <w:ins w:id="452" w:author="Steve Maas" w:date="2014-01-06T17:08:00Z">
        <w:r>
          <w:t xml:space="preserve">Here, the </w:t>
        </w:r>
        <w:r>
          <w:rPr>
            <w:i/>
          </w:rPr>
          <w:t xml:space="preserve">surface_name </w:t>
        </w:r>
        <w:r>
          <w:t xml:space="preserve">is the name of a surface that is defined in the </w:t>
        </w:r>
        <w:r w:rsidRPr="00CF5CFC">
          <w:rPr>
            <w:i/>
            <w:rPrChange w:id="453" w:author="Steve Maas" w:date="2014-01-06T17:09:00Z">
              <w:rPr/>
            </w:rPrChange>
          </w:rPr>
          <w:t>Geometry</w:t>
        </w:r>
        <w:r>
          <w:t xml:space="preserve"> </w:t>
        </w:r>
      </w:ins>
      <w:ins w:id="454" w:author="Steve Maas" w:date="2014-01-06T17:09:00Z">
        <w:r>
          <w:t>section</w:t>
        </w:r>
      </w:ins>
      <w:ins w:id="455"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456" w:author="Steve Maas" w:date="2014-01-06T17:10:00Z">
        <w:r w:rsidR="00B515AA">
          <w:t>3.6.4</w:t>
        </w:r>
        <w:r w:rsidR="00B515AA">
          <w:fldChar w:fldCharType="end"/>
        </w:r>
        <w:r w:rsidR="00B515AA">
          <w:t>)</w:t>
        </w:r>
      </w:ins>
      <w:ins w:id="457" w:author="Steve Maas" w:date="2014-01-06T17:09:00Z">
        <w:r>
          <w:t>.</w:t>
        </w:r>
        <w:r w:rsidR="009A35E3">
          <w:t xml:space="preserve"> Note that in this case the </w:t>
        </w:r>
        <w:r w:rsidR="009A35E3">
          <w:rPr>
            <w:i/>
          </w:rPr>
          <w:t xml:space="preserve">surface </w:t>
        </w:r>
      </w:ins>
      <w:ins w:id="458"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459" w:author="Steve Maas" w:date="2014-01-06T15:54:00Z">
          <w:pPr>
            <w:pStyle w:val="Heading3"/>
          </w:pPr>
        </w:pPrChange>
      </w:pPr>
      <w:bookmarkStart w:id="460" w:name="_Toc376858487"/>
      <w:r>
        <w:t xml:space="preserve">Pressure </w:t>
      </w:r>
      <w:del w:id="461" w:author="Steve Maas" w:date="2014-01-07T11:40:00Z">
        <w:r w:rsidR="00D153DC" w:rsidDel="004B0FC6">
          <w:delText>F</w:delText>
        </w:r>
        <w:r w:rsidDel="004B0FC6">
          <w:delText>orces</w:delText>
        </w:r>
      </w:del>
      <w:ins w:id="462" w:author="Steve Maas" w:date="2014-01-07T11:40:00Z">
        <w:r w:rsidR="004B0FC6">
          <w:t>Load</w:t>
        </w:r>
      </w:ins>
      <w:bookmarkEnd w:id="460"/>
    </w:p>
    <w:p w14:paraId="663FF250" w14:textId="766004DC" w:rsidR="00525EB6" w:rsidRDefault="00525EB6" w:rsidP="00525EB6">
      <w:r>
        <w:t xml:space="preserve">Pressure forces are applied to the surface of the geometry and are defined by the </w:t>
      </w:r>
      <w:del w:id="463" w:author="Steve Maas" w:date="2013-12-16T17:58:00Z">
        <w:r w:rsidDel="001E58E6">
          <w:rPr>
            <w:i/>
          </w:rPr>
          <w:delText xml:space="preserve">pressure </w:delText>
        </w:r>
      </w:del>
      <w:ins w:id="464" w:author="Steve Maas" w:date="2013-12-16T17:58:00Z">
        <w:r w:rsidR="001E58E6">
          <w:rPr>
            <w:i/>
          </w:rPr>
          <w:t xml:space="preserve">surface_load </w:t>
        </w:r>
      </w:ins>
      <w:r>
        <w:t>element</w:t>
      </w:r>
      <w:ins w:id="465"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66" w:author="Steve Maas" w:date="2014-01-06T21:54:00Z"/>
        </w:rPr>
      </w:pPr>
      <w:r>
        <w:t>&lt;</w:t>
      </w:r>
      <w:del w:id="467" w:author="Steve Maas" w:date="2013-12-16T17:58:00Z">
        <w:r w:rsidDel="001E58E6">
          <w:delText>pressure</w:delText>
        </w:r>
      </w:del>
      <w:ins w:id="468" w:author="Steve Maas" w:date="2013-12-16T17:58:00Z">
        <w:r w:rsidR="001E58E6">
          <w:t>surface_load type="pressure"</w:t>
        </w:r>
      </w:ins>
      <w:r>
        <w:t>&gt;</w:t>
      </w:r>
    </w:p>
    <w:p w14:paraId="245253BB" w14:textId="387931E6" w:rsidR="006424ED" w:rsidRDefault="006424ED" w:rsidP="00525EB6">
      <w:pPr>
        <w:pStyle w:val="code"/>
        <w:rPr>
          <w:ins w:id="469" w:author="Steve Maas" w:date="2013-12-16T17:58:00Z"/>
        </w:rPr>
      </w:pPr>
      <w:ins w:id="470" w:author="Steve Maas" w:date="2014-01-06T21:54:00Z">
        <w:r>
          <w:tab/>
          <w:t>&lt;pressure [lc="1"]&gt;1.0&lt;/pressure&gt;</w:t>
        </w:r>
      </w:ins>
    </w:p>
    <w:p w14:paraId="3BF286E8" w14:textId="219EBBCD" w:rsidR="00DE723C" w:rsidRDefault="00DE723C" w:rsidP="00525EB6">
      <w:pPr>
        <w:pStyle w:val="code"/>
      </w:pPr>
      <w:ins w:id="471" w:author="Steve Maas" w:date="2013-12-16T17:58:00Z">
        <w:r>
          <w:tab/>
          <w:t>&lt;surface&gt;</w:t>
        </w:r>
      </w:ins>
    </w:p>
    <w:p w14:paraId="4FBD7965" w14:textId="3FAABAE9" w:rsidR="00525EB6" w:rsidDel="006424ED" w:rsidRDefault="00525EB6" w:rsidP="00525EB6">
      <w:pPr>
        <w:pStyle w:val="code"/>
        <w:rPr>
          <w:del w:id="472" w:author="Steve Maas" w:date="2014-01-06T21:55:00Z"/>
        </w:rPr>
      </w:pPr>
      <w:del w:id="473"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474" w:author="Steve Maas" w:date="2013-12-16T17:58:00Z"/>
        </w:rPr>
      </w:pPr>
      <w:r>
        <w:tab/>
      </w:r>
      <w:ins w:id="475" w:author="Steve Maas" w:date="2013-12-16T17:58:00Z">
        <w:r w:rsidR="00DE723C">
          <w:tab/>
        </w:r>
      </w:ins>
      <w:r>
        <w:t>...</w:t>
      </w:r>
    </w:p>
    <w:p w14:paraId="35971468" w14:textId="32AF7677" w:rsidR="00DE723C" w:rsidRDefault="00DE723C" w:rsidP="00525EB6">
      <w:pPr>
        <w:pStyle w:val="code"/>
      </w:pPr>
      <w:ins w:id="476" w:author="Steve Maas" w:date="2013-12-16T17:58:00Z">
        <w:r>
          <w:tab/>
        </w:r>
      </w:ins>
      <w:ins w:id="477" w:author="Steve Maas" w:date="2013-12-16T17:59:00Z">
        <w:r>
          <w:t>&lt;/surface&gt;</w:t>
        </w:r>
      </w:ins>
    </w:p>
    <w:p w14:paraId="62E36806" w14:textId="4FDCE72F" w:rsidR="00525EB6" w:rsidRDefault="00525EB6" w:rsidP="00525EB6">
      <w:pPr>
        <w:pStyle w:val="code"/>
      </w:pPr>
      <w:r>
        <w:t>&lt;/</w:t>
      </w:r>
      <w:del w:id="478" w:author="Steve Maas" w:date="2013-12-16T17:58:00Z">
        <w:r w:rsidDel="001E58E6">
          <w:delText>pressure</w:delText>
        </w:r>
      </w:del>
      <w:ins w:id="479"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Default="00525EB6" w:rsidP="00525EB6">
      <w:pPr>
        <w:rPr>
          <w:ins w:id="480" w:author="Steve Maas" w:date="2014-01-07T11:40:00Z"/>
        </w:rPr>
      </w:pPr>
      <w:del w:id="481"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482"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483"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484" w:author="Steve Maas" w:date="2014-01-06T21:55:00Z">
        <w:r w:rsidDel="006424ED">
          <w:delText xml:space="preserve">The default scale factor is 1.0 and </w:delText>
        </w:r>
      </w:del>
      <w:ins w:id="485" w:author="Steve Maas" w:date="2014-01-06T21:55:00Z">
        <w:r w:rsidR="006424ED">
          <w:t>I</w:t>
        </w:r>
      </w:ins>
      <w:del w:id="486" w:author="Steve Maas" w:date="2014-01-06T21:55:00Z">
        <w:r w:rsidDel="006424ED">
          <w:delText>i</w:delText>
        </w:r>
      </w:del>
      <w:r>
        <w:t xml:space="preserve">f </w:t>
      </w:r>
      <w:r>
        <w:rPr>
          <w:i/>
        </w:rPr>
        <w:t>lc</w:t>
      </w:r>
      <w:r>
        <w:t xml:space="preserve"> is not defined </w:t>
      </w:r>
      <w:del w:id="487"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488" w:author="Steve Maas" w:date="2014-01-06T21:56:00Z">
        <w:r w:rsidR="006424ED">
          <w:t>a constant pressure is applied</w:t>
        </w:r>
      </w:ins>
      <w:r>
        <w:t>.</w:t>
      </w:r>
    </w:p>
    <w:p w14:paraId="745A026E" w14:textId="77777777" w:rsidR="004B0FC6" w:rsidRDefault="004B0FC6" w:rsidP="00525EB6">
      <w:pPr>
        <w:rPr>
          <w:ins w:id="489" w:author="Steve Maas" w:date="2014-01-07T11:40:00Z"/>
        </w:rPr>
      </w:pPr>
    </w:p>
    <w:p w14:paraId="3C1C381D" w14:textId="5AEFF902" w:rsidR="004B0FC6" w:rsidRDefault="004B0FC6" w:rsidP="004B0FC6">
      <w:pPr>
        <w:pStyle w:val="Heading4"/>
        <w:rPr>
          <w:ins w:id="490" w:author="Steve Maas" w:date="2014-01-07T11:40:00Z"/>
        </w:rPr>
        <w:pPrChange w:id="491" w:author="Steve Maas" w:date="2014-01-07T11:40:00Z">
          <w:pPr/>
        </w:pPrChange>
      </w:pPr>
      <w:bookmarkStart w:id="492" w:name="_Toc376858488"/>
      <w:ins w:id="493" w:author="Steve Maas" w:date="2014-01-07T11:40:00Z">
        <w:r>
          <w:t>Traction Load</w:t>
        </w:r>
        <w:bookmarkEnd w:id="492"/>
      </w:ins>
    </w:p>
    <w:p w14:paraId="16D094FA" w14:textId="7F8D19DB" w:rsidR="004B0FC6" w:rsidRDefault="004B0FC6" w:rsidP="004B0FC6">
      <w:pPr>
        <w:rPr>
          <w:ins w:id="494" w:author="Steve Maas" w:date="2014-01-07T11:41:00Z"/>
        </w:rPr>
        <w:pPrChange w:id="495" w:author="Steve Maas" w:date="2014-01-07T11:40:00Z">
          <w:pPr/>
        </w:pPrChange>
      </w:pPr>
      <w:ins w:id="496" w:author="Steve Maas" w:date="2014-01-07T11:40:00Z">
        <w:r>
          <w:t xml:space="preserve">A traction load applies a traction to a surface. The direction of the traction remains unchanged as the mesh deforms. </w:t>
        </w:r>
      </w:ins>
    </w:p>
    <w:p w14:paraId="74CE07C4" w14:textId="77777777" w:rsidR="004B0FC6" w:rsidRDefault="004B0FC6" w:rsidP="004B0FC6">
      <w:pPr>
        <w:rPr>
          <w:ins w:id="497" w:author="Steve Maas" w:date="2014-01-07T11:41:00Z"/>
        </w:rPr>
        <w:pPrChange w:id="498" w:author="Steve Maas" w:date="2014-01-07T11:40:00Z">
          <w:pPr/>
        </w:pPrChange>
      </w:pPr>
    </w:p>
    <w:p w14:paraId="1F0CE3E4" w14:textId="0F0810E5" w:rsidR="004B0FC6" w:rsidRDefault="004B0FC6" w:rsidP="004B0FC6">
      <w:pPr>
        <w:pStyle w:val="Code0"/>
        <w:rPr>
          <w:ins w:id="499" w:author="Steve Maas" w:date="2014-01-07T11:41:00Z"/>
        </w:rPr>
        <w:pPrChange w:id="500" w:author="Steve Maas" w:date="2014-01-07T11:41:00Z">
          <w:pPr/>
        </w:pPrChange>
      </w:pPr>
      <w:ins w:id="501" w:author="Steve Maas" w:date="2014-01-07T11:41:00Z">
        <w:r>
          <w:t>&lt;surface_load type="traction"&gt;</w:t>
        </w:r>
      </w:ins>
    </w:p>
    <w:p w14:paraId="68FEB8E5" w14:textId="1296B25B" w:rsidR="004B0FC6" w:rsidRDefault="004B0FC6" w:rsidP="004B0FC6">
      <w:pPr>
        <w:pStyle w:val="Code0"/>
        <w:rPr>
          <w:ins w:id="502" w:author="Steve Maas" w:date="2014-01-07T11:41:00Z"/>
        </w:rPr>
        <w:pPrChange w:id="503" w:author="Steve Maas" w:date="2014-01-07T11:41:00Z">
          <w:pPr/>
        </w:pPrChange>
      </w:pPr>
      <w:ins w:id="504" w:author="Steve Maas" w:date="2014-01-07T11:41:00Z">
        <w:r>
          <w:tab/>
          <w:t>&lt;scale [lc="1"]&gt;1.0&lt;/scale&gt;</w:t>
        </w:r>
      </w:ins>
    </w:p>
    <w:p w14:paraId="03313A50" w14:textId="05E7A4CC" w:rsidR="004B0FC6" w:rsidRDefault="004B0FC6" w:rsidP="004B0FC6">
      <w:pPr>
        <w:pStyle w:val="Code0"/>
        <w:rPr>
          <w:ins w:id="505" w:author="Steve Maas" w:date="2014-01-07T11:41:00Z"/>
        </w:rPr>
        <w:pPrChange w:id="506" w:author="Steve Maas" w:date="2014-01-07T11:41:00Z">
          <w:pPr/>
        </w:pPrChange>
      </w:pPr>
      <w:ins w:id="507" w:author="Steve Maas" w:date="2014-01-07T11:41:00Z">
        <w:r>
          <w:tab/>
          <w:t>&lt;traction&gt;0,0,1&lt;/traction&gt;</w:t>
        </w:r>
      </w:ins>
    </w:p>
    <w:p w14:paraId="075FEBD9" w14:textId="2AE048FA" w:rsidR="004B0FC6" w:rsidRDefault="004B0FC6" w:rsidP="004B0FC6">
      <w:pPr>
        <w:pStyle w:val="Code0"/>
        <w:rPr>
          <w:ins w:id="508" w:author="Steve Maas" w:date="2014-01-07T11:42:00Z"/>
        </w:rPr>
        <w:pPrChange w:id="509" w:author="Steve Maas" w:date="2014-01-07T11:41:00Z">
          <w:pPr/>
        </w:pPrChange>
      </w:pPr>
      <w:ins w:id="510" w:author="Steve Maas" w:date="2014-01-07T11:41:00Z">
        <w:r>
          <w:tab/>
          <w:t>&lt;surface [set="</w:t>
        </w:r>
      </w:ins>
      <w:ins w:id="511" w:author="Steve Maas" w:date="2014-01-07T11:42:00Z">
        <w:r>
          <w:t>surface_name"]&gt;</w:t>
        </w:r>
      </w:ins>
    </w:p>
    <w:p w14:paraId="34C5FF4F" w14:textId="6F8880B4" w:rsidR="004B0FC6" w:rsidRDefault="004B0FC6" w:rsidP="004B0FC6">
      <w:pPr>
        <w:pStyle w:val="Code0"/>
        <w:rPr>
          <w:ins w:id="512" w:author="Steve Maas" w:date="2014-01-07T11:42:00Z"/>
        </w:rPr>
        <w:pPrChange w:id="513" w:author="Steve Maas" w:date="2014-01-07T11:41:00Z">
          <w:pPr/>
        </w:pPrChange>
      </w:pPr>
      <w:ins w:id="514" w:author="Steve Maas" w:date="2014-01-07T11:42:00Z">
        <w:r>
          <w:tab/>
        </w:r>
        <w:r>
          <w:tab/>
          <w:t>...</w:t>
        </w:r>
      </w:ins>
    </w:p>
    <w:p w14:paraId="34F5FADF" w14:textId="119F98CD" w:rsidR="004B0FC6" w:rsidRDefault="004B0FC6" w:rsidP="004B0FC6">
      <w:pPr>
        <w:pStyle w:val="Code0"/>
        <w:rPr>
          <w:ins w:id="515" w:author="Steve Maas" w:date="2014-01-07T11:42:00Z"/>
        </w:rPr>
        <w:pPrChange w:id="516" w:author="Steve Maas" w:date="2014-01-07T11:41:00Z">
          <w:pPr/>
        </w:pPrChange>
      </w:pPr>
      <w:ins w:id="517" w:author="Steve Maas" w:date="2014-01-07T11:42:00Z">
        <w:r>
          <w:tab/>
          <w:t>&lt;/surface&gt;</w:t>
        </w:r>
      </w:ins>
    </w:p>
    <w:p w14:paraId="0C436C54" w14:textId="32B5B27C" w:rsidR="004B0FC6" w:rsidRDefault="004B0FC6" w:rsidP="004B0FC6">
      <w:pPr>
        <w:pStyle w:val="Code0"/>
        <w:rPr>
          <w:ins w:id="518" w:author="Steve Maas" w:date="2014-01-07T11:40:00Z"/>
        </w:rPr>
        <w:pPrChange w:id="519" w:author="Steve Maas" w:date="2014-01-07T11:41:00Z">
          <w:pPr/>
        </w:pPrChange>
      </w:pPr>
      <w:ins w:id="520" w:author="Steve Maas" w:date="2014-01-07T11:42:00Z">
        <w:r>
          <w:t>&lt;/surface_load&gt;</w:t>
        </w:r>
      </w:ins>
    </w:p>
    <w:p w14:paraId="7542C0FB" w14:textId="5B600C18" w:rsidR="004B0FC6" w:rsidRDefault="004B0FC6" w:rsidP="004B0FC6">
      <w:pPr>
        <w:rPr>
          <w:ins w:id="521" w:author="Steve Maas" w:date="2014-01-07T11:41:00Z"/>
        </w:rPr>
        <w:pPrChange w:id="522" w:author="Steve Maas" w:date="2014-01-07T11:40:00Z">
          <w:pPr/>
        </w:pPrChange>
      </w:pPr>
    </w:p>
    <w:p w14:paraId="19E9C5A6" w14:textId="3310C747" w:rsidR="004B0FC6" w:rsidRPr="004B0FC6" w:rsidRDefault="004B0FC6" w:rsidP="004B0FC6">
      <w:pPr>
        <w:pPrChange w:id="523" w:author="Steve Maas" w:date="2014-01-07T11:40:00Z">
          <w:pPr/>
        </w:pPrChange>
      </w:pPr>
      <w:ins w:id="524"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525"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526" w:author="Steve Maas" w:date="2014-01-06T15:54:00Z">
          <w:pPr>
            <w:pStyle w:val="Heading3"/>
          </w:pPr>
        </w:pPrChange>
      </w:pPr>
      <w:r>
        <w:t xml:space="preserve"> </w:t>
      </w:r>
      <w:bookmarkStart w:id="527" w:name="_Ref194576511"/>
      <w:bookmarkStart w:id="528" w:name="_Ref194576545"/>
      <w:bookmarkStart w:id="529" w:name="_Toc376858489"/>
      <w:r>
        <w:t>Mixture Normal Traction</w:t>
      </w:r>
      <w:bookmarkEnd w:id="527"/>
      <w:bookmarkEnd w:id="528"/>
      <w:bookmarkEnd w:id="529"/>
    </w:p>
    <w:p w14:paraId="115ABB42" w14:textId="745D830C" w:rsidR="00525EB6" w:rsidRPr="00C64641" w:rsidRDefault="00525EB6" w:rsidP="00525EB6">
      <w:r>
        <w:t>This section applies to biphasic, biphasic-solute</w:t>
      </w:r>
      <w:ins w:id="530" w:author="Steve Maas" w:date="2014-01-06T15:28:00Z">
        <w:r w:rsidR="00F10F62">
          <w:t xml:space="preserve">, </w:t>
        </w:r>
      </w:ins>
      <w:del w:id="531" w:author="Steve Maas" w:date="2014-01-06T15:28:00Z">
        <w:r w:rsidDel="00F10F62">
          <w:delText xml:space="preserve"> and </w:delText>
        </w:r>
      </w:del>
      <w:r>
        <w:t xml:space="preserve">triphasic </w:t>
      </w:r>
      <w:ins w:id="532"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35"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533"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534"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28" type="#_x0000_t75" style="width:8pt;height:13.5pt" o:ole="">
            <v:imagedata r:id="rId36" o:title=""/>
          </v:shape>
          <o:OLEObject Type="Embed" ProgID="Equation.DSMT4" ShapeID="_x0000_i1028" DrawAspect="Content" ObjectID="_1450601232" r:id="rId37"/>
        </w:object>
      </w:r>
      <w:r w:rsidRPr="00C64641">
        <w:t xml:space="preserve"> is the traction vector corresponding to the mixture (or total) stress </w:t>
      </w:r>
      <w:r w:rsidR="00AF2221" w:rsidRPr="00AF2221">
        <w:rPr>
          <w:position w:val="-6"/>
        </w:rPr>
        <w:object w:dxaOrig="220" w:dyaOrig="220" w14:anchorId="42946939">
          <v:shape id="_x0000_i1029" type="#_x0000_t75" style="width:10.5pt;height:10.5pt" o:ole="">
            <v:imagedata r:id="rId38" o:title=""/>
          </v:shape>
          <o:OLEObject Type="Embed" ProgID="Equation.DSMT4" ShapeID="_x0000_i1029" DrawAspect="Content" ObjectID="_1450601233" r:id="rId39"/>
        </w:object>
      </w:r>
      <w:r w:rsidRPr="00C64641">
        <w:t xml:space="preserve">; thus </w:t>
      </w:r>
      <w:r w:rsidR="00AF2221" w:rsidRPr="00AF2221">
        <w:rPr>
          <w:position w:val="-6"/>
        </w:rPr>
        <w:object w:dxaOrig="800" w:dyaOrig="260" w14:anchorId="499B6833">
          <v:shape id="_x0000_i1030" type="#_x0000_t75" style="width:40pt;height:13.5pt" o:ole="">
            <v:imagedata r:id="rId40" o:title=""/>
          </v:shape>
          <o:OLEObject Type="Embed" ProgID="Equation.DSMT4" ShapeID="_x0000_i1030" DrawAspect="Content" ObjectID="_1450601234" r:id="rId41"/>
        </w:object>
      </w:r>
      <w:r w:rsidRPr="00C64641">
        <w:t xml:space="preserve">, where </w:t>
      </w:r>
      <w:r w:rsidR="00AF2221" w:rsidRPr="00AF2221">
        <w:rPr>
          <w:position w:val="-4"/>
        </w:rPr>
        <w:object w:dxaOrig="200" w:dyaOrig="200" w14:anchorId="3915C5C7">
          <v:shape id="_x0000_i1031" type="#_x0000_t75" style="width:10pt;height:10pt" o:ole="">
            <v:imagedata r:id="rId42" o:title=""/>
          </v:shape>
          <o:OLEObject Type="Embed" ProgID="Equation.DSMT4" ShapeID="_x0000_i1031" DrawAspect="Content" ObjectID="_1450601235" r:id="rId43"/>
        </w:object>
      </w:r>
      <w:r w:rsidRPr="00C64641">
        <w:t xml:space="preserve"> is the outward unit normal to the boundary surface.  Since </w:t>
      </w:r>
      <w:r w:rsidR="00AF2221" w:rsidRPr="00AF2221">
        <w:rPr>
          <w:position w:val="-10"/>
        </w:rPr>
        <w:object w:dxaOrig="1280" w:dyaOrig="360" w14:anchorId="571BEE29">
          <v:shape id="_x0000_i1032" type="#_x0000_t75" style="width:64pt;height:18pt" o:ole="">
            <v:imagedata r:id="rId44" o:title=""/>
          </v:shape>
          <o:OLEObject Type="Embed" ProgID="Equation.DSMT4" ShapeID="_x0000_i1032" DrawAspect="Content" ObjectID="_1450601236" r:id="rId45"/>
        </w:object>
      </w:r>
      <w:r w:rsidRPr="00C64641">
        <w:t xml:space="preserve">, where </w:t>
      </w:r>
      <w:r w:rsidR="00AF2221" w:rsidRPr="00AF2221">
        <w:rPr>
          <w:position w:val="-10"/>
        </w:rPr>
        <w:object w:dxaOrig="240" w:dyaOrig="260" w14:anchorId="07F75263">
          <v:shape id="_x0000_i1033" type="#_x0000_t75" style="width:12pt;height:13.5pt" o:ole="">
            <v:imagedata r:id="rId46" o:title=""/>
          </v:shape>
          <o:OLEObject Type="Embed" ProgID="Equation.DSMT4" ShapeID="_x0000_i1033" DrawAspect="Content" ObjectID="_1450601237" r:id="rId47"/>
        </w:object>
      </w:r>
      <w:r w:rsidRPr="00C64641">
        <w:t xml:space="preserve"> is the fluid pressure and </w:t>
      </w:r>
      <w:r w:rsidR="00AF2221" w:rsidRPr="00AF2221">
        <w:rPr>
          <w:position w:val="-6"/>
        </w:rPr>
        <w:object w:dxaOrig="300" w:dyaOrig="320" w14:anchorId="7271B9E3">
          <v:shape id="_x0000_i1034" type="#_x0000_t75" style="width:14pt;height:16.5pt" o:ole="">
            <v:imagedata r:id="rId48" o:title=""/>
          </v:shape>
          <o:OLEObject Type="Embed" ProgID="Equation.DSMT4" ShapeID="_x0000_i1034" DrawAspect="Content" ObjectID="_1450601238" r:id="rId49"/>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35" type="#_x0000_t75" style="width:60pt;height:18pt" o:ole="">
            <v:imagedata r:id="rId50" o:title=""/>
          </v:shape>
          <o:OLEObject Type="Embed" ProgID="Equation.DSMT4" ShapeID="_x0000_i1035" DrawAspect="Content" ObjectID="_1450601239" r:id="rId51"/>
        </w:object>
      </w:r>
      <w:r w:rsidRPr="00C64641">
        <w:t xml:space="preserve">, where </w:t>
      </w:r>
      <w:r w:rsidR="00AF2221" w:rsidRPr="00AF2221">
        <w:rPr>
          <w:position w:val="-6"/>
        </w:rPr>
        <w:object w:dxaOrig="980" w:dyaOrig="320" w14:anchorId="4874D414">
          <v:shape id="_x0000_i1036" type="#_x0000_t75" style="width:49.5pt;height:16.5pt" o:ole="">
            <v:imagedata r:id="rId52" o:title=""/>
          </v:shape>
          <o:OLEObject Type="Embed" ProgID="Equation.DSMT4" ShapeID="_x0000_i1036" DrawAspect="Content" ObjectID="_1450601240" r:id="rId53"/>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37" type="#_x0000_t75" style="width:40.5pt;height:18pt" o:ole="">
            <v:imagedata r:id="rId54" o:title=""/>
          </v:shape>
          <o:OLEObject Type="Embed" ProgID="Equation.DSMT4" ShapeID="_x0000_i1037" DrawAspect="Content" ObjectID="_1450601241" r:id="rId55"/>
        </w:object>
      </w:r>
      <w:r w:rsidRPr="00C64641">
        <w:t xml:space="preserve"> (the normal component of the mixture traction) or </w:t>
      </w:r>
      <w:r w:rsidR="00AF2221" w:rsidRPr="00AF2221">
        <w:rPr>
          <w:position w:val="-12"/>
        </w:rPr>
        <w:object w:dxaOrig="920" w:dyaOrig="380" w14:anchorId="6ABE2B52">
          <v:shape id="_x0000_i1038" type="#_x0000_t75" style="width:45.5pt;height:19.5pt" o:ole="">
            <v:imagedata r:id="rId56" o:title=""/>
          </v:shape>
          <o:OLEObject Type="Embed" ProgID="Equation.DSMT4" ShapeID="_x0000_i1038" DrawAspect="Content" ObjectID="_1450601242" r:id="rId57"/>
        </w:object>
      </w:r>
      <w:r w:rsidRPr="00C64641">
        <w:t xml:space="preserve"> (the normal component of the effective traction):</w:t>
      </w:r>
    </w:p>
    <w:p w14:paraId="42795327" w14:textId="77777777" w:rsidR="00F10F62" w:rsidRDefault="00F10F62" w:rsidP="00525EB6">
      <w:pPr>
        <w:rPr>
          <w:ins w:id="535" w:author="Steve Maas" w:date="2014-01-06T15:29:00Z"/>
        </w:rPr>
      </w:pPr>
    </w:p>
    <w:p w14:paraId="4377D94F" w14:textId="3311E6E3" w:rsidR="00F10F62" w:rsidRPr="002528E9" w:rsidRDefault="00F10F62" w:rsidP="00525EB6">
      <w:ins w:id="536" w:author="Steve Maas" w:date="2014-01-06T15:29:00Z">
        <w:r>
          <w:t xml:space="preserve">A mixture normal traction is defined </w:t>
        </w:r>
      </w:ins>
      <w:ins w:id="537" w:author="Steve Maas" w:date="2014-01-06T15:30:00Z">
        <w:r>
          <w:t xml:space="preserve">by </w:t>
        </w:r>
      </w:ins>
      <w:ins w:id="538" w:author="Steve Maas" w:date="2014-01-06T15:29:00Z">
        <w:r>
          <w:t xml:space="preserve">the </w:t>
        </w:r>
        <w:r>
          <w:rPr>
            <w:i/>
          </w:rPr>
          <w:t xml:space="preserve">surface_load </w:t>
        </w:r>
      </w:ins>
      <w:ins w:id="539"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540" w:author="Steve Maas" w:date="2014-01-06T22:16:00Z"/>
        </w:rPr>
      </w:pPr>
      <w:r>
        <w:t>&lt;</w:t>
      </w:r>
      <w:del w:id="541" w:author="Steve Maas" w:date="2014-01-06T15:30:00Z">
        <w:r w:rsidDel="00F10F62">
          <w:delText xml:space="preserve">normal_traction </w:delText>
        </w:r>
      </w:del>
      <w:ins w:id="542" w:author="Steve Maas" w:date="2014-01-06T15:30:00Z">
        <w:r w:rsidR="00F10F62">
          <w:t xml:space="preserve">surface_load </w:t>
        </w:r>
      </w:ins>
      <w:del w:id="543" w:author="Steve Maas" w:date="2014-01-06T15:30:00Z">
        <w:r w:rsidDel="00F10F62">
          <w:delText>traction</w:delText>
        </w:r>
      </w:del>
      <w:ins w:id="544" w:author="Steve Maas" w:date="2014-01-06T15:30:00Z">
        <w:r w:rsidR="00F10F62">
          <w:t>type</w:t>
        </w:r>
      </w:ins>
      <w:r>
        <w:t>=</w:t>
      </w:r>
      <w:r w:rsidR="00C90979">
        <w:t>"</w:t>
      </w:r>
      <w:del w:id="545" w:author="Steve Maas" w:date="2014-01-06T15:30:00Z">
        <w:r w:rsidDel="00F10F62">
          <w:delText>mixture</w:delText>
        </w:r>
      </w:del>
      <w:ins w:id="546" w:author="Steve Maas" w:date="2014-01-06T15:30:00Z">
        <w:r w:rsidR="00F10F62">
          <w:t>normal_traction</w:t>
        </w:r>
      </w:ins>
      <w:r w:rsidR="00C90979">
        <w:t>"</w:t>
      </w:r>
      <w:r>
        <w:t>&gt;</w:t>
      </w:r>
    </w:p>
    <w:p w14:paraId="476B69D1" w14:textId="4D821051" w:rsidR="00BD3F86" w:rsidRDefault="00BD3F86" w:rsidP="00525EB6">
      <w:pPr>
        <w:pStyle w:val="code"/>
        <w:rPr>
          <w:ins w:id="547" w:author="Steve Maas" w:date="2014-01-06T15:30:00Z"/>
        </w:rPr>
      </w:pPr>
      <w:ins w:id="548" w:author="Steve Maas" w:date="2014-01-06T22:16:00Z">
        <w:r>
          <w:tab/>
          <w:t xml:space="preserve">&lt;traction </w:t>
        </w:r>
      </w:ins>
      <w:ins w:id="549" w:author="Steve Maas" w:date="2014-01-06T22:17:00Z">
        <w:r>
          <w:t>[</w:t>
        </w:r>
      </w:ins>
      <w:ins w:id="550" w:author="Steve Maas" w:date="2014-01-06T22:16:00Z">
        <w:r>
          <w:t>lc="1"</w:t>
        </w:r>
      </w:ins>
      <w:ins w:id="551" w:author="Steve Maas" w:date="2014-01-06T22:17:00Z">
        <w:r>
          <w:t>]</w:t>
        </w:r>
      </w:ins>
      <w:ins w:id="552" w:author="Steve Maas" w:date="2014-01-06T22:16:00Z">
        <w:r>
          <w:t>&gt;1.0&lt;/traction&gt;</w:t>
        </w:r>
      </w:ins>
    </w:p>
    <w:p w14:paraId="1AEA86B6" w14:textId="66C7D745" w:rsidR="00F10F62" w:rsidRDefault="00F10F62" w:rsidP="00525EB6">
      <w:pPr>
        <w:pStyle w:val="code"/>
        <w:rPr>
          <w:ins w:id="553" w:author="Steve Maas" w:date="2014-01-06T15:30:00Z"/>
        </w:rPr>
      </w:pPr>
      <w:ins w:id="554" w:author="Steve Maas" w:date="2014-01-06T15:30:00Z">
        <w:r>
          <w:tab/>
          <w:t>&lt;effective&gt;1&lt;/effective&gt;</w:t>
        </w:r>
      </w:ins>
    </w:p>
    <w:p w14:paraId="2D02FD9A" w14:textId="40FDEEC8" w:rsidR="00F10F62" w:rsidRDefault="00F10F62" w:rsidP="00525EB6">
      <w:pPr>
        <w:pStyle w:val="code"/>
        <w:rPr>
          <w:ins w:id="555" w:author="Steve Maas" w:date="2014-01-06T15:30:00Z"/>
        </w:rPr>
      </w:pPr>
      <w:ins w:id="556" w:author="Steve Maas" w:date="2014-01-06T15:30:00Z">
        <w:r>
          <w:tab/>
          <w:t>&lt;linear&gt;0&lt;/linear&gt;</w:t>
        </w:r>
      </w:ins>
    </w:p>
    <w:p w14:paraId="0C0F4605" w14:textId="3FA680BD" w:rsidR="00F10F62" w:rsidRDefault="00F10F62" w:rsidP="00525EB6">
      <w:pPr>
        <w:pStyle w:val="code"/>
      </w:pPr>
      <w:ins w:id="557" w:author="Steve Maas" w:date="2014-01-06T15:31:00Z">
        <w:r>
          <w:tab/>
          <w:t>&lt;surface</w:t>
        </w:r>
      </w:ins>
      <w:ins w:id="558" w:author="Steve Maas" w:date="2014-01-06T22:17:00Z">
        <w:r w:rsidR="00BD3F86">
          <w:t xml:space="preserve"> [set="surface_name"</w:t>
        </w:r>
      </w:ins>
      <w:ins w:id="559" w:author="Steve Maas" w:date="2014-01-06T22:18:00Z">
        <w:r w:rsidR="00BD3F86">
          <w:t>]</w:t>
        </w:r>
      </w:ins>
      <w:ins w:id="560" w:author="Steve Maas" w:date="2014-01-06T15:31:00Z">
        <w:r>
          <w:t>&gt;</w:t>
        </w:r>
      </w:ins>
    </w:p>
    <w:p w14:paraId="2CD53174" w14:textId="35E4F629" w:rsidR="00F10F62" w:rsidRDefault="00525EB6" w:rsidP="00F10F62">
      <w:pPr>
        <w:pStyle w:val="code"/>
      </w:pPr>
      <w:del w:id="561" w:author="Steve Maas" w:date="2014-01-06T22:17:00Z">
        <w:r w:rsidDel="00BD3F86">
          <w:tab/>
          <w:delText>&lt;quad4 id=</w:delText>
        </w:r>
        <w:r w:rsidR="00C90979" w:rsidDel="00BD3F86">
          <w:delText>"</w:delText>
        </w:r>
        <w:r w:rsidDel="00BD3F86">
          <w:delText>n</w:delText>
        </w:r>
        <w:r w:rsidR="00C90979" w:rsidDel="00BD3F86">
          <w:delText>"</w:delText>
        </w:r>
      </w:del>
      <w:del w:id="562" w:author="Steve Maas" w:date="2014-01-06T22:16:00Z">
        <w:r w:rsidDel="00BD3F86">
          <w:delText xml:space="preserve"> </w:delText>
        </w:r>
      </w:del>
      <w:del w:id="563" w:author="Steve Maas" w:date="2014-01-06T15:35:00Z">
        <w:r w:rsidDel="009632B3">
          <w:delText>[</w:delText>
        </w:r>
      </w:del>
      <w:del w:id="564"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565" w:author="Steve Maas" w:date="2014-01-06T15:35:00Z">
        <w:r w:rsidDel="009632B3">
          <w:delText>]</w:delText>
        </w:r>
      </w:del>
      <w:del w:id="566" w:author="Steve Maas" w:date="2014-01-06T22:17:00Z">
        <w:r w:rsidDel="00BD3F86">
          <w:delText>&gt;n1,n2,n3,n4&lt;/quad4&gt;</w:delText>
        </w:r>
      </w:del>
      <w:moveToRangeStart w:id="567" w:author="Steve Maas" w:date="2014-01-06T15:31:00Z" w:name="move376785608"/>
      <w:moveTo w:id="568" w:author="Steve Maas" w:date="2014-01-06T15:31:00Z">
        <w:r w:rsidR="00F10F62">
          <w:tab/>
        </w:r>
      </w:moveTo>
      <w:ins w:id="569" w:author="Steve Maas" w:date="2014-01-06T15:31:00Z">
        <w:r w:rsidR="00F10F62">
          <w:tab/>
        </w:r>
      </w:ins>
      <w:moveTo w:id="570" w:author="Steve Maas" w:date="2014-01-06T15:31:00Z">
        <w:r w:rsidR="00F10F62">
          <w:t>...</w:t>
        </w:r>
      </w:moveTo>
    </w:p>
    <w:moveToRangeEnd w:id="567"/>
    <w:p w14:paraId="5535D859" w14:textId="263BF43F" w:rsidR="00F10F62" w:rsidDel="009519C2" w:rsidRDefault="00F10F62" w:rsidP="00525EB6">
      <w:pPr>
        <w:pStyle w:val="code"/>
        <w:rPr>
          <w:del w:id="571" w:author="Steve Maas" w:date="2014-01-06T22:26:00Z"/>
        </w:rPr>
      </w:pPr>
      <w:ins w:id="572" w:author="Steve Maas" w:date="2014-01-06T15:31:00Z">
        <w:r>
          <w:tab/>
          <w:t>&lt;/surface&gt;</w:t>
        </w:r>
      </w:ins>
    </w:p>
    <w:p w14:paraId="7A6737E9" w14:textId="3BA7BB9C" w:rsidR="00525EB6" w:rsidDel="00F10F62" w:rsidRDefault="00525EB6" w:rsidP="00525EB6">
      <w:pPr>
        <w:pStyle w:val="code"/>
      </w:pPr>
      <w:moveFromRangeStart w:id="573" w:author="Steve Maas" w:date="2014-01-06T15:31:00Z" w:name="move376785608"/>
      <w:moveFrom w:id="574" w:author="Steve Maas" w:date="2014-01-06T15:31:00Z">
        <w:r w:rsidDel="00F10F62">
          <w:tab/>
          <w:t>...</w:t>
        </w:r>
      </w:moveFrom>
    </w:p>
    <w:moveFromRangeEnd w:id="573"/>
    <w:p w14:paraId="64D8D057" w14:textId="775798A6" w:rsidR="00525EB6" w:rsidRDefault="00525EB6" w:rsidP="00525EB6">
      <w:pPr>
        <w:pStyle w:val="code"/>
      </w:pPr>
      <w:r>
        <w:t>&lt;/</w:t>
      </w:r>
      <w:del w:id="575" w:author="Steve Maas" w:date="2014-01-06T15:31:00Z">
        <w:r w:rsidDel="00F10F62">
          <w:delText>normal_traction</w:delText>
        </w:r>
      </w:del>
      <w:ins w:id="576" w:author="Steve Maas" w:date="2014-01-06T15:31:00Z">
        <w:r w:rsidR="00F10F62">
          <w:t>surface_load</w:t>
        </w:r>
      </w:ins>
      <w:r>
        <w:t>&gt;</w:t>
      </w:r>
    </w:p>
    <w:p w14:paraId="6CBD8C9E" w14:textId="77777777" w:rsidR="00525EB6" w:rsidRDefault="00525EB6" w:rsidP="00525EB6">
      <w:pPr>
        <w:rPr>
          <w:ins w:id="577" w:author="Steve Maas" w:date="2014-01-06T22:16:00Z"/>
        </w:rPr>
      </w:pPr>
    </w:p>
    <w:p w14:paraId="34842F1A" w14:textId="784353AA" w:rsidR="00BD3F86" w:rsidRPr="009519C2" w:rsidRDefault="00BD3F86" w:rsidP="00525EB6">
      <w:pPr>
        <w:rPr>
          <w:ins w:id="578" w:author="Steve Maas" w:date="2014-01-06T22:16:00Z"/>
        </w:rPr>
      </w:pPr>
      <w:ins w:id="579" w:author="Steve Maas" w:date="2014-01-06T22:16:00Z">
        <w:r>
          <w:t xml:space="preserve">The </w:t>
        </w:r>
        <w:r>
          <w:rPr>
            <w:i/>
          </w:rPr>
          <w:t xml:space="preserve">traction </w:t>
        </w:r>
        <w:r>
          <w:t>element defines the magnitude of the traction force.</w:t>
        </w:r>
      </w:ins>
      <w:ins w:id="580"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581" w:author="Steve Maas" w:date="2014-01-06T15:32:00Z"/>
        </w:rPr>
      </w:pPr>
    </w:p>
    <w:p w14:paraId="4C0FB4AC" w14:textId="77777777" w:rsidR="00FA354B" w:rsidRDefault="00FA354B" w:rsidP="00525EB6">
      <w:pPr>
        <w:rPr>
          <w:ins w:id="582" w:author="Steve Maas" w:date="2014-01-06T15:33:00Z"/>
        </w:rPr>
      </w:pPr>
      <w:ins w:id="583"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584" w:author="Steve Maas" w:date="2014-01-06T15:33:00Z"/>
        </w:rPr>
      </w:pPr>
    </w:p>
    <w:p w14:paraId="36B5C557" w14:textId="0350D1E6" w:rsidR="00FA354B" w:rsidRPr="002528E9" w:rsidRDefault="00FA354B" w:rsidP="00525EB6">
      <w:ins w:id="585" w:author="Steve Maas" w:date="2014-01-06T15:32:00Z">
        <w:r>
          <w:t xml:space="preserve">The </w:t>
        </w:r>
        <w:r>
          <w:rPr>
            <w:i/>
          </w:rPr>
          <w:t xml:space="preserve">linear </w:t>
        </w:r>
      </w:ins>
      <w:ins w:id="586" w:author="Steve Maas" w:date="2014-01-06T15:33:00Z">
        <w:r>
          <w:t xml:space="preserve">element defines whether the traction remains normal to the deformed surface or the reference surface. If set to true the traction remains normal to the reference surface. </w:t>
        </w:r>
      </w:ins>
      <w:ins w:id="587" w:author="Steve Maas" w:date="2014-01-06T15:34:00Z">
        <w:r>
          <w:t>When false it defines a follower force that remains normal to the deformed surface.</w:t>
        </w:r>
      </w:ins>
    </w:p>
    <w:p w14:paraId="3A9ACFB1" w14:textId="77777777" w:rsidR="009632B3" w:rsidRDefault="009632B3" w:rsidP="00525EB6">
      <w:pPr>
        <w:rPr>
          <w:ins w:id="588" w:author="Steve Maas" w:date="2014-01-06T15:34:00Z"/>
        </w:rPr>
      </w:pPr>
    </w:p>
    <w:p w14:paraId="3EC882A2" w14:textId="66671D49" w:rsidR="00525EB6" w:rsidRPr="00C64641" w:rsidDel="00F10F62" w:rsidRDefault="009632B3" w:rsidP="00525EB6">
      <w:pPr>
        <w:rPr>
          <w:del w:id="589" w:author="Steve Maas" w:date="2014-01-06T15:31:00Z"/>
        </w:rPr>
      </w:pPr>
      <w:ins w:id="590" w:author="Steve Maas" w:date="2014-01-06T15:34:00Z">
        <w:r>
          <w:t xml:space="preserve">The </w:t>
        </w:r>
        <w:r>
          <w:rPr>
            <w:i/>
          </w:rPr>
          <w:t xml:space="preserve">surface </w:t>
        </w:r>
        <w:r>
          <w:t xml:space="preserve">element defines the surface </w:t>
        </w:r>
      </w:ins>
      <w:ins w:id="591" w:author="Steve Maas" w:date="2014-01-06T15:35:00Z">
        <w:r>
          <w:t xml:space="preserve">to </w:t>
        </w:r>
      </w:ins>
      <w:ins w:id="592" w:author="Steve Maas" w:date="2014-01-06T15:34:00Z">
        <w:r>
          <w:t xml:space="preserve">which </w:t>
        </w:r>
      </w:ins>
      <w:ins w:id="593" w:author="Steve Maas" w:date="2014-01-06T15:35:00Z">
        <w:r>
          <w:t xml:space="preserve">the traction is applied. It consists of child elements defining the individual surface facets. </w:t>
        </w:r>
      </w:ins>
      <w:del w:id="594" w:author="Steve Maas" w:date="2014-01-06T15:31:00Z">
        <w:r w:rsidR="00525EB6" w:rsidRPr="00C64641" w:rsidDel="00F10F62">
          <w:delText>or</w:delText>
        </w:r>
      </w:del>
    </w:p>
    <w:p w14:paraId="2D4856CC" w14:textId="5D914B70" w:rsidR="00525EB6" w:rsidRPr="00C64641" w:rsidDel="00F10F62" w:rsidRDefault="00525EB6" w:rsidP="00525EB6">
      <w:pPr>
        <w:rPr>
          <w:del w:id="595" w:author="Steve Maas" w:date="2014-01-06T15:31:00Z"/>
        </w:rPr>
      </w:pPr>
    </w:p>
    <w:p w14:paraId="4B3690B2" w14:textId="6B8A9F7E" w:rsidR="00525EB6" w:rsidDel="00F10F62" w:rsidRDefault="00525EB6" w:rsidP="00525EB6">
      <w:pPr>
        <w:pStyle w:val="code"/>
        <w:rPr>
          <w:del w:id="596" w:author="Steve Maas" w:date="2014-01-06T15:31:00Z"/>
        </w:rPr>
      </w:pPr>
      <w:del w:id="597"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598" w:author="Steve Maas" w:date="2014-01-06T15:31:00Z"/>
        </w:rPr>
      </w:pPr>
      <w:del w:id="599"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600" w:author="Steve Maas" w:date="2014-01-06T15:31:00Z"/>
        </w:rPr>
      </w:pPr>
      <w:del w:id="601" w:author="Steve Maas" w:date="2014-01-06T15:31:00Z">
        <w:r w:rsidDel="00F10F62">
          <w:tab/>
          <w:delText>...</w:delText>
        </w:r>
      </w:del>
    </w:p>
    <w:p w14:paraId="22D7D104" w14:textId="0BC5B309" w:rsidR="00525EB6" w:rsidDel="00F10F62" w:rsidRDefault="00525EB6" w:rsidP="00525EB6">
      <w:pPr>
        <w:pStyle w:val="code"/>
        <w:rPr>
          <w:del w:id="602" w:author="Steve Maas" w:date="2014-01-06T15:31:00Z"/>
        </w:rPr>
      </w:pPr>
      <w:del w:id="603" w:author="Steve Maas" w:date="2014-01-06T15:31:00Z">
        <w:r w:rsidDel="00F10F62">
          <w:delText>&lt;/normal_traction&gt;</w:delText>
        </w:r>
      </w:del>
    </w:p>
    <w:p w14:paraId="4C7A4FBC" w14:textId="3A72061C" w:rsidR="00525EB6" w:rsidRPr="00C64641" w:rsidDel="00F10F62" w:rsidRDefault="00525EB6" w:rsidP="00525EB6">
      <w:pPr>
        <w:rPr>
          <w:del w:id="604" w:author="Steve Maas" w:date="2014-01-06T15:31:00Z"/>
        </w:rPr>
      </w:pPr>
    </w:p>
    <w:p w14:paraId="0B51AB81" w14:textId="2BBD469D" w:rsidR="00525EB6" w:rsidRDefault="00525EB6" w:rsidP="009519C2">
      <w:del w:id="605" w:author="Steve Maas" w:date="2014-01-06T22:17:00Z">
        <w:r w:rsidDel="00BD3F86">
          <w:delText xml:space="preserve">The </w:delText>
        </w:r>
      </w:del>
      <w:del w:id="606" w:author="Steve Maas" w:date="2014-01-06T15:35:00Z">
        <w:r w:rsidDel="009632B3">
          <w:delText xml:space="preserve">optional </w:delText>
        </w:r>
      </w:del>
      <w:del w:id="607"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608"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39" type="#_x0000_t75" style="width:12pt;height:13.5pt" o:ole="">
            <v:imagedata r:id="rId58" o:title=""/>
          </v:shape>
          <o:OLEObject Type="Embed" ProgID="Equation.DSMT4" ShapeID="_x0000_i1039" DrawAspect="Content" ObjectID="_1450601243" r:id="rId59"/>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0" type="#_x0000_t75" style="width:14pt;height:18pt" o:ole="">
            <v:imagedata r:id="rId60" o:title=""/>
          </v:shape>
          <o:OLEObject Type="Embed" ProgID="Equation.DSMT4" ShapeID="_x0000_i1040" DrawAspect="Content" ObjectID="_1450601244" r:id="rId61"/>
        </w:object>
      </w:r>
      <w:r w:rsidRPr="00C64641">
        <w:t xml:space="preserve">, the corresponding boundary conditions are </w:t>
      </w:r>
      <w:r w:rsidR="00AF2221" w:rsidRPr="00AF2221">
        <w:rPr>
          <w:position w:val="-12"/>
        </w:rPr>
        <w:object w:dxaOrig="700" w:dyaOrig="360" w14:anchorId="5F7F4F31">
          <v:shape id="_x0000_i1041" type="#_x0000_t75" style="width:34.5pt;height:18pt" o:ole="">
            <v:imagedata r:id="rId62" o:title=""/>
          </v:shape>
          <o:OLEObject Type="Embed" ProgID="Equation.DSMT4" ShapeID="_x0000_i1041" DrawAspect="Content" ObjectID="_1450601245" r:id="rId63"/>
        </w:object>
      </w:r>
      <w:r w:rsidRPr="00C64641">
        <w:t xml:space="preserve"> and </w:t>
      </w:r>
      <w:r w:rsidR="00AF2221" w:rsidRPr="00AF2221">
        <w:rPr>
          <w:position w:val="-12"/>
        </w:rPr>
        <w:object w:dxaOrig="840" w:dyaOrig="360" w14:anchorId="7B048D93">
          <v:shape id="_x0000_i1042" type="#_x0000_t75" style="width:42pt;height:18pt" o:ole="">
            <v:imagedata r:id="rId64" o:title=""/>
          </v:shape>
          <o:OLEObject Type="Embed" ProgID="Equation.DSMT4" ShapeID="_x0000_i1042" DrawAspect="Content" ObjectID="_1450601246" r:id="rId65"/>
        </w:object>
      </w:r>
      <w:r w:rsidRPr="00C64641">
        <w:t xml:space="preserve"> (or </w:t>
      </w:r>
      <w:r w:rsidR="00AF2221" w:rsidRPr="00AF2221">
        <w:rPr>
          <w:position w:val="-12"/>
        </w:rPr>
        <w:object w:dxaOrig="600" w:dyaOrig="380" w14:anchorId="03F9E89C">
          <v:shape id="_x0000_i1043" type="#_x0000_t75" style="width:30pt;height:19.5pt" o:ole="">
            <v:imagedata r:id="rId66" o:title=""/>
          </v:shape>
          <o:OLEObject Type="Embed" ProgID="Equation.DSMT4" ShapeID="_x0000_i1043" DrawAspect="Content" ObjectID="_1450601247" r:id="rId67"/>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609" w:author="Steve Maas" w:date="2014-01-06T15:36:00Z">
        <w:r w:rsidRPr="004A4869" w:rsidDel="00B936B0">
          <w:delText>fix</w:delText>
        </w:r>
      </w:del>
      <w:ins w:id="610" w:author="Steve Maas" w:date="2014-01-06T15:36:00Z">
        <w:r w:rsidR="00B936B0">
          <w:t>prescribed</w:t>
        </w:r>
      </w:ins>
      <w:ins w:id="611"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612"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613"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614"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615"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616" w:author="Steve Maas" w:date="2014-01-06T15:36:00Z">
        <w:r w:rsidR="00B936B0">
          <w:t>prescribed</w:t>
        </w:r>
      </w:ins>
      <w:del w:id="617" w:author="Steve Maas" w:date="2014-01-06T15:36:00Z">
        <w:r w:rsidRPr="004A4869" w:rsidDel="00B936B0">
          <w:delText>fix</w:delText>
        </w:r>
      </w:del>
      <w:r w:rsidRPr="004A4869">
        <w:t>&gt;</w:t>
      </w:r>
    </w:p>
    <w:p w14:paraId="69616C6B" w14:textId="3F6DE904" w:rsidR="00525EB6" w:rsidRDefault="00525EB6" w:rsidP="00525EB6">
      <w:pPr>
        <w:pStyle w:val="code"/>
        <w:rPr>
          <w:ins w:id="618" w:author="Steve Maas" w:date="2014-01-06T22:18:00Z"/>
        </w:rPr>
      </w:pPr>
      <w:r>
        <w:tab/>
        <w:t>&lt;</w:t>
      </w:r>
      <w:del w:id="619" w:author="Steve Maas" w:date="2014-01-06T15:37:00Z">
        <w:r w:rsidDel="00B936B0">
          <w:delText xml:space="preserve">normal_traction </w:delText>
        </w:r>
      </w:del>
      <w:ins w:id="620" w:author="Steve Maas" w:date="2014-01-06T15:37:00Z">
        <w:r w:rsidR="00B936B0">
          <w:t>surface_load type="normal_traction"</w:t>
        </w:r>
        <w:r w:rsidR="00B936B0" w:rsidDel="00B936B0">
          <w:t xml:space="preserve"> </w:t>
        </w:r>
      </w:ins>
      <w:del w:id="621"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622" w:author="Steve Maas" w:date="2014-01-06T15:37:00Z"/>
        </w:rPr>
      </w:pPr>
      <w:ins w:id="623" w:author="Steve Maas" w:date="2014-01-06T22:18:00Z">
        <w:r>
          <w:tab/>
        </w:r>
        <w:r>
          <w:tab/>
          <w:t>&lt;traction lc="1"&gt;-1.0&lt;/traction&gt;</w:t>
        </w:r>
      </w:ins>
    </w:p>
    <w:p w14:paraId="76910302" w14:textId="632B1338" w:rsidR="00B936B0" w:rsidRDefault="00B936B0" w:rsidP="00525EB6">
      <w:pPr>
        <w:pStyle w:val="code"/>
        <w:rPr>
          <w:ins w:id="624" w:author="Steve Maas" w:date="2014-01-06T15:37:00Z"/>
        </w:rPr>
      </w:pPr>
      <w:ins w:id="625" w:author="Steve Maas" w:date="2014-01-06T15:37:00Z">
        <w:r>
          <w:tab/>
        </w:r>
        <w:r>
          <w:tab/>
          <w:t>&lt;effective&gt;0&lt;/effective&gt;</w:t>
        </w:r>
      </w:ins>
    </w:p>
    <w:p w14:paraId="068D37EB" w14:textId="61FAC530" w:rsidR="00B936B0" w:rsidRDefault="00B936B0" w:rsidP="00525EB6">
      <w:pPr>
        <w:pStyle w:val="code"/>
        <w:rPr>
          <w:ins w:id="626" w:author="Steve Maas" w:date="2014-01-06T15:37:00Z"/>
        </w:rPr>
      </w:pPr>
      <w:ins w:id="627" w:author="Steve Maas" w:date="2014-01-06T15:37:00Z">
        <w:r>
          <w:tab/>
        </w:r>
        <w:r>
          <w:tab/>
          <w:t>&lt;linear&gt;0&lt;/linear&gt;</w:t>
        </w:r>
      </w:ins>
    </w:p>
    <w:p w14:paraId="4E3F0049" w14:textId="221FB381" w:rsidR="00B936B0" w:rsidRDefault="00B936B0" w:rsidP="00525EB6">
      <w:pPr>
        <w:pStyle w:val="code"/>
      </w:pPr>
      <w:ins w:id="628" w:author="Steve Maas" w:date="2014-01-06T15:37:00Z">
        <w:r>
          <w:tab/>
        </w:r>
        <w:r>
          <w:tab/>
          <w:t>&lt;surface&gt;</w:t>
        </w:r>
      </w:ins>
    </w:p>
    <w:p w14:paraId="5989351D" w14:textId="455D21B4" w:rsidR="00525EB6" w:rsidRDefault="00525EB6" w:rsidP="00525EB6">
      <w:pPr>
        <w:pStyle w:val="code"/>
        <w:rPr>
          <w:ins w:id="629" w:author="Steve Maas" w:date="2014-01-06T15:37:00Z"/>
        </w:rPr>
      </w:pPr>
      <w:r>
        <w:tab/>
      </w:r>
      <w:r>
        <w:tab/>
      </w:r>
      <w:ins w:id="630" w:author="Steve Maas" w:date="2014-01-06T15:37:00Z">
        <w:r w:rsidR="00B936B0">
          <w:tab/>
        </w:r>
      </w:ins>
      <w:r>
        <w:t>&lt;quad4 id=</w:t>
      </w:r>
      <w:r w:rsidR="00DD233C">
        <w:t>"</w:t>
      </w:r>
      <w:r>
        <w:t>n</w:t>
      </w:r>
      <w:r w:rsidR="00DD233C">
        <w:t>"</w:t>
      </w:r>
      <w:del w:id="631"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632" w:author="Steve Maas" w:date="2014-01-06T15:37:00Z"/>
        </w:rPr>
      </w:pPr>
    </w:p>
    <w:p w14:paraId="7FC7771E" w14:textId="4F3335CA" w:rsidR="00525EB6" w:rsidRDefault="00525EB6" w:rsidP="00525EB6">
      <w:pPr>
        <w:pStyle w:val="code"/>
        <w:rPr>
          <w:ins w:id="633" w:author="Steve Maas" w:date="2014-01-06T15:37:00Z"/>
        </w:rPr>
      </w:pPr>
      <w:r>
        <w:tab/>
      </w:r>
      <w:ins w:id="634" w:author="Steve Maas" w:date="2014-01-06T15:37:00Z">
        <w:r w:rsidR="00B936B0">
          <w:tab/>
        </w:r>
        <w:r w:rsidR="00B936B0">
          <w:tab/>
        </w:r>
      </w:ins>
      <w:del w:id="635" w:author="Steve Maas" w:date="2014-01-06T15:37:00Z">
        <w:r w:rsidDel="00B936B0">
          <w:tab/>
        </w:r>
      </w:del>
      <w:r>
        <w:t>...</w:t>
      </w:r>
    </w:p>
    <w:p w14:paraId="7AA361DE" w14:textId="2214892D" w:rsidR="00B936B0" w:rsidRDefault="00B936B0" w:rsidP="00525EB6">
      <w:pPr>
        <w:pStyle w:val="code"/>
      </w:pPr>
      <w:ins w:id="636" w:author="Steve Maas" w:date="2014-01-06T15:37:00Z">
        <w:r>
          <w:tab/>
        </w:r>
        <w:r>
          <w:tab/>
          <w:t>&lt;/surface&gt;</w:t>
        </w:r>
      </w:ins>
    </w:p>
    <w:p w14:paraId="2231B515" w14:textId="1DB09A3A" w:rsidR="00525EB6" w:rsidRDefault="00525EB6" w:rsidP="00525EB6">
      <w:pPr>
        <w:pStyle w:val="code"/>
      </w:pPr>
      <w:r>
        <w:tab/>
        <w:t>&lt;/</w:t>
      </w:r>
      <w:del w:id="637" w:author="Steve Maas" w:date="2014-01-06T15:37:00Z">
        <w:r w:rsidDel="00D423CA">
          <w:delText>normal_traction</w:delText>
        </w:r>
      </w:del>
      <w:ins w:id="638"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639" w:author="Steve Maas" w:date="2014-01-06T15:54:00Z">
          <w:pPr>
            <w:pStyle w:val="Heading3"/>
          </w:pPr>
        </w:pPrChange>
      </w:pPr>
      <w:bookmarkStart w:id="640" w:name="_Toc376858490"/>
      <w:r w:rsidRPr="00C64641">
        <w:t>Fluid Flux</w:t>
      </w:r>
      <w:bookmarkEnd w:id="640"/>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44" type="#_x0000_t75" style="width:13.5pt;height:10.5pt" o:ole="">
            <v:imagedata r:id="rId68" o:title=""/>
          </v:shape>
          <o:OLEObject Type="Embed" ProgID="Equation.DSMT4" ShapeID="_x0000_i1044" DrawAspect="Content" ObjectID="_1450601248" r:id="rId69"/>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45" type="#_x0000_t75" style="width:13.5pt;height:10.5pt" o:ole="">
            <v:imagedata r:id="rId70" o:title=""/>
          </v:shape>
          <o:OLEObject Type="Embed" ProgID="Equation.DSMT4" ShapeID="_x0000_i1045" DrawAspect="Content" ObjectID="_1450601249" r:id="rId71"/>
        </w:object>
      </w:r>
      <w:r w:rsidRPr="00C64641">
        <w:t xml:space="preserve"> on a boundary surface may not be prescribed. </w:t>
      </w:r>
      <w:del w:id="641"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46" type="#_x0000_t75" style="width:50pt;height:18pt" o:ole="">
            <v:imagedata r:id="rId72" o:title=""/>
          </v:shape>
          <o:OLEObject Type="Embed" ProgID="Equation.DSMT4" ShapeID="_x0000_i1046" DrawAspect="Content" ObjectID="_1450601250" r:id="rId73"/>
        </w:object>
      </w:r>
      <w:r w:rsidRPr="00C64641">
        <w:t xml:space="preserve">, represents a natural boundary condition.  To prescribe a value for </w:t>
      </w:r>
      <w:r w:rsidR="00AF2221" w:rsidRPr="00AF2221">
        <w:rPr>
          <w:position w:val="-12"/>
        </w:rPr>
        <w:object w:dxaOrig="300" w:dyaOrig="360" w14:anchorId="033B5E06">
          <v:shape id="_x0000_i1047" type="#_x0000_t75" style="width:14pt;height:18pt" o:ole="">
            <v:imagedata r:id="rId74" o:title=""/>
          </v:shape>
          <o:OLEObject Type="Embed" ProgID="Equation.DSMT4" ShapeID="_x0000_i1047" DrawAspect="Content" ObjectID="_1450601251" r:id="rId75"/>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642" w:author="Steve Maas" w:date="2014-01-06T17:31:00Z"/>
        </w:rPr>
      </w:pPr>
      <w:r>
        <w:t>&lt;</w:t>
      </w:r>
      <w:del w:id="643" w:author="Steve Maas" w:date="2014-01-06T15:39:00Z">
        <w:r w:rsidDel="00A9772D">
          <w:delText xml:space="preserve">fluidflux </w:delText>
        </w:r>
      </w:del>
      <w:ins w:id="644" w:author="Steve Maas" w:date="2014-01-06T15:39:00Z">
        <w:r w:rsidR="00A9772D">
          <w:t>surface_load type="fluidflux"</w:t>
        </w:r>
      </w:ins>
      <w:del w:id="645"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646" w:author="Steve Maas" w:date="2014-01-06T15:40:00Z"/>
        </w:rPr>
      </w:pPr>
      <w:ins w:id="647" w:author="Steve Maas" w:date="2014-01-06T17:31:00Z">
        <w:r>
          <w:lastRenderedPageBreak/>
          <w:tab/>
          <w:t>&lt;flux [lc="1"]&gt;1.0&lt;/flux&gt;</w:t>
        </w:r>
      </w:ins>
    </w:p>
    <w:p w14:paraId="467C2111" w14:textId="33545B19" w:rsidR="00A9772D" w:rsidRDefault="00A9772D" w:rsidP="00525EB6">
      <w:pPr>
        <w:pStyle w:val="code"/>
        <w:rPr>
          <w:ins w:id="648" w:author="Steve Maas" w:date="2014-01-06T15:40:00Z"/>
        </w:rPr>
      </w:pPr>
      <w:ins w:id="649" w:author="Steve Maas" w:date="2014-01-06T15:40:00Z">
        <w:r>
          <w:tab/>
          <w:t>&lt;linear&gt;0&lt;/linear&gt;</w:t>
        </w:r>
      </w:ins>
    </w:p>
    <w:p w14:paraId="140C34DA" w14:textId="727531BC" w:rsidR="00A9772D" w:rsidRDefault="00A9772D" w:rsidP="00525EB6">
      <w:pPr>
        <w:pStyle w:val="code"/>
        <w:rPr>
          <w:ins w:id="650" w:author="Steve Maas" w:date="2014-01-06T15:40:00Z"/>
        </w:rPr>
      </w:pPr>
      <w:ins w:id="651" w:author="Steve Maas" w:date="2014-01-06T15:40:00Z">
        <w:r>
          <w:tab/>
          <w:t>&lt;mixture&gt;1&lt;/mixture&gt;</w:t>
        </w:r>
      </w:ins>
    </w:p>
    <w:p w14:paraId="1501FD66" w14:textId="6F4460C6" w:rsidR="00A9772D" w:rsidRDefault="00A9772D" w:rsidP="00525EB6">
      <w:pPr>
        <w:pStyle w:val="code"/>
      </w:pPr>
      <w:ins w:id="652" w:author="Steve Maas" w:date="2014-01-06T15:40:00Z">
        <w:r>
          <w:tab/>
          <w:t>&lt;surface</w:t>
        </w:r>
      </w:ins>
      <w:ins w:id="653" w:author="Steve Maas" w:date="2014-01-06T17:32:00Z">
        <w:r w:rsidR="00773AFD">
          <w:t xml:space="preserve"> [set="surface_name"]</w:t>
        </w:r>
      </w:ins>
      <w:ins w:id="654" w:author="Steve Maas" w:date="2014-01-06T15:40:00Z">
        <w:r>
          <w:t>&gt;</w:t>
        </w:r>
      </w:ins>
    </w:p>
    <w:p w14:paraId="5E4B8F96" w14:textId="11339CD4" w:rsidR="00A9772D" w:rsidDel="00A9772D" w:rsidRDefault="00525EB6" w:rsidP="00525EB6">
      <w:pPr>
        <w:pStyle w:val="code"/>
        <w:rPr>
          <w:del w:id="655" w:author="Steve Maas" w:date="2014-01-06T15:40:00Z"/>
        </w:rPr>
      </w:pPr>
      <w:del w:id="656" w:author="Steve Maas" w:date="2014-01-06T17:32:00Z">
        <w:r w:rsidDel="00773AFD">
          <w:tab/>
          <w:delText>&lt;quad4 id=</w:delText>
        </w:r>
        <w:r w:rsidR="004C4F02" w:rsidDel="00773AFD">
          <w:delText>"</w:delText>
        </w:r>
        <w:r w:rsidDel="00773AFD">
          <w:delText>n</w:delText>
        </w:r>
        <w:r w:rsidR="004C4F02" w:rsidDel="00773AFD">
          <w:delText>"</w:delText>
        </w:r>
      </w:del>
      <w:del w:id="657"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658" w:author="Steve Maas" w:date="2014-01-06T17:32:00Z">
        <w:r w:rsidDel="00773AFD">
          <w:delText>&gt;n1,n2,n3,n4&lt;/quad4&gt;</w:delText>
        </w:r>
      </w:del>
    </w:p>
    <w:p w14:paraId="35F4CC8A" w14:textId="3BD9B0AF" w:rsidR="00525EB6" w:rsidRDefault="00A9772D" w:rsidP="00525EB6">
      <w:pPr>
        <w:pStyle w:val="code"/>
        <w:rPr>
          <w:ins w:id="659" w:author="Steve Maas" w:date="2014-01-06T15:40:00Z"/>
        </w:rPr>
      </w:pPr>
      <w:ins w:id="660" w:author="Steve Maas" w:date="2014-01-06T15:40:00Z">
        <w:r>
          <w:tab/>
        </w:r>
      </w:ins>
      <w:r w:rsidR="00525EB6">
        <w:tab/>
        <w:t>...</w:t>
      </w:r>
    </w:p>
    <w:p w14:paraId="295C0510" w14:textId="55BB96B2" w:rsidR="00A9772D" w:rsidRDefault="00A9772D" w:rsidP="00525EB6">
      <w:pPr>
        <w:pStyle w:val="code"/>
      </w:pPr>
      <w:ins w:id="661"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662" w:author="Steve Maas" w:date="2014-01-06T17:31:00Z"/>
        </w:rPr>
      </w:pPr>
    </w:p>
    <w:p w14:paraId="31FC322F" w14:textId="0F4D6DE3" w:rsidR="00773AFD" w:rsidRPr="00773AFD" w:rsidRDefault="00773AFD" w:rsidP="00525EB6">
      <w:pPr>
        <w:rPr>
          <w:ins w:id="663" w:author="Steve Maas" w:date="2014-01-06T17:31:00Z"/>
        </w:rPr>
      </w:pPr>
      <w:ins w:id="664" w:author="Steve Maas" w:date="2014-01-06T17:31:00Z">
        <w:r>
          <w:t xml:space="preserve">The </w:t>
        </w:r>
        <w:r>
          <w:rPr>
            <w:i/>
          </w:rPr>
          <w:t xml:space="preserve">flux </w:t>
        </w:r>
        <w:r>
          <w:t>parameter defines the flux that will be applied to the surface.</w:t>
        </w:r>
      </w:ins>
      <w:ins w:id="665"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666" w:author="Steve Maas" w:date="2014-01-06T17:33:00Z">
        <w:r w:rsidR="000E3C27">
          <w:t>applied</w:t>
        </w:r>
      </w:ins>
      <w:ins w:id="667"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668" w:author="Steve Maas" w:date="2014-01-06T17:34:00Z"/>
        </w:rPr>
      </w:pPr>
      <w:del w:id="669" w:author="Steve Maas" w:date="2014-01-06T17:32:00Z">
        <w:r w:rsidDel="00773AFD">
          <w:delText xml:space="preserve">The </w:delText>
        </w:r>
      </w:del>
      <w:del w:id="670" w:author="Steve Maas" w:date="2014-01-06T15:41:00Z">
        <w:r w:rsidDel="00B47DB8">
          <w:delText xml:space="preserve">optional </w:delText>
        </w:r>
      </w:del>
      <w:del w:id="671"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672"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673" w:author="Steve Maas" w:date="2014-01-06T17:34:00Z"/>
        </w:rPr>
      </w:pPr>
    </w:p>
    <w:p w14:paraId="68657BA6" w14:textId="68DDAE4C" w:rsidR="00525EB6" w:rsidRPr="00C64641" w:rsidRDefault="0018254C" w:rsidP="00525EB6">
      <w:ins w:id="674" w:author="Steve Maas" w:date="2014-01-06T15:41:00Z">
        <w:r>
          <w:t xml:space="preserve">When </w:t>
        </w:r>
        <w:r>
          <w:rPr>
            <w:i/>
          </w:rPr>
          <w:t xml:space="preserve">linear </w:t>
        </w:r>
        <w:r>
          <w:t xml:space="preserve">is </w:t>
        </w:r>
      </w:ins>
      <w:ins w:id="675" w:author="Steve Maas" w:date="2014-01-06T15:42:00Z">
        <w:r>
          <w:t>set to zero</w:t>
        </w:r>
      </w:ins>
      <w:ins w:id="676" w:author="Steve Maas" w:date="2014-01-06T15:41:00Z">
        <w:r>
          <w:t xml:space="preserve"> </w:t>
        </w:r>
      </w:ins>
      <w:del w:id="677"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678"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679" w:author="Steve Maas" w:date="2014-01-06T15:42:00Z">
        <w:r>
          <w:t xml:space="preserve">When </w:t>
        </w:r>
        <w:r>
          <w:rPr>
            <w:i/>
          </w:rPr>
          <w:t xml:space="preserve">linear </w:t>
        </w:r>
        <w:r>
          <w:t xml:space="preserve">is set to non-zero </w:t>
        </w:r>
      </w:ins>
      <w:del w:id="680" w:author="Steve Maas" w:date="2014-01-06T15:42:00Z">
        <w:r w:rsidR="00525EB6" w:rsidRPr="0018254C" w:rsidDel="0018254C">
          <w:rPr>
            <w:rPrChange w:id="681" w:author="Steve Maas" w:date="2014-01-06T15:42:00Z">
              <w:rPr>
                <w:i/>
              </w:rPr>
            </w:rPrChange>
          </w:rPr>
          <w:delText>type="linear"</w:delText>
        </w:r>
        <w:r w:rsidR="00525EB6" w:rsidRPr="002528E9" w:rsidDel="0018254C">
          <w:delText xml:space="preserve"> </w:delText>
        </w:r>
      </w:del>
      <w:ins w:id="682"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48" type="#_x0000_t75" style="width:14pt;height:18pt" o:ole="">
            <v:imagedata r:id="rId76" o:title=""/>
          </v:shape>
          <o:OLEObject Type="Embed" ProgID="Equation.DSMT4" ShapeID="_x0000_i1048" DrawAspect="Content" ObjectID="_1450601252" r:id="rId77"/>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49" type="#_x0000_t75" style="width:79.5pt;height:22pt" o:ole="">
            <v:imagedata r:id="rId78" o:title=""/>
          </v:shape>
          <o:OLEObject Type="Embed" ProgID="Equation.DSMT4" ShapeID="_x0000_i1049" DrawAspect="Content" ObjectID="_1450601253" r:id="rId79"/>
        </w:object>
      </w:r>
      <w:r w:rsidRPr="00C64641">
        <w:t xml:space="preserve">.  To prescribe the value of </w:t>
      </w:r>
      <w:r w:rsidR="00AF2221" w:rsidRPr="00AF2221">
        <w:rPr>
          <w:position w:val="-12"/>
        </w:rPr>
        <w:object w:dxaOrig="260" w:dyaOrig="360" w14:anchorId="7E423749">
          <v:shape id="_x0000_i1050" type="#_x0000_t75" style="width:13.5pt;height:18pt" o:ole="">
            <v:imagedata r:id="rId80" o:title=""/>
          </v:shape>
          <o:OLEObject Type="Embed" ProgID="Equation.DSMT4" ShapeID="_x0000_i1050" DrawAspect="Content" ObjectID="_1450601254" r:id="rId81"/>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683" w:author="Steve Maas" w:date="2014-01-06T17:34:00Z"/>
        </w:rPr>
      </w:pPr>
      <w:r>
        <w:t>&lt;</w:t>
      </w:r>
      <w:ins w:id="684" w:author="Steve Maas" w:date="2014-01-06T15:43:00Z">
        <w:r w:rsidR="0018254C">
          <w:t>surface_load type="</w:t>
        </w:r>
      </w:ins>
      <w:r>
        <w:t>fluidflux</w:t>
      </w:r>
      <w:ins w:id="685" w:author="Steve Maas" w:date="2014-01-06T15:43:00Z">
        <w:r w:rsidR="0018254C">
          <w:t>"</w:t>
        </w:r>
      </w:ins>
      <w:del w:id="686"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687" w:author="Steve Maas" w:date="2014-01-06T15:43:00Z"/>
        </w:rPr>
      </w:pPr>
      <w:ins w:id="688" w:author="Steve Maas" w:date="2014-01-06T17:34:00Z">
        <w:r>
          <w:tab/>
          <w:t>&lt;flux lc="1"&gt;1.0&lt;/flux&gt;</w:t>
        </w:r>
      </w:ins>
    </w:p>
    <w:p w14:paraId="08D9BDBD" w14:textId="0F4C06EC" w:rsidR="0018254C" w:rsidRDefault="0018254C" w:rsidP="00525EB6">
      <w:pPr>
        <w:pStyle w:val="code"/>
        <w:rPr>
          <w:ins w:id="689" w:author="Steve Maas" w:date="2014-01-06T15:43:00Z"/>
        </w:rPr>
      </w:pPr>
      <w:ins w:id="690" w:author="Steve Maas" w:date="2014-01-06T15:43:00Z">
        <w:r>
          <w:tab/>
          <w:t>&lt;linear&gt;0&lt;/linear&gt;</w:t>
        </w:r>
      </w:ins>
    </w:p>
    <w:p w14:paraId="471F1A98" w14:textId="649F921E" w:rsidR="0018254C" w:rsidRDefault="0018254C" w:rsidP="00525EB6">
      <w:pPr>
        <w:pStyle w:val="code"/>
        <w:rPr>
          <w:ins w:id="691" w:author="Steve Maas" w:date="2014-01-06T15:43:00Z"/>
        </w:rPr>
      </w:pPr>
      <w:ins w:id="692" w:author="Steve Maas" w:date="2014-01-06T15:43:00Z">
        <w:r>
          <w:tab/>
          <w:t>&lt;mixture&gt;1&lt;/mixture&gt;</w:t>
        </w:r>
      </w:ins>
    </w:p>
    <w:p w14:paraId="3D43945D" w14:textId="3A15997D" w:rsidR="0018254C" w:rsidRDefault="0018254C" w:rsidP="00525EB6">
      <w:pPr>
        <w:pStyle w:val="code"/>
      </w:pPr>
      <w:ins w:id="693" w:author="Steve Maas" w:date="2014-01-06T15:44:00Z">
        <w:r>
          <w:tab/>
          <w:t>&lt;surface</w:t>
        </w:r>
      </w:ins>
      <w:ins w:id="694" w:author="Steve Maas" w:date="2014-01-06T17:34:00Z">
        <w:r w:rsidR="00CF168E">
          <w:t xml:space="preserve"> [set="surface_name"]</w:t>
        </w:r>
      </w:ins>
      <w:ins w:id="695" w:author="Steve Maas" w:date="2014-01-06T15:44:00Z">
        <w:r>
          <w:t>&gt;</w:t>
        </w:r>
      </w:ins>
    </w:p>
    <w:p w14:paraId="0A44C877" w14:textId="697EBC80" w:rsidR="0018254C" w:rsidDel="0018254C" w:rsidRDefault="00525EB6" w:rsidP="00525EB6">
      <w:pPr>
        <w:pStyle w:val="code"/>
        <w:rPr>
          <w:del w:id="696" w:author="Steve Maas" w:date="2014-01-06T15:44:00Z"/>
        </w:rPr>
      </w:pPr>
      <w:del w:id="697"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698" w:author="Steve Maas" w:date="2014-01-06T15:44:00Z"/>
        </w:rPr>
      </w:pPr>
      <w:ins w:id="699" w:author="Steve Maas" w:date="2014-01-06T15:44:00Z">
        <w:r>
          <w:tab/>
        </w:r>
      </w:ins>
      <w:r w:rsidR="00525EB6">
        <w:tab/>
        <w:t>...</w:t>
      </w:r>
    </w:p>
    <w:p w14:paraId="4DAE1CCF" w14:textId="68223FB1" w:rsidR="0018254C" w:rsidRDefault="0018254C" w:rsidP="00525EB6">
      <w:pPr>
        <w:pStyle w:val="code"/>
      </w:pPr>
      <w:ins w:id="700" w:author="Steve Maas" w:date="2014-01-06T15:44:00Z">
        <w:r>
          <w:tab/>
          <w:t>&lt;/surface&gt;</w:t>
        </w:r>
      </w:ins>
    </w:p>
    <w:p w14:paraId="010BF891" w14:textId="5A911BF3" w:rsidR="00525EB6" w:rsidRDefault="00525EB6" w:rsidP="00525EB6">
      <w:pPr>
        <w:pStyle w:val="code"/>
      </w:pPr>
      <w:r>
        <w:t>&lt;/</w:t>
      </w:r>
      <w:ins w:id="701" w:author="Steve Maas" w:date="2014-01-06T15:49:00Z">
        <w:r w:rsidR="007D3C17">
          <w:t>surface_load</w:t>
        </w:r>
      </w:ins>
      <w:del w:id="702"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1" type="#_x0000_t75" style="width:34pt;height:18pt" o:ole="">
            <v:imagedata r:id="rId82" o:title=""/>
          </v:shape>
          <o:OLEObject Type="Embed" ProgID="Equation.DSMT4" ShapeID="_x0000_i1051" DrawAspect="Content" ObjectID="_1450601255" r:id="rId83"/>
        </w:object>
      </w:r>
      <w:r w:rsidRPr="00C64641">
        <w:t xml:space="preserve">.  If the upstream face is free, the companion boundary condition would be to let </w:t>
      </w:r>
      <w:r w:rsidR="00AF2221" w:rsidRPr="00AF2221">
        <w:rPr>
          <w:position w:val="-12"/>
        </w:rPr>
        <w:object w:dxaOrig="600" w:dyaOrig="380" w14:anchorId="1064439A">
          <v:shape id="_x0000_i1052" type="#_x0000_t75" style="width:30pt;height:19.5pt" o:ole="">
            <v:imagedata r:id="rId84" o:title=""/>
          </v:shape>
          <o:OLEObject Type="Embed" ProgID="Equation.DSMT4" ShapeID="_x0000_i1052" DrawAspect="Content" ObjectID="_1450601256" r:id="rId85"/>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703" w:author="Steve Maas" w:date="2014-01-06T15:54:00Z">
          <w:pPr>
            <w:pStyle w:val="Heading3"/>
          </w:pPr>
        </w:pPrChange>
      </w:pPr>
      <w:bookmarkStart w:id="704" w:name="_Toc376858491"/>
      <w:r w:rsidRPr="00C64641">
        <w:lastRenderedPageBreak/>
        <w:t>Solute Flux</w:t>
      </w:r>
      <w:bookmarkEnd w:id="704"/>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3" type="#_x0000_t75" style="width:8pt;height:16.5pt" o:ole="">
            <v:imagedata r:id="rId86" o:title=""/>
          </v:shape>
          <o:OLEObject Type="Embed" ProgID="Equation.DSMT4" ShapeID="_x0000_i1053" DrawAspect="Content" ObjectID="_1450601257" r:id="rId87"/>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54" type="#_x0000_t75" style="width:8pt;height:16.5pt" o:ole="">
            <v:imagedata r:id="rId88" o:title=""/>
          </v:shape>
          <o:OLEObject Type="Embed" ProgID="Equation.DSMT4" ShapeID="_x0000_i1054" DrawAspect="Content" ObjectID="_1450601258" r:id="rId89"/>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55" type="#_x0000_t75" style="width:42.5pt;height:18pt" o:ole="">
            <v:imagedata r:id="rId90" o:title=""/>
          </v:shape>
          <o:OLEObject Type="Embed" ProgID="Equation.DSMT4" ShapeID="_x0000_i1055" DrawAspect="Content" ObjectID="_1450601259" r:id="rId91"/>
        </w:object>
      </w:r>
      <w:r w:rsidRPr="00C64641">
        <w:t xml:space="preserve">, represents a natural boundary condition.  To prescribe a value for </w:t>
      </w:r>
      <w:r w:rsidR="00AF2221" w:rsidRPr="00AF2221">
        <w:rPr>
          <w:position w:val="-12"/>
        </w:rPr>
        <w:object w:dxaOrig="260" w:dyaOrig="360" w14:anchorId="119EC8FD">
          <v:shape id="_x0000_i1056" type="#_x0000_t75" style="width:13.5pt;height:18pt" o:ole="">
            <v:imagedata r:id="rId92" o:title=""/>
          </v:shape>
          <o:OLEObject Type="Embed" ProgID="Equation.DSMT4" ShapeID="_x0000_i1056" DrawAspect="Content" ObjectID="_1450601260" r:id="rId93"/>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705" w:author="Steve Maas" w:date="2014-01-06T22:24:00Z"/>
        </w:rPr>
      </w:pPr>
      <w:r>
        <w:t>&lt;</w:t>
      </w:r>
      <w:ins w:id="706" w:author="Steve Maas" w:date="2014-01-06T15:45:00Z">
        <w:r w:rsidR="004A6CDC">
          <w:t>surface_load type="</w:t>
        </w:r>
      </w:ins>
      <w:r>
        <w:t>soluteflux</w:t>
      </w:r>
      <w:ins w:id="707" w:author="Steve Maas" w:date="2014-01-06T15:45:00Z">
        <w:r w:rsidR="004A6CDC">
          <w:t>"</w:t>
        </w:r>
      </w:ins>
      <w:del w:id="708"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709" w:author="Steve Maas" w:date="2014-01-06T15:45:00Z"/>
        </w:rPr>
      </w:pPr>
      <w:ins w:id="710" w:author="Steve Maas" w:date="2014-01-06T22:24:00Z">
        <w:r>
          <w:tab/>
          <w:t>&lt;flux [lc="</w:t>
        </w:r>
      </w:ins>
      <w:ins w:id="711" w:author="Steve Maas" w:date="2014-01-06T22:25:00Z">
        <w:r>
          <w:t>1"]&gt;1.0&lt;/flux&gt;</w:t>
        </w:r>
      </w:ins>
    </w:p>
    <w:p w14:paraId="4A483FC2" w14:textId="0380FC66" w:rsidR="001F4D5D" w:rsidRDefault="001F4D5D" w:rsidP="00525EB6">
      <w:pPr>
        <w:pStyle w:val="code"/>
        <w:rPr>
          <w:ins w:id="712" w:author="Steve Maas" w:date="2014-01-06T15:45:00Z"/>
        </w:rPr>
      </w:pPr>
      <w:ins w:id="713" w:author="Steve Maas" w:date="2014-01-06T15:45:00Z">
        <w:r>
          <w:tab/>
          <w:t>&lt;linear&gt;0&lt;/linear&gt;</w:t>
        </w:r>
      </w:ins>
    </w:p>
    <w:p w14:paraId="5CCEC5A4" w14:textId="0B9A5638" w:rsidR="001F4D5D" w:rsidRDefault="001F4D5D" w:rsidP="00525EB6">
      <w:pPr>
        <w:pStyle w:val="code"/>
        <w:rPr>
          <w:ins w:id="714" w:author="Steve Maas" w:date="2014-01-06T15:46:00Z"/>
        </w:rPr>
      </w:pPr>
      <w:ins w:id="715" w:author="Steve Maas" w:date="2014-01-06T15:45:00Z">
        <w:r>
          <w:tab/>
        </w:r>
      </w:ins>
      <w:ins w:id="716" w:author="Steve Maas" w:date="2014-01-06T15:46:00Z">
        <w:r>
          <w:t>&lt;solute_id&gt;1&lt;/solute_id&gt;</w:t>
        </w:r>
      </w:ins>
    </w:p>
    <w:p w14:paraId="195922D7" w14:textId="4B8F0397" w:rsidR="001F4D5D" w:rsidRDefault="001F4D5D" w:rsidP="00525EB6">
      <w:pPr>
        <w:pStyle w:val="code"/>
      </w:pPr>
      <w:ins w:id="717" w:author="Steve Maas" w:date="2014-01-06T15:46:00Z">
        <w:r>
          <w:tab/>
          <w:t>&lt;surface&gt;</w:t>
        </w:r>
      </w:ins>
    </w:p>
    <w:p w14:paraId="5A6A64E8" w14:textId="6E5A2AED" w:rsidR="00525EB6" w:rsidDel="00337051" w:rsidRDefault="00525EB6" w:rsidP="00525EB6">
      <w:pPr>
        <w:pStyle w:val="code"/>
        <w:rPr>
          <w:del w:id="718" w:author="Steve Maas" w:date="2014-01-06T22:25:00Z"/>
        </w:rPr>
      </w:pPr>
      <w:del w:id="719"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720" w:author="Steve Maas" w:date="2014-01-06T15:46:00Z"/>
        </w:rPr>
      </w:pPr>
      <w:ins w:id="721" w:author="Steve Maas" w:date="2014-01-06T15:46:00Z">
        <w:r>
          <w:tab/>
        </w:r>
      </w:ins>
      <w:r w:rsidR="00525EB6">
        <w:tab/>
        <w:t>...</w:t>
      </w:r>
    </w:p>
    <w:p w14:paraId="4F3BD12D" w14:textId="2828D28F" w:rsidR="001F4D5D" w:rsidRDefault="001F4D5D" w:rsidP="00525EB6">
      <w:pPr>
        <w:pStyle w:val="code"/>
      </w:pPr>
      <w:ins w:id="722" w:author="Steve Maas" w:date="2014-01-06T15:46:00Z">
        <w:r>
          <w:tab/>
          <w:t>&lt;/surface&gt;</w:t>
        </w:r>
      </w:ins>
    </w:p>
    <w:p w14:paraId="36DA2B23" w14:textId="44D6C989" w:rsidR="00525EB6" w:rsidRDefault="00525EB6" w:rsidP="00525EB6">
      <w:pPr>
        <w:pStyle w:val="code"/>
      </w:pPr>
      <w:r>
        <w:t>&lt;/</w:t>
      </w:r>
      <w:ins w:id="723" w:author="Steve Maas" w:date="2014-01-06T15:49:00Z">
        <w:r w:rsidR="00606D2D" w:rsidRPr="00606D2D">
          <w:t xml:space="preserve"> </w:t>
        </w:r>
        <w:r w:rsidR="00606D2D">
          <w:t>surface_load</w:t>
        </w:r>
      </w:ins>
      <w:del w:id="724"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725" w:author="Steve Maas" w:date="2014-01-06T22:25:00Z"/>
        </w:rPr>
      </w:pPr>
      <w:r>
        <w:t xml:space="preserve">The optional parameter </w:t>
      </w:r>
      <w:r>
        <w:rPr>
          <w:i/>
        </w:rPr>
        <w:t>sol</w:t>
      </w:r>
      <w:ins w:id="726"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727" w:author="Steve Maas" w:date="2014-01-02T13:04:00Z">
        <w:r w:rsidR="00873D59">
          <w:t>3.12.2</w:t>
        </w:r>
      </w:ins>
      <w:del w:id="728" w:author="Steve Maas" w:date="2014-01-02T13:04:00Z">
        <w:r w:rsidR="00B951E2" w:rsidDel="00873D59">
          <w:delText>3.10.2</w:delText>
        </w:r>
      </w:del>
      <w:r>
        <w:fldChar w:fldCharType="end"/>
      </w:r>
      <w:r>
        <w:t xml:space="preserve">).  If </w:t>
      </w:r>
      <w:r>
        <w:rPr>
          <w:i/>
        </w:rPr>
        <w:t>sol</w:t>
      </w:r>
      <w:ins w:id="729" w:author="Steve Maas" w:date="2014-01-06T15:47:00Z">
        <w:r w:rsidR="00476C4E">
          <w:rPr>
            <w:i/>
          </w:rPr>
          <w:t>ute_id</w:t>
        </w:r>
      </w:ins>
      <w:r>
        <w:t xml:space="preserve"> is not defined, the default value is 1.  </w:t>
      </w:r>
    </w:p>
    <w:p w14:paraId="50D0B550" w14:textId="77777777" w:rsidR="00FF17FC" w:rsidRDefault="00FF17FC" w:rsidP="00525EB6">
      <w:pPr>
        <w:rPr>
          <w:ins w:id="730" w:author="Steve Maas" w:date="2014-01-06T22:25:00Z"/>
        </w:rPr>
      </w:pPr>
    </w:p>
    <w:p w14:paraId="544A828E" w14:textId="10A2B319" w:rsidR="00525EB6" w:rsidRPr="003B58FB" w:rsidRDefault="00FF17FC" w:rsidP="00525EB6">
      <w:ins w:id="731" w:author="Steve Maas" w:date="2014-01-06T22:25:00Z">
        <w:r>
          <w:t xml:space="preserve">The </w:t>
        </w:r>
        <w:r>
          <w:rPr>
            <w:i/>
          </w:rPr>
          <w:t xml:space="preserve">flux </w:t>
        </w:r>
        <w:r>
          <w:t xml:space="preserve">element defines the flux magnitude. </w:t>
        </w:r>
      </w:ins>
      <w:r w:rsidR="00525EB6">
        <w:t xml:space="preserve">The </w:t>
      </w:r>
      <w:ins w:id="732" w:author="Steve Maas" w:date="2014-01-06T22:25:00Z">
        <w:r>
          <w:t xml:space="preserve">optional </w:t>
        </w:r>
      </w:ins>
      <w:del w:id="733"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734"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735"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736"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737" w:author="Steve Maas" w:date="2014-01-06T15:47:00Z">
        <w:r>
          <w:t xml:space="preserve">When </w:t>
        </w:r>
        <w:r>
          <w:rPr>
            <w:i/>
          </w:rPr>
          <w:t xml:space="preserve">linear </w:t>
        </w:r>
        <w:r>
          <w:t>is set to 0</w:t>
        </w:r>
      </w:ins>
      <w:del w:id="738" w:author="Steve Maas" w:date="2014-01-06T15:47:00Z">
        <w:r w:rsidR="00525EB6" w:rsidRPr="00C64641" w:rsidDel="00476C4E">
          <w:rPr>
            <w:i/>
          </w:rPr>
          <w:delText>type="nonlinear"</w:delText>
        </w:r>
      </w:del>
      <w:r w:rsidR="00525EB6" w:rsidRPr="00C64641">
        <w:t xml:space="preserve"> (default) </w:t>
      </w:r>
      <w:ins w:id="739"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740" w:author="Steve Maas" w:date="2014-01-06T15:47:00Z">
        <w:r>
          <w:t xml:space="preserve">When </w:t>
        </w:r>
        <w:r>
          <w:rPr>
            <w:i/>
          </w:rPr>
          <w:t xml:space="preserve">linear </w:t>
        </w:r>
        <w:r>
          <w:t xml:space="preserve">is set to </w:t>
        </w:r>
      </w:ins>
      <w:del w:id="741" w:author="Steve Maas" w:date="2014-01-06T15:47:00Z">
        <w:r w:rsidR="00525EB6" w:rsidRPr="00476C4E" w:rsidDel="00476C4E">
          <w:rPr>
            <w:rPrChange w:id="742" w:author="Steve Maas" w:date="2014-01-06T15:47:00Z">
              <w:rPr>
                <w:i/>
              </w:rPr>
            </w:rPrChange>
          </w:rPr>
          <w:delText>type="linear"</w:delText>
        </w:r>
        <w:r w:rsidR="00525EB6" w:rsidRPr="002528E9" w:rsidDel="00476C4E">
          <w:delText xml:space="preserve"> </w:delText>
        </w:r>
      </w:del>
      <w:ins w:id="743"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744" w:author="Steve Maas" w:date="2014-01-06T15:54:00Z">
          <w:pPr>
            <w:pStyle w:val="Heading3"/>
          </w:pPr>
        </w:pPrChange>
      </w:pPr>
      <w:bookmarkStart w:id="745" w:name="_Toc376858492"/>
      <w:r>
        <w:t>Heat Flux</w:t>
      </w:r>
      <w:bookmarkEnd w:id="745"/>
    </w:p>
    <w:p w14:paraId="415BF531" w14:textId="4C31F93A" w:rsidR="004A4869" w:rsidRDefault="004A4869">
      <w:r>
        <w:t xml:space="preserve">A heat flux can be defined for heat transfer analyses using the </w:t>
      </w:r>
      <w:ins w:id="746"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747" w:author="Steve Maas" w:date="2014-01-06T16:59:00Z"/>
        </w:rPr>
      </w:pPr>
      <w:r w:rsidRPr="0097532C">
        <w:t>&lt;</w:t>
      </w:r>
      <w:del w:id="748" w:author="Steve Maas" w:date="2014-01-06T15:48:00Z">
        <w:r w:rsidDel="00476C4E">
          <w:delText>heatflux</w:delText>
        </w:r>
      </w:del>
      <w:ins w:id="749" w:author="Steve Maas" w:date="2014-01-06T15:48:00Z">
        <w:r w:rsidR="00476C4E">
          <w:t>surface_load type="heatflux"</w:t>
        </w:r>
      </w:ins>
      <w:r w:rsidRPr="0097532C">
        <w:t>&gt;</w:t>
      </w:r>
    </w:p>
    <w:p w14:paraId="6608251D" w14:textId="22AC574E" w:rsidR="00FE3C5F" w:rsidRDefault="00FE3C5F" w:rsidP="00F97DD9">
      <w:pPr>
        <w:pStyle w:val="code"/>
        <w:rPr>
          <w:ins w:id="750" w:author="Steve Maas" w:date="2014-01-06T15:48:00Z"/>
        </w:rPr>
      </w:pPr>
      <w:ins w:id="751" w:author="Steve Maas" w:date="2014-01-06T16:59:00Z">
        <w:r>
          <w:tab/>
          <w:t>&lt;flux [lc="1"]&gt;1.0&lt;/flux&gt;</w:t>
        </w:r>
      </w:ins>
    </w:p>
    <w:p w14:paraId="36828350" w14:textId="1FB26F97" w:rsidR="00476C4E" w:rsidRPr="0097532C" w:rsidRDefault="00476C4E" w:rsidP="00F97DD9">
      <w:pPr>
        <w:pStyle w:val="code"/>
      </w:pPr>
      <w:ins w:id="752" w:author="Steve Maas" w:date="2014-01-06T15:48:00Z">
        <w:r>
          <w:tab/>
          <w:t>&lt;surface</w:t>
        </w:r>
      </w:ins>
      <w:ins w:id="753" w:author="Steve Maas" w:date="2014-01-06T16:59:00Z">
        <w:r w:rsidR="00FE3C5F">
          <w:t xml:space="preserve"> [set="surface_name"]</w:t>
        </w:r>
      </w:ins>
      <w:ins w:id="754" w:author="Steve Maas" w:date="2014-01-06T15:48:00Z">
        <w:r>
          <w:t>&gt;</w:t>
        </w:r>
      </w:ins>
    </w:p>
    <w:p w14:paraId="15293E0B" w14:textId="5478D7E6" w:rsidR="00F97DD9" w:rsidRDefault="00476C4E" w:rsidP="00F97DD9">
      <w:pPr>
        <w:pStyle w:val="code"/>
        <w:rPr>
          <w:ins w:id="755" w:author="Steve Maas" w:date="2014-01-06T15:48:00Z"/>
        </w:rPr>
      </w:pPr>
      <w:ins w:id="756" w:author="Steve Maas" w:date="2014-01-06T15:48:00Z">
        <w:r>
          <w:tab/>
        </w:r>
      </w:ins>
      <w:r w:rsidR="00F97DD9">
        <w:tab/>
      </w:r>
      <w:del w:id="757" w:author="Steve Maas" w:date="2014-01-06T17:11:00Z">
        <w:r w:rsidR="00F97DD9" w:rsidDel="00B515AA">
          <w:delText>&lt;quad4</w:delText>
        </w:r>
      </w:del>
      <w:del w:id="758" w:author="Steve Maas" w:date="2014-01-06T17:00:00Z">
        <w:r w:rsidR="00F97DD9" w:rsidDel="00FE3C5F">
          <w:delText xml:space="preserve"> [lc="1" scale="1"]</w:delText>
        </w:r>
      </w:del>
      <w:del w:id="759" w:author="Steve Maas" w:date="2014-01-06T17:11:00Z">
        <w:r w:rsidR="00F97DD9" w:rsidDel="00B515AA">
          <w:delText>&gt;1,2,3,4&lt;/quad4&gt;</w:delText>
        </w:r>
      </w:del>
      <w:ins w:id="760" w:author="Steve Maas" w:date="2014-01-06T17:11:00Z">
        <w:r w:rsidR="00B515AA">
          <w:t>...</w:t>
        </w:r>
      </w:ins>
    </w:p>
    <w:p w14:paraId="7E1A5ECE" w14:textId="6AB28412" w:rsidR="00476C4E" w:rsidRDefault="00476C4E" w:rsidP="00F97DD9">
      <w:pPr>
        <w:pStyle w:val="code"/>
      </w:pPr>
      <w:ins w:id="761" w:author="Steve Maas" w:date="2014-01-06T15:48:00Z">
        <w:r>
          <w:lastRenderedPageBreak/>
          <w:tab/>
          <w:t>&lt;/surface&gt;</w:t>
        </w:r>
      </w:ins>
    </w:p>
    <w:p w14:paraId="1E58D465" w14:textId="74F54E08" w:rsidR="00F97DD9" w:rsidRDefault="00F97DD9" w:rsidP="00F97DD9">
      <w:pPr>
        <w:pStyle w:val="code"/>
      </w:pPr>
      <w:r>
        <w:t>&lt;/</w:t>
      </w:r>
      <w:del w:id="762" w:author="Steve Maas" w:date="2014-01-06T15:48:00Z">
        <w:r w:rsidDel="00476C4E">
          <w:delText>heatflux</w:delText>
        </w:r>
      </w:del>
      <w:ins w:id="763" w:author="Steve Maas" w:date="2014-01-06T15:48:00Z">
        <w:r w:rsidR="00476C4E">
          <w:t>surface_load</w:t>
        </w:r>
      </w:ins>
      <w:r>
        <w:t>&gt;</w:t>
      </w:r>
    </w:p>
    <w:p w14:paraId="22769DD2" w14:textId="77777777" w:rsidR="001A7B22" w:rsidRDefault="001A7B22" w:rsidP="001A7B22">
      <w:pPr>
        <w:rPr>
          <w:ins w:id="764" w:author="Steve Maas" w:date="2014-01-06T17:00:00Z"/>
        </w:rPr>
      </w:pPr>
    </w:p>
    <w:p w14:paraId="381D2DA0" w14:textId="1D4FA8D8" w:rsidR="002F00ED" w:rsidRPr="002F00ED" w:rsidRDefault="002F00ED" w:rsidP="001A7B22">
      <w:ins w:id="765"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766" w:author="Steve Maas" w:date="2014-01-06T17:01:00Z">
        <w:r>
          <w:t>omitted</w:t>
        </w:r>
      </w:ins>
      <w:ins w:id="767" w:author="Steve Maas" w:date="2014-01-06T17:00:00Z">
        <w:r>
          <w:t>,</w:t>
        </w:r>
      </w:ins>
      <w:ins w:id="768" w:author="Steve Maas" w:date="2014-01-06T17:01:00Z">
        <w:r>
          <w:t xml:space="preserve"> a constant heat flux will be applied.</w:t>
        </w:r>
      </w:ins>
    </w:p>
    <w:p w14:paraId="39F365D1" w14:textId="771A381B" w:rsidR="00F97DD9" w:rsidRDefault="00F97DD9">
      <w:pPr>
        <w:pStyle w:val="Heading4"/>
        <w:pPrChange w:id="769" w:author="Steve Maas" w:date="2014-01-06T15:54:00Z">
          <w:pPr>
            <w:pStyle w:val="Heading3"/>
          </w:pPr>
        </w:pPrChange>
      </w:pPr>
      <w:bookmarkStart w:id="770" w:name="_Toc376858493"/>
      <w:r>
        <w:t>Convective Heat Flux</w:t>
      </w:r>
      <w:bookmarkEnd w:id="770"/>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771" w:author="Steve Maas" w:date="2014-01-06T17:01:00Z"/>
        </w:rPr>
      </w:pPr>
      <w:r w:rsidRPr="0097532C">
        <w:t>&lt;</w:t>
      </w:r>
      <w:ins w:id="772" w:author="Steve Maas" w:date="2014-01-06T15:49:00Z">
        <w:r w:rsidR="00D638C7">
          <w:t>surface_load type="</w:t>
        </w:r>
      </w:ins>
      <w:r>
        <w:t>convective_heatflux</w:t>
      </w:r>
      <w:ins w:id="773" w:author="Steve Maas" w:date="2014-01-06T15:49:00Z">
        <w:r w:rsidR="00D638C7">
          <w:t>"</w:t>
        </w:r>
      </w:ins>
      <w:r w:rsidRPr="0097532C">
        <w:t>&gt;</w:t>
      </w:r>
    </w:p>
    <w:p w14:paraId="140D2137" w14:textId="7E01800E" w:rsidR="002F00ED" w:rsidRDefault="002F00ED" w:rsidP="00F97DD9">
      <w:pPr>
        <w:pStyle w:val="code"/>
        <w:rPr>
          <w:ins w:id="774" w:author="Steve Maas" w:date="2014-01-06T17:01:00Z"/>
        </w:rPr>
      </w:pPr>
      <w:ins w:id="775" w:author="Steve Maas" w:date="2014-01-06T17:01:00Z">
        <w:r>
          <w:tab/>
          <w:t>&lt;</w:t>
        </w:r>
      </w:ins>
      <w:ins w:id="776" w:author="Steve Maas" w:date="2014-01-06T17:04:00Z">
        <w:r>
          <w:t>Ta</w:t>
        </w:r>
      </w:ins>
      <w:ins w:id="777" w:author="Steve Maas" w:date="2014-01-06T17:01:00Z">
        <w:r>
          <w:t xml:space="preserve"> [lc="1"]&gt;1.0&lt;/</w:t>
        </w:r>
      </w:ins>
      <w:ins w:id="778" w:author="Steve Maas" w:date="2014-01-06T17:04:00Z">
        <w:r>
          <w:t>Ta</w:t>
        </w:r>
      </w:ins>
      <w:ins w:id="779" w:author="Steve Maas" w:date="2014-01-06T17:01:00Z">
        <w:r>
          <w:t>&gt;</w:t>
        </w:r>
      </w:ins>
    </w:p>
    <w:p w14:paraId="2C81C1BE" w14:textId="5794FC88" w:rsidR="002F00ED" w:rsidRDefault="002F00ED" w:rsidP="00F97DD9">
      <w:pPr>
        <w:pStyle w:val="code"/>
        <w:rPr>
          <w:ins w:id="780" w:author="Steve Maas" w:date="2014-01-06T15:49:00Z"/>
        </w:rPr>
      </w:pPr>
      <w:ins w:id="781" w:author="Steve Maas" w:date="2014-01-06T17:01:00Z">
        <w:r>
          <w:tab/>
          <w:t>&lt;hc&gt;1.0&lt;/hc&gt;</w:t>
        </w:r>
      </w:ins>
    </w:p>
    <w:p w14:paraId="005AE8C4" w14:textId="091EB5D3" w:rsidR="00D638C7" w:rsidRPr="0097532C" w:rsidRDefault="00D638C7" w:rsidP="00F97DD9">
      <w:pPr>
        <w:pStyle w:val="code"/>
      </w:pPr>
      <w:ins w:id="782" w:author="Steve Maas" w:date="2014-01-06T15:49:00Z">
        <w:r>
          <w:tab/>
          <w:t>&lt;surface</w:t>
        </w:r>
      </w:ins>
      <w:ins w:id="783" w:author="Steve Maas" w:date="2014-01-06T17:05:00Z">
        <w:r w:rsidR="00C94D52">
          <w:t xml:space="preserve"> [set="surface_name"]</w:t>
        </w:r>
      </w:ins>
      <w:ins w:id="784" w:author="Steve Maas" w:date="2014-01-06T15:49:00Z">
        <w:r>
          <w:t>&gt;</w:t>
        </w:r>
      </w:ins>
    </w:p>
    <w:p w14:paraId="2763B9BA" w14:textId="02FED5F5" w:rsidR="00F97DD9" w:rsidRDefault="00F97DD9" w:rsidP="00F97DD9">
      <w:pPr>
        <w:pStyle w:val="code"/>
        <w:rPr>
          <w:ins w:id="785" w:author="Steve Maas" w:date="2014-01-06T15:49:00Z"/>
        </w:rPr>
      </w:pPr>
      <w:r>
        <w:tab/>
      </w:r>
      <w:ins w:id="786" w:author="Steve Maas" w:date="2014-01-06T15:49:00Z">
        <w:r w:rsidR="00D638C7">
          <w:tab/>
        </w:r>
      </w:ins>
      <w:del w:id="787" w:author="Steve Maas" w:date="2014-01-06T17:12:00Z">
        <w:r w:rsidDel="00B515AA">
          <w:delText>&lt;quad4</w:delText>
        </w:r>
      </w:del>
      <w:del w:id="788" w:author="Steve Maas" w:date="2014-01-06T17:02:00Z">
        <w:r w:rsidDel="002F00ED">
          <w:delText xml:space="preserve"> hc="1.0" lc="1" [scale="1"]</w:delText>
        </w:r>
      </w:del>
      <w:del w:id="789" w:author="Steve Maas" w:date="2014-01-06T17:12:00Z">
        <w:r w:rsidDel="00B515AA">
          <w:delText>&gt;1,2,3,4&lt;/quad4&gt;</w:delText>
        </w:r>
      </w:del>
      <w:ins w:id="790" w:author="Steve Maas" w:date="2014-01-06T17:12:00Z">
        <w:r w:rsidR="00B515AA">
          <w:t>...</w:t>
        </w:r>
      </w:ins>
    </w:p>
    <w:p w14:paraId="65167BD1" w14:textId="47188B56" w:rsidR="00D638C7" w:rsidRDefault="00D638C7" w:rsidP="00F97DD9">
      <w:pPr>
        <w:pStyle w:val="code"/>
      </w:pPr>
      <w:ins w:id="791" w:author="Steve Maas" w:date="2014-01-06T15:49:00Z">
        <w:r>
          <w:tab/>
          <w:t>&lt;/surface&gt;</w:t>
        </w:r>
      </w:ins>
    </w:p>
    <w:p w14:paraId="37D8D529" w14:textId="49AE9AD4" w:rsidR="00F97DD9" w:rsidRDefault="00F97DD9" w:rsidP="00F97DD9">
      <w:pPr>
        <w:pStyle w:val="code"/>
      </w:pPr>
      <w:r>
        <w:t>&lt;/</w:t>
      </w:r>
      <w:del w:id="792" w:author="Steve Maas" w:date="2014-01-06T15:49:00Z">
        <w:r w:rsidRPr="00F97DD9" w:rsidDel="00D638C7">
          <w:delText xml:space="preserve"> </w:delText>
        </w:r>
        <w:r w:rsidDel="00B21E17">
          <w:delText>convective_heatflux</w:delText>
        </w:r>
      </w:del>
      <w:ins w:id="793"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794" w:author="Steve Maas" w:date="2014-01-06T17:04:00Z">
        <w:r w:rsidDel="00774E5E">
          <w:delText xml:space="preserve">controlled </w:delText>
        </w:r>
      </w:del>
      <w:ins w:id="795" w:author="Steve Maas" w:date="2014-01-06T17:04:00Z">
        <w:r w:rsidR="00774E5E">
          <w:t xml:space="preserve">defined by the </w:t>
        </w:r>
        <w:r w:rsidR="00774E5E">
          <w:rPr>
            <w:i/>
          </w:rPr>
          <w:t xml:space="preserve">Ta </w:t>
        </w:r>
        <w:r w:rsidR="00774E5E">
          <w:t xml:space="preserve">parameter.  </w:t>
        </w:r>
      </w:ins>
      <w:ins w:id="796" w:author="Steve Maas" w:date="2014-01-06T17:05:00Z">
        <w:r w:rsidR="00774E5E">
          <w:t xml:space="preserve">It </w:t>
        </w:r>
      </w:ins>
      <w:del w:id="797" w:author="Steve Maas" w:date="2014-01-06T17:04:00Z">
        <w:r w:rsidDel="00774E5E">
          <w:delText xml:space="preserve">by </w:delText>
        </w:r>
      </w:del>
      <w:ins w:id="798" w:author="Steve Maas" w:date="2014-01-06T17:05:00Z">
        <w:r w:rsidR="00774E5E">
          <w:t xml:space="preserve">takes an </w:t>
        </w:r>
      </w:ins>
      <w:del w:id="799" w:author="Steve Maas" w:date="2014-01-06T17:04:00Z">
        <w:r w:rsidDel="00774E5E">
          <w:delText>t</w:delText>
        </w:r>
      </w:del>
      <w:del w:id="800" w:author="Steve Maas" w:date="2014-01-06T17:05:00Z">
        <w:r w:rsidDel="00774E5E">
          <w:delText xml:space="preserve">he </w:delText>
        </w:r>
      </w:del>
      <w:ins w:id="801" w:author="Steve Maas" w:date="2014-01-06T17:04:00Z">
        <w:r w:rsidR="00774E5E">
          <w:t xml:space="preserve">optional </w:t>
        </w:r>
      </w:ins>
      <w:r>
        <w:t>load curve define</w:t>
      </w:r>
      <w:ins w:id="802" w:author="Steve Maas" w:date="2014-01-06T15:50:00Z">
        <w:r w:rsidR="00A0697D">
          <w:t>d</w:t>
        </w:r>
      </w:ins>
      <w:r>
        <w:t xml:space="preserve"> through the </w:t>
      </w:r>
      <w:r>
        <w:rPr>
          <w:i/>
        </w:rPr>
        <w:t xml:space="preserve">lc </w:t>
      </w:r>
      <w:r>
        <w:t>attribute</w:t>
      </w:r>
      <w:del w:id="803"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804" w:name="_Toc376858494"/>
      <w:r>
        <w:t xml:space="preserve">Body </w:t>
      </w:r>
      <w:del w:id="805" w:author="Steve Maas" w:date="2014-01-06T15:54:00Z">
        <w:r w:rsidDel="002528E9">
          <w:delText>Force</w:delText>
        </w:r>
      </w:del>
      <w:ins w:id="806" w:author="Steve Maas" w:date="2014-01-06T15:54:00Z">
        <w:r w:rsidR="002528E9">
          <w:t>Loads</w:t>
        </w:r>
      </w:ins>
      <w:bookmarkEnd w:id="804"/>
    </w:p>
    <w:p w14:paraId="4DA7A91B" w14:textId="74532E0D" w:rsidR="001A7B22" w:rsidRDefault="002528E9" w:rsidP="001A7B22">
      <w:ins w:id="807" w:author="Steve Maas" w:date="2014-01-06T15:54:00Z">
        <w:r>
          <w:t xml:space="preserve">A body load </w:t>
        </w:r>
      </w:ins>
      <w:ins w:id="808" w:author="Steve Maas" w:date="2014-01-06T15:55:00Z">
        <w:r>
          <w:t xml:space="preserve">can be used to define a source term to the model. The following sections define the different type of body loads that can be applied. </w:t>
        </w:r>
      </w:ins>
      <w:moveFromRangeStart w:id="809" w:author="Steve Maas" w:date="2014-01-06T15:54:00Z" w:name="move376787111"/>
      <w:moveFrom w:id="810" w:author="Steve Maas" w:date="2014-01-06T15:54:00Z">
        <w:r w:rsidR="001A7B22" w:rsidDel="002528E9">
          <w:t>The body force is defined as a 3D vector. Each component can be associated with a load curve to define a time dependent body force. Only the non-zero components need to be def</w:t>
        </w:r>
        <w:del w:id="811" w:author="Steve Maas" w:date="2014-01-06T15:55:00Z">
          <w:r w:rsidR="001A7B22" w:rsidDel="002528E9">
            <w:delText>ined</w:delText>
          </w:r>
          <w:r w:rsidR="00073C1F" w:rsidDel="002528E9">
            <w:delText>.</w:delText>
          </w:r>
        </w:del>
      </w:moveFrom>
      <w:moveFromRangeEnd w:id="809"/>
    </w:p>
    <w:p w14:paraId="340F52D1" w14:textId="77777777" w:rsidR="00073C1F" w:rsidRDefault="00073C1F" w:rsidP="007D6F0D">
      <w:pPr>
        <w:pStyle w:val="Heading4"/>
      </w:pPr>
      <w:bookmarkStart w:id="812" w:name="_Toc376858495"/>
      <w:r>
        <w:t>Constant Body Force</w:t>
      </w:r>
      <w:bookmarkEnd w:id="812"/>
    </w:p>
    <w:p w14:paraId="4AE8E5E1" w14:textId="11363F5A" w:rsidR="00073C1F" w:rsidRDefault="002528E9" w:rsidP="00073C1F">
      <w:moveToRangeStart w:id="813" w:author="Steve Maas" w:date="2014-01-06T15:54:00Z" w:name="move376787111"/>
      <w:moveTo w:id="814" w:author="Steve Maas" w:date="2014-01-06T15:54:00Z">
        <w:r>
          <w:t>The body force is defined as a 3D vector. Each component can be associated with a load curve to define a time dependent body force. Only the non-zero components need to be defined.</w:t>
        </w:r>
      </w:moveTo>
      <w:moveToRangeEnd w:id="813"/>
      <w:ins w:id="815"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816" w:author="Steve Maas" w:date="2014-01-06T15:50:00Z">
        <w:r w:rsidRPr="0097532C" w:rsidDel="00A0697D">
          <w:delText>force</w:delText>
        </w:r>
        <w:r w:rsidR="00073C1F" w:rsidDel="00A0697D">
          <w:delText xml:space="preserve"> </w:delText>
        </w:r>
      </w:del>
      <w:ins w:id="817"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818" w:author="Steve Maas" w:date="2014-01-06T15:50:00Z">
        <w:r w:rsidDel="00A0697D">
          <w:delText>force</w:delText>
        </w:r>
      </w:del>
      <w:ins w:id="819"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820" w:name="_Toc376858496"/>
      <w:r>
        <w:t>Non-Constant Body Force</w:t>
      </w:r>
      <w:bookmarkEnd w:id="82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821" w:author="Steve Maas" w:date="2014-01-06T15:50:00Z">
        <w:r w:rsidRPr="0097532C" w:rsidDel="00C44072">
          <w:delText>force</w:delText>
        </w:r>
        <w:r w:rsidDel="00C44072">
          <w:delText xml:space="preserve"> </w:delText>
        </w:r>
      </w:del>
      <w:ins w:id="822"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lastRenderedPageBreak/>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823" w:author="Steve Maas" w:date="2014-01-06T15:50:00Z">
        <w:r w:rsidDel="00C44072">
          <w:delText>force</w:delText>
        </w:r>
      </w:del>
      <w:ins w:id="824"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825" w:name="_Toc337555754"/>
      <w:bookmarkStart w:id="826" w:name="_Toc350246989"/>
      <w:bookmarkStart w:id="827" w:name="_Toc350354875"/>
      <w:bookmarkStart w:id="828" w:name="_Toc350439833"/>
      <w:bookmarkStart w:id="829" w:name="_Toc352596239"/>
      <w:bookmarkStart w:id="830" w:name="_Toc363725012"/>
      <w:bookmarkStart w:id="831" w:name="_Toc337555755"/>
      <w:bookmarkStart w:id="832" w:name="_Toc350246990"/>
      <w:bookmarkStart w:id="833" w:name="_Toc350354876"/>
      <w:bookmarkStart w:id="834" w:name="_Toc350439834"/>
      <w:bookmarkStart w:id="835" w:name="_Toc352596240"/>
      <w:bookmarkStart w:id="836" w:name="_Toc363725013"/>
      <w:bookmarkStart w:id="837" w:name="_Toc376858497"/>
      <w:bookmarkEnd w:id="825"/>
      <w:bookmarkEnd w:id="826"/>
      <w:bookmarkEnd w:id="827"/>
      <w:bookmarkEnd w:id="828"/>
      <w:bookmarkEnd w:id="829"/>
      <w:bookmarkEnd w:id="830"/>
      <w:bookmarkEnd w:id="831"/>
      <w:bookmarkEnd w:id="832"/>
      <w:bookmarkEnd w:id="833"/>
      <w:bookmarkEnd w:id="834"/>
      <w:bookmarkEnd w:id="835"/>
      <w:bookmarkEnd w:id="836"/>
      <w:r>
        <w:t>Centrifugal Force</w:t>
      </w:r>
      <w:bookmarkEnd w:id="837"/>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57" type="#_x0000_t75" style="width:12pt;height:10.5pt" o:ole="">
            <v:imagedata r:id="rId94" o:title=""/>
          </v:shape>
          <o:OLEObject Type="Embed" ProgID="Equation.DSMT4" ShapeID="_x0000_i1057" DrawAspect="Content" ObjectID="_1450601261" r:id="rId95"/>
        </w:object>
      </w:r>
      <w:r>
        <w:t xml:space="preserve"> about a rotation axis directed along </w:t>
      </w:r>
      <w:r w:rsidR="00AF2221" w:rsidRPr="00AF2221">
        <w:rPr>
          <w:position w:val="-4"/>
        </w:rPr>
        <w:object w:dxaOrig="200" w:dyaOrig="200" w14:anchorId="5FC73536">
          <v:shape id="_x0000_i1058" type="#_x0000_t75" style="width:10pt;height:10pt" o:ole="">
            <v:imagedata r:id="rId96" o:title=""/>
          </v:shape>
          <o:OLEObject Type="Embed" ProgID="Equation.DSMT4" ShapeID="_x0000_i1058" DrawAspect="Content" ObjectID="_1450601262" r:id="rId97"/>
        </w:object>
      </w:r>
      <w:r>
        <w:t xml:space="preserve"> and passing through the rotation center </w:t>
      </w:r>
      <w:r w:rsidR="00AF2221" w:rsidRPr="00AF2221">
        <w:rPr>
          <w:position w:val="-6"/>
        </w:rPr>
        <w:object w:dxaOrig="180" w:dyaOrig="220" w14:anchorId="7BD26EE0">
          <v:shape id="_x0000_i1059" type="#_x0000_t75" style="width:8.5pt;height:10.5pt" o:ole="">
            <v:imagedata r:id="rId98" o:title=""/>
          </v:shape>
          <o:OLEObject Type="Embed" ProgID="Equation.DSMT4" ShapeID="_x0000_i1059" DrawAspect="Content" ObjectID="_1450601263" r:id="rId99"/>
        </w:object>
      </w:r>
      <w:r w:rsidR="00FA2E2E">
        <w:rPr>
          <w:rStyle w:val="CommentReference"/>
        </w:rPr>
        <w:commentReference w:id="838"/>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839" w:author="Steve Maas" w:date="2014-01-06T15:51:00Z">
        <w:r w:rsidR="00C138A7">
          <w:t>load</w:t>
        </w:r>
      </w:ins>
      <w:del w:id="840"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841" w:author="Steve Maas" w:date="2014-01-06T15:51:00Z">
        <w:r w:rsidDel="00C138A7">
          <w:delText>force</w:delText>
        </w:r>
      </w:del>
      <w:ins w:id="842"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843" w:name="_Toc376858498"/>
      <w:r>
        <w:t>Heat source</w:t>
      </w:r>
      <w:bookmarkEnd w:id="843"/>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844" w:author="Steve Maas" w:date="2014-01-06T15:51:00Z">
        <w:r>
          <w:t>load</w:t>
        </w:r>
      </w:ins>
      <w:del w:id="845"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846" w:author="Steve Maas" w:date="2014-01-06T15:51:00Z">
        <w:r w:rsidDel="00C138A7">
          <w:delText>force</w:delText>
        </w:r>
      </w:del>
      <w:ins w:id="847"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77777777" w:rsidR="00602A42" w:rsidRDefault="0098023B">
      <w:pPr>
        <w:pStyle w:val="Heading2"/>
        <w:pPrChange w:id="848" w:author="Steve Maas" w:date="2013-12-16T10:14:00Z">
          <w:pPr>
            <w:pStyle w:val="Heading3"/>
          </w:pPr>
        </w:pPrChange>
      </w:pPr>
      <w:r>
        <w:br w:type="page"/>
      </w:r>
      <w:bookmarkStart w:id="849" w:name="_Toc376858499"/>
      <w:r w:rsidR="00602A42">
        <w:lastRenderedPageBreak/>
        <w:t>Contact Interfaces</w:t>
      </w:r>
      <w:bookmarkEnd w:id="849"/>
    </w:p>
    <w:p w14:paraId="763861E5" w14:textId="77777777" w:rsidR="00602A42" w:rsidRDefault="00602A42" w:rsidP="00602A42">
      <w:ins w:id="850"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851"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852"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853" w:author="Gerard Ateshian" w:date="2014-01-07T09:37:00Z">
              <w:r w:rsidDel="00147151">
                <w:delText xml:space="preserve">and </w:delText>
              </w:r>
            </w:del>
            <w:r>
              <w:t xml:space="preserve">biphasic-solute contact for </w:t>
            </w:r>
            <w:r w:rsidRPr="007D6F0D">
              <w:rPr>
                <w:i/>
              </w:rPr>
              <w:t>sliding3</w:t>
            </w:r>
            <w:ins w:id="854" w:author="Gerard Ateshian" w:date="2014-01-07T09:37:00Z">
              <w:r w:rsidR="00147151">
                <w:t xml:space="preserve">, and multiphasic contact for </w:t>
              </w:r>
            </w:ins>
            <w:ins w:id="855"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856" w:author="Steve Maas" w:date="2013-12-16T10:14:00Z">
          <w:pPr>
            <w:pStyle w:val="Heading4"/>
          </w:pPr>
        </w:pPrChange>
      </w:pPr>
      <w:bookmarkStart w:id="857" w:name="_Toc376858500"/>
      <w:r>
        <w:t>Sliding Interfaces</w:t>
      </w:r>
      <w:bookmarkEnd w:id="857"/>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858" w:author="Steve Maas" w:date="2013-12-16T10:18:00Z">
        <w:r w:rsidDel="00602A42">
          <w:delText>lagrange</w:delText>
        </w:r>
      </w:del>
      <w:ins w:id="859"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860"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861" w:author="Gerard Ateshian" w:date="2014-01-07T09:40:00Z">
        <w:r>
          <w:rPr>
            <w:b/>
            <w:i/>
          </w:rPr>
          <w:t>sliding-multiphasic (S</w:t>
        </w:r>
      </w:ins>
      <w:ins w:id="862" w:author="Gerard Ateshian" w:date="2014-01-07T09:41:00Z">
        <w:r>
          <w:rPr>
            <w:b/>
            <w:i/>
          </w:rPr>
          <w:t>MP</w:t>
        </w:r>
      </w:ins>
      <w:ins w:id="863" w:author="Gerard Ateshian" w:date="2014-01-07T09:40:00Z">
        <w:r>
          <w:rPr>
            <w:b/>
            <w:i/>
          </w:rPr>
          <w:t>)</w:t>
        </w:r>
        <w:r w:rsidRPr="00D74A7E">
          <w:t>:</w:t>
        </w:r>
        <w:r>
          <w:t xml:space="preserve"> This method is similar to </w:t>
        </w:r>
        <w:r w:rsidRPr="00696CC4">
          <w:rPr>
            <w:i/>
          </w:rPr>
          <w:t>sliding</w:t>
        </w:r>
      </w:ins>
      <w:ins w:id="864" w:author="Gerard Ateshian" w:date="2014-01-07T09:41:00Z">
        <w:r>
          <w:rPr>
            <w:i/>
          </w:rPr>
          <w:t>3</w:t>
        </w:r>
      </w:ins>
      <w:ins w:id="865" w:author="Gerard Ateshian" w:date="2014-01-07T09:40:00Z">
        <w:r>
          <w:t xml:space="preserve">. This contact implementation supports </w:t>
        </w:r>
      </w:ins>
      <w:ins w:id="866" w:author="Gerard Ateshian" w:date="2014-01-07T09:41:00Z">
        <w:r>
          <w:t xml:space="preserve">multiphasic </w:t>
        </w:r>
      </w:ins>
      <w:ins w:id="867" w:author="Gerard Ateshian" w:date="2014-01-07T09:40:00Z">
        <w:r>
          <w:t xml:space="preserve">contact (see the next section).  When using </w:t>
        </w:r>
      </w:ins>
      <w:ins w:id="868" w:author="Gerard Ateshian" w:date="2014-01-07T09:41:00Z">
        <w:r>
          <w:t xml:space="preserve">multiphasic </w:t>
        </w:r>
      </w:ins>
      <w:ins w:id="869"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870"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871" w:author="Steve Maas" w:date="2013-12-30T14:00:00Z"/>
        </w:rPr>
      </w:pPr>
      <w:del w:id="872" w:author="Steve Maas" w:date="2013-12-30T13:59:00Z">
        <w:r w:rsidDel="00BB02DD">
          <w:delText>Both quadrilateral surface elements (quad4) and triangular elements (tri3) can be used to define the master and/or slave surfaces</w:delText>
        </w:r>
      </w:del>
      <w:ins w:id="873" w:author="Steve Maas" w:date="2013-12-30T13:59:00Z">
        <w:r w:rsidR="00BB02DD">
          <w:t xml:space="preserve">The supported surface elements are </w:t>
        </w:r>
      </w:ins>
      <w:ins w:id="874" w:author="Steve Maas" w:date="2013-12-30T14:03:00Z">
        <w:r w:rsidR="00C44CEE">
          <w:t>described</w:t>
        </w:r>
      </w:ins>
      <w:ins w:id="875" w:author="Steve Maas" w:date="2013-12-30T13:59:00Z">
        <w:r w:rsidR="00BB02DD">
          <w:t xml:space="preserve"> in section </w:t>
        </w:r>
      </w:ins>
      <w:ins w:id="876" w:author="Steve Maas" w:date="2013-12-30T14:00:00Z">
        <w:r w:rsidR="00BB02DD">
          <w:fldChar w:fldCharType="begin"/>
        </w:r>
        <w:r w:rsidR="00BB02DD">
          <w:instrText xml:space="preserve"> REF _Ref376174920 \r \h </w:instrText>
        </w:r>
      </w:ins>
      <w:r w:rsidR="00BB02DD">
        <w:fldChar w:fldCharType="separate"/>
      </w:r>
      <w:ins w:id="877" w:author="Steve Maas" w:date="2014-01-02T13:04:00Z">
        <w:r w:rsidR="00873D59">
          <w:t xml:space="preserve">3.6.2.3. </w:t>
        </w:r>
      </w:ins>
      <w:ins w:id="878" w:author="Steve Maas" w:date="2013-12-30T14:00:00Z">
        <w:r w:rsidR="00BB02DD">
          <w:fldChar w:fldCharType="end"/>
        </w:r>
      </w:ins>
      <w:del w:id="879" w:author="Steve Maas" w:date="2013-12-30T14:00:00Z">
        <w:r w:rsidDel="00BB02DD">
          <w:delText>.</w:delText>
        </w:r>
      </w:del>
    </w:p>
    <w:p w14:paraId="1EC8BA4E" w14:textId="77777777" w:rsidR="00BB02DD" w:rsidRDefault="00BB02DD" w:rsidP="00602A42">
      <w:pPr>
        <w:rPr>
          <w:ins w:id="880" w:author="Steve Maas" w:date="2013-12-30T14:00:00Z"/>
        </w:rPr>
      </w:pPr>
    </w:p>
    <w:p w14:paraId="15A00806" w14:textId="5B6EB426" w:rsidR="00BB02DD" w:rsidRDefault="00BB02DD" w:rsidP="00602A42">
      <w:pPr>
        <w:rPr>
          <w:ins w:id="881" w:author="Steve Maas" w:date="2013-12-30T14:01:00Z"/>
        </w:rPr>
      </w:pPr>
      <w:ins w:id="882" w:author="Steve Maas" w:date="2013-12-30T14:00:00Z">
        <w:r>
          <w:t xml:space="preserve">If surfaces are defined in the input file using the </w:t>
        </w:r>
        <w:r w:rsidRPr="00BB02DD">
          <w:rPr>
            <w:i/>
            <w:rPrChange w:id="883" w:author="Steve Maas" w:date="2013-12-30T14:01:00Z">
              <w:rPr/>
            </w:rPrChange>
          </w:rPr>
          <w:t>Geometry/Surface</w:t>
        </w:r>
        <w:r>
          <w:t xml:space="preserve"> section, then the contact surface definition can be defined by referring to the surfaces defined in the </w:t>
        </w:r>
        <w:r w:rsidRPr="00BB02DD">
          <w:rPr>
            <w:i/>
            <w:rPrChange w:id="884" w:author="Steve Maas" w:date="2013-12-30T14:01:00Z">
              <w:rPr/>
            </w:rPrChange>
          </w:rPr>
          <w:t>Geometry/Surface</w:t>
        </w:r>
        <w:r>
          <w:t xml:space="preserve"> section and this can be done using the </w:t>
        </w:r>
      </w:ins>
      <w:ins w:id="885" w:author="Steve Maas" w:date="2013-12-30T14:01:00Z">
        <w:r>
          <w:rPr>
            <w:i/>
          </w:rPr>
          <w:t xml:space="preserve">set </w:t>
        </w:r>
        <w:r>
          <w:t>attribute.</w:t>
        </w:r>
      </w:ins>
      <w:ins w:id="886" w:author="Steve Maas" w:date="2013-12-30T14:02:00Z">
        <w:r w:rsidR="00C44CEE">
          <w:t xml:space="preserve"> For example:</w:t>
        </w:r>
      </w:ins>
    </w:p>
    <w:p w14:paraId="4CF88E71" w14:textId="77777777" w:rsidR="00BB02DD" w:rsidRDefault="00BB02DD" w:rsidP="00602A42">
      <w:pPr>
        <w:rPr>
          <w:ins w:id="887" w:author="Steve Maas" w:date="2013-12-30T14:02:00Z"/>
        </w:rPr>
      </w:pPr>
    </w:p>
    <w:p w14:paraId="40320ECD" w14:textId="5EAB2B4E" w:rsidR="00C44CEE" w:rsidRDefault="00C44CEE" w:rsidP="00C44CEE">
      <w:pPr>
        <w:pStyle w:val="code"/>
        <w:rPr>
          <w:ins w:id="888" w:author="Steve Maas" w:date="2013-12-30T14:02:00Z"/>
        </w:rPr>
      </w:pPr>
      <w:ins w:id="889" w:author="Steve Maas" w:date="2013-12-30T14:02:00Z">
        <w:r>
          <w:t>&lt;surface type="master" set="Surface01"/&gt;</w:t>
        </w:r>
      </w:ins>
    </w:p>
    <w:p w14:paraId="264856AE" w14:textId="77777777" w:rsidR="00C44CEE" w:rsidRDefault="00C44CEE" w:rsidP="00602A42">
      <w:pPr>
        <w:rPr>
          <w:ins w:id="890" w:author="Steve Maas" w:date="2013-12-30T14:01:00Z"/>
        </w:rPr>
      </w:pPr>
    </w:p>
    <w:p w14:paraId="4177B078" w14:textId="404BE351" w:rsidR="00BB02DD" w:rsidRPr="005F474E" w:rsidRDefault="00C44CEE" w:rsidP="00602A42">
      <w:pPr>
        <w:rPr>
          <w:ins w:id="891" w:author="Steve Maas" w:date="2013-12-30T14:01:00Z"/>
        </w:rPr>
      </w:pPr>
      <w:ins w:id="892"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893" w:author="Steve Maas" w:date="2013-12-30T14:03:00Z">
        <w:r>
          <w:fldChar w:fldCharType="begin"/>
        </w:r>
        <w:r>
          <w:instrText xml:space="preserve"> REF _Ref376175517 \r \h </w:instrText>
        </w:r>
      </w:ins>
      <w:r>
        <w:fldChar w:fldCharType="separate"/>
      </w:r>
      <w:ins w:id="894" w:author="Steve Maas" w:date="2014-01-02T13:04:00Z">
        <w:r w:rsidR="00873D59">
          <w:t>3.6.4</w:t>
        </w:r>
      </w:ins>
      <w:ins w:id="895" w:author="Steve Maas" w:date="2013-12-30T14:03:00Z">
        <w:r>
          <w:fldChar w:fldCharType="end"/>
        </w:r>
        <w:r>
          <w:t xml:space="preserve"> </w:t>
        </w:r>
      </w:ins>
      <w:ins w:id="896"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0" type="#_x0000_t75" style="width:12pt;height:18pt" o:ole="">
            <v:imagedata r:id="rId101" o:title=""/>
          </v:shape>
          <o:OLEObject Type="Embed" ProgID="Equation.DSMT4" ShapeID="_x0000_i1060" DrawAspect="Content" ObjectID="_1450601264" r:id="rId102"/>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1" type="#_x0000_t75" style="width:40.5pt;height:31.5pt" o:ole="">
            <v:imagedata r:id="rId103" o:title=""/>
          </v:shape>
          <o:OLEObject Type="Embed" ProgID="Equation.DSMT4" ShapeID="_x0000_i1061" DrawAspect="Content" ObjectID="_1450601265" r:id="rId104"/>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2" type="#_x0000_t75" style="width:82pt;height:24pt" o:ole="">
            <v:imagedata r:id="rId105" o:title=""/>
          </v:shape>
          <o:OLEObject Type="Embed" ProgID="Equation.DSMT4" ShapeID="_x0000_i1062" DrawAspect="Content" ObjectID="_1450601266" r:id="rId106"/>
        </w:object>
      </w:r>
      <w:r>
        <w:t xml:space="preserve">, </w:t>
      </w:r>
      <w:r w:rsidRPr="00AF2221">
        <w:rPr>
          <w:position w:val="-4"/>
        </w:rPr>
        <w:object w:dxaOrig="420" w:dyaOrig="200" w14:anchorId="6960DD08">
          <v:shape id="_x0000_i1063" type="#_x0000_t75" style="width:21.5pt;height:10pt" o:ole="">
            <v:imagedata r:id="rId107" o:title=""/>
          </v:shape>
          <o:OLEObject Type="Embed" ProgID="Equation.DSMT4" ShapeID="_x0000_i1063" DrawAspect="Content" ObjectID="_1450601267" r:id="rId108"/>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897" w:author="Gerard Ateshian" w:date="2014-01-07T09:42:00Z">
        <w:r w:rsidR="00147151" w:rsidRPr="00147151">
          <w:rPr>
            <w:rPrChange w:id="898" w:author="Gerard Ateshian" w:date="2014-01-07T09:42:00Z">
              <w:rPr>
                <w:i/>
              </w:rPr>
            </w:rPrChange>
          </w:rPr>
          <w:t>,</w:t>
        </w:r>
      </w:ins>
      <w:r>
        <w:t xml:space="preserve"> </w:t>
      </w:r>
      <w:del w:id="899" w:author="Gerard Ateshian" w:date="2014-01-07T09:42:00Z">
        <w:r w:rsidDel="00147151">
          <w:delText xml:space="preserve">and </w:delText>
        </w:r>
      </w:del>
      <w:r w:rsidRPr="00A92C16">
        <w:rPr>
          <w:i/>
        </w:rPr>
        <w:t>sliding3</w:t>
      </w:r>
      <w:r>
        <w:t xml:space="preserve"> </w:t>
      </w:r>
      <w:ins w:id="900" w:author="Gerard Ateshian" w:date="2014-01-07T09:42:00Z">
        <w:r w:rsidR="00147151">
          <w:t xml:space="preserve">and </w:t>
        </w:r>
        <w:r w:rsidR="00147151" w:rsidRPr="00147151">
          <w:rPr>
            <w:i/>
            <w:rPrChange w:id="901"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902" w:author="Steve Maas" w:date="2013-12-16T10:14:00Z">
          <w:pPr>
            <w:pStyle w:val="Heading4"/>
          </w:pPr>
        </w:pPrChange>
      </w:pPr>
      <w:bookmarkStart w:id="903" w:name="_Toc376858501"/>
      <w:r>
        <w:t>Biphasic Contact</w:t>
      </w:r>
      <w:bookmarkEnd w:id="903"/>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64" type="#_x0000_t75" style="width:42pt;height:31.5pt" o:ole="">
            <v:imagedata r:id="rId109" o:title=""/>
          </v:shape>
          <o:OLEObject Type="Embed" ProgID="Equation.DSMT4" ShapeID="_x0000_i1064" DrawAspect="Content" ObjectID="_1450601268" r:id="rId110"/>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904" w:author="Steve Maas" w:date="2013-12-16T10:14:00Z">
          <w:pPr>
            <w:pStyle w:val="Heading4"/>
          </w:pPr>
        </w:pPrChange>
      </w:pPr>
      <w:bookmarkStart w:id="905" w:name="_Toc376858502"/>
      <w:r>
        <w:t xml:space="preserve">Biphasic-Solute </w:t>
      </w:r>
      <w:ins w:id="906" w:author="Gerard Ateshian" w:date="2014-01-07T09:42:00Z">
        <w:r w:rsidR="00147151">
          <w:t xml:space="preserve">and Multiphasic </w:t>
        </w:r>
      </w:ins>
      <w:r>
        <w:t>Contact</w:t>
      </w:r>
      <w:bookmarkEnd w:id="905"/>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907" w:author="Gerard Ateshian" w:date="2014-01-07T09:43:00Z">
        <w:r w:rsidR="00147151">
          <w:t xml:space="preserve"> and the </w:t>
        </w:r>
        <w:r w:rsidR="00147151" w:rsidRPr="00147151">
          <w:rPr>
            <w:i/>
            <w:rPrChange w:id="908" w:author="Gerard Ateshian" w:date="2014-01-07T09:43:00Z">
              <w:rPr/>
            </w:rPrChange>
          </w:rPr>
          <w:t>sliding-multiphasic</w:t>
        </w:r>
        <w:r w:rsidR="00147151">
          <w:t xml:space="preserve"> contact interface can similarly deal with multiphasic contact surfaces</w:t>
        </w:r>
      </w:ins>
      <w:r>
        <w:t xml:space="preserve">. </w:t>
      </w:r>
      <w:del w:id="909" w:author="Gerard Ateshian" w:date="2014-01-07T09:43:00Z">
        <w:r w:rsidDel="00147151">
          <w:delText xml:space="preserve">It </w:delText>
        </w:r>
      </w:del>
      <w:ins w:id="910" w:author="Gerard Ateshian" w:date="2014-01-07T09:43:00Z">
        <w:r w:rsidR="00147151">
          <w:t xml:space="preserve">These contact interfaces </w:t>
        </w:r>
      </w:ins>
      <w:r>
        <w:t>allow</w:t>
      </w:r>
      <w:del w:id="911"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912" w:author="Gerard Ateshian" w:date="2014-01-07T09:44:00Z">
        <w:r w:rsidR="00147151" w:rsidRPr="00147151">
          <w:t xml:space="preserve"> (</w:t>
        </w:r>
      </w:ins>
      <w:ins w:id="913" w:author="Gerard Ateshian" w:date="2014-01-07T09:45:00Z">
        <w:r w:rsidR="00147151">
          <w:t xml:space="preserve">for </w:t>
        </w:r>
      </w:ins>
      <w:ins w:id="914" w:author="Gerard Ateshian" w:date="2014-01-07T09:44:00Z">
        <w:r w:rsidR="00147151" w:rsidRPr="00147151">
          <w:t>sliding3)</w:t>
        </w:r>
      </w:ins>
    </w:p>
    <w:p w14:paraId="0CEF6785" w14:textId="5762FE8E" w:rsidR="00147151" w:rsidRPr="00147151" w:rsidRDefault="00147151">
      <w:pPr>
        <w:rPr>
          <w:ins w:id="915" w:author="Gerard Ateshian" w:date="2014-01-07T09:45:00Z"/>
        </w:rPr>
        <w:pPrChange w:id="916" w:author="Gerard Ateshian" w:date="2014-01-07T09:45:00Z">
          <w:pPr>
            <w:pStyle w:val="code"/>
          </w:pPr>
        </w:pPrChange>
      </w:pPr>
      <w:ins w:id="917" w:author="Gerard Ateshian" w:date="2014-01-07T09:45:00Z">
        <w:r w:rsidRPr="00147151">
          <w:t>or</w:t>
        </w:r>
      </w:ins>
    </w:p>
    <w:p w14:paraId="269C4100" w14:textId="3D3DE009" w:rsidR="00147151" w:rsidRDefault="00147151" w:rsidP="00147151">
      <w:pPr>
        <w:pStyle w:val="code"/>
        <w:rPr>
          <w:ins w:id="918" w:author="Gerard Ateshian" w:date="2014-01-07T09:44:00Z"/>
        </w:rPr>
      </w:pPr>
      <w:ins w:id="919" w:author="Gerard Ateshian" w:date="2014-01-07T09:44:00Z">
        <w:r w:rsidRPr="00B7277A">
          <w:t>&lt;ambient_concentration</w:t>
        </w:r>
        <w:r>
          <w:t xml:space="preserve"> sol=”id”</w:t>
        </w:r>
        <w:r w:rsidRPr="00B7277A">
          <w:t>&gt;0&lt;/ambient_concentration&gt;</w:t>
        </w:r>
        <w:r>
          <w:t xml:space="preserve"> (</w:t>
        </w:r>
      </w:ins>
      <w:ins w:id="920" w:author="Gerard Ateshian" w:date="2014-01-07T09:45:00Z">
        <w:r>
          <w:t xml:space="preserve">for </w:t>
        </w:r>
      </w:ins>
      <w:ins w:id="921"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922"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65" type="#_x0000_t75" style="width:122pt;height:31.5pt" o:ole="">
            <v:imagedata r:id="rId111" o:title=""/>
          </v:shape>
          <o:OLEObject Type="Embed" ProgID="Equation.DSMT4" ShapeID="_x0000_i1065" DrawAspect="Content" ObjectID="_1450601269" r:id="rId112"/>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66" type="#_x0000_t75" style="width:10pt;height:14pt" o:ole="">
            <v:imagedata r:id="rId113" o:title=""/>
          </v:shape>
          <o:OLEObject Type="Embed" ProgID="Equation.DSMT4" ShapeID="_x0000_i1066" DrawAspect="Content" ObjectID="_1450601270" r:id="rId114"/>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67" type="#_x0000_t75" style="width:10.5pt;height:14pt" o:ole="">
            <v:imagedata r:id="rId115" o:title=""/>
          </v:shape>
          <o:OLEObject Type="Embed" ProgID="Equation.DSMT4" ShapeID="_x0000_i1067" DrawAspect="Content" ObjectID="_1450601271" r:id="rId116"/>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923"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924" w:author="Gerard Ateshian" w:date="2014-01-07T09:47:00Z">
        <w:r w:rsidR="0044192A">
          <w:t xml:space="preserve">or multiphasic-on-rigid </w:t>
        </w:r>
      </w:ins>
      <w:r>
        <w:t xml:space="preserve">contact, a two-pass analysis should not be used; the </w:t>
      </w:r>
      <w:del w:id="925" w:author="Gerard Ateshian" w:date="2014-01-07T09:47:00Z">
        <w:r w:rsidDel="0044192A">
          <w:delText xml:space="preserve">biphasic-solute </w:delText>
        </w:r>
      </w:del>
      <w:ins w:id="926" w:author="Gerard Ateshian" w:date="2014-01-07T09:47:00Z">
        <w:r w:rsidR="0044192A">
          <w:t xml:space="preserve">rigid </w:t>
        </w:r>
      </w:ins>
      <w:r>
        <w:t xml:space="preserve">surface should be the </w:t>
      </w:r>
      <w:del w:id="927" w:author="Gerard Ateshian" w:date="2014-01-07T09:47:00Z">
        <w:r w:rsidDel="0044192A">
          <w:delText xml:space="preserve">slave </w:delText>
        </w:r>
      </w:del>
      <w:ins w:id="928"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929" w:author="Steve Maas" w:date="2013-12-16T10:15:00Z">
          <w:pPr>
            <w:pStyle w:val="Heading4"/>
          </w:pPr>
        </w:pPrChange>
      </w:pPr>
      <w:bookmarkStart w:id="930" w:name="_Toc376858503"/>
      <w:r w:rsidRPr="00793EA8">
        <w:t>Rigid Wall Interfaces</w:t>
      </w:r>
      <w:bookmarkEnd w:id="930"/>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931" w:author="Steve Maas" w:date="2013-12-16T10:20:00Z">
                  <w:rPr>
                    <w:b/>
                  </w:rPr>
                </w:rPrChange>
              </w:rPr>
            </w:pPr>
            <w:r w:rsidRPr="00602A42">
              <w:rPr>
                <w:rFonts w:ascii="Times New Roman" w:hAnsi="Times New Roman"/>
                <w:b/>
                <w:rPrChange w:id="932"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68" type="#_x0000_t75" style="width:44pt;height:18pt" o:ole="">
            <v:imagedata r:id="rId117" o:title=""/>
          </v:shape>
          <o:OLEObject Type="Embed" ProgID="Equation.DSMT4" ShapeID="_x0000_i1068" DrawAspect="Content" ObjectID="_1450601272" r:id="rId118"/>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69" type="#_x0000_t75" style="width:199.5pt;height:19.5pt" o:ole="">
            <v:imagedata r:id="rId119" o:title=""/>
          </v:shape>
          <o:OLEObject Type="Embed" ProgID="Equation.DSMT4" ShapeID="_x0000_i1069" DrawAspect="Content" ObjectID="_1450601273" r:id="rId120"/>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933" w:author="Steve Maas" w:date="2013-12-16T10:15:00Z">
          <w:pPr>
            <w:pStyle w:val="Heading4"/>
          </w:pPr>
        </w:pPrChange>
      </w:pPr>
      <w:bookmarkStart w:id="934" w:name="_Toc376858504"/>
      <w:r>
        <w:t>Tied Interfaces</w:t>
      </w:r>
      <w:bookmarkEnd w:id="934"/>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935" w:author="Steve Maas" w:date="2013-12-16T10:15:00Z">
          <w:pPr>
            <w:pStyle w:val="Heading4"/>
          </w:pPr>
        </w:pPrChange>
      </w:pPr>
      <w:bookmarkStart w:id="936" w:name="_Toc376858505"/>
      <w:r>
        <w:t>Tied Biphasic Interfaces</w:t>
      </w:r>
      <w:bookmarkEnd w:id="936"/>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937" w:author="Steve Maas" w:date="2013-12-16T10:15:00Z">
          <w:pPr>
            <w:pStyle w:val="Heading4"/>
          </w:pPr>
        </w:pPrChange>
      </w:pPr>
      <w:bookmarkStart w:id="938" w:name="_Toc376858506"/>
      <w:r>
        <w:t>Rigid Interfaces</w:t>
      </w:r>
      <w:bookmarkEnd w:id="938"/>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939" w:author="Steve Maas" w:date="2013-12-16T10:15:00Z">
          <w:pPr>
            <w:pStyle w:val="Heading4"/>
          </w:pPr>
        </w:pPrChange>
      </w:pPr>
      <w:bookmarkStart w:id="940" w:name="_Toc376858507"/>
      <w:r>
        <w:t>Rigid Joints</w:t>
      </w:r>
      <w:bookmarkEnd w:id="940"/>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235F2509" w14:textId="77777777" w:rsidR="00602A42" w:rsidRDefault="00602A42" w:rsidP="00602A42">
      <w:pPr>
        <w:pStyle w:val="Heading3"/>
      </w:pPr>
      <w:bookmarkStart w:id="941" w:name="_Toc376858508"/>
      <w:r>
        <w:t>Spring Section</w:t>
      </w:r>
      <w:bookmarkEnd w:id="941"/>
    </w:p>
    <w:p w14:paraId="141C7E6C" w14:textId="77777777" w:rsidR="00602A42" w:rsidRDefault="00602A42" w:rsidP="00602A42">
      <w:r>
        <w:t xml:space="preserve">In FEBio you can connect two nodes via a discrete spring. The spring will exert a force on the nodes, depending on the separation distance and a spring contant. </w:t>
      </w:r>
    </w:p>
    <w:p w14:paraId="242AB8E6" w14:textId="77777777" w:rsidR="00602A42" w:rsidRDefault="00602A42" w:rsidP="00602A42"/>
    <w:p w14:paraId="160403DC" w14:textId="77777777" w:rsidR="00602A42" w:rsidRDefault="00602A42" w:rsidP="00602A42">
      <w:r>
        <w:t xml:space="preserve">A spring is defined using the </w:t>
      </w:r>
      <w:r w:rsidRPr="00C37AB4">
        <w:rPr>
          <w:rStyle w:val="codeChar"/>
        </w:rPr>
        <w:t>spring</w:t>
      </w:r>
      <w:r>
        <w:t xml:space="preserve"> element.</w:t>
      </w:r>
    </w:p>
    <w:p w14:paraId="3314BA28" w14:textId="77777777" w:rsidR="00602A42" w:rsidRDefault="00602A42" w:rsidP="00602A42"/>
    <w:p w14:paraId="3D3662F4" w14:textId="77777777" w:rsidR="00602A42" w:rsidRDefault="00602A42" w:rsidP="00602A42">
      <w:pPr>
        <w:pStyle w:val="code"/>
      </w:pPr>
      <w:r>
        <w:t>&lt;spring [type="&lt;type&gt;"]&gt;</w:t>
      </w:r>
    </w:p>
    <w:p w14:paraId="6A7EFCFC" w14:textId="77777777" w:rsidR="00602A42" w:rsidRDefault="00602A42" w:rsidP="00602A42"/>
    <w:p w14:paraId="24BC414A" w14:textId="77777777" w:rsidR="00602A42" w:rsidRDefault="00602A42" w:rsidP="00602A42">
      <w:r>
        <w:t>The type attribute defines the type of spring. It can be any of the following values.</w:t>
      </w:r>
    </w:p>
    <w:p w14:paraId="65218361"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602A42" w14:paraId="3AE54C3B" w14:textId="77777777" w:rsidTr="00C72BAD">
        <w:tc>
          <w:tcPr>
            <w:tcW w:w="2808" w:type="dxa"/>
            <w:shd w:val="clear" w:color="auto" w:fill="auto"/>
          </w:tcPr>
          <w:p w14:paraId="51BA15BA" w14:textId="77777777" w:rsidR="00602A42" w:rsidRPr="00A23771" w:rsidRDefault="00602A42" w:rsidP="00C72BAD">
            <w:pPr>
              <w:rPr>
                <w:b/>
              </w:rPr>
            </w:pPr>
            <w:r w:rsidRPr="00A23771">
              <w:rPr>
                <w:b/>
              </w:rPr>
              <w:t>Type</w:t>
            </w:r>
          </w:p>
        </w:tc>
        <w:tc>
          <w:tcPr>
            <w:tcW w:w="6768" w:type="dxa"/>
            <w:shd w:val="clear" w:color="auto" w:fill="auto"/>
          </w:tcPr>
          <w:p w14:paraId="6AE05337" w14:textId="77777777" w:rsidR="00602A42" w:rsidRPr="00A23771" w:rsidRDefault="00602A42" w:rsidP="00C72BAD">
            <w:pPr>
              <w:rPr>
                <w:b/>
              </w:rPr>
            </w:pPr>
            <w:r w:rsidRPr="00A23771">
              <w:rPr>
                <w:b/>
              </w:rPr>
              <w:t>Description</w:t>
            </w:r>
          </w:p>
        </w:tc>
      </w:tr>
      <w:tr w:rsidR="00602A42" w14:paraId="5FBA6DC7" w14:textId="77777777" w:rsidTr="00C72BAD">
        <w:tc>
          <w:tcPr>
            <w:tcW w:w="2808" w:type="dxa"/>
            <w:shd w:val="clear" w:color="auto" w:fill="auto"/>
          </w:tcPr>
          <w:p w14:paraId="09AA58F7" w14:textId="77777777" w:rsidR="00602A42" w:rsidRDefault="00602A42" w:rsidP="00C72BAD">
            <w:pPr>
              <w:pStyle w:val="code"/>
            </w:pPr>
            <w:r>
              <w:t>linear</w:t>
            </w:r>
          </w:p>
        </w:tc>
        <w:tc>
          <w:tcPr>
            <w:tcW w:w="6768" w:type="dxa"/>
            <w:shd w:val="clear" w:color="auto" w:fill="auto"/>
          </w:tcPr>
          <w:p w14:paraId="6723B3ED" w14:textId="77777777" w:rsidR="00602A42" w:rsidRDefault="00602A42" w:rsidP="00C72BAD">
            <w:r>
              <w:t>spring that has a linear force-displacement relation</w:t>
            </w:r>
          </w:p>
        </w:tc>
      </w:tr>
      <w:tr w:rsidR="00602A42" w14:paraId="4AA9AC37" w14:textId="77777777" w:rsidTr="00C72BAD">
        <w:tc>
          <w:tcPr>
            <w:tcW w:w="2808" w:type="dxa"/>
            <w:shd w:val="clear" w:color="auto" w:fill="auto"/>
          </w:tcPr>
          <w:p w14:paraId="0E124D9A" w14:textId="77777777" w:rsidR="00602A42" w:rsidRDefault="00602A42" w:rsidP="00C72BAD">
            <w:pPr>
              <w:pStyle w:val="code"/>
            </w:pPr>
            <w:r>
              <w:lastRenderedPageBreak/>
              <w:t>tension-only linear</w:t>
            </w:r>
          </w:p>
        </w:tc>
        <w:tc>
          <w:tcPr>
            <w:tcW w:w="6768" w:type="dxa"/>
            <w:shd w:val="clear" w:color="auto" w:fill="auto"/>
          </w:tcPr>
          <w:p w14:paraId="6F37CC68" w14:textId="77777777" w:rsidR="00602A42" w:rsidRDefault="00602A42" w:rsidP="00C72BAD">
            <w:r>
              <w:t>like linear spring but force is only applied in tension</w:t>
            </w:r>
          </w:p>
        </w:tc>
      </w:tr>
      <w:tr w:rsidR="00602A42" w14:paraId="3FD749B1" w14:textId="77777777" w:rsidTr="00C72BAD">
        <w:tc>
          <w:tcPr>
            <w:tcW w:w="2808" w:type="dxa"/>
            <w:shd w:val="clear" w:color="auto" w:fill="auto"/>
          </w:tcPr>
          <w:p w14:paraId="6A408C53" w14:textId="77777777" w:rsidR="00602A42" w:rsidRDefault="00602A42" w:rsidP="00C72BAD">
            <w:pPr>
              <w:pStyle w:val="code"/>
            </w:pPr>
            <w:r>
              <w:t>nonlinear</w:t>
            </w:r>
          </w:p>
        </w:tc>
        <w:tc>
          <w:tcPr>
            <w:tcW w:w="6768" w:type="dxa"/>
            <w:shd w:val="clear" w:color="auto" w:fill="auto"/>
          </w:tcPr>
          <w:p w14:paraId="49543DE5" w14:textId="77777777" w:rsidR="00602A42" w:rsidRDefault="00602A42" w:rsidP="00C72BAD">
            <w:r>
              <w:t>user defines the force-displacement relation</w:t>
            </w:r>
          </w:p>
        </w:tc>
      </w:tr>
    </w:tbl>
    <w:p w14:paraId="4132DA6D" w14:textId="77777777" w:rsidR="00602A42" w:rsidRDefault="00602A42" w:rsidP="00602A42"/>
    <w:p w14:paraId="56F25A3E" w14:textId="77777777" w:rsidR="00602A42" w:rsidRDefault="00602A42" w:rsidP="00602A42">
      <w:r>
        <w:t>If the type attribute is omitted, it is assume that the spring is linear.</w:t>
      </w:r>
    </w:p>
    <w:p w14:paraId="2A7CE3C7" w14:textId="77777777" w:rsidR="00602A42" w:rsidRDefault="00602A42" w:rsidP="00602A42"/>
    <w:p w14:paraId="143B0850" w14:textId="77777777" w:rsidR="00602A42" w:rsidRDefault="00602A42" w:rsidP="00602A42">
      <w:r>
        <w:t xml:space="preserve">All spring types must define the </w:t>
      </w:r>
      <w:r w:rsidRPr="00E158CB">
        <w:rPr>
          <w:rStyle w:val="codeChar"/>
        </w:rPr>
        <w:t>node</w:t>
      </w:r>
      <w:r>
        <w:t xml:space="preserve"> sub-element to define which two nodes are connected through the spring. </w:t>
      </w:r>
    </w:p>
    <w:p w14:paraId="37BA8F53" w14:textId="77777777" w:rsidR="00602A42" w:rsidRDefault="00602A42" w:rsidP="00602A42"/>
    <w:p w14:paraId="0B1927B7" w14:textId="77777777" w:rsidR="00602A42" w:rsidRDefault="00602A42" w:rsidP="00602A42">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5F1552AC" w14:textId="77777777" w:rsidR="00602A42" w:rsidRDefault="00602A42" w:rsidP="00602A42"/>
    <w:p w14:paraId="50117D5B" w14:textId="77777777" w:rsidR="00602A42" w:rsidRDefault="00602A42" w:rsidP="00602A42">
      <w:r>
        <w:t xml:space="preserve">The </w:t>
      </w:r>
      <w:r w:rsidRPr="00E158CB">
        <w:rPr>
          <w:rStyle w:val="codeChar"/>
        </w:rPr>
        <w:t>nonlinear</w:t>
      </w:r>
      <w:r>
        <w:t xml:space="preserve"> spring requires the force sub-element which defines the loadcurve that will be used for the force-displacement relation.</w:t>
      </w:r>
    </w:p>
    <w:p w14:paraId="4A02E2FA" w14:textId="77777777" w:rsidR="00602A42" w:rsidRDefault="00602A42" w:rsidP="00602A42"/>
    <w:p w14:paraId="6BCA5F45" w14:textId="77777777" w:rsidR="00602A42" w:rsidRDefault="00602A42" w:rsidP="00602A42">
      <w:r>
        <w:t>For example, you can define a linear spring between nodes 2 and 4 and having a spring constant of 2.5 as follows.</w:t>
      </w:r>
    </w:p>
    <w:p w14:paraId="4DB5BAB9" w14:textId="77777777" w:rsidR="00602A42" w:rsidRDefault="00602A42" w:rsidP="00602A42"/>
    <w:p w14:paraId="4FC93155" w14:textId="77777777" w:rsidR="00602A42" w:rsidRPr="00825022" w:rsidRDefault="00602A42" w:rsidP="00602A42">
      <w:pPr>
        <w:pStyle w:val="code"/>
        <w:rPr>
          <w:lang w:val="nl-BE"/>
        </w:rPr>
      </w:pPr>
      <w:r w:rsidRPr="00825022">
        <w:rPr>
          <w:lang w:val="nl-BE"/>
        </w:rPr>
        <w:t>&lt;spring type="linear"&gt;</w:t>
      </w:r>
    </w:p>
    <w:p w14:paraId="747679D2" w14:textId="77777777" w:rsidR="00602A42" w:rsidRPr="00825022" w:rsidRDefault="00602A42" w:rsidP="00602A42">
      <w:pPr>
        <w:pStyle w:val="code"/>
        <w:rPr>
          <w:lang w:val="nl-BE"/>
        </w:rPr>
      </w:pPr>
      <w:r w:rsidRPr="00825022">
        <w:rPr>
          <w:lang w:val="nl-BE"/>
        </w:rPr>
        <w:tab/>
        <w:t>&lt;node&gt;2,4&lt;/node&gt;</w:t>
      </w:r>
    </w:p>
    <w:p w14:paraId="002C555E" w14:textId="77777777" w:rsidR="00602A42" w:rsidRPr="00825022" w:rsidRDefault="00602A42" w:rsidP="00602A42">
      <w:pPr>
        <w:pStyle w:val="code"/>
        <w:rPr>
          <w:lang w:val="nl-BE"/>
        </w:rPr>
      </w:pPr>
      <w:r w:rsidRPr="00825022">
        <w:rPr>
          <w:lang w:val="nl-BE"/>
        </w:rPr>
        <w:tab/>
        <w:t>&lt;E&gt;2.5&lt;/E&gt;</w:t>
      </w:r>
    </w:p>
    <w:p w14:paraId="3FD3B62A" w14:textId="77777777" w:rsidR="00602A42" w:rsidRDefault="00602A42" w:rsidP="00602A42">
      <w:pPr>
        <w:pStyle w:val="code"/>
      </w:pPr>
      <w:r>
        <w:t>&lt;/spring&gt;</w:t>
      </w:r>
    </w:p>
    <w:p w14:paraId="380039E2" w14:textId="77777777" w:rsidR="00602A42" w:rsidRPr="00C37AB4" w:rsidRDefault="00602A42" w:rsidP="00602A42"/>
    <w:p w14:paraId="7BB9660B" w14:textId="77777777" w:rsidR="00602A42" w:rsidRDefault="00602A42" w:rsidP="00602A42">
      <w:r>
        <w:t>To define a nonlinear spring between nodes 2 and 4 use the following.</w:t>
      </w:r>
    </w:p>
    <w:p w14:paraId="128CB720" w14:textId="77777777" w:rsidR="00602A42" w:rsidRDefault="00602A42" w:rsidP="00602A42"/>
    <w:p w14:paraId="3B59F54E" w14:textId="77777777" w:rsidR="00602A42" w:rsidRDefault="00602A42" w:rsidP="00602A42">
      <w:pPr>
        <w:pStyle w:val="code"/>
      </w:pPr>
      <w:r>
        <w:t>&lt;spring type="nonlinear"&gt;</w:t>
      </w:r>
    </w:p>
    <w:p w14:paraId="05249166" w14:textId="77777777" w:rsidR="00602A42" w:rsidRDefault="00602A42" w:rsidP="00602A42">
      <w:pPr>
        <w:pStyle w:val="code"/>
      </w:pPr>
      <w:r>
        <w:tab/>
        <w:t>&lt;node&gt;2,4&lt;/node&gt;</w:t>
      </w:r>
    </w:p>
    <w:p w14:paraId="66EAA449" w14:textId="77777777" w:rsidR="00602A42" w:rsidRDefault="00602A42" w:rsidP="00602A42">
      <w:pPr>
        <w:pStyle w:val="code"/>
      </w:pPr>
      <w:r>
        <w:tab/>
        <w:t>&lt;force lc="1"&gt;1.0&lt;/force&gt;</w:t>
      </w:r>
    </w:p>
    <w:p w14:paraId="52AD6121" w14:textId="77777777" w:rsidR="00602A42" w:rsidRDefault="00602A42" w:rsidP="00602A42">
      <w:pPr>
        <w:pStyle w:val="code"/>
      </w:pPr>
      <w:r>
        <w:t>&lt;/spring&gt;</w:t>
      </w:r>
    </w:p>
    <w:p w14:paraId="60741C4F" w14:textId="77777777" w:rsidR="00602A42" w:rsidRDefault="00602A42" w:rsidP="00602A42"/>
    <w:p w14:paraId="616EDD10" w14:textId="77777777" w:rsidR="00602A42" w:rsidRPr="009F383F" w:rsidRDefault="00602A42" w:rsidP="00602A42">
      <w:r>
        <w:t xml:space="preserve">In the last example, the force-displacement is defined by loadcurve 1. The value of the </w:t>
      </w:r>
      <w:r w:rsidRPr="00AC4665">
        <w:rPr>
          <w:rStyle w:val="codeChar"/>
        </w:rPr>
        <w:t>force</w:t>
      </w:r>
      <w:r>
        <w:t xml:space="preserve"> element is the force scale factor, which in this case is one.</w:t>
      </w:r>
    </w:p>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942" w:name="_Toc376858509"/>
      <w:r>
        <w:lastRenderedPageBreak/>
        <w:t>Constraints Section</w:t>
      </w:r>
      <w:bookmarkEnd w:id="942"/>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943" w:name="_Ref275247132"/>
      <w:bookmarkStart w:id="944" w:name="_Toc376858510"/>
      <w:r>
        <w:t>Rigid Body Constraints</w:t>
      </w:r>
      <w:bookmarkEnd w:id="943"/>
      <w:bookmarkEnd w:id="944"/>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945" w:author="Steve Maas" w:date="2013-12-30T14:13:00Z"/>
        </w:rPr>
      </w:pPr>
      <w:ins w:id="946"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947"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948" w:author="Steve Maas" w:date="2013-12-30T14:13:00Z"/>
        </w:trPr>
        <w:tc>
          <w:tcPr>
            <w:tcW w:w="1417" w:type="dxa"/>
            <w:shd w:val="clear" w:color="auto" w:fill="auto"/>
          </w:tcPr>
          <w:p w14:paraId="72D52CD1" w14:textId="77777777" w:rsidR="005F474E" w:rsidRPr="000B272C" w:rsidRDefault="005F474E" w:rsidP="00470C94">
            <w:pPr>
              <w:rPr>
                <w:ins w:id="949" w:author="Steve Maas" w:date="2013-12-30T14:13:00Z"/>
                <w:b/>
              </w:rPr>
            </w:pPr>
            <w:ins w:id="950" w:author="Steve Maas" w:date="2013-12-30T14:13:00Z">
              <w:r>
                <w:rPr>
                  <w:b/>
                </w:rPr>
                <w:t>Tag</w:t>
              </w:r>
            </w:ins>
          </w:p>
        </w:tc>
        <w:tc>
          <w:tcPr>
            <w:tcW w:w="8231" w:type="dxa"/>
            <w:shd w:val="clear" w:color="auto" w:fill="auto"/>
          </w:tcPr>
          <w:p w14:paraId="7725389F" w14:textId="77777777" w:rsidR="005F474E" w:rsidRPr="000B272C" w:rsidRDefault="005F474E" w:rsidP="00470C94">
            <w:pPr>
              <w:rPr>
                <w:ins w:id="951" w:author="Steve Maas" w:date="2013-12-30T14:13:00Z"/>
                <w:b/>
              </w:rPr>
            </w:pPr>
            <w:ins w:id="952" w:author="Steve Maas" w:date="2013-12-30T14:13:00Z">
              <w:r w:rsidRPr="000B272C">
                <w:rPr>
                  <w:b/>
                </w:rPr>
                <w:t>Description</w:t>
              </w:r>
            </w:ins>
          </w:p>
        </w:tc>
      </w:tr>
      <w:tr w:rsidR="005F474E" w14:paraId="54CD55A1" w14:textId="77777777" w:rsidTr="00470C94">
        <w:trPr>
          <w:ins w:id="953" w:author="Steve Maas" w:date="2013-12-30T14:13:00Z"/>
        </w:trPr>
        <w:tc>
          <w:tcPr>
            <w:tcW w:w="1417" w:type="dxa"/>
            <w:shd w:val="clear" w:color="auto" w:fill="auto"/>
          </w:tcPr>
          <w:p w14:paraId="3B7B8B3D" w14:textId="77777777" w:rsidR="005F474E" w:rsidRDefault="005F474E" w:rsidP="00470C94">
            <w:pPr>
              <w:pStyle w:val="code"/>
              <w:rPr>
                <w:ins w:id="954" w:author="Steve Maas" w:date="2013-12-30T14:13:00Z"/>
              </w:rPr>
            </w:pPr>
            <w:ins w:id="955" w:author="Steve Maas" w:date="2013-12-30T14:13:00Z">
              <w:r>
                <w:t>fixed</w:t>
              </w:r>
            </w:ins>
          </w:p>
        </w:tc>
        <w:tc>
          <w:tcPr>
            <w:tcW w:w="8231" w:type="dxa"/>
            <w:shd w:val="clear" w:color="auto" w:fill="auto"/>
          </w:tcPr>
          <w:p w14:paraId="0D997FED" w14:textId="77777777" w:rsidR="005F474E" w:rsidRDefault="005F474E" w:rsidP="00470C94">
            <w:pPr>
              <w:rPr>
                <w:ins w:id="956" w:author="Steve Maas" w:date="2013-12-30T14:13:00Z"/>
              </w:rPr>
            </w:pPr>
            <w:ins w:id="957" w:author="Steve Maas" w:date="2013-12-30T14:13:00Z">
              <w:r>
                <w:t>Degree of freedom is fixed</w:t>
              </w:r>
            </w:ins>
          </w:p>
        </w:tc>
      </w:tr>
      <w:tr w:rsidR="005F474E" w14:paraId="1E6F2B17" w14:textId="77777777" w:rsidTr="00470C94">
        <w:trPr>
          <w:ins w:id="958" w:author="Steve Maas" w:date="2013-12-30T14:13:00Z"/>
        </w:trPr>
        <w:tc>
          <w:tcPr>
            <w:tcW w:w="1417" w:type="dxa"/>
            <w:shd w:val="clear" w:color="auto" w:fill="auto"/>
          </w:tcPr>
          <w:p w14:paraId="645AD39C" w14:textId="77777777" w:rsidR="005F474E" w:rsidRDefault="005F474E" w:rsidP="00470C94">
            <w:pPr>
              <w:pStyle w:val="code"/>
              <w:rPr>
                <w:ins w:id="959" w:author="Steve Maas" w:date="2013-12-30T14:13:00Z"/>
              </w:rPr>
            </w:pPr>
            <w:ins w:id="960" w:author="Steve Maas" w:date="2013-12-30T14:13:00Z">
              <w:r>
                <w:t>prescribed</w:t>
              </w:r>
            </w:ins>
          </w:p>
        </w:tc>
        <w:tc>
          <w:tcPr>
            <w:tcW w:w="8231" w:type="dxa"/>
            <w:shd w:val="clear" w:color="auto" w:fill="auto"/>
          </w:tcPr>
          <w:p w14:paraId="0B74E483" w14:textId="77777777" w:rsidR="005F474E" w:rsidRDefault="005F474E" w:rsidP="00470C94">
            <w:pPr>
              <w:rPr>
                <w:ins w:id="961" w:author="Steve Maas" w:date="2013-12-30T14:13:00Z"/>
              </w:rPr>
            </w:pPr>
            <w:ins w:id="962" w:author="Steve Maas" w:date="2013-12-30T14:13:00Z">
              <w:r>
                <w:t>Degree of freedom is prescribed by user</w:t>
              </w:r>
            </w:ins>
          </w:p>
        </w:tc>
      </w:tr>
      <w:tr w:rsidR="005F474E" w14:paraId="447DC668" w14:textId="77777777" w:rsidTr="00470C94">
        <w:trPr>
          <w:ins w:id="963" w:author="Steve Maas" w:date="2013-12-30T14:13:00Z"/>
        </w:trPr>
        <w:tc>
          <w:tcPr>
            <w:tcW w:w="1417" w:type="dxa"/>
            <w:shd w:val="clear" w:color="auto" w:fill="auto"/>
          </w:tcPr>
          <w:p w14:paraId="29D4DF5C" w14:textId="77777777" w:rsidR="005F474E" w:rsidRDefault="005F474E" w:rsidP="00470C94">
            <w:pPr>
              <w:pStyle w:val="code"/>
              <w:rPr>
                <w:ins w:id="964" w:author="Steve Maas" w:date="2013-12-30T14:13:00Z"/>
              </w:rPr>
            </w:pPr>
            <w:ins w:id="965" w:author="Steve Maas" w:date="2013-12-30T14:13:00Z">
              <w:r>
                <w:t>force</w:t>
              </w:r>
            </w:ins>
          </w:p>
        </w:tc>
        <w:tc>
          <w:tcPr>
            <w:tcW w:w="8231" w:type="dxa"/>
            <w:shd w:val="clear" w:color="auto" w:fill="auto"/>
          </w:tcPr>
          <w:p w14:paraId="66898344" w14:textId="77777777" w:rsidR="005F474E" w:rsidRDefault="005F474E" w:rsidP="00470C94">
            <w:pPr>
              <w:rPr>
                <w:ins w:id="966" w:author="Steve Maas" w:date="2013-12-30T14:13:00Z"/>
              </w:rPr>
            </w:pPr>
            <w:ins w:id="967" w:author="Steve Maas" w:date="2013-12-30T14:13:00Z">
              <w:r>
                <w:t>A force is applied in direction of degree of freedom</w:t>
              </w:r>
            </w:ins>
          </w:p>
        </w:tc>
      </w:tr>
    </w:tbl>
    <w:p w14:paraId="2831638B" w14:textId="77777777" w:rsidR="005F474E" w:rsidRDefault="005F474E" w:rsidP="005F474E">
      <w:pPr>
        <w:pStyle w:val="code"/>
        <w:rPr>
          <w:ins w:id="968" w:author="Steve Maas" w:date="2013-12-30T14:13:00Z"/>
        </w:rPr>
      </w:pPr>
    </w:p>
    <w:p w14:paraId="09C48438" w14:textId="77777777" w:rsidR="005F474E" w:rsidRDefault="005F474E" w:rsidP="005F474E">
      <w:pPr>
        <w:rPr>
          <w:ins w:id="969" w:author="Steve Maas" w:date="2013-12-30T14:13:00Z"/>
        </w:rPr>
      </w:pPr>
      <w:ins w:id="970"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971"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972" w:author="Steve Maas" w:date="2013-12-30T14:13:00Z"/>
        </w:trPr>
        <w:tc>
          <w:tcPr>
            <w:tcW w:w="2137" w:type="dxa"/>
            <w:shd w:val="clear" w:color="auto" w:fill="auto"/>
          </w:tcPr>
          <w:p w14:paraId="52E207B9" w14:textId="77777777" w:rsidR="005F474E" w:rsidRPr="00890FDC" w:rsidRDefault="005F474E" w:rsidP="00470C94">
            <w:pPr>
              <w:pStyle w:val="code"/>
              <w:rPr>
                <w:ins w:id="973" w:author="Steve Maas" w:date="2013-12-30T14:13:00Z"/>
                <w:rFonts w:ascii="Times New Roman" w:hAnsi="Times New Roman"/>
                <w:b/>
              </w:rPr>
            </w:pPr>
            <w:ins w:id="974"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975" w:author="Steve Maas" w:date="2013-12-30T14:13:00Z"/>
                <w:b/>
              </w:rPr>
            </w:pPr>
            <w:ins w:id="976" w:author="Steve Maas" w:date="2013-12-30T14:13:00Z">
              <w:r>
                <w:rPr>
                  <w:b/>
                </w:rPr>
                <w:t>Description</w:t>
              </w:r>
            </w:ins>
          </w:p>
        </w:tc>
      </w:tr>
      <w:tr w:rsidR="005F474E" w14:paraId="2E06B773" w14:textId="77777777" w:rsidTr="00470C94">
        <w:trPr>
          <w:trHeight w:val="220"/>
          <w:ins w:id="977" w:author="Steve Maas" w:date="2013-12-30T14:13:00Z"/>
        </w:trPr>
        <w:tc>
          <w:tcPr>
            <w:tcW w:w="2137" w:type="dxa"/>
            <w:shd w:val="clear" w:color="auto" w:fill="auto"/>
          </w:tcPr>
          <w:p w14:paraId="07B8A8FB" w14:textId="77777777" w:rsidR="005F474E" w:rsidRDefault="005F474E" w:rsidP="00470C94">
            <w:pPr>
              <w:pStyle w:val="code"/>
              <w:rPr>
                <w:ins w:id="978" w:author="Steve Maas" w:date="2013-12-30T14:13:00Z"/>
              </w:rPr>
            </w:pPr>
            <w:ins w:id="979" w:author="Steve Maas" w:date="2013-12-30T14:13:00Z">
              <w:r>
                <w:t>X</w:t>
              </w:r>
            </w:ins>
          </w:p>
        </w:tc>
        <w:tc>
          <w:tcPr>
            <w:tcW w:w="7440" w:type="dxa"/>
            <w:shd w:val="clear" w:color="auto" w:fill="auto"/>
          </w:tcPr>
          <w:p w14:paraId="52374960" w14:textId="77777777" w:rsidR="005F474E" w:rsidRPr="00890FDC" w:rsidRDefault="005F474E" w:rsidP="00470C94">
            <w:pPr>
              <w:rPr>
                <w:ins w:id="980" w:author="Steve Maas" w:date="2013-12-30T14:13:00Z"/>
              </w:rPr>
            </w:pPr>
            <w:ins w:id="981" w:author="Steve Maas" w:date="2013-12-30T14:13:00Z">
              <w:r>
                <w:t xml:space="preserve">Constrain the </w:t>
              </w:r>
              <w:r>
                <w:rPr>
                  <w:i/>
                </w:rPr>
                <w:t xml:space="preserve">x </w:t>
              </w:r>
              <w:r>
                <w:t>degree of freedom</w:t>
              </w:r>
            </w:ins>
          </w:p>
        </w:tc>
      </w:tr>
      <w:tr w:rsidR="005F474E" w14:paraId="7DA41064" w14:textId="77777777" w:rsidTr="00470C94">
        <w:trPr>
          <w:trHeight w:val="120"/>
          <w:ins w:id="982" w:author="Steve Maas" w:date="2013-12-30T14:13:00Z"/>
        </w:trPr>
        <w:tc>
          <w:tcPr>
            <w:tcW w:w="2137" w:type="dxa"/>
            <w:shd w:val="clear" w:color="auto" w:fill="auto"/>
          </w:tcPr>
          <w:p w14:paraId="52B88CDE" w14:textId="77777777" w:rsidR="005F474E" w:rsidRDefault="005F474E" w:rsidP="00470C94">
            <w:pPr>
              <w:pStyle w:val="code"/>
              <w:rPr>
                <w:ins w:id="983" w:author="Steve Maas" w:date="2013-12-30T14:13:00Z"/>
              </w:rPr>
            </w:pPr>
            <w:ins w:id="984" w:author="Steve Maas" w:date="2013-12-30T14:13:00Z">
              <w:r>
                <w:t>Y</w:t>
              </w:r>
            </w:ins>
          </w:p>
        </w:tc>
        <w:tc>
          <w:tcPr>
            <w:tcW w:w="7440" w:type="dxa"/>
            <w:shd w:val="clear" w:color="auto" w:fill="auto"/>
          </w:tcPr>
          <w:p w14:paraId="0D01158A" w14:textId="77777777" w:rsidR="005F474E" w:rsidRDefault="005F474E" w:rsidP="00470C94">
            <w:pPr>
              <w:rPr>
                <w:ins w:id="985" w:author="Steve Maas" w:date="2013-12-30T14:13:00Z"/>
              </w:rPr>
            </w:pPr>
            <w:ins w:id="986"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987" w:author="Steve Maas" w:date="2013-12-30T14:13:00Z"/>
        </w:trPr>
        <w:tc>
          <w:tcPr>
            <w:tcW w:w="2137" w:type="dxa"/>
            <w:shd w:val="clear" w:color="auto" w:fill="auto"/>
          </w:tcPr>
          <w:p w14:paraId="1A15D48D" w14:textId="77777777" w:rsidR="005F474E" w:rsidRDefault="005F474E" w:rsidP="00470C94">
            <w:pPr>
              <w:pStyle w:val="code"/>
              <w:rPr>
                <w:ins w:id="988" w:author="Steve Maas" w:date="2013-12-30T14:13:00Z"/>
              </w:rPr>
            </w:pPr>
            <w:ins w:id="989" w:author="Steve Maas" w:date="2013-12-30T14:13:00Z">
              <w:r>
                <w:t>Z</w:t>
              </w:r>
            </w:ins>
          </w:p>
        </w:tc>
        <w:tc>
          <w:tcPr>
            <w:tcW w:w="7440" w:type="dxa"/>
            <w:shd w:val="clear" w:color="auto" w:fill="auto"/>
          </w:tcPr>
          <w:p w14:paraId="5287E164" w14:textId="77777777" w:rsidR="005F474E" w:rsidRDefault="005F474E" w:rsidP="00470C94">
            <w:pPr>
              <w:rPr>
                <w:ins w:id="990" w:author="Steve Maas" w:date="2013-12-30T14:13:00Z"/>
              </w:rPr>
            </w:pPr>
            <w:ins w:id="991"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992" w:author="Steve Maas" w:date="2013-12-30T14:13:00Z"/>
        </w:trPr>
        <w:tc>
          <w:tcPr>
            <w:tcW w:w="2137" w:type="dxa"/>
            <w:shd w:val="clear" w:color="auto" w:fill="auto"/>
          </w:tcPr>
          <w:p w14:paraId="11EED3BD" w14:textId="77777777" w:rsidR="005F474E" w:rsidRDefault="005F474E" w:rsidP="00470C94">
            <w:pPr>
              <w:pStyle w:val="code"/>
              <w:rPr>
                <w:ins w:id="993" w:author="Steve Maas" w:date="2013-12-30T14:13:00Z"/>
              </w:rPr>
            </w:pPr>
            <w:ins w:id="994" w:author="Steve Maas" w:date="2013-12-30T14:13:00Z">
              <w:r>
                <w:t>Rx</w:t>
              </w:r>
            </w:ins>
          </w:p>
        </w:tc>
        <w:tc>
          <w:tcPr>
            <w:tcW w:w="7440" w:type="dxa"/>
            <w:shd w:val="clear" w:color="auto" w:fill="auto"/>
          </w:tcPr>
          <w:p w14:paraId="123DA69F" w14:textId="77777777" w:rsidR="005F474E" w:rsidRPr="00890FDC" w:rsidRDefault="005F474E" w:rsidP="00470C94">
            <w:pPr>
              <w:rPr>
                <w:ins w:id="995" w:author="Steve Maas" w:date="2013-12-30T14:13:00Z"/>
              </w:rPr>
            </w:pPr>
            <w:ins w:id="996"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997" w:author="Steve Maas" w:date="2013-12-30T14:13:00Z"/>
        </w:trPr>
        <w:tc>
          <w:tcPr>
            <w:tcW w:w="2137" w:type="dxa"/>
            <w:shd w:val="clear" w:color="auto" w:fill="auto"/>
          </w:tcPr>
          <w:p w14:paraId="134357DF" w14:textId="77777777" w:rsidR="005F474E" w:rsidRDefault="005F474E" w:rsidP="00470C94">
            <w:pPr>
              <w:pStyle w:val="code"/>
              <w:rPr>
                <w:ins w:id="998" w:author="Steve Maas" w:date="2013-12-30T14:13:00Z"/>
              </w:rPr>
            </w:pPr>
            <w:ins w:id="999" w:author="Steve Maas" w:date="2013-12-30T14:13:00Z">
              <w:r>
                <w:t>Ry</w:t>
              </w:r>
            </w:ins>
          </w:p>
        </w:tc>
        <w:tc>
          <w:tcPr>
            <w:tcW w:w="7440" w:type="dxa"/>
            <w:shd w:val="clear" w:color="auto" w:fill="auto"/>
          </w:tcPr>
          <w:p w14:paraId="198EB3A5" w14:textId="77777777" w:rsidR="005F474E" w:rsidRDefault="005F474E" w:rsidP="00470C94">
            <w:pPr>
              <w:rPr>
                <w:ins w:id="1000" w:author="Steve Maas" w:date="2013-12-30T14:13:00Z"/>
              </w:rPr>
            </w:pPr>
            <w:ins w:id="1001"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002" w:author="Steve Maas" w:date="2013-12-30T14:13:00Z"/>
        </w:trPr>
        <w:tc>
          <w:tcPr>
            <w:tcW w:w="2137" w:type="dxa"/>
            <w:shd w:val="clear" w:color="auto" w:fill="auto"/>
          </w:tcPr>
          <w:p w14:paraId="01A4358D" w14:textId="77777777" w:rsidR="005F474E" w:rsidRDefault="005F474E" w:rsidP="00470C94">
            <w:pPr>
              <w:pStyle w:val="code"/>
              <w:rPr>
                <w:ins w:id="1003" w:author="Steve Maas" w:date="2013-12-30T14:13:00Z"/>
              </w:rPr>
            </w:pPr>
            <w:ins w:id="1004" w:author="Steve Maas" w:date="2013-12-30T14:13:00Z">
              <w:r>
                <w:t>Rz</w:t>
              </w:r>
            </w:ins>
          </w:p>
        </w:tc>
        <w:tc>
          <w:tcPr>
            <w:tcW w:w="7440" w:type="dxa"/>
            <w:shd w:val="clear" w:color="auto" w:fill="auto"/>
          </w:tcPr>
          <w:p w14:paraId="13A7133B" w14:textId="77777777" w:rsidR="005F474E" w:rsidRDefault="005F474E" w:rsidP="00470C94">
            <w:pPr>
              <w:rPr>
                <w:ins w:id="1005" w:author="Steve Maas" w:date="2013-12-30T14:13:00Z"/>
              </w:rPr>
            </w:pPr>
            <w:ins w:id="1006"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007" w:author="Steve Maas" w:date="2013-12-30T14:13:00Z"/>
        </w:rPr>
      </w:pPr>
    </w:p>
    <w:p w14:paraId="1CD0658E" w14:textId="77777777" w:rsidR="005F474E" w:rsidRDefault="005F474E" w:rsidP="005F474E">
      <w:pPr>
        <w:rPr>
          <w:ins w:id="1008" w:author="Steve Maas" w:date="2013-12-30T14:13:00Z"/>
        </w:rPr>
      </w:pPr>
      <w:ins w:id="1009"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010" w:author="Steve Maas" w:date="2013-12-30T14:13:00Z"/>
        </w:rPr>
      </w:pPr>
    </w:p>
    <w:p w14:paraId="5AB7F6EE" w14:textId="77777777" w:rsidR="005F474E" w:rsidRPr="0063581B" w:rsidRDefault="005F474E" w:rsidP="005F474E">
      <w:pPr>
        <w:rPr>
          <w:ins w:id="1011" w:author="Steve Maas" w:date="2013-12-30T14:13:00Z"/>
        </w:rPr>
      </w:pPr>
      <w:ins w:id="1012"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013" w:author="Steve Maas" w:date="2013-12-30T14:12:00Z"/>
        </w:rPr>
      </w:pPr>
      <w:ins w:id="1014" w:author="Steve Maas" w:date="2013-12-30T14:12:00Z">
        <w:r>
          <w:t>&lt;rigid_body mat="1"&gt;</w:t>
        </w:r>
      </w:ins>
    </w:p>
    <w:p w14:paraId="1DB7CF6D" w14:textId="77777777" w:rsidR="005F474E" w:rsidRPr="0097532C" w:rsidRDefault="005F474E" w:rsidP="005F474E">
      <w:pPr>
        <w:pStyle w:val="code"/>
        <w:rPr>
          <w:ins w:id="1015" w:author="Steve Maas" w:date="2013-12-30T14:12:00Z"/>
        </w:rPr>
      </w:pPr>
      <w:ins w:id="1016"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017" w:author="Steve Maas" w:date="2013-12-30T14:12:00Z"/>
        </w:rPr>
      </w:pPr>
      <w:ins w:id="1018" w:author="Steve Maas" w:date="2013-12-30T14:12:00Z">
        <w:r>
          <w:tab/>
          <w:t>&lt;fixed bc="y"/&gt;</w:t>
        </w:r>
      </w:ins>
    </w:p>
    <w:p w14:paraId="431B5CC4" w14:textId="77777777" w:rsidR="005F474E" w:rsidRDefault="005F474E" w:rsidP="005F474E">
      <w:pPr>
        <w:pStyle w:val="code"/>
        <w:rPr>
          <w:ins w:id="1019" w:author="Steve Maas" w:date="2013-12-30T14:12:00Z"/>
        </w:rPr>
      </w:pPr>
      <w:ins w:id="1020" w:author="Steve Maas" w:date="2013-12-30T14:12:00Z">
        <w:r>
          <w:tab/>
          <w:t>&lt;fixed bc="z"/&gt;</w:t>
        </w:r>
      </w:ins>
    </w:p>
    <w:p w14:paraId="0BC2A3EC" w14:textId="77777777" w:rsidR="005F474E" w:rsidRDefault="005F474E" w:rsidP="005F474E">
      <w:pPr>
        <w:pStyle w:val="code"/>
        <w:rPr>
          <w:ins w:id="1021" w:author="Steve Maas" w:date="2013-12-30T14:12:00Z"/>
        </w:rPr>
      </w:pPr>
      <w:ins w:id="1022" w:author="Steve Maas" w:date="2013-12-30T14:12:00Z">
        <w:r>
          <w:tab/>
          <w:t>&lt;fixed bc="Rx"/&gt;</w:t>
        </w:r>
      </w:ins>
    </w:p>
    <w:p w14:paraId="45174A9C" w14:textId="77777777" w:rsidR="005F474E" w:rsidRDefault="005F474E" w:rsidP="005F474E">
      <w:pPr>
        <w:pStyle w:val="code"/>
        <w:rPr>
          <w:ins w:id="1023" w:author="Steve Maas" w:date="2013-12-30T14:12:00Z"/>
        </w:rPr>
      </w:pPr>
      <w:ins w:id="1024" w:author="Steve Maas" w:date="2013-12-30T14:12:00Z">
        <w:r>
          <w:tab/>
          <w:t>&lt;fixed bc="Ry"/&gt;</w:t>
        </w:r>
      </w:ins>
    </w:p>
    <w:p w14:paraId="29960D27" w14:textId="77777777" w:rsidR="005F474E" w:rsidRDefault="005F474E" w:rsidP="005F474E">
      <w:pPr>
        <w:pStyle w:val="code"/>
        <w:rPr>
          <w:ins w:id="1025" w:author="Steve Maas" w:date="2013-12-30T14:12:00Z"/>
        </w:rPr>
      </w:pPr>
      <w:ins w:id="1026" w:author="Steve Maas" w:date="2013-12-30T14:12:00Z">
        <w:r>
          <w:tab/>
          <w:t>&lt;fixed bc="Rz"/&gt;</w:t>
        </w:r>
      </w:ins>
    </w:p>
    <w:p w14:paraId="7C8359C5" w14:textId="77777777" w:rsidR="005F474E" w:rsidRDefault="005F474E" w:rsidP="005F474E">
      <w:pPr>
        <w:pStyle w:val="code"/>
        <w:rPr>
          <w:ins w:id="1027" w:author="Steve Maas" w:date="2013-12-30T14:12:00Z"/>
        </w:rPr>
      </w:pPr>
      <w:ins w:id="1028" w:author="Steve Maas" w:date="2013-12-30T14:12:00Z">
        <w:r>
          <w:t>&lt;/rigid_body&gt;</w:t>
        </w:r>
      </w:ins>
    </w:p>
    <w:p w14:paraId="5617DB24" w14:textId="77777777" w:rsidR="005F474E" w:rsidRPr="00B31E92" w:rsidRDefault="005F474E" w:rsidP="005F474E">
      <w:pPr>
        <w:pStyle w:val="code"/>
        <w:rPr>
          <w:ins w:id="1029" w:author="Steve Maas" w:date="2013-12-30T14:12:00Z"/>
        </w:rPr>
      </w:pPr>
    </w:p>
    <w:p w14:paraId="6C3EE897" w14:textId="77777777" w:rsidR="005F474E" w:rsidRPr="00B31E92" w:rsidRDefault="005F474E" w:rsidP="005F474E">
      <w:pPr>
        <w:rPr>
          <w:ins w:id="1030" w:author="Steve Maas" w:date="2013-12-30T14:12:00Z"/>
          <w:i/>
        </w:rPr>
      </w:pPr>
      <w:ins w:id="1031"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032" w:author="Steve Maas" w:date="2013-12-30T14:12:00Z"/>
        </w:rPr>
      </w:pPr>
    </w:p>
    <w:p w14:paraId="446AFA9D" w14:textId="77777777" w:rsidR="005F474E" w:rsidRDefault="005F474E" w:rsidP="005F474E">
      <w:pPr>
        <w:rPr>
          <w:ins w:id="1033" w:author="Steve Maas" w:date="2013-12-30T14:12:00Z"/>
        </w:rPr>
      </w:pPr>
      <w:ins w:id="1034"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035" w:author="Steve Maas" w:date="2013-12-30T14:12:00Z"/>
        </w:rPr>
      </w:pPr>
    </w:p>
    <w:p w14:paraId="138C4BB3" w14:textId="77777777" w:rsidR="005F474E" w:rsidRDefault="005F474E" w:rsidP="005F474E">
      <w:pPr>
        <w:pStyle w:val="code"/>
        <w:rPr>
          <w:ins w:id="1036" w:author="Steve Maas" w:date="2013-12-30T14:12:00Z"/>
        </w:rPr>
      </w:pPr>
      <w:ins w:id="1037" w:author="Steve Maas" w:date="2013-12-30T14:12:00Z">
        <w:r>
          <w:t>&lt;rigid_body mat="1" &gt;</w:t>
        </w:r>
      </w:ins>
    </w:p>
    <w:p w14:paraId="0840D6AA" w14:textId="77777777" w:rsidR="005F474E" w:rsidRPr="0097532C" w:rsidRDefault="005F474E" w:rsidP="005F474E">
      <w:pPr>
        <w:pStyle w:val="code"/>
        <w:rPr>
          <w:ins w:id="1038" w:author="Steve Maas" w:date="2013-12-30T14:12:00Z"/>
        </w:rPr>
      </w:pPr>
      <w:ins w:id="1039"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040" w:author="Steve Maas" w:date="2013-12-30T14:12:00Z"/>
        </w:rPr>
      </w:pPr>
      <w:ins w:id="1041" w:author="Steve Maas" w:date="2013-12-30T14:12:00Z">
        <w:r>
          <w:tab/>
          <w:t>&lt;fixed bc="y"/&gt;</w:t>
        </w:r>
      </w:ins>
    </w:p>
    <w:p w14:paraId="27BB951F" w14:textId="77777777" w:rsidR="005F474E" w:rsidRDefault="005F474E" w:rsidP="005F474E">
      <w:pPr>
        <w:pStyle w:val="code"/>
        <w:rPr>
          <w:ins w:id="1042" w:author="Steve Maas" w:date="2013-12-30T14:12:00Z"/>
        </w:rPr>
      </w:pPr>
      <w:ins w:id="1043" w:author="Steve Maas" w:date="2013-12-30T14:12:00Z">
        <w:r>
          <w:tab/>
          <w:t>&lt;fixed bc="z"/&gt;</w:t>
        </w:r>
      </w:ins>
    </w:p>
    <w:p w14:paraId="0EB89037" w14:textId="62549D8D" w:rsidR="005F474E" w:rsidRDefault="005F474E" w:rsidP="005F474E">
      <w:pPr>
        <w:pStyle w:val="code"/>
      </w:pPr>
      <w:ins w:id="1044" w:author="Steve Maas" w:date="2013-12-30T14:12:00Z">
        <w:r>
          <w:t xml:space="preserve"> &lt;/rigid_body&gt;</w:t>
        </w:r>
      </w:ins>
    </w:p>
    <w:p w14:paraId="51FBF37E" w14:textId="77777777" w:rsidR="006A0BC1" w:rsidRDefault="006A0BC1" w:rsidP="006A0BC1">
      <w:r>
        <w:br w:type="page"/>
      </w:r>
    </w:p>
    <w:p w14:paraId="49B913C5" w14:textId="77777777" w:rsidR="006A0BC1" w:rsidRDefault="006A0BC1" w:rsidP="006A0BC1">
      <w:pPr>
        <w:pStyle w:val="Heading2"/>
      </w:pPr>
      <w:bookmarkStart w:id="1045" w:name="_Toc376858511"/>
      <w:r>
        <w:lastRenderedPageBreak/>
        <w:t>Globals Section</w:t>
      </w:r>
      <w:bookmarkEnd w:id="1045"/>
    </w:p>
    <w:p w14:paraId="5C385517" w14:textId="77777777" w:rsidR="006A0BC1" w:rsidRDefault="006A0BC1" w:rsidP="006A0BC1">
      <w:r>
        <w:t xml:space="preserve">The </w:t>
      </w:r>
      <w:r w:rsidRPr="008B6298">
        <w:rPr>
          <w:i/>
        </w:rPr>
        <w:t>Globals</w:t>
      </w:r>
      <w:r>
        <w:t xml:space="preserve"> section is used to define some global variables, such as body forces and global constants.</w:t>
      </w:r>
    </w:p>
    <w:p w14:paraId="78253C1A" w14:textId="77777777" w:rsidR="006A0BC1" w:rsidRDefault="006A0BC1" w:rsidP="006A0BC1">
      <w:pPr>
        <w:pStyle w:val="Heading3"/>
      </w:pPr>
      <w:bookmarkStart w:id="1046" w:name="_Toc376858512"/>
      <w:r>
        <w:t>Constants</w:t>
      </w:r>
      <w:bookmarkEnd w:id="1046"/>
    </w:p>
    <w:p w14:paraId="477FAF1A" w14:textId="66546411" w:rsidR="006A0BC1" w:rsidRDefault="006A0BC1" w:rsidP="006A0BC1">
      <w:r>
        <w:t xml:space="preserve">Global constants currently include the universal gas constant </w:t>
      </w:r>
      <w:r w:rsidR="00AF2221" w:rsidRPr="00AF2221">
        <w:rPr>
          <w:position w:val="-4"/>
        </w:rPr>
        <w:object w:dxaOrig="240" w:dyaOrig="260" w14:anchorId="7F47BFF1">
          <v:shape id="_x0000_i1070" type="#_x0000_t75" style="width:12pt;height:13.5pt" o:ole="">
            <v:imagedata r:id="rId121" o:title=""/>
          </v:shape>
          <o:OLEObject Type="Embed" ProgID="Equation.DSMT4" ShapeID="_x0000_i1070" DrawAspect="Content" ObjectID="_1450601274" r:id="rId122"/>
        </w:object>
      </w:r>
      <w:r w:rsidR="00F33339">
        <w:t>,</w:t>
      </w:r>
      <w:r>
        <w:t xml:space="preserve"> absolute temperature </w:t>
      </w:r>
      <w:r w:rsidR="00AF2221" w:rsidRPr="00AF2221">
        <w:rPr>
          <w:position w:val="-6"/>
        </w:rPr>
        <w:object w:dxaOrig="200" w:dyaOrig="279" w14:anchorId="0896CE9C">
          <v:shape id="_x0000_i1071" type="#_x0000_t75" style="width:10pt;height:14pt" o:ole="">
            <v:imagedata r:id="rId123" o:title=""/>
          </v:shape>
          <o:OLEObject Type="Embed" ProgID="Equation.DSMT4" ShapeID="_x0000_i1071" DrawAspect="Content" ObjectID="_1450601275" r:id="rId124"/>
        </w:object>
      </w:r>
      <w:r w:rsidR="00F33339">
        <w:t xml:space="preserve">, and Faraday constant </w:t>
      </w:r>
      <w:r w:rsidR="00AF2221" w:rsidRPr="00AF2221">
        <w:rPr>
          <w:position w:val="-12"/>
        </w:rPr>
        <w:object w:dxaOrig="279" w:dyaOrig="360" w14:anchorId="4B0E6D60">
          <v:shape id="_x0000_i1072" type="#_x0000_t75" style="width:14pt;height:18pt" o:ole="">
            <v:imagedata r:id="rId125" o:title=""/>
          </v:shape>
          <o:OLEObject Type="Embed" ProgID="Equation.DSMT4" ShapeID="_x0000_i1072" DrawAspect="Content" ObjectID="_1450601276" r:id="rId126"/>
        </w:object>
      </w:r>
      <w:r>
        <w:t>.  These constants must be expressed in units consistent with the rest of the analysis:</w:t>
      </w:r>
    </w:p>
    <w:p w14:paraId="086D4374" w14:textId="77777777" w:rsidR="006A0BC1" w:rsidRDefault="006A0BC1" w:rsidP="006A0BC1"/>
    <w:p w14:paraId="62C165CC" w14:textId="77777777" w:rsidR="006A0BC1" w:rsidRDefault="006A0BC1" w:rsidP="006A0BC1">
      <w:pPr>
        <w:pStyle w:val="code"/>
      </w:pPr>
      <w:r>
        <w:t>&lt;Globals&gt;</w:t>
      </w:r>
    </w:p>
    <w:p w14:paraId="306B26D7" w14:textId="77777777" w:rsidR="006A0BC1" w:rsidRPr="0097532C" w:rsidRDefault="006A0BC1" w:rsidP="006A0BC1">
      <w:pPr>
        <w:pStyle w:val="code"/>
      </w:pPr>
      <w:r w:rsidRPr="0097532C">
        <w:tab/>
        <w:t>&lt;Constants&gt;</w:t>
      </w:r>
    </w:p>
    <w:p w14:paraId="19BDD6E1" w14:textId="77777777" w:rsidR="006A0BC1" w:rsidRDefault="006A0BC1" w:rsidP="006A0BC1">
      <w:pPr>
        <w:pStyle w:val="code"/>
      </w:pPr>
      <w:r>
        <w:tab/>
      </w:r>
      <w:r>
        <w:tab/>
        <w:t>&lt;R&gt;8.314</w:t>
      </w:r>
      <w:r w:rsidR="00F33339">
        <w:t>e-6</w:t>
      </w:r>
      <w:r>
        <w:t>&lt;/R&gt;</w:t>
      </w:r>
    </w:p>
    <w:p w14:paraId="22E9483D" w14:textId="77777777" w:rsidR="006A0BC1" w:rsidRDefault="006A0BC1" w:rsidP="006A0BC1">
      <w:pPr>
        <w:pStyle w:val="code"/>
      </w:pPr>
      <w:r>
        <w:tab/>
      </w:r>
      <w:r>
        <w:tab/>
        <w:t>&lt;T&gt;298&lt;/T&gt;</w:t>
      </w:r>
    </w:p>
    <w:p w14:paraId="6A84FF1C" w14:textId="77777777" w:rsidR="00F33339" w:rsidRDefault="00F33339" w:rsidP="006A0BC1">
      <w:pPr>
        <w:pStyle w:val="code"/>
      </w:pPr>
      <w:r>
        <w:tab/>
      </w:r>
      <w:r>
        <w:tab/>
        <w:t>&lt;Fc&gt;96485e-9&lt;/Fc&gt;</w:t>
      </w:r>
    </w:p>
    <w:p w14:paraId="0B3BC2CC" w14:textId="77777777" w:rsidR="006A0BC1" w:rsidRDefault="006A0BC1" w:rsidP="006A0BC1">
      <w:pPr>
        <w:pStyle w:val="code"/>
      </w:pPr>
      <w:r>
        <w:tab/>
        <w:t>&lt;/</w:t>
      </w:r>
      <w:r w:rsidRPr="0097532C">
        <w:t>Constants</w:t>
      </w:r>
      <w:r>
        <w:t>&gt;</w:t>
      </w:r>
    </w:p>
    <w:p w14:paraId="0EACB59F" w14:textId="77777777" w:rsidR="006A0BC1" w:rsidRDefault="006A0BC1" w:rsidP="006A0BC1">
      <w:pPr>
        <w:pStyle w:val="code"/>
      </w:pPr>
      <w:r>
        <w:t>&lt;/Globals&gt;</w:t>
      </w:r>
    </w:p>
    <w:p w14:paraId="12C0605E" w14:textId="77777777" w:rsidR="006A0BC1" w:rsidRDefault="006A0BC1" w:rsidP="006A0BC1"/>
    <w:p w14:paraId="793DB430" w14:textId="77777777" w:rsidR="00F33339" w:rsidRDefault="00F33339" w:rsidP="00F33339">
      <w:pPr>
        <w:pStyle w:val="Heading3"/>
      </w:pPr>
      <w:bookmarkStart w:id="1047" w:name="_Ref188932792"/>
      <w:bookmarkStart w:id="1048" w:name="_Toc376858513"/>
      <w:r>
        <w:t>Solutes</w:t>
      </w:r>
      <w:bookmarkEnd w:id="1047"/>
      <w:bookmarkEnd w:id="1048"/>
    </w:p>
    <w:p w14:paraId="4F367E90" w14:textId="095D84AC" w:rsidR="00F33339" w:rsidRDefault="00F33339" w:rsidP="00F33339">
      <w:r>
        <w:t xml:space="preserve">In </w:t>
      </w:r>
      <w:r w:rsidR="0055509B">
        <w:t xml:space="preserve">biphasic-solute, </w:t>
      </w:r>
      <w:r>
        <w:t>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w:t>
      </w:r>
      <w:r w:rsidR="00EA138E">
        <w:t xml:space="preserve"> and associating it with a unique </w:t>
      </w:r>
      <w:r w:rsidR="00EA138E" w:rsidRPr="005F013B">
        <w:rPr>
          <w:i/>
        </w:rPr>
        <w:t>id</w:t>
      </w:r>
      <w:r w:rsidR="00EA138E">
        <w:t xml:space="preserve">, </w:t>
      </w:r>
      <w:r w:rsidR="00EA138E" w:rsidRPr="005F013B">
        <w:rPr>
          <w:i/>
        </w:rPr>
        <w:t>nam</w:t>
      </w:r>
      <w:r w:rsidR="00CF1778">
        <w:rPr>
          <w:i/>
        </w:rPr>
        <w:t>,</w:t>
      </w:r>
      <w:r w:rsidR="00EA138E" w:rsidRPr="005F013B">
        <w:rPr>
          <w:i/>
        </w:rPr>
        <w:t>e</w:t>
      </w:r>
      <w:r w:rsidR="00EA138E">
        <w:t xml:space="preserve"> charge number</w:t>
      </w:r>
      <w:r w:rsidR="00CF1778">
        <w:t xml:space="preserve"> </w:t>
      </w:r>
      <w:r w:rsidR="00AF2221" w:rsidRPr="00AF2221">
        <w:rPr>
          <w:position w:val="-4"/>
        </w:rPr>
        <w:object w:dxaOrig="300" w:dyaOrig="300" w14:anchorId="2F38D261">
          <v:shape id="_x0000_i1073" type="#_x0000_t75" style="width:14pt;height:14pt" o:ole="">
            <v:imagedata r:id="rId127" o:title=""/>
          </v:shape>
          <o:OLEObject Type="Embed" ProgID="Equation.DSMT4" ShapeID="_x0000_i1073" DrawAspect="Content" ObjectID="_1450601277" r:id="rId128"/>
        </w:object>
      </w:r>
      <w:r w:rsidR="00CF1778">
        <w:t xml:space="preserve">, molar mass </w:t>
      </w:r>
      <w:r w:rsidR="00AF2221" w:rsidRPr="00AF2221">
        <w:rPr>
          <w:position w:val="-4"/>
        </w:rPr>
        <w:object w:dxaOrig="420" w:dyaOrig="300" w14:anchorId="6E6A3E13">
          <v:shape id="_x0000_i1074" type="#_x0000_t75" style="width:21.5pt;height:14pt" o:ole="">
            <v:imagedata r:id="rId129" o:title=""/>
          </v:shape>
          <o:OLEObject Type="Embed" ProgID="Equation.DSMT4" ShapeID="_x0000_i1074" DrawAspect="Content" ObjectID="_1450601278" r:id="rId130"/>
        </w:object>
      </w:r>
      <w:r w:rsidR="00CF1778">
        <w:t xml:space="preserve">, and density </w:t>
      </w:r>
      <w:r w:rsidR="00AF2221" w:rsidRPr="00AF2221">
        <w:rPr>
          <w:position w:val="-12"/>
        </w:rPr>
        <w:object w:dxaOrig="340" w:dyaOrig="380" w14:anchorId="1B187145">
          <v:shape id="_x0000_i1075" type="#_x0000_t75" style="width:16.5pt;height:19.5pt" o:ole="">
            <v:imagedata r:id="rId131" o:title=""/>
          </v:shape>
          <o:OLEObject Type="Embed" ProgID="Equation.DSMT4" ShapeID="_x0000_i1075" DrawAspect="Content" ObjectID="_1450601279" r:id="rId132"/>
        </w:object>
      </w:r>
      <w:r w:rsidR="00EA138E">
        <w:t>:</w:t>
      </w:r>
    </w:p>
    <w:p w14:paraId="78A22E27" w14:textId="77777777" w:rsidR="00EA138E" w:rsidRDefault="00EA138E" w:rsidP="00F33339"/>
    <w:p w14:paraId="00D19831" w14:textId="77777777" w:rsidR="003E362D" w:rsidRDefault="003E362D" w:rsidP="003E362D">
      <w:pPr>
        <w:pStyle w:val="code"/>
      </w:pPr>
      <w:r>
        <w:t>&lt;Globals&gt;</w:t>
      </w:r>
    </w:p>
    <w:p w14:paraId="03C83365" w14:textId="77777777" w:rsidR="003E362D" w:rsidRDefault="003E362D" w:rsidP="003E362D">
      <w:pPr>
        <w:pStyle w:val="code"/>
      </w:pPr>
      <w:r>
        <w:tab/>
        <w:t>&lt;Solutes&gt;</w:t>
      </w:r>
    </w:p>
    <w:p w14:paraId="15B688E8" w14:textId="77777777" w:rsidR="00CF1778" w:rsidRDefault="00CF1778" w:rsidP="00CF1778">
      <w:pPr>
        <w:pStyle w:val="code"/>
      </w:pPr>
      <w:r>
        <w:tab/>
      </w:r>
      <w:r>
        <w:tab/>
        <w:t>&lt;solute id="1" name="Na"&gt;</w:t>
      </w:r>
    </w:p>
    <w:p w14:paraId="16AEE9A6" w14:textId="77777777" w:rsidR="00CF1778" w:rsidRDefault="00CF1778" w:rsidP="00CF1778">
      <w:pPr>
        <w:pStyle w:val="code"/>
      </w:pPr>
      <w:r>
        <w:tab/>
      </w:r>
      <w:r>
        <w:tab/>
      </w:r>
      <w:r>
        <w:tab/>
        <w:t>&lt;charge_number&gt;1&lt;/charge_number&gt;</w:t>
      </w:r>
    </w:p>
    <w:p w14:paraId="4F465614" w14:textId="77777777" w:rsidR="00CF1778" w:rsidRDefault="00CF1778" w:rsidP="00CF1778">
      <w:pPr>
        <w:pStyle w:val="code"/>
      </w:pPr>
      <w:r>
        <w:tab/>
      </w:r>
      <w:r>
        <w:tab/>
      </w:r>
      <w:r>
        <w:tab/>
        <w:t>&lt;molar_mass&gt;22.99&lt;/molar_mass&gt;</w:t>
      </w:r>
    </w:p>
    <w:p w14:paraId="58610FC3" w14:textId="77777777" w:rsidR="00CF1778" w:rsidRDefault="00CF1778" w:rsidP="00CF1778">
      <w:pPr>
        <w:pStyle w:val="code"/>
      </w:pPr>
      <w:r>
        <w:tab/>
      </w:r>
      <w:r>
        <w:tab/>
      </w:r>
      <w:r>
        <w:tab/>
        <w:t>&lt;density&gt;0.97&lt;density&gt;</w:t>
      </w:r>
    </w:p>
    <w:p w14:paraId="1EA68528" w14:textId="77777777" w:rsidR="00CF1778" w:rsidRDefault="00CF1778" w:rsidP="00CF1778">
      <w:pPr>
        <w:pStyle w:val="code"/>
      </w:pPr>
      <w:r>
        <w:tab/>
      </w:r>
      <w:r>
        <w:tab/>
        <w:t>&lt;/solute&gt;</w:t>
      </w:r>
    </w:p>
    <w:p w14:paraId="754F16C9" w14:textId="77777777" w:rsidR="00CF1778" w:rsidRDefault="00CF1778" w:rsidP="00CF1778">
      <w:pPr>
        <w:pStyle w:val="code"/>
      </w:pPr>
      <w:r>
        <w:tab/>
      </w:r>
      <w:r>
        <w:tab/>
        <w:t>&lt;solute id="2" name="Cl"&gt;</w:t>
      </w:r>
    </w:p>
    <w:p w14:paraId="762A1341" w14:textId="77777777" w:rsidR="00CF1778" w:rsidRDefault="00CF1778" w:rsidP="00CF1778">
      <w:pPr>
        <w:pStyle w:val="code"/>
      </w:pPr>
      <w:r>
        <w:tab/>
      </w:r>
      <w:r>
        <w:tab/>
      </w:r>
      <w:r>
        <w:tab/>
        <w:t>&lt;charge_number&gt;-1&lt;/charge_number&gt;</w:t>
      </w:r>
    </w:p>
    <w:p w14:paraId="47319694" w14:textId="77777777" w:rsidR="00CF1778" w:rsidRDefault="00CF1778" w:rsidP="00CF1778">
      <w:pPr>
        <w:pStyle w:val="code"/>
      </w:pPr>
      <w:r>
        <w:tab/>
      </w:r>
      <w:r>
        <w:tab/>
      </w:r>
      <w:r>
        <w:tab/>
        <w:t>&lt;molar_mass&gt;35.45&lt;/molar_mass&gt;</w:t>
      </w:r>
    </w:p>
    <w:p w14:paraId="546A903E" w14:textId="77777777" w:rsidR="00CF1778" w:rsidRDefault="00CF1778" w:rsidP="00CF1778">
      <w:pPr>
        <w:pStyle w:val="code"/>
      </w:pPr>
      <w:r>
        <w:tab/>
      </w:r>
      <w:r>
        <w:tab/>
      </w:r>
      <w:r>
        <w:tab/>
        <w:t>&lt;density&gt;3.21&lt;density&gt;</w:t>
      </w:r>
    </w:p>
    <w:p w14:paraId="172C8A9E" w14:textId="77777777" w:rsidR="00CF1778" w:rsidRDefault="00CF1778" w:rsidP="00CF1778">
      <w:pPr>
        <w:pStyle w:val="code"/>
      </w:pPr>
      <w:r>
        <w:tab/>
      </w:r>
      <w:r>
        <w:tab/>
        <w:t>&lt;/solute&gt;</w:t>
      </w:r>
    </w:p>
    <w:p w14:paraId="22CE9F0D" w14:textId="77777777" w:rsidR="00CF1778" w:rsidRDefault="00CF1778" w:rsidP="00CF1778">
      <w:pPr>
        <w:pStyle w:val="code"/>
      </w:pPr>
      <w:r>
        <w:tab/>
      </w:r>
      <w:r>
        <w:tab/>
        <w:t>&lt;solute id="3" name="Glc"&gt;</w:t>
      </w:r>
    </w:p>
    <w:p w14:paraId="6BB86C6B" w14:textId="77777777" w:rsidR="00CF1778" w:rsidRDefault="00CF1778" w:rsidP="00CF1778">
      <w:pPr>
        <w:pStyle w:val="code"/>
      </w:pPr>
      <w:r>
        <w:tab/>
      </w:r>
      <w:r>
        <w:tab/>
      </w:r>
      <w:r>
        <w:tab/>
        <w:t>&lt;charge_number&gt;0&lt;/charge_number&gt;</w:t>
      </w:r>
    </w:p>
    <w:p w14:paraId="1D2435A4" w14:textId="77777777" w:rsidR="00CF1778" w:rsidRDefault="00CF1778" w:rsidP="00CF1778">
      <w:pPr>
        <w:pStyle w:val="code"/>
      </w:pPr>
      <w:r>
        <w:tab/>
      </w:r>
      <w:r>
        <w:tab/>
      </w:r>
      <w:r>
        <w:tab/>
        <w:t>&lt;molar_mass&gt;180.16&lt;/molar_mass&gt;</w:t>
      </w:r>
    </w:p>
    <w:p w14:paraId="112A964B" w14:textId="77777777" w:rsidR="00CF1778" w:rsidRDefault="00CF1778" w:rsidP="00CF1778">
      <w:pPr>
        <w:pStyle w:val="code"/>
      </w:pPr>
      <w:r>
        <w:tab/>
      </w:r>
      <w:r>
        <w:tab/>
      </w:r>
      <w:r>
        <w:tab/>
        <w:t>&lt;density&gt;1.54&lt;density&gt;</w:t>
      </w:r>
    </w:p>
    <w:p w14:paraId="29D47A30" w14:textId="77777777" w:rsidR="00CF1778" w:rsidRDefault="00CF1778" w:rsidP="00CF1778">
      <w:pPr>
        <w:pStyle w:val="code"/>
      </w:pPr>
      <w:r>
        <w:tab/>
      </w:r>
      <w:r>
        <w:tab/>
        <w:t>&lt;/solute&gt;</w:t>
      </w:r>
    </w:p>
    <w:p w14:paraId="19660006" w14:textId="77777777" w:rsidR="003E362D" w:rsidRDefault="003E362D" w:rsidP="003E362D">
      <w:pPr>
        <w:pStyle w:val="code"/>
      </w:pPr>
      <w:r>
        <w:tab/>
        <w:t>&lt;/Solutes&gt;</w:t>
      </w:r>
    </w:p>
    <w:p w14:paraId="791BA80A" w14:textId="77777777" w:rsidR="003E362D" w:rsidRDefault="003E362D" w:rsidP="003E362D">
      <w:pPr>
        <w:pStyle w:val="code"/>
      </w:pPr>
      <w:r>
        <w:t>&lt;/Globals&gt;</w:t>
      </w:r>
    </w:p>
    <w:p w14:paraId="350A7AE0" w14:textId="77777777" w:rsidR="003E362D" w:rsidRDefault="003E362D" w:rsidP="003E362D">
      <w:pPr>
        <w:pStyle w:val="code"/>
      </w:pPr>
    </w:p>
    <w:p w14:paraId="56C39721" w14:textId="77777777" w:rsidR="004602BB" w:rsidRDefault="004602BB" w:rsidP="004602BB">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873D59">
        <w:t>4.5.2</w:t>
      </w:r>
      <w:r>
        <w:fldChar w:fldCharType="end"/>
      </w:r>
      <w:r>
        <w:t>), triphasic (Section </w:t>
      </w:r>
      <w:r>
        <w:fldChar w:fldCharType="begin"/>
      </w:r>
      <w:r>
        <w:instrText xml:space="preserve"> REF _Ref188932651 \r \h </w:instrText>
      </w:r>
      <w:r>
        <w:fldChar w:fldCharType="separate"/>
      </w:r>
      <w:r w:rsidR="00873D59">
        <w:t>4.6.2</w:t>
      </w:r>
      <w:r>
        <w:fldChar w:fldCharType="end"/>
      </w:r>
      <w:r>
        <w:t>) or multiphasic material.</w:t>
      </w:r>
    </w:p>
    <w:p w14:paraId="2889AA47" w14:textId="77777777" w:rsidR="004602BB" w:rsidRDefault="004602BB" w:rsidP="004602BB"/>
    <w:p w14:paraId="44561EBD" w14:textId="77777777" w:rsidR="004602BB" w:rsidRDefault="004602BB" w:rsidP="004602BB">
      <w:r>
        <w:t>The molar mass and density of solutes are needed only when solutes are involved in chemical reactions.  When not specified, default values for these properties are set to 1.</w:t>
      </w:r>
    </w:p>
    <w:p w14:paraId="36E6144C" w14:textId="77777777" w:rsidR="004602BB" w:rsidRDefault="004602BB" w:rsidP="004602BB">
      <w:pPr>
        <w:pStyle w:val="Heading3"/>
      </w:pPr>
      <w:bookmarkStart w:id="1049" w:name="_Ref240797992"/>
      <w:bookmarkStart w:id="1050" w:name="_Toc376858514"/>
      <w:r>
        <w:t>Solid-Bound Molecules</w:t>
      </w:r>
      <w:bookmarkEnd w:id="1049"/>
      <w:bookmarkEnd w:id="1050"/>
    </w:p>
    <w:p w14:paraId="33A58712" w14:textId="77777777" w:rsidR="004602BB" w:rsidRDefault="004602BB" w:rsidP="004602BB">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703B80BF" w14:textId="77777777" w:rsidR="004602BB" w:rsidRDefault="004602BB" w:rsidP="004602BB"/>
    <w:p w14:paraId="35C71CF8" w14:textId="77777777" w:rsidR="004602BB" w:rsidRDefault="004602BB" w:rsidP="004602BB">
      <w:pPr>
        <w:pStyle w:val="code"/>
      </w:pPr>
      <w:r>
        <w:t>&lt;Globals&gt;</w:t>
      </w:r>
    </w:p>
    <w:p w14:paraId="32AF1A0E" w14:textId="77777777" w:rsidR="004602BB" w:rsidRDefault="004602BB" w:rsidP="004602BB">
      <w:pPr>
        <w:pStyle w:val="code"/>
      </w:pPr>
      <w:r>
        <w:tab/>
        <w:t>&lt;SolidBoundMolecules&gt;</w:t>
      </w:r>
    </w:p>
    <w:p w14:paraId="02875B43" w14:textId="77777777" w:rsidR="004602BB" w:rsidRDefault="004602BB" w:rsidP="004602BB">
      <w:pPr>
        <w:pStyle w:val="code"/>
      </w:pPr>
      <w:r>
        <w:tab/>
      </w:r>
      <w:r>
        <w:tab/>
        <w:t>&lt;solid_bound id="1" name="CS"&gt;</w:t>
      </w:r>
    </w:p>
    <w:p w14:paraId="1DC4DA74" w14:textId="77777777" w:rsidR="004602BB" w:rsidRDefault="004602BB" w:rsidP="004602BB">
      <w:pPr>
        <w:pStyle w:val="code"/>
      </w:pPr>
      <w:r>
        <w:tab/>
      </w:r>
      <w:r>
        <w:tab/>
      </w:r>
      <w:r>
        <w:tab/>
        <w:t>&lt;charge_number&gt;-2&lt;/charge_number&gt;</w:t>
      </w:r>
    </w:p>
    <w:p w14:paraId="23FD6811" w14:textId="77777777" w:rsidR="004602BB" w:rsidRDefault="004602BB" w:rsidP="004602BB">
      <w:pPr>
        <w:pStyle w:val="code"/>
      </w:pPr>
      <w:r>
        <w:tab/>
      </w:r>
      <w:r>
        <w:tab/>
      </w:r>
      <w:r>
        <w:tab/>
        <w:t>&lt;molar_mass&gt;463.37&lt;/molar_mass&gt;</w:t>
      </w:r>
    </w:p>
    <w:p w14:paraId="4B8E0913" w14:textId="77777777" w:rsidR="004602BB" w:rsidRDefault="004602BB" w:rsidP="004602BB">
      <w:pPr>
        <w:pStyle w:val="code"/>
      </w:pPr>
      <w:r>
        <w:tab/>
      </w:r>
      <w:r>
        <w:tab/>
      </w:r>
      <w:r>
        <w:tab/>
        <w:t>&lt;density&gt;1.5&lt;density&gt;</w:t>
      </w:r>
    </w:p>
    <w:p w14:paraId="22FF00E2" w14:textId="77777777" w:rsidR="004602BB" w:rsidRDefault="004602BB" w:rsidP="004602BB">
      <w:pPr>
        <w:pStyle w:val="code"/>
      </w:pPr>
      <w:r>
        <w:tab/>
      </w:r>
      <w:r>
        <w:tab/>
        <w:t>&lt;/solid_bound &gt;</w:t>
      </w:r>
    </w:p>
    <w:p w14:paraId="2BD1B5EB" w14:textId="77777777" w:rsidR="004602BB" w:rsidRDefault="004602BB" w:rsidP="004602BB">
      <w:pPr>
        <w:pStyle w:val="code"/>
      </w:pPr>
      <w:r>
        <w:tab/>
        <w:t>&lt;/SolidBoundMolecules &gt;</w:t>
      </w:r>
    </w:p>
    <w:p w14:paraId="273CCDB7" w14:textId="77777777" w:rsidR="004602BB" w:rsidRDefault="004602BB" w:rsidP="004602BB">
      <w:pPr>
        <w:pStyle w:val="code"/>
      </w:pPr>
      <w:r>
        <w:t>&lt;/Globals&gt;</w:t>
      </w:r>
    </w:p>
    <w:p w14:paraId="62ACBB0C" w14:textId="77777777" w:rsidR="004602BB" w:rsidRDefault="004602BB" w:rsidP="004602BB">
      <w:pPr>
        <w:pStyle w:val="code"/>
      </w:pPr>
    </w:p>
    <w:p w14:paraId="1790A5D6" w14:textId="32ECF460" w:rsidR="004602BB" w:rsidRDefault="004602BB" w:rsidP="004602BB">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w:t>
      </w:r>
      <w:r w:rsidR="00C83DD5">
        <w:t xml:space="preserve"> </w:t>
      </w:r>
      <w:r w:rsidR="00C83DD5">
        <w:fldChar w:fldCharType="begin"/>
      </w:r>
      <w:r w:rsidR="00C83DD5">
        <w:instrText xml:space="preserve"> REF _Ref366847643 \r \h </w:instrText>
      </w:r>
      <w:r w:rsidR="00C83DD5">
        <w:fldChar w:fldCharType="separate"/>
      </w:r>
      <w:r w:rsidR="00873D59">
        <w:t>4.6</w:t>
      </w:r>
      <w:r w:rsidR="00C83DD5">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p>
    <w:p w14:paraId="2336BA7E" w14:textId="77777777" w:rsidR="004602BB" w:rsidRDefault="004602BB" w:rsidP="004602BB"/>
    <w:p w14:paraId="427C628E" w14:textId="58A7AB66" w:rsidR="00B2508D" w:rsidRPr="00690318" w:rsidDel="00645EA5" w:rsidRDefault="00B2508D" w:rsidP="00B2508D">
      <w:pPr>
        <w:pStyle w:val="Heading3"/>
        <w:rPr>
          <w:del w:id="1051" w:author="Steve Maas" w:date="2014-01-02T12:55:00Z"/>
        </w:rPr>
      </w:pPr>
      <w:bookmarkStart w:id="1052" w:name="_Toc370461174"/>
      <w:bookmarkStart w:id="1053" w:name="_Toc200951584"/>
      <w:bookmarkStart w:id="1054" w:name="_Ref200951687"/>
      <w:bookmarkEnd w:id="1052"/>
      <w:del w:id="1055" w:author="Steve Maas" w:date="2014-01-02T12:55:00Z">
        <w:r w:rsidRPr="00690318" w:rsidDel="00645EA5">
          <w:delText>Generations</w:delText>
        </w:r>
        <w:bookmarkEnd w:id="1053"/>
        <w:bookmarkEnd w:id="1054"/>
      </w:del>
    </w:p>
    <w:p w14:paraId="38DDB3A2" w14:textId="5F1A77AE" w:rsidR="00B2508D" w:rsidRPr="00690318" w:rsidDel="00645EA5" w:rsidRDefault="00B2508D" w:rsidP="00B2508D">
      <w:pPr>
        <w:rPr>
          <w:del w:id="1056" w:author="Steve Maas" w:date="2014-01-02T12:55:00Z"/>
        </w:rPr>
      </w:pPr>
      <w:del w:id="1057"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del>
    </w:p>
    <w:p w14:paraId="2C4123B9" w14:textId="156E3CBC" w:rsidR="00B2508D" w:rsidRPr="00690318" w:rsidDel="00645EA5" w:rsidRDefault="00B2508D" w:rsidP="00B2508D">
      <w:pPr>
        <w:rPr>
          <w:del w:id="1058" w:author="Steve Maas" w:date="2014-01-02T12:55:00Z"/>
        </w:rPr>
      </w:pPr>
    </w:p>
    <w:p w14:paraId="5A0429D3" w14:textId="0380C1E8" w:rsidR="00B2508D" w:rsidRPr="007D6F0D" w:rsidDel="00645EA5" w:rsidRDefault="00B2508D" w:rsidP="00B2508D">
      <w:pPr>
        <w:pStyle w:val="code"/>
        <w:rPr>
          <w:del w:id="1059" w:author="Steve Maas" w:date="2014-01-02T12:55:00Z"/>
          <w:lang w:val="nl-BE"/>
        </w:rPr>
      </w:pPr>
      <w:del w:id="1060" w:author="Steve Maas" w:date="2014-01-02T12:55:00Z">
        <w:r w:rsidRPr="007D6F0D" w:rsidDel="00645EA5">
          <w:rPr>
            <w:lang w:val="nl-BE"/>
          </w:rPr>
          <w:delText>&lt;Globals&gt;</w:delText>
        </w:r>
      </w:del>
    </w:p>
    <w:p w14:paraId="6CC577A4" w14:textId="56E86E27" w:rsidR="00B2508D" w:rsidRPr="007D6F0D" w:rsidDel="00645EA5" w:rsidRDefault="00B2508D" w:rsidP="00B2508D">
      <w:pPr>
        <w:pStyle w:val="code"/>
        <w:rPr>
          <w:del w:id="1061" w:author="Steve Maas" w:date="2014-01-02T12:55:00Z"/>
          <w:lang w:val="nl-BE"/>
        </w:rPr>
      </w:pPr>
      <w:del w:id="1062" w:author="Steve Maas" w:date="2014-01-02T12:55:00Z">
        <w:r w:rsidRPr="007D6F0D" w:rsidDel="00645EA5">
          <w:rPr>
            <w:lang w:val="nl-BE"/>
          </w:rPr>
          <w:tab/>
          <w:delText>&lt;Generations&gt;</w:delText>
        </w:r>
      </w:del>
    </w:p>
    <w:p w14:paraId="6E8BAF4F" w14:textId="21428C05" w:rsidR="00B2508D" w:rsidRPr="007D6F0D" w:rsidDel="00645EA5" w:rsidRDefault="00B2508D" w:rsidP="00B2508D">
      <w:pPr>
        <w:pStyle w:val="code"/>
        <w:rPr>
          <w:del w:id="1063" w:author="Steve Maas" w:date="2014-01-02T12:55:00Z"/>
          <w:lang w:val="nl-BE"/>
        </w:rPr>
      </w:pPr>
      <w:del w:id="1064" w:author="Steve Maas" w:date="2014-01-02T12:55:00Z">
        <w:r w:rsidRPr="007D6F0D" w:rsidDel="00645EA5">
          <w:rPr>
            <w:lang w:val="nl-BE"/>
          </w:rPr>
          <w:tab/>
        </w:r>
        <w:r w:rsidRPr="007D6F0D" w:rsidDel="00645EA5">
          <w:rPr>
            <w:lang w:val="nl-BE"/>
          </w:rPr>
          <w:tab/>
          <w:delText>&lt;gen id="1"&gt;0.0&lt;/gen&gt;</w:delText>
        </w:r>
      </w:del>
    </w:p>
    <w:p w14:paraId="7FD156B7" w14:textId="2115FD01" w:rsidR="00B2508D" w:rsidRPr="007D6F0D" w:rsidDel="00645EA5" w:rsidRDefault="00B2508D" w:rsidP="00B2508D">
      <w:pPr>
        <w:pStyle w:val="code"/>
        <w:rPr>
          <w:del w:id="1065" w:author="Steve Maas" w:date="2014-01-02T12:55:00Z"/>
          <w:lang w:val="nl-BE"/>
        </w:rPr>
      </w:pPr>
      <w:del w:id="1066" w:author="Steve Maas" w:date="2014-01-02T12:55:00Z">
        <w:r w:rsidRPr="007D6F0D" w:rsidDel="00645EA5">
          <w:rPr>
            <w:lang w:val="nl-BE"/>
          </w:rPr>
          <w:tab/>
        </w:r>
        <w:r w:rsidRPr="007D6F0D" w:rsidDel="00645EA5">
          <w:rPr>
            <w:lang w:val="nl-BE"/>
          </w:rPr>
          <w:tab/>
          <w:delText>&lt;gen id="2"&gt;1.0&lt;/gen&gt;</w:delText>
        </w:r>
      </w:del>
    </w:p>
    <w:p w14:paraId="1CF8B5C6" w14:textId="03DE2FF4" w:rsidR="00B2508D" w:rsidRPr="00690318" w:rsidDel="00645EA5" w:rsidRDefault="00B2508D" w:rsidP="00B2508D">
      <w:pPr>
        <w:pStyle w:val="code"/>
        <w:rPr>
          <w:del w:id="1067" w:author="Steve Maas" w:date="2014-01-02T12:55:00Z"/>
        </w:rPr>
      </w:pPr>
      <w:del w:id="1068" w:author="Steve Maas" w:date="2014-01-02T12:55:00Z">
        <w:r w:rsidRPr="007D6F0D" w:rsidDel="00645EA5">
          <w:rPr>
            <w:lang w:val="nl-BE"/>
          </w:rPr>
          <w:tab/>
        </w:r>
        <w:r w:rsidRPr="00690318" w:rsidDel="00645EA5">
          <w:delText>&lt;/Generations&gt;</w:delText>
        </w:r>
      </w:del>
    </w:p>
    <w:p w14:paraId="0C623A2F" w14:textId="426C7EB6" w:rsidR="00B2508D" w:rsidRPr="00690318" w:rsidDel="00645EA5" w:rsidRDefault="00B2508D" w:rsidP="00B2508D">
      <w:pPr>
        <w:pStyle w:val="code"/>
        <w:rPr>
          <w:del w:id="1069" w:author="Steve Maas" w:date="2014-01-02T12:55:00Z"/>
        </w:rPr>
      </w:pPr>
      <w:del w:id="1070" w:author="Steve Maas" w:date="2014-01-02T12:55:00Z">
        <w:r w:rsidRPr="00690318" w:rsidDel="00645EA5">
          <w:delText>&lt;/Globals&gt;</w:delText>
        </w:r>
      </w:del>
    </w:p>
    <w:p w14:paraId="2F5EDAF7" w14:textId="5745E6DB" w:rsidR="00B2508D" w:rsidRPr="00690318" w:rsidDel="00645EA5" w:rsidRDefault="00B2508D" w:rsidP="00B2508D">
      <w:pPr>
        <w:rPr>
          <w:del w:id="1071" w:author="Steve Maas" w:date="2014-01-02T12:55:00Z"/>
        </w:rPr>
      </w:pPr>
    </w:p>
    <w:p w14:paraId="650310EB" w14:textId="0094B726" w:rsidR="00B2508D" w:rsidRPr="00690318" w:rsidDel="00645EA5" w:rsidRDefault="00B2508D" w:rsidP="00B2508D">
      <w:pPr>
        <w:rPr>
          <w:del w:id="1072" w:author="Steve Maas" w:date="2014-01-02T12:55:00Z"/>
        </w:rPr>
      </w:pPr>
      <w:del w:id="1073"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del>
    </w:p>
    <w:p w14:paraId="41ACE362" w14:textId="77777777" w:rsidR="006A0BC1" w:rsidRPr="008B6298" w:rsidRDefault="006A0BC1" w:rsidP="006A0BC1">
      <w:r>
        <w:br w:type="page"/>
      </w:r>
    </w:p>
    <w:p w14:paraId="209C028A" w14:textId="77777777" w:rsidR="006A0BC1" w:rsidRDefault="006A0BC1" w:rsidP="006A0BC1">
      <w:pPr>
        <w:pStyle w:val="Heading2"/>
      </w:pPr>
      <w:bookmarkStart w:id="1074" w:name="_Ref259527079"/>
      <w:bookmarkStart w:id="1075" w:name="_Toc376858515"/>
      <w:r>
        <w:lastRenderedPageBreak/>
        <w:t>LoadData Section</w:t>
      </w:r>
      <w:bookmarkEnd w:id="1074"/>
      <w:bookmarkEnd w:id="1075"/>
    </w:p>
    <w:p w14:paraId="1C1A3D1B" w14:textId="77777777"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loadpoint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77777777" w:rsidR="006A0BC1" w:rsidRPr="0097532C" w:rsidRDefault="006A0BC1" w:rsidP="006A0BC1">
      <w:pPr>
        <w:pStyle w:val="code"/>
      </w:pPr>
      <w:r w:rsidRPr="0097532C">
        <w:tab/>
        <w:t xml:space="preserve">&lt;loadpoint&gt; 0, 0 &lt;/loadpoint&gt; </w:t>
      </w:r>
    </w:p>
    <w:p w14:paraId="0718AB01" w14:textId="77777777" w:rsidR="006A0BC1" w:rsidRDefault="006A0BC1" w:rsidP="006A0BC1">
      <w:pPr>
        <w:pStyle w:val="code"/>
      </w:pPr>
      <w:r>
        <w:tab/>
        <w:t>...</w:t>
      </w:r>
    </w:p>
    <w:p w14:paraId="5864E79B" w14:textId="77777777" w:rsidR="006A0BC1" w:rsidRDefault="006A0BC1" w:rsidP="006A0BC1">
      <w:pPr>
        <w:pStyle w:val="code"/>
      </w:pPr>
      <w:r>
        <w:tab/>
        <w:t>&lt;loadpoint&gt; 1, 1 &lt;/loadpoint&gt;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1A1619" w:rsidRDefault="001A1619">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1A1619" w:rsidRDefault="001A1619">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1A1619" w:rsidRDefault="001A1619">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1A1619" w:rsidRDefault="001A1619">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1A1619" w:rsidRDefault="001A1619">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1A1619" w:rsidRDefault="001A1619">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1A1619" w:rsidRDefault="001A1619">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1A1619" w:rsidRDefault="001A1619">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77777777" w:rsidR="001A1619" w:rsidRDefault="001A1619">
                            <w:r>
                              <w:t>(c)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77777777" w:rsidR="001A1619" w:rsidRDefault="001A1619">
                      <w:r>
                        <w:t>(c) offset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1A1619" w:rsidRDefault="001A1619">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1A1619" w:rsidRDefault="001A1619">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1A1619" w:rsidRDefault="001A1619">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1A1619" w:rsidRDefault="001A1619">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076" w:name="_Toc376858516"/>
      <w:r>
        <w:lastRenderedPageBreak/>
        <w:t>Output Section</w:t>
      </w:r>
      <w:bookmarkEnd w:id="1076"/>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077" w:name="_Toc311799480"/>
      <w:bookmarkStart w:id="1078" w:name="_Toc315443351"/>
      <w:bookmarkStart w:id="1079" w:name="_Toc315942869"/>
      <w:bookmarkStart w:id="1080" w:name="_Toc315943133"/>
      <w:bookmarkStart w:id="1081" w:name="_Toc315943397"/>
      <w:bookmarkStart w:id="1082" w:name="_Toc376858517"/>
      <w:bookmarkEnd w:id="1077"/>
      <w:bookmarkEnd w:id="1078"/>
      <w:bookmarkEnd w:id="1079"/>
      <w:bookmarkEnd w:id="1080"/>
      <w:bookmarkEnd w:id="1081"/>
      <w:r>
        <w:t>Logfile</w:t>
      </w:r>
      <w:bookmarkEnd w:id="1082"/>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77777777" w:rsidR="006A0BC1" w:rsidRDefault="006A0BC1" w:rsidP="006A0BC1">
      <w:pPr>
        <w:pStyle w:val="code"/>
      </w:pPr>
      <w:r>
        <w:tab/>
      </w:r>
      <w:r>
        <w:tab/>
        <w:t>&lt;node_data       [attribute list]&gt;item list&lt;/node_data&gt;</w:t>
      </w:r>
    </w:p>
    <w:p w14:paraId="655B67B5" w14:textId="77777777" w:rsidR="006A0BC1" w:rsidRDefault="006A0BC1" w:rsidP="006A0BC1">
      <w:pPr>
        <w:pStyle w:val="code"/>
      </w:pPr>
      <w:r>
        <w:tab/>
      </w:r>
      <w:r>
        <w:tab/>
        <w:t>&lt;element_data    [attribute list]&gt;item list&lt;/element_data&gt;</w:t>
      </w:r>
    </w:p>
    <w:p w14:paraId="7EA68782" w14:textId="77777777" w:rsidR="006A0BC1" w:rsidRDefault="006A0BC1" w:rsidP="006A0BC1">
      <w:pPr>
        <w:pStyle w:val="code"/>
        <w:jc w:val="left"/>
      </w:pPr>
      <w:r>
        <w:tab/>
      </w:r>
      <w:r>
        <w:tab/>
        <w:t>&lt;rigid_body_data [attribute list]&gt;item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083" w:name="_Toc376858518"/>
      <w:r>
        <w:t xml:space="preserve">Node_Data </w:t>
      </w:r>
      <w:r w:rsidR="00D153DC">
        <w:t>C</w:t>
      </w:r>
      <w:r>
        <w:t>lass</w:t>
      </w:r>
      <w:bookmarkEnd w:id="1083"/>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084" w:name="_Toc376858519"/>
      <w:r>
        <w:t>Element_Data Class</w:t>
      </w:r>
      <w:bookmarkEnd w:id="1084"/>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085" w:name="_Toc311799485"/>
      <w:bookmarkStart w:id="1086" w:name="_Toc315443356"/>
      <w:bookmarkStart w:id="1087" w:name="_Toc315942874"/>
      <w:bookmarkStart w:id="1088" w:name="_Toc315943138"/>
      <w:bookmarkStart w:id="1089" w:name="_Toc315943402"/>
      <w:bookmarkStart w:id="1090" w:name="_Toc311799487"/>
      <w:bookmarkStart w:id="1091" w:name="_Toc315443358"/>
      <w:bookmarkStart w:id="1092" w:name="_Toc315942876"/>
      <w:bookmarkStart w:id="1093" w:name="_Toc315943140"/>
      <w:bookmarkStart w:id="1094" w:name="_Toc315943404"/>
      <w:bookmarkStart w:id="1095" w:name="_Toc376858520"/>
      <w:bookmarkEnd w:id="1085"/>
      <w:bookmarkEnd w:id="1086"/>
      <w:bookmarkEnd w:id="1087"/>
      <w:bookmarkEnd w:id="1088"/>
      <w:bookmarkEnd w:id="1089"/>
      <w:bookmarkEnd w:id="1090"/>
      <w:bookmarkEnd w:id="1091"/>
      <w:bookmarkEnd w:id="1092"/>
      <w:bookmarkEnd w:id="1093"/>
      <w:bookmarkEnd w:id="1094"/>
      <w:r>
        <w:t>Rigid_Body_Data Class</w:t>
      </w:r>
      <w:bookmarkEnd w:id="1095"/>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096" w:name="_Toc376858521"/>
      <w:r>
        <w:t>Plotfile</w:t>
      </w:r>
      <w:bookmarkEnd w:id="1096"/>
    </w:p>
    <w:p w14:paraId="15D6E78C" w14:textId="3645EE9F"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 xml:space="preserve">format). For backward compatibility, users can also save the results in the </w:t>
      </w:r>
      <w:r>
        <w:t xml:space="preserve">LSDYNA database format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w:t>
      </w:r>
      <w:r w:rsidR="000B74AB">
        <w:t xml:space="preserve">See </w:t>
      </w:r>
      <w:r w:rsidR="00362F4C">
        <w:t>Appendix B</w:t>
      </w:r>
      <w:r w:rsidR="000B74AB">
        <w:t xml:space="preserve"> for information on how to use this format. 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7777777" w:rsidR="005D67B4" w:rsidRDefault="007E10EF" w:rsidP="006A0BC1">
      <w:r>
        <w:t xml:space="preserve">To use this new format 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77777777" w:rsidR="0085292A" w:rsidRDefault="0085292A" w:rsidP="0085292A">
      <w:r>
        <w:t xml:space="preserve">By default, FEBio will store the most common data variables to the plot file. However, it is advised to always specify the specific contents of the plotfile. This can be done by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77777777" w:rsidR="0085292A" w:rsidRDefault="00F81144" w:rsidP="00F81144">
      <w:pPr>
        <w:pStyle w:val="code"/>
      </w:pPr>
      <w:r>
        <w:t>&lt;var type="name"/&gt;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77777777" w:rsidR="001B2299" w:rsidRDefault="00B03C35" w:rsidP="000679A3">
            <w:pPr>
              <w:pStyle w:val="code"/>
            </w:pPr>
            <w:r>
              <w:t>acceleration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lastRenderedPageBreak/>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77777777" w:rsidR="00B03C35" w:rsidRDefault="00B03C35" w:rsidP="001B2299">
            <w:pPr>
              <w:pStyle w:val="code"/>
            </w:pPr>
            <w:r>
              <w:t>damage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77777777" w:rsidR="00B03C35" w:rsidRDefault="00B03C35" w:rsidP="001B2299">
            <w:pPr>
              <w:pStyle w:val="code"/>
            </w:pPr>
            <w:r>
              <w:t>displacement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097" w:name="_Ref162343400"/>
    </w:p>
    <w:p w14:paraId="2C1DAE2B" w14:textId="77777777" w:rsidR="006A0BC1" w:rsidRPr="00552529" w:rsidRDefault="006A0BC1" w:rsidP="006A0BC1">
      <w:pPr>
        <w:pStyle w:val="Heading1"/>
      </w:pPr>
      <w:bookmarkStart w:id="1098" w:name="_Ref162410857"/>
      <w:bookmarkStart w:id="1099" w:name="_Toc376858522"/>
      <w:r w:rsidRPr="00552529">
        <w:lastRenderedPageBreak/>
        <w:t>Materials</w:t>
      </w:r>
      <w:bookmarkEnd w:id="1097"/>
      <w:bookmarkEnd w:id="1098"/>
      <w:bookmarkEnd w:id="1099"/>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100" w:name="_Toc376858523"/>
      <w:r>
        <w:t>Elastic Solids</w:t>
      </w:r>
      <w:bookmarkEnd w:id="1100"/>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101" w:name="_Ref162429694"/>
      <w:bookmarkStart w:id="1102" w:name="_Toc376858524"/>
      <w:r>
        <w:t xml:space="preserve">Specifying </w:t>
      </w:r>
      <w:r w:rsidR="00D153DC">
        <w:t>F</w:t>
      </w:r>
      <w:r>
        <w:t xml:space="preserve">iber </w:t>
      </w:r>
      <w:r w:rsidR="00D153DC">
        <w:t>O</w:t>
      </w:r>
      <w:r>
        <w:t>rientation</w:t>
      </w:r>
      <w:bookmarkEnd w:id="1101"/>
      <w:bookmarkEnd w:id="1102"/>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103" w:author="Steve Maas" w:date="2014-01-02T13:04:00Z">
        <w:r w:rsidR="00873D59">
          <w:t>3.6.3</w:t>
        </w:r>
      </w:ins>
      <w:del w:id="1104"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105" w:name="_Toc376858525"/>
      <w:r>
        <w:t xml:space="preserve">Transversely Isotropic </w:t>
      </w:r>
      <w:r w:rsidR="00D153DC">
        <w:t>M</w:t>
      </w:r>
      <w:r>
        <w:t>aterials</w:t>
      </w:r>
      <w:bookmarkEnd w:id="1105"/>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r>
              <w:t xml:space="preserve">fibers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1A1619" w:rsidRDefault="001A1619"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1A1619" w:rsidRDefault="001A1619"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1A1619" w:rsidRDefault="001A1619"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1A1619" w:rsidRDefault="001A1619"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1A1619" w:rsidRPr="00827A42" w:rsidRDefault="001A1619"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1A1619" w:rsidRDefault="001A1619"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1A1619" w:rsidRDefault="001A1619"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1A1619" w:rsidRDefault="001A1619"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1A1619" w:rsidRDefault="001A1619"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1A1619" w:rsidRPr="00827A42" w:rsidRDefault="001A1619"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1A1619" w:rsidRDefault="001A1619"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1A1619" w:rsidRDefault="001A1619"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1A1619" w:rsidRDefault="001A1619"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1A1619" w:rsidRDefault="001A1619"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1A1619" w:rsidRPr="00827A42" w:rsidRDefault="001A1619"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1A1619" w:rsidRPr="00FB79C6" w:rsidRDefault="001A1619"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1A1619" w:rsidRPr="00827A42" w:rsidRDefault="001A1619"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1A1619" w:rsidRDefault="001A1619"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1A1619" w:rsidRDefault="001A1619"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1A1619" w:rsidRDefault="001A1619"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1A1619" w:rsidRDefault="001A1619"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1A1619" w:rsidRPr="00827A42" w:rsidRDefault="001A1619"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1A1619" w:rsidRPr="00FB79C6" w:rsidRDefault="001A1619"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1A1619" w:rsidRPr="00827A42" w:rsidRDefault="001A1619"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1A1619" w:rsidRDefault="001A1619"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1A1619" w:rsidRDefault="001A1619"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1A1619" w:rsidRDefault="001A1619"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1A1619" w:rsidRDefault="001A1619"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1A1619" w:rsidRPr="00827A42" w:rsidRDefault="001A1619"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1A1619" w:rsidRPr="00FB79C6" w:rsidRDefault="001A1619"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1A1619" w:rsidRDefault="001A1619"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1A1619" w:rsidRDefault="001A1619"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1A1619" w:rsidRDefault="001A1619"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1A1619" w:rsidRDefault="001A1619"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1A1619" w:rsidRPr="00827A42" w:rsidRDefault="001A1619"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1A1619" w:rsidRPr="00FB79C6" w:rsidRDefault="001A1619"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r>
        <w:rPr>
          <w:i/>
        </w:rPr>
        <w:t>user</w:t>
      </w:r>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1106" w:author="Steve Maas" w:date="2014-01-02T13:04:00Z">
        <w:r w:rsidR="00873D59">
          <w:t>3.6</w:t>
        </w:r>
      </w:ins>
      <w:del w:id="1107"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108" w:name="_Ref167532051"/>
      <w:bookmarkStart w:id="1109" w:name="_Toc376858526"/>
      <w:r>
        <w:t xml:space="preserve">Orthotropic </w:t>
      </w:r>
      <w:r w:rsidR="00D153DC">
        <w:t>M</w:t>
      </w:r>
      <w:r>
        <w:t>aterials</w:t>
      </w:r>
      <w:bookmarkEnd w:id="1108"/>
      <w:bookmarkEnd w:id="1109"/>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50601280"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110" w:name="_Ref167375095"/>
      <w:bookmarkStart w:id="1111" w:name="_Toc376858527"/>
      <w:r>
        <w:lastRenderedPageBreak/>
        <w:t>Uncoupled</w:t>
      </w:r>
      <w:r w:rsidR="006A0BC1">
        <w:t xml:space="preserve"> Materials</w:t>
      </w:r>
      <w:bookmarkEnd w:id="1110"/>
      <w:bookmarkEnd w:id="1111"/>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50601281"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50601282"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50601283"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50601284"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50601285"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50601286"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50601287"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50601288" r:id="rId151"/>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50601289"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50601290"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50601291"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50601292"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112"/>
      <w:r>
        <w:t>ratio</w:t>
      </w:r>
      <w:commentRangeEnd w:id="1112"/>
      <w:r w:rsidR="00FA2E2E">
        <w:rPr>
          <w:rStyle w:val="CommentReference"/>
        </w:rPr>
        <w:commentReference w:id="1112"/>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50601293"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50601294"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50601295"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50601296"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50601297"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113" w:name="_Toc376858528"/>
      <w:r>
        <w:lastRenderedPageBreak/>
        <w:t>Arruda-Boyce</w:t>
      </w:r>
      <w:bookmarkEnd w:id="1113"/>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50601298"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50601299"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50601300"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50601301"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50601302"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50601303"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114" w:name="_Ref167535331"/>
      <w:bookmarkStart w:id="1115" w:name="_Toc376858529"/>
      <w:r w:rsidRPr="0097532C">
        <w:lastRenderedPageBreak/>
        <w:t>Ellipsoidal Fiber Distribution</w:t>
      </w:r>
      <w:bookmarkEnd w:id="1114"/>
      <w:bookmarkEnd w:id="1115"/>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50601304"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50601305" r:id="rId185"/>
              </w:objec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50601306"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50601307"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50601308" r:id="rId191"/>
        </w:object>
      </w:r>
      <w:r w:rsidR="006A0BC1">
        <w:t xml:space="preserve"> is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50601309"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50601310"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50601311"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50601312"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50601313"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50601314"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50601315"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50601316"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50601317"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50601318"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116" w:name="_Ref167375501"/>
      <w:bookmarkStart w:id="1117" w:name="_Toc376858530"/>
      <w:r w:rsidRPr="0097532C">
        <w:lastRenderedPageBreak/>
        <w:t>Ellipsoidal Fiber Distribution Mooney-Rivlin</w:t>
      </w:r>
      <w:bookmarkEnd w:id="1116"/>
      <w:bookmarkEnd w:id="1117"/>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50601319"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50601320"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50601321"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50601322"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50601323" r:id="rId221"/>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50601324"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118" w:name="_Toc376858531"/>
      <w:r>
        <w:lastRenderedPageBreak/>
        <w:t>Ellipsoidal Fiber Distribution Veronda-Westmann</w:t>
      </w:r>
      <w:bookmarkEnd w:id="1118"/>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50601325"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50601326"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50601327"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50601328"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50601329" r:id="rId233"/>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50601330"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119" w:name="_Toc376858532"/>
      <w:r>
        <w:lastRenderedPageBreak/>
        <w:t>Fiber with Exponential-Power Law, Uncoupled Formulation</w:t>
      </w:r>
      <w:bookmarkEnd w:id="1119"/>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50601331"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50601332"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50601333"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50601334"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50601335"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50601336"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50601337"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50601338"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50601339"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50601340"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50601341"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50601342"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50601343"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50601344"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50601345"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50601346"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50601347"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50601348"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50601349"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50601350"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50601351"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50601352"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lastRenderedPageBreak/>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50601353"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50601354"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120" w:name="_Toc376858533"/>
      <w:r>
        <w:lastRenderedPageBreak/>
        <w:t>Fung Orthotropic</w:t>
      </w:r>
      <w:bookmarkEnd w:id="1120"/>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50601355"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50601356"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50601357"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50601358"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50601359"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50601360"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50601361"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50601362"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50601363"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50601364"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50601365"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50601366"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50601367"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50601368"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50601369"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121" w:name="_Ref167535344"/>
      <w:bookmarkStart w:id="1122" w:name="_Ref299864027"/>
      <w:bookmarkStart w:id="1123" w:name="_Toc376858534"/>
      <w:r>
        <w:lastRenderedPageBreak/>
        <w:t>Mooney-Rivlin</w:t>
      </w:r>
      <w:bookmarkEnd w:id="1121"/>
      <w:bookmarkEnd w:id="1122"/>
      <w:bookmarkEnd w:id="1123"/>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50601370"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50601371" r:id="rId317"/>
        </w:object>
      </w:r>
      <w:r w:rsidR="006A0BC1">
        <w:t>and</w:t>
      </w:r>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50601372"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50601373"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50601374" r:id="rId323"/>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50601375"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50601376"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124"/>
      <w:r w:rsidR="00FA2E2E">
        <w:t>10000</w:t>
      </w:r>
      <w:commentRangeEnd w:id="1124"/>
      <w:r w:rsidR="00FA2E2E">
        <w:rPr>
          <w:rStyle w:val="CommentReference"/>
        </w:rPr>
        <w:commentReference w:id="1124"/>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125" w:name="_Toc376858535"/>
      <w:r>
        <w:lastRenderedPageBreak/>
        <w:t>Muscle Material</w:t>
      </w:r>
      <w:bookmarkEnd w:id="1125"/>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50601377"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50601378"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50601379"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50601380"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50601381"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50601382"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50601383"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50601384"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50601385" r:id="rId345"/>
        </w:object>
      </w:r>
      <w:r>
        <w:t xml:space="preserve">continuity at </w:t>
      </w:r>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50601386"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50601387"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126" w:name="_Toc376858536"/>
      <w:r>
        <w:lastRenderedPageBreak/>
        <w:t>Ogden</w:t>
      </w:r>
      <w:bookmarkEnd w:id="1126"/>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50601388"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50601389" r:id="rId353"/>
        </w:object>
      </w:r>
      <w:r>
        <w:t xml:space="preserve"> are the eigenvalues of </w:t>
      </w:r>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50601390"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50601391"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50601392"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127" w:name="_Toc376858537"/>
      <w:r>
        <w:lastRenderedPageBreak/>
        <w:t>Tendon Material</w:t>
      </w:r>
      <w:bookmarkEnd w:id="1127"/>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50601393"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50601394"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50601395"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50601396"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50601397"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50601398" r:id="rId371"/>
        </w:object>
      </w:r>
      <w:r>
        <w:t xml:space="preserve">continuity at </w:t>
      </w:r>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50601399"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128" w:name="_Toc376858538"/>
      <w:r>
        <w:lastRenderedPageBreak/>
        <w:t>Tension-Compression Nonlinear Orthotropic</w:t>
      </w:r>
      <w:bookmarkEnd w:id="1128"/>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50601400"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50601401"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50601402"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50601403"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50601404" r:id="rId383"/>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50601405"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129" w:name="_Toc376858539"/>
      <w:r>
        <w:lastRenderedPageBreak/>
        <w:t>Transversely Isotropic Mooney-Rivlin</w:t>
      </w:r>
      <w:bookmarkEnd w:id="1129"/>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50601406"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50601407"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50601408"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50601409"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50601410"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50601411"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50601412"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50601413"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50601414"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50601415"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50601416"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50601417"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50601418"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50601419"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50601420"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50601421"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50601422"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50601423" r:id="rId421"/>
        </w:object>
      </w:r>
      <w:r>
        <w:t xml:space="preserve"> is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50601424"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130" w:name="_Toc376858540"/>
      <w:r>
        <w:lastRenderedPageBreak/>
        <w:t>Transversely Isotropic Veronda-Westmann</w:t>
      </w:r>
      <w:bookmarkEnd w:id="1130"/>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50601425"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50601426"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131" w:name="_Ref167529968"/>
      <w:bookmarkStart w:id="1132" w:name="_Toc376858541"/>
      <w:r>
        <w:lastRenderedPageBreak/>
        <w:t>Uncoupled Solid Mixture</w:t>
      </w:r>
      <w:bookmarkEnd w:id="1131"/>
      <w:bookmarkEnd w:id="1132"/>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133" w:name="_Ref167535458"/>
      <w:bookmarkStart w:id="1134" w:name="_Toc376858542"/>
      <w:r>
        <w:lastRenderedPageBreak/>
        <w:t>Veronda-Westmann</w:t>
      </w:r>
      <w:bookmarkEnd w:id="1134"/>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50601427" r:id="rId429"/>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135" w:name="_Toc376858543"/>
      <w:r>
        <w:lastRenderedPageBreak/>
        <w:t xml:space="preserve">Mooney-Rivlin </w:t>
      </w:r>
      <w:r w:rsidR="00B2391B">
        <w:t>V</w:t>
      </w:r>
      <w:r w:rsidR="00B2391B" w:rsidRPr="005F4027">
        <w:t>on Mises Distribut</w:t>
      </w:r>
      <w:r w:rsidR="00B2391B">
        <w:t>ed Fibers</w:t>
      </w:r>
      <w:bookmarkEnd w:id="1133"/>
      <w:bookmarkEnd w:id="1135"/>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50601428"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50601429"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50601430"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50601431"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50601432"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136" w:name="_Ref162411714"/>
      <w:bookmarkStart w:id="1137" w:name="_Ref162412566"/>
      <w:bookmarkStart w:id="1138" w:name="_Toc376858544"/>
      <w:r>
        <w:lastRenderedPageBreak/>
        <w:t>Compressible Materials</w:t>
      </w:r>
      <w:bookmarkEnd w:id="1136"/>
      <w:bookmarkEnd w:id="1137"/>
      <w:bookmarkEnd w:id="1138"/>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139"/>
      <w:r w:rsidR="008B53FE">
        <w:t>locking</w:t>
      </w:r>
      <w:commentRangeEnd w:id="1139"/>
      <w:r w:rsidR="001D2633">
        <w:rPr>
          <w:rStyle w:val="CommentReference"/>
        </w:rPr>
        <w:commentReference w:id="1139"/>
      </w:r>
      <w:r w:rsidR="008B53FE">
        <w:t>.</w:t>
      </w:r>
    </w:p>
    <w:p w14:paraId="6F7D1E7E" w14:textId="7B8098D6" w:rsidR="00183AC8" w:rsidRDefault="00183AC8" w:rsidP="00183AC8">
      <w:pPr>
        <w:pStyle w:val="Heading4"/>
      </w:pPr>
      <w:bookmarkStart w:id="1140" w:name="_Toc376858545"/>
      <w:r>
        <w:t>Carter-Hayes</w:t>
      </w:r>
      <w:bookmarkEnd w:id="1140"/>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50601433"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50601434"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50601435"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50601436"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50601437"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50601438"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50601439"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50601440"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50601441"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50601442"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141" w:author="Steve Maas" w:date="2014-01-02T13:04:00Z">
        <w:r w:rsidR="00873D59">
          <w:t>3.12.3</w:t>
        </w:r>
      </w:ins>
      <w:del w:id="1142"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50601443"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50601444"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50601445"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143" w:name="_Toc376858546"/>
      <w:r>
        <w:lastRenderedPageBreak/>
        <w:t>Cell Growth</w:t>
      </w:r>
      <w:bookmarkEnd w:id="1143"/>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50601446"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50601447"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50601448"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50601449" r:id="rId474"/>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50601450"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50601451" r:id="rId478"/>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50601452"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50601453"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50601454"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50601455"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50601456"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50601457"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50601458"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50601459"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144" w:name="_Ref167527013"/>
      <w:bookmarkStart w:id="1145" w:name="_Toc376858547"/>
      <w:r w:rsidRPr="0097532C">
        <w:lastRenderedPageBreak/>
        <w:t>Donnan Equilibrium Swelling</w:t>
      </w:r>
      <w:bookmarkEnd w:id="1144"/>
      <w:bookmarkEnd w:id="1145"/>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50601460"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50601461"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50601462" r:id="rId500"/>
              </w:objec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50601463" r:id="rId502"/>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50601464"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50601465" r:id="rId506"/>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50601466"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50601467" r:id="rId510"/>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50601468"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50601469"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50601470"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50601471" r:id="rId518"/>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50601472"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50601473"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50601474"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50601475"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50601476"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50601477"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50601478"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50601479" r:id="rId534"/>
        </w:object>
      </w:r>
      <w:r>
        <w:t xml:space="preserve"> or </w:t>
      </w:r>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50601480"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50601481"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50601482"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146" w:name="_Ref167525631"/>
      <w:bookmarkStart w:id="1147" w:name="_Toc376858548"/>
      <w:r w:rsidRPr="0097532C">
        <w:lastRenderedPageBreak/>
        <w:t>Ellipsoidal Fiber Distribution</w:t>
      </w:r>
      <w:bookmarkEnd w:id="1146"/>
      <w:bookmarkEnd w:id="1147"/>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50601483"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50601484" r:id="rId544"/>
              </w:objec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50601485"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50601486"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50601487"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50601488"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50601489"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50601490"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50601491"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50601492"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50601493"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50601494"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50601495" r:id="rId566"/>
        </w:object>
      </w:r>
      <w:r>
        <w:t xml:space="preserve">are assumed to vary ellipsoidally with </w:t>
      </w:r>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50601496"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50601497"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148" w:name="_Toc376858549"/>
      <w:r>
        <w:lastRenderedPageBreak/>
        <w:t>Ellipsoidal Fiber Distribution Neo-Hookean</w:t>
      </w:r>
      <w:bookmarkEnd w:id="1148"/>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50601498"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50601499"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50601500"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50601501" r:id="rId578"/>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50601502"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149" w:name="_Toc376858550"/>
      <w:r>
        <w:lastRenderedPageBreak/>
        <w:t>Ellipsoidal Fiber Distribution with Donnan Equilibrium Swelling</w:t>
      </w:r>
      <w:bookmarkEnd w:id="1149"/>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50601503"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50601504"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50601505"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50601506"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50601507"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50601508"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50601509" r:id="rId594"/>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50601510" r:id="rId596"/>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150" w:name="_Toc376858551"/>
      <w:r>
        <w:lastRenderedPageBreak/>
        <w:t>Fiber with Exponential-Power Law</w:t>
      </w:r>
      <w:bookmarkEnd w:id="1150"/>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50601511"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50601512"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50601513"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50601514"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50601515"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5pt;height:18pt" o:ole="">
            <v:imagedata r:id="rId607" o:title=""/>
          </v:shape>
          <o:OLEObject Type="Embed" ProgID="Equation.DSMT4" ShapeID="_x0000_i1312" DrawAspect="Content" ObjectID="_1450601516" r:id="rId608"/>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50601517"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50601518" r:id="rId612"/>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50601519"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50601520"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50601521"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50601522"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50601523"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50601524"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50601525"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50601526"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50601527" r:id="rId630"/>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50601528"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50601529"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50601530"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50601531"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50601532"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50601533"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151" w:name="_Ref173929189"/>
      <w:bookmarkStart w:id="1152" w:name="_Toc376858552"/>
      <w:r>
        <w:lastRenderedPageBreak/>
        <w:t>Holmes-Mow</w:t>
      </w:r>
      <w:bookmarkEnd w:id="1151"/>
      <w:bookmarkEnd w:id="1152"/>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50601534" r:id="rId64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50601535"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50601536"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50601537" r:id="rId65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50601538"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50601539"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50601540"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153" w:name="_Toc376858553"/>
      <w:r>
        <w:lastRenderedPageBreak/>
        <w:t>Isotropic Elastic</w:t>
      </w:r>
      <w:bookmarkEnd w:id="1153"/>
    </w:p>
    <w:p w14:paraId="3590C1A3" w14:textId="77777777" w:rsidR="006A0BC1" w:rsidRDefault="006A0BC1" w:rsidP="006A0BC1">
      <w:r>
        <w:t xml:space="preserve">The material type for isotropic elasticity is </w:t>
      </w:r>
      <w:r>
        <w:rPr>
          <w:i/>
        </w:rPr>
        <w:t>isotropic elastic</w:t>
      </w:r>
      <w:r>
        <w:rPr>
          <w:rStyle w:val="FootnoteReference"/>
        </w:rPr>
        <w:footnoteReference w:id="5"/>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50601541"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50601542"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50601543"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50601544"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50601545"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50601546"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154" w:name="_Toc376858554"/>
      <w:r>
        <w:lastRenderedPageBreak/>
        <w:t>Orthotropic</w:t>
      </w:r>
      <w:r w:rsidR="00D51B77">
        <w:t xml:space="preserve"> Elastic</w:t>
      </w:r>
      <w:bookmarkEnd w:id="1154"/>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50601547"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155" w:name="_Ref167525595"/>
      <w:bookmarkStart w:id="1156" w:name="_Toc376858555"/>
      <w:r w:rsidRPr="008A7ED7">
        <w:lastRenderedPageBreak/>
        <w:t>Neo</w:t>
      </w:r>
      <w:r>
        <w:t>-Hookean</w:t>
      </w:r>
      <w:bookmarkEnd w:id="1155"/>
      <w:bookmarkEnd w:id="1156"/>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50601548"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50601549"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50601550"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157" w:name="_Ref173929713"/>
      <w:bookmarkStart w:id="1158" w:name="_Toc376858556"/>
      <w:r>
        <w:lastRenderedPageBreak/>
        <w:t>Ogden Unconstrained</w:t>
      </w:r>
      <w:bookmarkEnd w:id="1157"/>
      <w:bookmarkEnd w:id="1158"/>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50601551"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50601552" r:id="rId680"/>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50601553"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50601554"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50601555"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50601556"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159" w:name="_Ref167525452"/>
    </w:p>
    <w:p w14:paraId="09C7EB17" w14:textId="77777777" w:rsidR="00F304F2" w:rsidRDefault="00F304F2" w:rsidP="007E6082">
      <w:pPr>
        <w:pStyle w:val="Heading4"/>
      </w:pPr>
      <w:bookmarkStart w:id="1160" w:name="_Toc376858557"/>
      <w:r>
        <w:lastRenderedPageBreak/>
        <w:t>Perfect Osmometer Equilibrium Osmotic Pressure</w:t>
      </w:r>
      <w:bookmarkEnd w:id="1160"/>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50601557"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50601558"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50601559"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50601560" r:id="rId696"/>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50601561"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50601562"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50601563" r:id="rId702"/>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50601564" r:id="rId704"/>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50601565"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50601566"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50601567"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161" w:name="_Ref173928732"/>
      <w:bookmarkStart w:id="1162" w:name="_Ref173928733"/>
      <w:bookmarkStart w:id="1163" w:name="_Ref173928734"/>
      <w:bookmarkStart w:id="1164" w:name="_Ref173928735"/>
      <w:bookmarkStart w:id="1165" w:name="_Toc376858558"/>
      <w:r>
        <w:lastRenderedPageBreak/>
        <w:t>Solid Mixture</w:t>
      </w:r>
      <w:bookmarkEnd w:id="1159"/>
      <w:bookmarkEnd w:id="1161"/>
      <w:bookmarkEnd w:id="1162"/>
      <w:bookmarkEnd w:id="1163"/>
      <w:bookmarkEnd w:id="1164"/>
      <w:bookmarkEnd w:id="1165"/>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166" w:name="_Toc376858559"/>
      <w:r>
        <w:lastRenderedPageBreak/>
        <w:t>Spherical</w:t>
      </w:r>
      <w:r w:rsidRPr="0097532C">
        <w:t xml:space="preserve"> Fiber Distribution</w:t>
      </w:r>
      <w:bookmarkEnd w:id="1166"/>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50601568"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50601569"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50601570" r:id="rId716"/>
              </w:objec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50601571"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50601572"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50601573"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50601574"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50601575"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50601576"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50601577"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50601578"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50601579"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50601580"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50601581"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50601582"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50601583"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50601584" r:id="rId744"/>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50601585"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50601586"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50601587"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50601588"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167" w:name="_Toc376858560"/>
      <w:r>
        <w:t>Spherical</w:t>
      </w:r>
      <w:r w:rsidRPr="0097532C">
        <w:t xml:space="preserve"> Fiber Distribution</w:t>
      </w:r>
      <w:r>
        <w:t xml:space="preserve"> from Solid-Bound Molecule</w:t>
      </w:r>
      <w:bookmarkEnd w:id="1167"/>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50601589"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50601590"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pt;height:13.5pt" o:ole="">
                  <v:imagedata r:id="rId757" o:title=""/>
                </v:shape>
                <o:OLEObject Type="Embed" ProgID="Equation.DSMT4" ShapeID="_x0000_i1387" DrawAspect="Content" ObjectID="_1450601591"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50601592"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50601593"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50601594"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50601595" r:id="rId766"/>
              </w:object>
            </w:r>
            <w:r>
              <w:t xml:space="preserve">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50601596"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50601597"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50601598"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50601599"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50601600"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50601601"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50601602"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50601603"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50601604" r:id="rId78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50601605"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50601606"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50601607"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50601608"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50601609" r:id="rId79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50601610"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50601611"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168" w:author="Steve Maas" w:date="2014-01-02T13:04:00Z">
        <w:r w:rsidR="00873D59">
          <w:t>3.12.3</w:t>
        </w:r>
      </w:ins>
      <w:del w:id="1169"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50601612"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50601613"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50601614"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50601615"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50601616"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50601617" r:id="rId81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50601618"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50601619"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50601620"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50601621"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170" w:name="_Toc376858561"/>
      <w:r w:rsidR="00D3541E">
        <w:lastRenderedPageBreak/>
        <w:t>Coupled Transversely Isotropic Mooney-Rivlin</w:t>
      </w:r>
      <w:bookmarkEnd w:id="1170"/>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50601622"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50601623"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50601624" r:id="rId82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50601625"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171" w:name="_Toc376858562"/>
      <w:r>
        <w:lastRenderedPageBreak/>
        <w:t>Coupled Transversely Isotropic Veronda-Westmann</w:t>
      </w:r>
      <w:bookmarkEnd w:id="1171"/>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50601626"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50601627"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50601628" r:id="rId83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50601629"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172" w:name="_Toc376858563"/>
      <w:r w:rsidRPr="005A3C4B">
        <w:lastRenderedPageBreak/>
        <w:t>Viscoelastic Solids</w:t>
      </w:r>
      <w:bookmarkEnd w:id="1172"/>
    </w:p>
    <w:p w14:paraId="059EB5C5" w14:textId="77777777" w:rsidR="006A0BC1" w:rsidRPr="0097532C" w:rsidRDefault="0095496A" w:rsidP="006A0BC1">
      <w:pPr>
        <w:pStyle w:val="Heading3"/>
      </w:pPr>
      <w:bookmarkStart w:id="1173" w:name="_Toc376858564"/>
      <w:r>
        <w:t>Uncoupled</w:t>
      </w:r>
      <w:r w:rsidR="006A0BC1" w:rsidRPr="0097532C">
        <w:t xml:space="preserve"> Viscoelastic Materials</w:t>
      </w:r>
      <w:bookmarkEnd w:id="1173"/>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50601630"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50601631" r:id="rId83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50601632"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50601633"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50601634"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50601635" r:id="rId84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50601636" r:id="rId848"/>
        </w:object>
      </w:r>
      <w:r w:rsidRPr="00690318">
        <w:t xml:space="preserve"> and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50601637" r:id="rId85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50601638"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50601639"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50601640"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50601641"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174" w:name="_Toc337555811"/>
      <w:bookmarkStart w:id="1175" w:name="_Toc350247046"/>
      <w:bookmarkStart w:id="1176" w:name="_Toc350354932"/>
      <w:bookmarkStart w:id="1177" w:name="_Toc350439890"/>
      <w:bookmarkStart w:id="1178" w:name="_Toc352596296"/>
      <w:bookmarkStart w:id="1179" w:name="_Toc363725069"/>
      <w:bookmarkStart w:id="1180" w:name="_Toc337555812"/>
      <w:bookmarkStart w:id="1181" w:name="_Toc350247047"/>
      <w:bookmarkStart w:id="1182" w:name="_Toc350354933"/>
      <w:bookmarkStart w:id="1183" w:name="_Toc350439891"/>
      <w:bookmarkStart w:id="1184" w:name="_Toc352596297"/>
      <w:bookmarkStart w:id="1185" w:name="_Toc363725070"/>
      <w:bookmarkStart w:id="1186" w:name="_Toc200951632"/>
      <w:bookmarkStart w:id="1187" w:name="_Toc376858565"/>
      <w:bookmarkEnd w:id="1174"/>
      <w:bookmarkEnd w:id="1175"/>
      <w:bookmarkEnd w:id="1176"/>
      <w:bookmarkEnd w:id="1177"/>
      <w:bookmarkEnd w:id="1178"/>
      <w:bookmarkEnd w:id="1179"/>
      <w:bookmarkEnd w:id="1180"/>
      <w:bookmarkEnd w:id="1181"/>
      <w:bookmarkEnd w:id="1182"/>
      <w:bookmarkEnd w:id="1183"/>
      <w:bookmarkEnd w:id="1184"/>
      <w:bookmarkEnd w:id="1185"/>
      <w:r w:rsidRPr="00690318">
        <w:lastRenderedPageBreak/>
        <w:t>Compressible Viscoelastic Materials</w:t>
      </w:r>
      <w:bookmarkEnd w:id="1186"/>
      <w:bookmarkEnd w:id="1187"/>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50601642" r:id="rId86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50601643"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50601644" r:id="rId86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50601645" r:id="rId866"/>
        </w:object>
      </w:r>
      <w:r w:rsidRPr="00690318">
        <w:t xml:space="preserve"> and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50601646" r:id="rId86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50601647"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50601648"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50601649"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50601650"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188" w:name="_Toc200951633"/>
      <w:bookmarkStart w:id="1189" w:name="_Toc376858566"/>
      <w:r w:rsidRPr="00690318">
        <w:t>Multigeneration Solids</w:t>
      </w:r>
      <w:bookmarkEnd w:id="1188"/>
      <w:bookmarkEnd w:id="1189"/>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50601651"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50601652"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50601653" r:id="rId88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50601654"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50601655" r:id="rId886"/>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50601656"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50601657" r:id="rId890"/>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50601658"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50601659"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50601660"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50601661"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50601662"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50601663" r:id="rId902"/>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50601664"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50601665" r:id="rId906"/>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50601666"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50601667" r:id="rId91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50601668" r:id="rId912"/>
        </w:object>
      </w:r>
      <w:r w:rsidRPr="00690318">
        <w:t xml:space="preserve">. 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50601669" r:id="rId91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50601670" r:id="rId91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50601671"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50601672"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50601673"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50601674"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50601675" r:id="rId92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50601676"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50601677"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190" w:name="_Toc200951634"/>
      <w:bookmarkStart w:id="1191" w:name="_Toc376858567"/>
      <w:r w:rsidRPr="00690318">
        <w:t>General Specification of Multigeneration Solids</w:t>
      </w:r>
      <w:bookmarkEnd w:id="1190"/>
      <w:bookmarkEnd w:id="1191"/>
    </w:p>
    <w:p w14:paraId="05816BAC" w14:textId="2A920F66" w:rsidR="006E3A74" w:rsidRPr="00690318" w:rsidRDefault="006E3A74" w:rsidP="006E3A74">
      <w:r w:rsidRPr="00690318">
        <w:t xml:space="preserve">The material type for a multigeneration solid is </w:t>
      </w:r>
      <w:r w:rsidRPr="00690318">
        <w:rPr>
          <w:i/>
        </w:rPr>
        <w:t>“multigeneration”</w:t>
      </w:r>
      <w:ins w:id="1192" w:author="Steve Maas" w:date="2014-01-02T13:05:00Z">
        <w:r w:rsidR="00873D59">
          <w:rPr>
            <w:rStyle w:val="FootnoteReference"/>
            <w:i/>
          </w:rPr>
          <w:footnoteReference w:id="6"/>
        </w:r>
      </w:ins>
      <w:r w:rsidRPr="00690318">
        <w:t xml:space="preserve">. This material describes a mixture of elastic solids, each created in a specific generation. It is a container for any combination of the </w:t>
      </w:r>
      <w:ins w:id="1198" w:author="Steve Maas" w:date="2014-01-02T12:59:00Z">
        <w:r w:rsidR="004275BE">
          <w:t xml:space="preserve">elastic </w:t>
        </w:r>
      </w:ins>
      <w:r w:rsidRPr="00690318">
        <w:t>materials described</w:t>
      </w:r>
      <w:del w:id="1199" w:author="Steve Maas" w:date="2014-01-02T12:59:00Z">
        <w:r w:rsidRPr="00690318" w:rsidDel="004275BE">
          <w:delText xml:space="preserve"> in </w:delText>
        </w:r>
      </w:del>
      <w:del w:id="1200" w:author="Steve Maas" w:date="2014-01-02T12:58:00Z">
        <w:r w:rsidRPr="00690318" w:rsidDel="004275BE">
          <w:delText>S</w:delText>
        </w:r>
      </w:del>
      <w:del w:id="1201" w:author="Steve Maas" w:date="2014-01-02T12:59:00Z">
        <w:r w:rsidRPr="00690318" w:rsidDel="004275BE">
          <w:delText>ection</w:delText>
        </w:r>
      </w:del>
      <w:del w:id="1202"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203" w:author="Steve Maas" w:date="2014-01-02T12:59:00Z">
              <w:r w:rsidRPr="00690318" w:rsidDel="004275BE">
                <w:delText>solid</w:delText>
              </w:r>
            </w:del>
            <w:ins w:id="1204"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205" w:author="Steve Maas" w:date="2014-01-02T13:06:00Z">
              <w:r w:rsidRPr="00690318" w:rsidDel="00873D59">
                <w:delText xml:space="preserve">specification </w:delText>
              </w:r>
            </w:del>
            <w:ins w:id="1206" w:author="Steve Maas" w:date="2014-01-02T13:06:00Z">
              <w:r w:rsidR="00873D59">
                <w:t>Definition</w:t>
              </w:r>
              <w:r w:rsidR="00873D59" w:rsidRPr="00690318">
                <w:t xml:space="preserve"> </w:t>
              </w:r>
            </w:ins>
            <w:r w:rsidRPr="00690318">
              <w:t xml:space="preserve">of </w:t>
            </w:r>
            <w:del w:id="1207" w:author="Steve Maas" w:date="2014-01-02T12:59:00Z">
              <w:r w:rsidRPr="00690318" w:rsidDel="004275BE">
                <w:delText xml:space="preserve">the solid matrix of </w:delText>
              </w:r>
            </w:del>
            <w:ins w:id="1208" w:author="Steve Maas" w:date="2014-01-02T12:59:00Z">
              <w:r w:rsidR="004275BE">
                <w:t xml:space="preserve">a </w:t>
              </w:r>
            </w:ins>
            <w:del w:id="1209"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210" w:author="Steve Maas" w:date="2014-01-02T13:00:00Z"/>
        </w:rPr>
      </w:pPr>
      <w:r w:rsidRPr="00690318">
        <w:t xml:space="preserve">The </w:t>
      </w:r>
      <w:r w:rsidRPr="00690318">
        <w:rPr>
          <w:rStyle w:val="codeChar"/>
        </w:rPr>
        <w:t>&lt;</w:t>
      </w:r>
      <w:del w:id="1211" w:author="Steve Maas" w:date="2014-01-02T12:59:00Z">
        <w:r w:rsidRPr="00690318" w:rsidDel="004275BE">
          <w:rPr>
            <w:rStyle w:val="codeChar"/>
          </w:rPr>
          <w:delText>solid</w:delText>
        </w:r>
      </w:del>
      <w:ins w:id="1212" w:author="Steve Maas" w:date="2014-01-02T12:59:00Z">
        <w:r w:rsidR="004275BE">
          <w:rPr>
            <w:rStyle w:val="codeChar"/>
          </w:rPr>
          <w:t>generation</w:t>
        </w:r>
      </w:ins>
      <w:r w:rsidRPr="00690318">
        <w:rPr>
          <w:rStyle w:val="codeChar"/>
        </w:rPr>
        <w:t>&gt;</w:t>
      </w:r>
      <w:r w:rsidRPr="00690318">
        <w:t xml:space="preserve"> tag </w:t>
      </w:r>
      <w:ins w:id="1213" w:author="Steve Maas" w:date="2014-01-02T12:59:00Z">
        <w:r w:rsidR="004275BE">
          <w:t>defines a new generation. It takes the following child elements.</w:t>
        </w:r>
      </w:ins>
    </w:p>
    <w:p w14:paraId="4B434DCB" w14:textId="77777777" w:rsidR="004275BE" w:rsidRDefault="004275BE" w:rsidP="006E3A74">
      <w:pPr>
        <w:rPr>
          <w:ins w:id="1214" w:author="Steve Maas" w:date="2014-01-02T13:00:00Z"/>
        </w:rPr>
      </w:pPr>
    </w:p>
    <w:tbl>
      <w:tblPr>
        <w:tblStyle w:val="TableGrid"/>
        <w:tblW w:w="0" w:type="auto"/>
        <w:tblLook w:val="04A0" w:firstRow="1" w:lastRow="0" w:firstColumn="1" w:lastColumn="0" w:noHBand="0" w:noVBand="1"/>
        <w:tblPrChange w:id="1215" w:author="Steve Maas" w:date="2014-01-02T13:00:00Z">
          <w:tblPr>
            <w:tblStyle w:val="TableGrid"/>
            <w:tblW w:w="0" w:type="auto"/>
            <w:tblLook w:val="04A0" w:firstRow="1" w:lastRow="0" w:firstColumn="1" w:lastColumn="0" w:noHBand="0" w:noVBand="1"/>
          </w:tblPr>
        </w:tblPrChange>
      </w:tblPr>
      <w:tblGrid>
        <w:gridCol w:w="3078"/>
        <w:gridCol w:w="6498"/>
        <w:tblGridChange w:id="1216">
          <w:tblGrid>
            <w:gridCol w:w="4788"/>
            <w:gridCol w:w="4788"/>
          </w:tblGrid>
        </w:tblGridChange>
      </w:tblGrid>
      <w:tr w:rsidR="004275BE" w14:paraId="1381E532" w14:textId="77777777" w:rsidTr="004275BE">
        <w:trPr>
          <w:ins w:id="1217" w:author="Steve Maas" w:date="2014-01-02T13:00:00Z"/>
        </w:trPr>
        <w:tc>
          <w:tcPr>
            <w:tcW w:w="3078" w:type="dxa"/>
            <w:tcPrChange w:id="1218" w:author="Steve Maas" w:date="2014-01-02T13:00:00Z">
              <w:tcPr>
                <w:tcW w:w="4788" w:type="dxa"/>
              </w:tcPr>
            </w:tcPrChange>
          </w:tcPr>
          <w:p w14:paraId="16049034" w14:textId="4AB6043B" w:rsidR="004275BE" w:rsidRPr="004275BE" w:rsidRDefault="004275BE" w:rsidP="006E3A74">
            <w:pPr>
              <w:rPr>
                <w:ins w:id="1219" w:author="Steve Maas" w:date="2014-01-02T13:00:00Z"/>
                <w:rFonts w:ascii="Courier New" w:hAnsi="Courier New" w:cs="Courier New"/>
                <w:rPrChange w:id="1220" w:author="Steve Maas" w:date="2014-01-02T13:00:00Z">
                  <w:rPr>
                    <w:ins w:id="1221" w:author="Steve Maas" w:date="2014-01-02T13:00:00Z"/>
                  </w:rPr>
                </w:rPrChange>
              </w:rPr>
            </w:pPr>
            <w:ins w:id="1222" w:author="Steve Maas" w:date="2014-01-02T13:00:00Z">
              <w:r w:rsidRPr="004275BE">
                <w:rPr>
                  <w:rFonts w:ascii="Courier New" w:hAnsi="Courier New" w:cs="Courier New"/>
                  <w:rPrChange w:id="1223" w:author="Steve Maas" w:date="2014-01-02T13:00:00Z">
                    <w:rPr/>
                  </w:rPrChange>
                </w:rPr>
                <w:t>&lt;start_time&gt;</w:t>
              </w:r>
            </w:ins>
          </w:p>
        </w:tc>
        <w:tc>
          <w:tcPr>
            <w:tcW w:w="6498" w:type="dxa"/>
            <w:tcPrChange w:id="1224" w:author="Steve Maas" w:date="2014-01-02T13:00:00Z">
              <w:tcPr>
                <w:tcW w:w="4788" w:type="dxa"/>
              </w:tcPr>
            </w:tcPrChange>
          </w:tcPr>
          <w:p w14:paraId="481CCA18" w14:textId="28437B4E" w:rsidR="004275BE" w:rsidRDefault="004275BE" w:rsidP="006E3A74">
            <w:pPr>
              <w:rPr>
                <w:ins w:id="1225" w:author="Steve Maas" w:date="2014-01-02T13:00:00Z"/>
              </w:rPr>
            </w:pPr>
            <w:ins w:id="1226" w:author="Steve Maas" w:date="2014-01-02T13:00:00Z">
              <w:r>
                <w:t>“birth”-time for this generation</w:t>
              </w:r>
            </w:ins>
          </w:p>
        </w:tc>
      </w:tr>
      <w:tr w:rsidR="004275BE" w14:paraId="67D0A77B" w14:textId="77777777" w:rsidTr="004275BE">
        <w:trPr>
          <w:ins w:id="1227" w:author="Steve Maas" w:date="2014-01-02T13:00:00Z"/>
        </w:trPr>
        <w:tc>
          <w:tcPr>
            <w:tcW w:w="3078" w:type="dxa"/>
            <w:tcPrChange w:id="1228" w:author="Steve Maas" w:date="2014-01-02T13:00:00Z">
              <w:tcPr>
                <w:tcW w:w="4788" w:type="dxa"/>
              </w:tcPr>
            </w:tcPrChange>
          </w:tcPr>
          <w:p w14:paraId="794266E8" w14:textId="43CD3083" w:rsidR="004275BE" w:rsidRPr="004275BE" w:rsidRDefault="004275BE" w:rsidP="006E3A74">
            <w:pPr>
              <w:rPr>
                <w:ins w:id="1229" w:author="Steve Maas" w:date="2014-01-02T13:00:00Z"/>
                <w:rFonts w:ascii="Courier New" w:hAnsi="Courier New" w:cs="Courier New"/>
                <w:rPrChange w:id="1230" w:author="Steve Maas" w:date="2014-01-02T13:00:00Z">
                  <w:rPr>
                    <w:ins w:id="1231" w:author="Steve Maas" w:date="2014-01-02T13:00:00Z"/>
                  </w:rPr>
                </w:rPrChange>
              </w:rPr>
            </w:pPr>
            <w:ins w:id="1232" w:author="Steve Maas" w:date="2014-01-02T13:00:00Z">
              <w:r w:rsidRPr="004275BE">
                <w:rPr>
                  <w:rFonts w:ascii="Courier New" w:hAnsi="Courier New" w:cs="Courier New"/>
                  <w:rPrChange w:id="1233" w:author="Steve Maas" w:date="2014-01-02T13:00:00Z">
                    <w:rPr/>
                  </w:rPrChange>
                </w:rPr>
                <w:t>&lt;solid&gt;</w:t>
              </w:r>
            </w:ins>
          </w:p>
        </w:tc>
        <w:tc>
          <w:tcPr>
            <w:tcW w:w="6498" w:type="dxa"/>
            <w:tcPrChange w:id="1234" w:author="Steve Maas" w:date="2014-01-02T13:00:00Z">
              <w:tcPr>
                <w:tcW w:w="4788" w:type="dxa"/>
              </w:tcPr>
            </w:tcPrChange>
          </w:tcPr>
          <w:p w14:paraId="0372D7E2" w14:textId="46B2BF0C" w:rsidR="004275BE" w:rsidRDefault="004275BE" w:rsidP="006E3A74">
            <w:pPr>
              <w:rPr>
                <w:ins w:id="1235" w:author="Steve Maas" w:date="2014-01-02T13:00:00Z"/>
              </w:rPr>
            </w:pPr>
            <w:ins w:id="1236" w:author="Steve Maas" w:date="2014-01-02T13:00:00Z">
              <w:r>
                <w:t>Specification of the constitutive model for this generation</w:t>
              </w:r>
            </w:ins>
          </w:p>
        </w:tc>
      </w:tr>
    </w:tbl>
    <w:p w14:paraId="700C4ACC" w14:textId="77777777" w:rsidR="004275BE" w:rsidRDefault="004275BE" w:rsidP="006E3A74">
      <w:pPr>
        <w:rPr>
          <w:ins w:id="1237" w:author="Steve Maas" w:date="2014-01-02T12:59:00Z"/>
        </w:rPr>
      </w:pPr>
    </w:p>
    <w:p w14:paraId="6A6DACC7" w14:textId="77777777" w:rsidR="004275BE" w:rsidRDefault="004275BE" w:rsidP="006E3A74">
      <w:pPr>
        <w:rPr>
          <w:ins w:id="1238" w:author="Steve Maas" w:date="2014-01-02T12:59:00Z"/>
        </w:rPr>
      </w:pPr>
    </w:p>
    <w:p w14:paraId="65CABDEB" w14:textId="4E348338" w:rsidR="006E3A74" w:rsidRPr="00690318" w:rsidRDefault="004275BE" w:rsidP="006E3A74">
      <w:ins w:id="1239" w:author="Steve Maas" w:date="2014-01-02T13:01:00Z">
        <w:r>
          <w:t xml:space="preserve">The </w:t>
        </w:r>
        <w:r>
          <w:rPr>
            <w:i/>
          </w:rPr>
          <w:t xml:space="preserve">solid </w:t>
        </w:r>
      </w:ins>
      <w:del w:id="1240" w:author="Steve Maas" w:date="2014-01-02T13:01:00Z">
        <w:r w:rsidR="006E3A74" w:rsidRPr="00690318" w:rsidDel="004275BE">
          <w:delText xml:space="preserve">encloses </w:delText>
        </w:r>
      </w:del>
      <w:ins w:id="1241" w:author="Steve Maas" w:date="2014-01-02T13:01:00Z">
        <w:r>
          <w:t xml:space="preserve">element defins </w:t>
        </w:r>
      </w:ins>
      <w:del w:id="1242"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243"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244" w:author="Steve Maas" w:date="2014-01-02T13:01:00Z"/>
        </w:rPr>
      </w:pPr>
      <w:r w:rsidRPr="00690318">
        <w:t>&lt;material id="1" name="Growing Solid" type="multigeneration"&gt;</w:t>
      </w:r>
    </w:p>
    <w:p w14:paraId="4F9AE4EB" w14:textId="19A820FD" w:rsidR="004275BE" w:rsidRDefault="004275BE" w:rsidP="006E3A74">
      <w:pPr>
        <w:pStyle w:val="code"/>
        <w:rPr>
          <w:ins w:id="1245" w:author="Steve Maas" w:date="2014-01-02T13:01:00Z"/>
        </w:rPr>
      </w:pPr>
      <w:ins w:id="1246" w:author="Steve Maas" w:date="2014-01-02T13:01:00Z">
        <w:r>
          <w:tab/>
          <w:t>&lt;generation id="1"&gt;</w:t>
        </w:r>
      </w:ins>
    </w:p>
    <w:p w14:paraId="620637FD" w14:textId="201C0E7B" w:rsidR="004275BE" w:rsidRPr="00690318" w:rsidRDefault="004275BE">
      <w:pPr>
        <w:pStyle w:val="code"/>
        <w:ind w:left="720"/>
        <w:pPrChange w:id="1247" w:author="Steve Maas" w:date="2014-01-02T13:02:00Z">
          <w:pPr>
            <w:pStyle w:val="code"/>
          </w:pPr>
        </w:pPrChange>
      </w:pPr>
      <w:ins w:id="1248" w:author="Steve Maas" w:date="2014-01-02T13:01:00Z">
        <w:r>
          <w:tab/>
          <w:t>&lt;start_time&gt;0.0&lt;/start_time&gt;</w:t>
        </w:r>
      </w:ins>
    </w:p>
    <w:p w14:paraId="1488B8CC" w14:textId="433E4FCA" w:rsidR="006E3A74" w:rsidRPr="00690318" w:rsidRDefault="006E3A74">
      <w:pPr>
        <w:pStyle w:val="code"/>
        <w:ind w:left="720"/>
        <w:pPrChange w:id="1249" w:author="Steve Maas" w:date="2014-01-02T13:02:00Z">
          <w:pPr>
            <w:pStyle w:val="code"/>
          </w:pPr>
        </w:pPrChange>
      </w:pPr>
      <w:r w:rsidRPr="00690318">
        <w:tab/>
        <w:t>&lt;solid type="Holmes-Mow"</w:t>
      </w:r>
      <w:del w:id="1250"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251"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1252"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253"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254"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1255" w:author="Steve Maas" w:date="2014-01-02T13:02:00Z"/>
        </w:rPr>
        <w:pPrChange w:id="1256" w:author="Steve Maas" w:date="2014-01-02T13:02:00Z">
          <w:pPr>
            <w:pStyle w:val="code"/>
          </w:pPr>
        </w:pPrChange>
      </w:pPr>
      <w:r w:rsidRPr="00690318">
        <w:tab/>
        <w:t>&lt;/solid&gt;</w:t>
      </w:r>
    </w:p>
    <w:p w14:paraId="6F6437EF" w14:textId="7AEB4BBC" w:rsidR="004275BE" w:rsidRDefault="004275BE" w:rsidP="009339D1">
      <w:pPr>
        <w:pStyle w:val="code"/>
        <w:rPr>
          <w:ins w:id="1257" w:author="Steve Maas" w:date="2014-01-02T13:02:00Z"/>
        </w:rPr>
      </w:pPr>
      <w:ins w:id="1258" w:author="Steve Maas" w:date="2014-01-02T13:02:00Z">
        <w:r>
          <w:tab/>
          <w:t>&lt;/generation&gt;</w:t>
        </w:r>
      </w:ins>
    </w:p>
    <w:p w14:paraId="31BEAC78" w14:textId="334E2E61" w:rsidR="004275BE" w:rsidRDefault="004275BE" w:rsidP="00FE00A6">
      <w:pPr>
        <w:pStyle w:val="code"/>
        <w:rPr>
          <w:ins w:id="1259" w:author="Steve Maas" w:date="2014-01-02T13:02:00Z"/>
        </w:rPr>
      </w:pPr>
      <w:ins w:id="1260" w:author="Steve Maas" w:date="2014-01-02T13:02:00Z">
        <w:r>
          <w:tab/>
          <w:t>&lt;generation id="2"&gt;</w:t>
        </w:r>
      </w:ins>
    </w:p>
    <w:p w14:paraId="7537CD72" w14:textId="74D6322C" w:rsidR="004275BE" w:rsidRPr="00690318" w:rsidRDefault="004275BE">
      <w:pPr>
        <w:pStyle w:val="code"/>
      </w:pPr>
      <w:ins w:id="1261" w:author="Steve Maas" w:date="2014-01-02T13:02:00Z">
        <w:r>
          <w:tab/>
        </w:r>
        <w:r>
          <w:tab/>
          <w:t>&lt;start_time&gt;1.0&lt;/start_time&gt;</w:t>
        </w:r>
      </w:ins>
    </w:p>
    <w:p w14:paraId="151D40D1" w14:textId="584FC81B" w:rsidR="006E3A74" w:rsidRPr="00690318" w:rsidRDefault="006E3A74">
      <w:pPr>
        <w:pStyle w:val="code"/>
        <w:ind w:left="720"/>
        <w:pPrChange w:id="1262" w:author="Steve Maas" w:date="2014-01-02T13:02:00Z">
          <w:pPr>
            <w:pStyle w:val="code"/>
          </w:pPr>
        </w:pPrChange>
      </w:pPr>
      <w:r w:rsidRPr="00690318">
        <w:tab/>
        <w:t>&lt;solid type="Holmes-Mow"</w:t>
      </w:r>
      <w:del w:id="1263"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264"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1265"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266"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267"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268" w:author="Steve Maas" w:date="2014-01-02T13:02:00Z"/>
        </w:rPr>
        <w:pPrChange w:id="1269"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270" w:author="Steve Maas" w:date="2014-01-02T13:02:00Z">
          <w:pPr>
            <w:pStyle w:val="code"/>
          </w:pPr>
        </w:pPrChange>
      </w:pPr>
      <w:ins w:id="1271"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50601678"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272" w:name="_Ref162415183"/>
      <w:bookmarkStart w:id="1273" w:name="_Toc376858568"/>
      <w:r w:rsidRPr="0097532C">
        <w:lastRenderedPageBreak/>
        <w:t>Biphasic Materials</w:t>
      </w:r>
      <w:bookmarkEnd w:id="1272"/>
      <w:bookmarkEnd w:id="1273"/>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50601679"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50601680"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50601681" r:id="rId93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50601682"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274" w:name="_Toc376858569"/>
      <w:r w:rsidRPr="0097532C">
        <w:lastRenderedPageBreak/>
        <w:t>General Specification of Biphasic Materials</w:t>
      </w:r>
      <w:bookmarkEnd w:id="1274"/>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50601683" r:id="rId943"/>
              </w:object>
            </w:r>
            <w:r w:rsidRPr="000B272C">
              <w:t xml:space="preserve"> in the reference configuration (</w:t>
            </w:r>
            <w:r w:rsidR="00AF2221"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50601684"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50601685"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50601686"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275" w:name="_Ref162413399"/>
      <w:bookmarkStart w:id="1276" w:name="_Toc376858570"/>
      <w:r w:rsidRPr="0097532C">
        <w:lastRenderedPageBreak/>
        <w:t>Permeability Materials</w:t>
      </w:r>
      <w:bookmarkEnd w:id="1275"/>
      <w:bookmarkEnd w:id="1276"/>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277" w:name="_Ref288636620"/>
      <w:bookmarkStart w:id="1278" w:name="_Toc376858571"/>
      <w:r>
        <w:lastRenderedPageBreak/>
        <w:t>Constant Isotropic Permeability</w:t>
      </w:r>
      <w:bookmarkEnd w:id="1277"/>
      <w:bookmarkEnd w:id="1278"/>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50601687"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50601688"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279" w:name="_Toc376858572"/>
      <w:r>
        <w:lastRenderedPageBreak/>
        <w:t>Holmes-Mow</w:t>
      </w:r>
      <w:bookmarkEnd w:id="1279"/>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50601689"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50601690" r:id="rId957"/>
              </w:object>
            </w:r>
            <w:r w:rsidDel="00C526D6">
              <w:t xml:space="preserve"> (</w:t>
            </w:r>
            <w:r w:rsidR="00AF2221"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50601691"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50601692" r:id="rId961"/>
              </w:object>
            </w:r>
            <w:r>
              <w:t xml:space="preserve"> </w:t>
            </w:r>
            <w:r w:rsidR="00AF2221"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50601693" r:id="rId963"/>
              </w:objec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50601694"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50601695" r:id="rId96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50601696"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280" w:name="_Toc376858573"/>
      <w:r>
        <w:lastRenderedPageBreak/>
        <w:t>Referentially Isotropic Permeability</w:t>
      </w:r>
      <w:bookmarkEnd w:id="1280"/>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50601697"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50601698"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50601699"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50601700" r:id="rId977"/>
              </w:object>
            </w:r>
            <w:r>
              <w:t xml:space="preserve"> (</w:t>
            </w:r>
            <w:r w:rsidR="00AF2221"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50601701"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50601702" r:id="rId981"/>
              </w:object>
            </w:r>
            <w:r>
              <w:t xml:space="preserve"> (</w:t>
            </w:r>
            <w:r w:rsidR="00AF2221"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50601703"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50601704" r:id="rId98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50601705"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50601706"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50601707"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50601708"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50601709" r:id="rId995"/>
        </w:object>
      </w:r>
      <w:r>
        <w:t xml:space="preserve">) is isotropic and given by </w:t>
      </w:r>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50601710"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281" w:name="_Toc376858574"/>
      <w:r>
        <w:lastRenderedPageBreak/>
        <w:t>Referentially Orthotropic Permeability</w:t>
      </w:r>
      <w:bookmarkEnd w:id="1281"/>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50601711"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50601712" r:id="rId1001"/>
              </w:object>
            </w:r>
            <w:r>
              <w:t xml:space="preserve"> along orthogonal directions (</w:t>
            </w:r>
            <w:r w:rsidR="00AF2221"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50601713"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50601714" r:id="rId1005"/>
              </w:object>
            </w:r>
            <w:r>
              <w:t xml:space="preserve"> along orthogonal directions (</w:t>
            </w:r>
            <w:r w:rsidR="00AF2221"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50601715"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50601716" r:id="rId1009"/>
              </w:object>
            </w:r>
            <w:r>
              <w:t xml:space="preserve"> (</w:t>
            </w:r>
            <w:r w:rsidR="00AF2221"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50601717"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50601718" r:id="rId1013"/>
              </w:object>
            </w:r>
            <w:r>
              <w:t xml:space="preserve"> (</w:t>
            </w:r>
            <w:r w:rsidR="00AF2221"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50601719" r:id="rId1015"/>
              </w:object>
            </w:r>
            <w:r>
              <w:t xml:space="preserve">, </w:t>
            </w:r>
            <w:r w:rsidR="00AF2221"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50601720"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50601721" r:id="rId1019"/>
              </w:object>
            </w:r>
            <w:r>
              <w:t xml:space="preserve"> (</w:t>
            </w:r>
            <w:r w:rsidR="00AF2221"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50601722"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50601723" r:id="rId1023"/>
              </w:object>
            </w:r>
            <w:r>
              <w:t xml:space="preserve"> (</w:t>
            </w:r>
            <w:r w:rsidR="00AF2221"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50601724" r:id="rId1025"/>
              </w:object>
            </w:r>
            <w:r>
              <w:t xml:space="preserve">, </w:t>
            </w:r>
            <w:r w:rsidR="00AF2221"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50601725"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50601726"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50601727"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50601728" r:id="rId103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50601729"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50601730"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50601731" r:id="rId103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50601732" r:id="rId104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50601733"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50601734" r:id="rId1045"/>
        </w:object>
      </w:r>
      <w:r>
        <w:t xml:space="preserve">) is given by </w:t>
      </w:r>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50601735"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282" w:name="_Toc376858575"/>
      <w:r>
        <w:lastRenderedPageBreak/>
        <w:t>Referentially Transversely Isotropic Permeability</w:t>
      </w:r>
      <w:bookmarkEnd w:id="1282"/>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50601736"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50601737"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50601738"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50601739"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50601740"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50601741" r:id="rId1059"/>
              </w:object>
            </w:r>
            <w:r>
              <w:t xml:space="preserve"> (</w:t>
            </w:r>
            <w:r w:rsidR="00AF2221"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50601742"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50601743" r:id="rId1063"/>
              </w:object>
            </w:r>
            <w:r>
              <w:t xml:space="preserve"> (</w:t>
            </w:r>
            <w:r w:rsidR="00AF2221"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50601744"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50601745" r:id="rId1067"/>
              </w:object>
            </w:r>
            <w:r>
              <w:t xml:space="preserve"> (</w:t>
            </w:r>
            <w:r w:rsidR="00AF2221"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50601746"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50601747" r:id="rId1071"/>
              </w:object>
            </w:r>
            <w:r>
              <w:t xml:space="preserve"> (</w:t>
            </w:r>
            <w:r w:rsidR="00AF2221"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50601748"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50601749" r:id="rId1075"/>
              </w:object>
            </w:r>
            <w:r>
              <w:t xml:space="preserve"> (</w:t>
            </w:r>
            <w:r w:rsidR="00AF2221"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50601750"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50601751" r:id="rId1079"/>
              </w:object>
            </w:r>
            <w:r>
              <w:t xml:space="preserve"> (</w:t>
            </w:r>
            <w:r w:rsidR="00AF2221"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50601752"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50601753" r:id="rId108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50601754"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50601755"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50601756"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50601757"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50601758" r:id="rId109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50601759" r:id="rId109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50601760"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50601761" r:id="rId1099"/>
        </w:object>
      </w:r>
      <w:r>
        <w:t xml:space="preserve">) is given by </w:t>
      </w:r>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50601762"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283" w:name="_Toc376858576"/>
      <w:r>
        <w:lastRenderedPageBreak/>
        <w:t>Fluid Supply Materials</w:t>
      </w:r>
      <w:bookmarkEnd w:id="1283"/>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50601763"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50601764"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50601765" r:id="rId1107"/>
        </w:object>
      </w:r>
      <w:r w:rsidR="00F25218">
        <w:t xml:space="preserve"> has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284" w:name="_Toc376858577"/>
      <w:r>
        <w:lastRenderedPageBreak/>
        <w:t>Starling Equation</w:t>
      </w:r>
      <w:bookmarkEnd w:id="1284"/>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50601766"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50601767"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50601768" r:id="rId111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50601769"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285" w:name="_Toc376858578"/>
      <w:r>
        <w:t>Biphasic-Solute Materials</w:t>
      </w:r>
      <w:bookmarkEnd w:id="1285"/>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50601770"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50601771"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50601772"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50601773"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50601774"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50601775"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50601776" r:id="rId1130"/>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50601777"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50601778"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50601779"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50601780" r:id="rId113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50601781"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50601782" r:id="rId114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50601783"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50601784"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50601785"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50601786" r:id="rId115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50601787"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50601788"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50601789"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50601790" r:id="rId115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50601791"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50601792" r:id="rId116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50601793"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50601794"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50601795"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50601796" r:id="rId117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50601797"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50601798"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50601799"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50601800" r:id="rId1178"/>
        </w:object>
      </w:r>
      <w:r w:rsidRPr="00B27FE9">
        <w:t xml:space="preserve"> or concentration </w:t>
      </w:r>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50601801" r:id="rId1180"/>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50601802"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50601803"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50601804"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50601805"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50601806" r:id="rId1190"/>
        </w:object>
      </w:r>
      <w:r w:rsidRPr="00B27FE9">
        <w:t xml:space="preserve"> is </w:t>
      </w:r>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50601807" r:id="rId119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50601808"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50601809" r:id="rId1196"/>
        </w:object>
      </w:r>
      <w:r w:rsidRPr="00B27FE9">
        <w:t xml:space="preserve"> and </w:t>
      </w:r>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50601810"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50601811"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50601812"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50601813"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50601814"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50601815"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50601816" r:id="rId121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50601817"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50601818"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50601819"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50601820" r:id="rId121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286" w:name="_Toc376858579"/>
      <w:r>
        <w:t>Guidelines for Biphasic-Solute Analyses</w:t>
      </w:r>
      <w:bookmarkEnd w:id="1286"/>
    </w:p>
    <w:p w14:paraId="070AFA22" w14:textId="77777777" w:rsidR="00D71BBF" w:rsidRDefault="00D71BBF" w:rsidP="00D71BBF">
      <w:pPr>
        <w:pStyle w:val="Heading4"/>
      </w:pPr>
      <w:bookmarkStart w:id="1287" w:name="_Ref188327319"/>
      <w:bookmarkStart w:id="1288" w:name="_Toc376858580"/>
      <w:r>
        <w:t>Prescribed Boundary Conditions</w:t>
      </w:r>
      <w:bookmarkEnd w:id="1287"/>
      <w:bookmarkEnd w:id="1288"/>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50601821" r:id="rId122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50601822"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50601823" r:id="rId1224"/>
        </w:object>
      </w:r>
      <w:r>
        <w:t xml:space="preserve"> and the effective concentration is </w:t>
      </w:r>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50601824" r:id="rId122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50601825"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50601826"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289" w:author="Steve Maas" w:date="2014-01-02T13:04:00Z">
        <w:r w:rsidR="00873D59">
          <w:t>3.9.3</w:t>
        </w:r>
      </w:ins>
      <w:del w:id="1290"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50601827"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291" w:name="_Toc376858581"/>
      <w:r>
        <w:t>Prescribed Initial Conditions</w:t>
      </w:r>
      <w:bookmarkEnd w:id="1291"/>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50601828"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50601829"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50601830"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50601831"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50601832"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50601833"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292" w:name="_Ref192767660"/>
      <w:bookmarkStart w:id="1293" w:name="_Toc376858582"/>
      <w:r w:rsidRPr="0097532C">
        <w:lastRenderedPageBreak/>
        <w:t>General Specification of Biphasic-Solute Materials</w:t>
      </w:r>
      <w:bookmarkEnd w:id="1292"/>
      <w:bookmarkEnd w:id="1293"/>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50601834"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50601835"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50601836"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50601837"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50601838"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50601839"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50601840"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50601841"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50601842"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50601843"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50601844"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294" w:author="Steve Maas" w:date="2014-01-02T13:04:00Z">
        <w:r w:rsidR="00873D59">
          <w:t>3.12.2</w:t>
        </w:r>
      </w:ins>
      <w:del w:id="1295"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50601845"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50601846"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50601847"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50601848" r:id="rId1274"/>
        </w:object>
      </w:r>
      <w:r w:rsidRPr="00B27FE9">
        <w:t xml:space="preserve"> 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50601849"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296" w:name="_Ref162420101"/>
      <w:bookmarkStart w:id="1297" w:name="_Toc376858583"/>
      <w:r w:rsidRPr="0097532C">
        <w:lastRenderedPageBreak/>
        <w:t>Diffusivity Materials</w:t>
      </w:r>
      <w:bookmarkEnd w:id="1296"/>
      <w:bookmarkEnd w:id="1297"/>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50601850"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298" w:name="_Toc376858584"/>
      <w:r w:rsidRPr="00B27FE9">
        <w:t>Constant Isotropic Diffusivity</w:t>
      </w:r>
      <w:bookmarkEnd w:id="1298"/>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50601851"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50601852"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50601853"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50601854" r:id="rId128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50601855"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299" w:name="_Toc376858585"/>
      <w:r>
        <w:lastRenderedPageBreak/>
        <w:t>Constant Orthotropic Diffusivity</w:t>
      </w:r>
      <w:bookmarkEnd w:id="1299"/>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50601856"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50601857" r:id="rId1292"/>
              </w:object>
            </w:r>
            <w:r>
              <w:t xml:space="preserve"> along orthogonal directions (</w:t>
            </w:r>
            <w:r w:rsidR="00AF2221"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50601858"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50601859" r:id="rId1296"/>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50601860"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50601861" r:id="rId130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50601862"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300" w:name="_Toc376858586"/>
      <w:r>
        <w:lastRenderedPageBreak/>
        <w:t>Referentially Isotropic Diffusivity</w:t>
      </w:r>
      <w:bookmarkEnd w:id="1300"/>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50601863"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50601864"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50601865"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50601866"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50601867" r:id="rId1312"/>
              </w:object>
            </w:r>
            <w:r>
              <w:t xml:space="preserve"> (</w:t>
            </w:r>
            <w:r w:rsidR="00AF2221"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50601868"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50601869" r:id="rId1316"/>
              </w:object>
            </w:r>
            <w:r>
              <w:t xml:space="preserve"> (</w:t>
            </w:r>
            <w:r w:rsidR="00AF2221"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50601870"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50601871" r:id="rId132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50601872"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50601873"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50601874"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50601875"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50601876" r:id="rId1330"/>
        </w:object>
      </w:r>
      <w:r>
        <w:t xml:space="preserve">) is isotropic and given by </w:t>
      </w:r>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50601877"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301" w:name="_Toc376858587"/>
      <w:r>
        <w:lastRenderedPageBreak/>
        <w:t>Referentially Orthotropic Diffusivity</w:t>
      </w:r>
      <w:bookmarkEnd w:id="1301"/>
    </w:p>
    <w:p w14:paraId="241A75AB" w14:textId="167F2E4A" w:rsidR="006A0BC1" w:rsidRDefault="006A0BC1" w:rsidP="006A0BC1">
      <w:r>
        <w:t xml:space="preserve">The material type for a </w:t>
      </w:r>
      <w:del w:id="1302"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50601878"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50601879"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50601880" r:id="rId1338"/>
              </w:object>
            </w:r>
            <w:r>
              <w:t xml:space="preserve"> along orthogonal directions (</w:t>
            </w:r>
            <w:r w:rsidR="00AF2221"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50601881"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50601882" r:id="rId1342"/>
              </w:object>
            </w:r>
            <w:r>
              <w:t xml:space="preserve"> along orthogonal directions (</w:t>
            </w:r>
            <w:r w:rsidR="00AF2221"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50601883"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50601884" r:id="rId1346"/>
              </w:object>
            </w:r>
            <w:r>
              <w:t xml:space="preserve"> (</w:t>
            </w:r>
            <w:r w:rsidR="00AF2221"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50601885"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50601886" r:id="rId1350"/>
              </w:object>
            </w:r>
            <w:r>
              <w:t xml:space="preserve"> (</w:t>
            </w:r>
            <w:r w:rsidR="00AF2221"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50601887" r:id="rId1352"/>
              </w:object>
            </w:r>
            <w:r>
              <w:t xml:space="preserve">, </w:t>
            </w:r>
            <w:r w:rsidR="00AF2221"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50601888"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50601889" r:id="rId1356"/>
              </w:object>
            </w:r>
            <w:r>
              <w:t xml:space="preserve"> (</w:t>
            </w:r>
            <w:r w:rsidR="00AF2221"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50601890"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50601891" r:id="rId1360"/>
              </w:object>
            </w:r>
            <w:r>
              <w:t xml:space="preserve"> (</w:t>
            </w:r>
            <w:r w:rsidR="00AF2221"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50601892" r:id="rId1362"/>
              </w:object>
            </w:r>
            <w:r>
              <w:t xml:space="preserve">, </w:t>
            </w:r>
            <w:r w:rsidR="00AF2221"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50601893"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50601894"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50601895"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50601896" r:id="rId137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50601897"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50601898"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50601899" r:id="rId137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50601900" r:id="rId1378"/>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50601901"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1303" w:author="Gerard Ateshian" w:date="2014-01-07T09:58:00Z">
        <w:r w:rsidDel="005467AD">
          <w:delText xml:space="preserve">permeability </w:delText>
        </w:r>
      </w:del>
      <w:ins w:id="1304"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50601902" r:id="rId1382"/>
        </w:object>
      </w:r>
      <w:r>
        <w:t xml:space="preserve">) is given by </w:t>
      </w:r>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50601903"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1305" w:author="Gerard Ateshian" w:date="2014-01-07T09:51:00Z"/>
        </w:rPr>
      </w:pPr>
      <w:ins w:id="1306" w:author="Gerard Ateshian" w:date="2014-01-07T09:51:00Z">
        <w:r>
          <w:br w:type="page"/>
        </w:r>
      </w:ins>
    </w:p>
    <w:p w14:paraId="16F83162" w14:textId="6B9ED65E" w:rsidR="00C14B72" w:rsidRDefault="00C14B72" w:rsidP="00C14B72">
      <w:pPr>
        <w:pStyle w:val="Heading4"/>
        <w:rPr>
          <w:ins w:id="1307" w:author="Gerard Ateshian" w:date="2014-01-07T09:51:00Z"/>
        </w:rPr>
      </w:pPr>
      <w:bookmarkStart w:id="1308" w:name="_Toc376858588"/>
      <w:ins w:id="1309" w:author="Gerard Ateshian" w:date="2014-01-07T09:52:00Z">
        <w:r>
          <w:lastRenderedPageBreak/>
          <w:t xml:space="preserve">Albro Isotropic </w:t>
        </w:r>
      </w:ins>
      <w:ins w:id="1310" w:author="Gerard Ateshian" w:date="2014-01-07T09:51:00Z">
        <w:r>
          <w:t>Diffusivity</w:t>
        </w:r>
        <w:bookmarkEnd w:id="1308"/>
      </w:ins>
    </w:p>
    <w:p w14:paraId="4A8B3CD1" w14:textId="19D3EA6F" w:rsidR="00C14B72" w:rsidRDefault="00C14B72" w:rsidP="00C14B72">
      <w:pPr>
        <w:rPr>
          <w:ins w:id="1311" w:author="Gerard Ateshian" w:date="2014-01-07T09:51:00Z"/>
        </w:rPr>
      </w:pPr>
      <w:ins w:id="1312" w:author="Gerard Ateshian" w:date="2014-01-07T09:51:00Z">
        <w:r>
          <w:t xml:space="preserve">The material type for a </w:t>
        </w:r>
      </w:ins>
      <w:ins w:id="1313" w:author="Gerard Ateshian" w:date="2014-01-07T09:53:00Z">
        <w:r>
          <w:t xml:space="preserve">porosity and concentration-dependent </w:t>
        </w:r>
      </w:ins>
      <w:ins w:id="1314" w:author="Gerard Ateshian" w:date="2014-01-07T09:51:00Z">
        <w:r>
          <w:t xml:space="preserve">diffusivity which is </w:t>
        </w:r>
      </w:ins>
      <w:ins w:id="1315" w:author="Gerard Ateshian" w:date="2014-01-07T09:53:00Z">
        <w:r>
          <w:t xml:space="preserve">isotropic </w:t>
        </w:r>
      </w:ins>
      <w:ins w:id="1316" w:author="Gerard Ateshian" w:date="2014-01-07T09:51:00Z">
        <w:r>
          <w:t xml:space="preserve">is </w:t>
        </w:r>
        <w:r>
          <w:rPr>
            <w:i/>
          </w:rPr>
          <w:t>“diff-</w:t>
        </w:r>
      </w:ins>
      <w:ins w:id="1317" w:author="Gerard Ateshian" w:date="2014-01-07T09:53:00Z">
        <w:r>
          <w:rPr>
            <w:i/>
          </w:rPr>
          <w:t>Albro</w:t>
        </w:r>
      </w:ins>
      <w:ins w:id="1318" w:author="Gerard Ateshian" w:date="2014-01-07T09:51:00Z">
        <w:r>
          <w:rPr>
            <w:i/>
          </w:rPr>
          <w:t>-</w:t>
        </w:r>
      </w:ins>
      <w:ins w:id="1319" w:author="Gerard Ateshian" w:date="2014-01-07T09:53:00Z">
        <w:r>
          <w:rPr>
            <w:i/>
          </w:rPr>
          <w:t>iso</w:t>
        </w:r>
      </w:ins>
      <w:ins w:id="1320" w:author="Gerard Ateshian" w:date="2014-01-07T09:51:00Z">
        <w:r>
          <w:rPr>
            <w:i/>
          </w:rPr>
          <w:t>”</w:t>
        </w:r>
        <w:r>
          <w:t>. The following material parameters need to be defined:</w:t>
        </w:r>
      </w:ins>
    </w:p>
    <w:p w14:paraId="5AA8EAF3" w14:textId="77777777" w:rsidR="00C14B72" w:rsidRDefault="00C14B72" w:rsidP="00C14B72">
      <w:pPr>
        <w:rPr>
          <w:ins w:id="1321"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322" w:author="Gerard Ateshian" w:date="2014-01-07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907"/>
        <w:tblGridChange w:id="1323">
          <w:tblGrid>
            <w:gridCol w:w="1669"/>
            <w:gridCol w:w="7907"/>
          </w:tblGrid>
        </w:tblGridChange>
      </w:tblGrid>
      <w:tr w:rsidR="00C14B72" w14:paraId="4F9D9FC1" w14:textId="77777777" w:rsidTr="00C14B72">
        <w:trPr>
          <w:ins w:id="1324" w:author="Gerard Ateshian" w:date="2014-01-07T09:51:00Z"/>
        </w:trPr>
        <w:tc>
          <w:tcPr>
            <w:tcW w:w="1669" w:type="dxa"/>
            <w:shd w:val="clear" w:color="auto" w:fill="auto"/>
            <w:tcPrChange w:id="1325" w:author="Gerard Ateshian" w:date="2014-01-07T09:55:00Z">
              <w:tcPr>
                <w:tcW w:w="1638" w:type="dxa"/>
                <w:shd w:val="clear" w:color="auto" w:fill="auto"/>
              </w:tcPr>
            </w:tcPrChange>
          </w:tcPr>
          <w:p w14:paraId="1D4A61FE" w14:textId="77777777" w:rsidR="00C14B72" w:rsidRDefault="00C14B72" w:rsidP="00C14B72">
            <w:pPr>
              <w:pStyle w:val="code"/>
              <w:rPr>
                <w:ins w:id="1326" w:author="Gerard Ateshian" w:date="2014-01-07T09:51:00Z"/>
              </w:rPr>
            </w:pPr>
            <w:ins w:id="1327" w:author="Gerard Ateshian" w:date="2014-01-07T09:51:00Z">
              <w:r>
                <w:t>&lt;free_diff&gt;</w:t>
              </w:r>
            </w:ins>
          </w:p>
        </w:tc>
        <w:tc>
          <w:tcPr>
            <w:tcW w:w="7907" w:type="dxa"/>
            <w:shd w:val="clear" w:color="auto" w:fill="auto"/>
            <w:tcPrChange w:id="1328" w:author="Gerard Ateshian" w:date="2014-01-07T09:55:00Z">
              <w:tcPr>
                <w:tcW w:w="7938" w:type="dxa"/>
                <w:shd w:val="clear" w:color="auto" w:fill="auto"/>
              </w:tcPr>
            </w:tcPrChange>
          </w:tcPr>
          <w:p w14:paraId="499E0E76" w14:textId="77777777" w:rsidR="00C14B72" w:rsidRDefault="00C14B72" w:rsidP="00C14B72">
            <w:pPr>
              <w:rPr>
                <w:ins w:id="1329" w:author="Gerard Ateshian" w:date="2014-01-07T09:51:00Z"/>
              </w:rPr>
            </w:pPr>
            <w:ins w:id="1330" w:author="Gerard Ateshian" w:date="2014-01-07T09:51:00Z">
              <w:r>
                <w:t xml:space="preserve">free diffusivity </w:t>
              </w:r>
            </w:ins>
            <w:ins w:id="1331"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50601904" r:id="rId1385"/>
                </w:object>
              </w:r>
            </w:ins>
          </w:p>
        </w:tc>
      </w:tr>
      <w:tr w:rsidR="00C14B72" w14:paraId="019A200E" w14:textId="77777777" w:rsidTr="00C14B72">
        <w:trPr>
          <w:ins w:id="1332" w:author="Gerard Ateshian" w:date="2014-01-07T09:51:00Z"/>
        </w:trPr>
        <w:tc>
          <w:tcPr>
            <w:tcW w:w="1669" w:type="dxa"/>
            <w:shd w:val="clear" w:color="auto" w:fill="auto"/>
            <w:tcPrChange w:id="1333" w:author="Gerard Ateshian" w:date="2014-01-07T09:55:00Z">
              <w:tcPr>
                <w:tcW w:w="1638" w:type="dxa"/>
                <w:shd w:val="clear" w:color="auto" w:fill="auto"/>
              </w:tcPr>
            </w:tcPrChange>
          </w:tcPr>
          <w:p w14:paraId="6D06959D" w14:textId="20F22102" w:rsidR="00C14B72" w:rsidRDefault="00C14B72" w:rsidP="00C14B72">
            <w:pPr>
              <w:pStyle w:val="code"/>
              <w:rPr>
                <w:ins w:id="1334" w:author="Gerard Ateshian" w:date="2014-01-07T09:51:00Z"/>
              </w:rPr>
            </w:pPr>
            <w:ins w:id="1335" w:author="Gerard Ateshian" w:date="2014-01-07T09:51:00Z">
              <w:r>
                <w:t>&lt;</w:t>
              </w:r>
            </w:ins>
            <w:ins w:id="1336" w:author="Gerard Ateshian" w:date="2014-01-07T09:53:00Z">
              <w:r>
                <w:t>cdinv</w:t>
              </w:r>
            </w:ins>
            <w:ins w:id="1337" w:author="Gerard Ateshian" w:date="2014-01-07T09:51:00Z">
              <w:r>
                <w:t>&gt;</w:t>
              </w:r>
            </w:ins>
          </w:p>
        </w:tc>
        <w:tc>
          <w:tcPr>
            <w:tcW w:w="7907" w:type="dxa"/>
            <w:shd w:val="clear" w:color="auto" w:fill="auto"/>
            <w:tcPrChange w:id="1338" w:author="Gerard Ateshian" w:date="2014-01-07T09:55:00Z">
              <w:tcPr>
                <w:tcW w:w="7938" w:type="dxa"/>
                <w:shd w:val="clear" w:color="auto" w:fill="auto"/>
              </w:tcPr>
            </w:tcPrChange>
          </w:tcPr>
          <w:p w14:paraId="30A69475" w14:textId="1368C33D" w:rsidR="00C14B72" w:rsidRPr="00006A43" w:rsidRDefault="00C14B72" w:rsidP="00C14B72">
            <w:pPr>
              <w:rPr>
                <w:ins w:id="1339" w:author="Gerard Ateshian" w:date="2014-01-07T09:51:00Z"/>
              </w:rPr>
            </w:pPr>
            <w:ins w:id="1340" w:author="Gerard Ateshian" w:date="2014-01-07T09:55:00Z">
              <w:r>
                <w:t>inverse</w:t>
              </w:r>
            </w:ins>
            <w:ins w:id="1341" w:author="Gerard Ateshian" w:date="2014-01-07T09:54:00Z">
              <w:r>
                <w:t xml:space="preserve"> of characteristic concentration for concentration-dependence</w:t>
              </w:r>
            </w:ins>
            <w:ins w:id="1342" w:author="Gerard Ateshian" w:date="2014-01-07T09:51:00Z">
              <w:r>
                <w:t xml:space="preserve"> </w:t>
              </w:r>
            </w:ins>
            <w:ins w:id="1343" w:author="Gerard Ateshian" w:date="2014-01-07T09:51:00Z">
              <w:r w:rsidR="005467AD"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50601905" r:id="rId1387"/>
                </w:object>
              </w:r>
            </w:ins>
          </w:p>
        </w:tc>
      </w:tr>
      <w:tr w:rsidR="00C14B72" w14:paraId="008D95B3" w14:textId="77777777" w:rsidTr="00C14B72">
        <w:trPr>
          <w:ins w:id="1344" w:author="Gerard Ateshian" w:date="2014-01-07T09:51:00Z"/>
        </w:trPr>
        <w:tc>
          <w:tcPr>
            <w:tcW w:w="1669" w:type="dxa"/>
            <w:shd w:val="clear" w:color="auto" w:fill="auto"/>
            <w:tcPrChange w:id="1345" w:author="Gerard Ateshian" w:date="2014-01-07T09:55:00Z">
              <w:tcPr>
                <w:tcW w:w="1638" w:type="dxa"/>
                <w:shd w:val="clear" w:color="auto" w:fill="auto"/>
              </w:tcPr>
            </w:tcPrChange>
          </w:tcPr>
          <w:p w14:paraId="10CC5A82" w14:textId="1F76E0D6" w:rsidR="00C14B72" w:rsidRDefault="00C14B72" w:rsidP="00C14B72">
            <w:pPr>
              <w:pStyle w:val="code"/>
              <w:rPr>
                <w:ins w:id="1346" w:author="Gerard Ateshian" w:date="2014-01-07T09:51:00Z"/>
              </w:rPr>
            </w:pPr>
            <w:ins w:id="1347" w:author="Gerard Ateshian" w:date="2014-01-07T09:51:00Z">
              <w:r>
                <w:t>&lt;</w:t>
              </w:r>
            </w:ins>
            <w:ins w:id="1348" w:author="Gerard Ateshian" w:date="2014-01-07T09:54:00Z">
              <w:r>
                <w:t>alphad</w:t>
              </w:r>
            </w:ins>
            <w:ins w:id="1349" w:author="Gerard Ateshian" w:date="2014-01-07T09:51:00Z">
              <w:r>
                <w:t>&gt;</w:t>
              </w:r>
            </w:ins>
          </w:p>
          <w:p w14:paraId="0AB8E128" w14:textId="77777777" w:rsidR="00C14B72" w:rsidRDefault="00C14B72" w:rsidP="00C14B72">
            <w:pPr>
              <w:pStyle w:val="code"/>
              <w:rPr>
                <w:ins w:id="1350" w:author="Gerard Ateshian" w:date="2014-01-07T09:51:00Z"/>
              </w:rPr>
            </w:pPr>
          </w:p>
        </w:tc>
        <w:tc>
          <w:tcPr>
            <w:tcW w:w="7907" w:type="dxa"/>
            <w:shd w:val="clear" w:color="auto" w:fill="auto"/>
            <w:tcPrChange w:id="1351" w:author="Gerard Ateshian" w:date="2014-01-07T09:55:00Z">
              <w:tcPr>
                <w:tcW w:w="7938" w:type="dxa"/>
                <w:shd w:val="clear" w:color="auto" w:fill="auto"/>
              </w:tcPr>
            </w:tcPrChange>
          </w:tcPr>
          <w:p w14:paraId="71A275C9" w14:textId="18F3FB85" w:rsidR="00C14B72" w:rsidRDefault="00C14B72" w:rsidP="00C14B72">
            <w:pPr>
              <w:rPr>
                <w:ins w:id="1352" w:author="Gerard Ateshian" w:date="2014-01-07T09:51:00Z"/>
              </w:rPr>
            </w:pPr>
            <w:ins w:id="1353" w:author="Gerard Ateshian" w:date="2014-01-07T09:55:00Z">
              <w:r>
                <w:t>coefficient of porosity-dependence</w:t>
              </w:r>
            </w:ins>
            <w:ins w:id="1354" w:author="Gerard Ateshian" w:date="2014-01-07T09:51:00Z">
              <w:r>
                <w:t xml:space="preserve"> </w:t>
              </w:r>
            </w:ins>
            <w:ins w:id="1355"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50601906" r:id="rId1389"/>
                </w:object>
              </w:r>
            </w:ins>
          </w:p>
        </w:tc>
      </w:tr>
    </w:tbl>
    <w:p w14:paraId="1C09AB21" w14:textId="77777777" w:rsidR="00C14B72" w:rsidRDefault="00C14B72" w:rsidP="00C14B72">
      <w:pPr>
        <w:rPr>
          <w:ins w:id="1356" w:author="Gerard Ateshian" w:date="2014-01-07T09:51:00Z"/>
        </w:rPr>
      </w:pPr>
    </w:p>
    <w:p w14:paraId="39F6CDE8" w14:textId="701C4893" w:rsidR="00C14B72" w:rsidRDefault="00C14B72" w:rsidP="00C14B72">
      <w:pPr>
        <w:rPr>
          <w:ins w:id="1357" w:author="Gerard Ateshian" w:date="2014-01-07T09:51:00Z"/>
        </w:rPr>
      </w:pPr>
      <w:ins w:id="1358" w:author="Gerard Ateshian" w:date="2014-01-07T09:51:00Z">
        <w:r>
          <w:t xml:space="preserve">This material uses a </w:t>
        </w:r>
      </w:ins>
      <w:ins w:id="1359" w:author="Gerard Ateshian" w:date="2014-01-07T09:55:00Z">
        <w:r>
          <w:t>porosity and concentration</w:t>
        </w:r>
      </w:ins>
      <w:ins w:id="1360" w:author="Gerard Ateshian" w:date="2014-01-07T09:51:00Z">
        <w:r>
          <w:t xml:space="preserve">-dependent diffusivity tensor that </w:t>
        </w:r>
      </w:ins>
      <w:ins w:id="1361" w:author="Gerard Ateshian" w:date="2014-01-07T09:56:00Z">
        <w:r>
          <w:t>remains isotropic with deformation</w:t>
        </w:r>
      </w:ins>
      <w:ins w:id="1362" w:author="Gerard Ateshian" w:date="2014-01-07T09:51:00Z">
        <w:r>
          <w:t>:</w:t>
        </w:r>
      </w:ins>
    </w:p>
    <w:p w14:paraId="4C460A9B" w14:textId="77777777" w:rsidR="00C14B72" w:rsidRDefault="00C14B72" w:rsidP="00C14B72">
      <w:pPr>
        <w:pStyle w:val="MTDisplayEquation"/>
        <w:rPr>
          <w:ins w:id="1363" w:author="Gerard Ateshian" w:date="2014-01-07T09:51:00Z"/>
        </w:rPr>
      </w:pPr>
      <w:ins w:id="1364" w:author="Gerard Ateshian" w:date="2014-01-07T09:51:00Z">
        <w:r>
          <w:tab/>
        </w:r>
      </w:ins>
      <w:ins w:id="1365" w:author="Gerard Ateshian" w:date="2014-01-07T09:51:00Z">
        <w:r w:rsidRPr="00C14B72">
          <w:rPr>
            <w:position w:val="-32"/>
            <w:rPrChange w:id="1366"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50601907" r:id="rId1391"/>
          </w:object>
        </w:r>
      </w:ins>
      <w:ins w:id="1367" w:author="Gerard Ateshian" w:date="2014-01-07T09:51:00Z">
        <w:r>
          <w:t>,</w:t>
        </w:r>
      </w:ins>
    </w:p>
    <w:p w14:paraId="3611C788" w14:textId="1AEB837C" w:rsidR="00C14B72" w:rsidRDefault="00BC495E" w:rsidP="00C14B72">
      <w:pPr>
        <w:rPr>
          <w:ins w:id="1368" w:author="Gerard Ateshian" w:date="2014-01-07T09:51:00Z"/>
        </w:rPr>
      </w:pPr>
      <w:ins w:id="1369" w:author="Gerard Ateshian" w:date="2014-01-07T09:51:00Z">
        <w:r>
          <w:t xml:space="preserve">where </w:t>
        </w:r>
      </w:ins>
      <w:ins w:id="1370"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50601908" r:id="rId1393"/>
          </w:object>
        </w:r>
      </w:ins>
      <w:ins w:id="1371" w:author="Gerard Ateshian" w:date="2014-01-07T10:00:00Z">
        <w:r w:rsidR="005467AD">
          <w:t xml:space="preserve"> and </w:t>
        </w:r>
      </w:ins>
      <w:ins w:id="1372" w:author="Gerard Ateshian" w:date="2014-01-07T09:51:00Z">
        <w:r>
          <w:t xml:space="preserve">the porosity </w:t>
        </w:r>
      </w:ins>
      <w:ins w:id="1373"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50601909" r:id="rId1395"/>
          </w:object>
        </w:r>
      </w:ins>
      <w:ins w:id="1374"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1375" w:author="Gerard Ateshian" w:date="2014-01-07T09:51:00Z"/>
        </w:rPr>
      </w:pPr>
      <w:ins w:id="1376" w:author="Gerard Ateshian" w:date="2014-01-07T09:51:00Z">
        <w:r>
          <w:tab/>
        </w:r>
      </w:ins>
      <w:ins w:id="1377" w:author="Gerard Ateshian" w:date="2014-01-07T09:51:00Z">
        <w:r w:rsidR="00BC495E" w:rsidRPr="00BC495E">
          <w:rPr>
            <w:position w:val="-24"/>
            <w:rPrChange w:id="1378"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50601910" r:id="rId1397"/>
          </w:object>
        </w:r>
      </w:ins>
      <w:ins w:id="1379" w:author="Gerard Ateshian" w:date="2014-01-07T09:51:00Z">
        <w:r w:rsidR="00BC495E">
          <w:t>.</w:t>
        </w:r>
      </w:ins>
    </w:p>
    <w:p w14:paraId="4E967B54" w14:textId="3A0936B8" w:rsidR="00C14B72" w:rsidRDefault="00C14B72" w:rsidP="00BC495E">
      <w:pPr>
        <w:rPr>
          <w:ins w:id="1380" w:author="Gerard Ateshian" w:date="2014-01-07T09:51:00Z"/>
        </w:rPr>
      </w:pPr>
      <w:ins w:id="1381"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50601911" r:id="rId1398"/>
          </w:object>
        </w:r>
      </w:ins>
      <w:ins w:id="1382" w:author="Gerard Ateshian" w:date="2014-01-07T09:51:00Z">
        <w:r w:rsidRPr="00A16AEB">
          <w:t xml:space="preserve"> </w:t>
        </w:r>
        <w:r>
          <w:t xml:space="preserve">is the Jacobian of the deformation, i.e. </w:t>
        </w:r>
      </w:ins>
      <w:ins w:id="1383"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50601912" r:id="rId1399"/>
          </w:object>
        </w:r>
      </w:ins>
      <w:ins w:id="1384" w:author="Gerard Ateshian" w:date="2014-01-07T09:51:00Z">
        <w:r>
          <w:t xml:space="preserve"> where</w:t>
        </w:r>
        <w:r>
          <w:rPr>
            <w:b/>
          </w:rPr>
          <w:t xml:space="preserve"> </w:t>
        </w:r>
      </w:ins>
      <w:ins w:id="1385"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50601913" r:id="rId1400"/>
          </w:object>
        </w:r>
      </w:ins>
      <w:ins w:id="1386" w:author="Gerard Ateshian" w:date="2014-01-07T09:51:00Z">
        <w:r w:rsidRPr="00A16AEB">
          <w:t xml:space="preserve"> </w:t>
        </w:r>
        <w:r>
          <w:t>is the deformation gradient</w:t>
        </w:r>
      </w:ins>
      <w:ins w:id="1387" w:author="Gerard Ateshian" w:date="2014-01-07T09:58:00Z">
        <w:r w:rsidR="00BC495E">
          <w:t xml:space="preserve"> and </w:t>
        </w:r>
      </w:ins>
      <w:ins w:id="1388"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50601914" r:id="rId1402"/>
          </w:object>
        </w:r>
      </w:ins>
      <w:ins w:id="1389" w:author="Gerard Ateshian" w:date="2014-01-07T09:58:00Z">
        <w:r w:rsidR="00BC495E">
          <w:t xml:space="preserve"> is the referential solid volume fraction</w:t>
        </w:r>
      </w:ins>
      <w:ins w:id="1390" w:author="Gerard Ateshian" w:date="2014-01-07T09:51:00Z">
        <w:r>
          <w:t>.</w:t>
        </w:r>
      </w:ins>
      <w:ins w:id="1391" w:author="Gerard Ateshian" w:date="2014-01-07T10:01:00Z">
        <w:r w:rsidR="005467AD">
          <w:t xml:space="preserve"> Here, </w:t>
        </w:r>
      </w:ins>
      <w:ins w:id="1392"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50601915" r:id="rId1404"/>
          </w:object>
        </w:r>
      </w:ins>
      <w:ins w:id="1393" w:author="Gerard Ateshian" w:date="2014-01-07T10:01:00Z">
        <w:r w:rsidR="005467AD">
          <w:t xml:space="preserve"> represents the actual concentration of the solute whose diffusivity is given by </w:t>
        </w:r>
      </w:ins>
      <w:ins w:id="1394"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50601916" r:id="rId1406"/>
          </w:object>
        </w:r>
      </w:ins>
      <w:ins w:id="1395" w:author="Gerard Ateshian" w:date="2014-01-07T10:02:00Z">
        <w:r w:rsidR="005467AD">
          <w:t>.  This constitutive relation is based on the experimental findings reported by Albro et al.</w:t>
        </w:r>
      </w:ins>
      <w:ins w:id="1396"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1397" w:author="Gerard Ateshian" w:date="2014-01-07T10:18:00Z">
        <w:r w:rsidR="00AA6727">
          <w:t>.</w:t>
        </w:r>
      </w:ins>
    </w:p>
    <w:p w14:paraId="7E06207A" w14:textId="77777777" w:rsidR="00C14B72" w:rsidRDefault="00C14B72" w:rsidP="00C14B72">
      <w:pPr>
        <w:rPr>
          <w:ins w:id="1398" w:author="Gerard Ateshian" w:date="2014-01-07T09:51:00Z"/>
        </w:rPr>
      </w:pPr>
    </w:p>
    <w:p w14:paraId="4C18D5CA" w14:textId="77777777" w:rsidR="00C14B72" w:rsidRPr="00B27FE9" w:rsidRDefault="00C14B72" w:rsidP="00C14B72">
      <w:pPr>
        <w:pStyle w:val="Example"/>
        <w:rPr>
          <w:ins w:id="1399" w:author="Gerard Ateshian" w:date="2014-01-07T09:51:00Z"/>
        </w:rPr>
      </w:pPr>
      <w:ins w:id="1400" w:author="Gerard Ateshian" w:date="2014-01-07T09:51:00Z">
        <w:r w:rsidRPr="00B27FE9">
          <w:t>Example:</w:t>
        </w:r>
      </w:ins>
    </w:p>
    <w:p w14:paraId="4AF145CE" w14:textId="607EE5C6" w:rsidR="00214C54" w:rsidRPr="00214C54" w:rsidRDefault="00214C54" w:rsidP="00214C54">
      <w:pPr>
        <w:rPr>
          <w:ins w:id="1401" w:author="Gerard Ateshian" w:date="2014-01-07T10:07:00Z"/>
          <w:rFonts w:ascii="Courier New" w:hAnsi="Courier New"/>
          <w:sz w:val="22"/>
        </w:rPr>
      </w:pPr>
      <w:ins w:id="1402"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1403" w:author="Gerard Ateshian" w:date="2014-01-07T10:07:00Z"/>
          <w:rFonts w:ascii="Courier New" w:hAnsi="Courier New"/>
          <w:sz w:val="22"/>
        </w:rPr>
      </w:pPr>
      <w:ins w:id="1404"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1405" w:author="Gerard Ateshian" w:date="2014-01-07T10:07:00Z"/>
          <w:rFonts w:ascii="Courier New" w:hAnsi="Courier New"/>
          <w:sz w:val="22"/>
        </w:rPr>
      </w:pPr>
      <w:ins w:id="1406"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1407" w:author="Gerard Ateshian" w:date="2014-01-07T10:07:00Z"/>
          <w:rFonts w:ascii="Courier New" w:hAnsi="Courier New"/>
          <w:sz w:val="22"/>
        </w:rPr>
      </w:pPr>
      <w:ins w:id="1408"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1409" w:author="Gerard Ateshian" w:date="2014-01-07T10:07:00Z"/>
          <w:rFonts w:ascii="Courier New" w:hAnsi="Courier New"/>
          <w:sz w:val="22"/>
        </w:rPr>
      </w:pPr>
      <w:ins w:id="1410"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1411" w:author="Gerard Ateshian" w:date="2014-01-07T10:07:00Z"/>
          <w:rFonts w:ascii="Courier New" w:hAnsi="Courier New"/>
          <w:sz w:val="22"/>
        </w:rPr>
      </w:pPr>
      <w:ins w:id="1412"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1413" w:author="Gerard Ateshian" w:date="2014-01-07T10:07:00Z"/>
          <w:rFonts w:ascii="Courier New" w:hAnsi="Courier New"/>
          <w:sz w:val="22"/>
        </w:rPr>
      </w:pPr>
      <w:ins w:id="1414"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1415" w:author="Gerard Ateshian" w:date="2014-01-07T10:07:00Z"/>
          <w:rFonts w:ascii="Courier New" w:hAnsi="Courier New"/>
          <w:sz w:val="22"/>
        </w:rPr>
      </w:pPr>
      <w:ins w:id="1416"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1417" w:author="Gerard Ateshian" w:date="2014-01-07T10:07:00Z"/>
          <w:rFonts w:ascii="Courier New" w:hAnsi="Courier New"/>
          <w:sz w:val="22"/>
        </w:rPr>
      </w:pPr>
      <w:ins w:id="1418"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1419" w:author="Gerard Ateshian" w:date="2014-01-07T10:07:00Z"/>
          <w:rFonts w:ascii="Courier New" w:hAnsi="Courier New"/>
          <w:sz w:val="22"/>
        </w:rPr>
      </w:pPr>
      <w:ins w:id="1420"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421" w:name="_Ref162420103"/>
      <w:bookmarkStart w:id="1422" w:name="_Toc376858589"/>
      <w:r w:rsidRPr="00B27FE9">
        <w:lastRenderedPageBreak/>
        <w:t>Solubility Materials</w:t>
      </w:r>
      <w:bookmarkEnd w:id="1421"/>
      <w:bookmarkEnd w:id="1422"/>
    </w:p>
    <w:p w14:paraId="0B0BD944" w14:textId="77777777" w:rsidR="006A0BC1" w:rsidRPr="00B27FE9" w:rsidRDefault="006A0BC1" w:rsidP="006A0BC1">
      <w:pPr>
        <w:pStyle w:val="Heading4"/>
      </w:pPr>
      <w:bookmarkStart w:id="1423" w:name="_Toc376858590"/>
      <w:r w:rsidRPr="00B27FE9">
        <w:t>Constant Solubility</w:t>
      </w:r>
      <w:bookmarkEnd w:id="1423"/>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50601917" r:id="rId1408"/>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50601918"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424" w:name="_Ref162420105"/>
      <w:bookmarkStart w:id="1425" w:name="_Toc376858591"/>
      <w:r w:rsidRPr="00B27FE9">
        <w:lastRenderedPageBreak/>
        <w:t>Osmotic Coefficient Materials</w:t>
      </w:r>
      <w:bookmarkEnd w:id="1424"/>
      <w:bookmarkEnd w:id="1425"/>
    </w:p>
    <w:p w14:paraId="1167F702" w14:textId="77777777" w:rsidR="006A0BC1" w:rsidRPr="00B27FE9" w:rsidRDefault="006A0BC1" w:rsidP="006A0BC1">
      <w:pPr>
        <w:pStyle w:val="Heading4"/>
      </w:pPr>
      <w:bookmarkStart w:id="1426" w:name="_Toc376858592"/>
      <w:r w:rsidRPr="00B27FE9">
        <w:t>Constant Osmotic Coefficient</w:t>
      </w:r>
      <w:bookmarkEnd w:id="1426"/>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50601919" r:id="rId1412"/>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50601920"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427" w:name="_Ref366847643"/>
      <w:bookmarkStart w:id="1428" w:name="_Ref240797904"/>
      <w:bookmarkStart w:id="1429" w:name="_Ref240797910"/>
      <w:bookmarkStart w:id="1430" w:name="_Toc376858593"/>
      <w:r>
        <w:lastRenderedPageBreak/>
        <w:t xml:space="preserve">Triphasic </w:t>
      </w:r>
      <w:r w:rsidR="00AC155B">
        <w:t xml:space="preserve">and Multiphasic </w:t>
      </w:r>
      <w:r>
        <w:t>Materials</w:t>
      </w:r>
      <w:bookmarkEnd w:id="1427"/>
      <w:bookmarkEnd w:id="1428"/>
      <w:bookmarkEnd w:id="1429"/>
      <w:bookmarkEnd w:id="1430"/>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50601921"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50601922"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50601923"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50601924"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50601925"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50601926"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50601927"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50601928"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50601929"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50601930"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50601931"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50601932" r:id="rId1439"/>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50601933"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50601934"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50601935"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50601936" r:id="rId1447"/>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50601937"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50601938" r:id="rId145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50601939"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50601940"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50601941" r:id="rId1457"/>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50601942"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50601943"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50601944" r:id="rId1463"/>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50601945"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50601946"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50601947"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50601948" r:id="rId1471"/>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50601949"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50601950"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50601951"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50601952"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50601953"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50601954"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50601955" r:id="rId1485"/>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50601956"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50601957"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50601958"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50601959"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50601960"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50601961"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50601962"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50601963"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50601964"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50601965" r:id="rId1505"/>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50601966" r:id="rId1507"/>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50601967"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50601968"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50601969"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50601970"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50601971" r:id="rId1517"/>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50601972" r:id="rId1519"/>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50601973"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50601974"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50601975"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50601976"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50601977" r:id="rId1529"/>
        </w:object>
      </w:r>
      <w:r w:rsidRPr="00B27FE9">
        <w:t xml:space="preserve"> is </w:t>
      </w:r>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50601978"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50601979"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50601980"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50601981"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50601982"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50601983"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50601984"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50601985"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50601986"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50601987" r:id="rId1549"/>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50601988" r:id="rId1551"/>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50601989"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50601990"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50601991"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50601992"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50601993" r:id="rId1561"/>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431" w:author="Steve Maas" w:date="2014-01-02T13:13:00Z"/>
        </w:rPr>
      </w:pPr>
      <w:ins w:id="1432" w:author="Steve Maas" w:date="2014-01-02T13:13:00Z">
        <w:r>
          <w:t xml:space="preserve">Also see section </w:t>
        </w:r>
        <w:r>
          <w:fldChar w:fldCharType="begin"/>
        </w:r>
        <w:r>
          <w:instrText xml:space="preserve"> REF _Ref376431879 \r \h </w:instrText>
        </w:r>
      </w:ins>
      <w:r>
        <w:fldChar w:fldCharType="separate"/>
      </w:r>
      <w:ins w:id="1433"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434"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435" w:name="_Ref188932651"/>
      <w:bookmarkStart w:id="1436" w:name="_Toc376858594"/>
      <w:r w:rsidRPr="0097532C">
        <w:t xml:space="preserve">General Specification of </w:t>
      </w:r>
      <w:r w:rsidR="007960DE">
        <w:t xml:space="preserve">Multiphasic </w:t>
      </w:r>
      <w:r w:rsidRPr="0097532C">
        <w:t>Materials</w:t>
      </w:r>
      <w:bookmarkEnd w:id="1435"/>
      <w:bookmarkEnd w:id="1436"/>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50601994"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50601995"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50601996"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50601997"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50601998" r:id="rId1571"/>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50601999" r:id="rId1573"/>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50602000" r:id="rId1575"/>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50602001" r:id="rId1577"/>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50602002" r:id="rId1579"/>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50602003" r:id="rId1581"/>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50602004"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437" w:author="Steve Maas" w:date="2014-01-02T13:04:00Z">
        <w:r w:rsidR="00873D59">
          <w:t>3.12.2</w:t>
        </w:r>
      </w:ins>
      <w:del w:id="1438"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50602005"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50602006"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50602007"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439" w:author="Steve Maas" w:date="2014-01-02T13:04:00Z">
        <w:r w:rsidR="00873D59">
          <w:t>3.12.2</w:t>
        </w:r>
      </w:ins>
      <w:del w:id="1440"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r>
              <w:t>initial value of the referential apparent density of the solid-bound molecule</w:t>
            </w:r>
            <w:r w:rsidR="008F65F3">
              <w:t xml:space="preserve"> </w:t>
            </w:r>
            <w:r w:rsidR="00AF2221"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50602008" r:id="rId1591"/>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50602009" r:id="rId1593"/>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50602010" r:id="rId1595"/>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50602011"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50602012" r:id="rId1599"/>
        </w:objec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50602013" r:id="rId1601"/>
        </w:object>
      </w:r>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50602014" r:id="rId1603"/>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441" w:name="_Toc376858595"/>
      <w:r>
        <w:lastRenderedPageBreak/>
        <w:t>Solvent Supply Materials</w:t>
      </w:r>
      <w:bookmarkEnd w:id="1441"/>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50602015"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50602016" r:id="rId1607"/>
        </w:object>
      </w:r>
      <w:r>
        <w:t xml:space="preserve"> .</w:t>
      </w:r>
    </w:p>
    <w:p w14:paraId="794F9D24" w14:textId="332B4F9D"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50602017" r:id="rId1609"/>
        </w:object>
      </w:r>
      <w:r w:rsidR="007D189B">
        <w:t xml:space="preserve"> has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442" w:name="_Toc376858596"/>
      <w:r>
        <w:lastRenderedPageBreak/>
        <w:t>Starling Equation</w:t>
      </w:r>
      <w:bookmarkEnd w:id="1442"/>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7D189B" w14:paraId="2CE7397B" w14:textId="77777777" w:rsidTr="007D189B">
        <w:tc>
          <w:tcPr>
            <w:tcW w:w="1728" w:type="dxa"/>
            <w:shd w:val="clear" w:color="auto" w:fill="auto"/>
          </w:tcPr>
          <w:p w14:paraId="4C21F14B" w14:textId="77777777" w:rsidR="007D189B" w:rsidRDefault="007D189B" w:rsidP="007D189B">
            <w:pPr>
              <w:pStyle w:val="code"/>
            </w:pPr>
            <w:r>
              <w:t>&lt;kp&gt;</w:t>
            </w:r>
          </w:p>
        </w:tc>
        <w:tc>
          <w:tcPr>
            <w:tcW w:w="784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50602018" r:id="rId1611"/>
              </w:object>
            </w:r>
          </w:p>
        </w:tc>
      </w:tr>
      <w:tr w:rsidR="007D189B" w14:paraId="7BEE70A8" w14:textId="77777777" w:rsidTr="007D189B">
        <w:tc>
          <w:tcPr>
            <w:tcW w:w="1728" w:type="dxa"/>
            <w:shd w:val="clear" w:color="auto" w:fill="auto"/>
          </w:tcPr>
          <w:p w14:paraId="3D94F9B4" w14:textId="77777777" w:rsidR="007D189B" w:rsidRDefault="007D189B" w:rsidP="007D189B">
            <w:pPr>
              <w:pStyle w:val="code"/>
            </w:pPr>
            <w:r>
              <w:t>&lt;pv&gt;</w:t>
            </w:r>
          </w:p>
        </w:tc>
        <w:tc>
          <w:tcPr>
            <w:tcW w:w="784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50602019" r:id="rId1613"/>
              </w:object>
            </w:r>
          </w:p>
        </w:tc>
      </w:tr>
      <w:tr w:rsidR="007D189B" w14:paraId="35309DB4" w14:textId="77777777" w:rsidTr="007D189B">
        <w:tc>
          <w:tcPr>
            <w:tcW w:w="1728" w:type="dxa"/>
            <w:shd w:val="clear" w:color="auto" w:fill="auto"/>
          </w:tcPr>
          <w:p w14:paraId="0564E4E1" w14:textId="77777777" w:rsidR="007D189B" w:rsidRDefault="007D189B" w:rsidP="007D189B">
            <w:pPr>
              <w:pStyle w:val="code"/>
            </w:pPr>
            <w:r>
              <w:t>&lt;q[n]&gt;</w:t>
            </w:r>
          </w:p>
        </w:tc>
        <w:tc>
          <w:tcPr>
            <w:tcW w:w="7848" w:type="dxa"/>
            <w:shd w:val="clear" w:color="auto" w:fill="auto"/>
          </w:tcPr>
          <w:p w14:paraId="0AAD4B5B" w14:textId="6CE8077E" w:rsidR="007D189B" w:rsidRDefault="007D189B" w:rsidP="00AF2221">
            <w:r>
              <w:t xml:space="preserve">osmotic filtration coefficient, </w:t>
            </w:r>
            <w:r w:rsidR="00AF2221" w:rsidRPr="00AF2221">
              <w:rPr>
                <w:position w:val="-10"/>
              </w:rPr>
              <w:object w:dxaOrig="300" w:dyaOrig="360" w14:anchorId="512CF632">
                <v:shape id="_x0000_i1816" type="#_x0000_t75" style="width:14pt;height:18pt" o:ole="">
                  <v:imagedata r:id="rId1614" o:title=""/>
                </v:shape>
                <o:OLEObject Type="Embed" ProgID="Equation.DSMT4" ShapeID="_x0000_i1816" DrawAspect="Content" ObjectID="_1450602020" r:id="rId1615"/>
              </w:object>
            </w:r>
            <w:r>
              <w:t xml:space="preserve"> </w:t>
            </w:r>
          </w:p>
        </w:tc>
      </w:tr>
      <w:tr w:rsidR="007D189B" w14:paraId="685C5560" w14:textId="77777777" w:rsidTr="007D189B">
        <w:tc>
          <w:tcPr>
            <w:tcW w:w="1728" w:type="dxa"/>
            <w:shd w:val="clear" w:color="auto" w:fill="auto"/>
          </w:tcPr>
          <w:p w14:paraId="251ECC59" w14:textId="77777777" w:rsidR="007D189B" w:rsidRDefault="007D189B" w:rsidP="007D189B">
            <w:pPr>
              <w:pStyle w:val="code"/>
            </w:pPr>
            <w:r>
              <w:t>&lt;c[n]&gt;</w:t>
            </w:r>
          </w:p>
        </w:tc>
        <w:tc>
          <w:tcPr>
            <w:tcW w:w="784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50602021" r:id="rId1617"/>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AF2221" w:rsidRPr="00AF2221">
        <w:rPr>
          <w:position w:val="-28"/>
        </w:rPr>
        <w:object w:dxaOrig="3300" w:dyaOrig="560" w14:anchorId="490A8685">
          <v:shape id="_x0000_i1818" type="#_x0000_t75" style="width:165.5pt;height:28pt" o:ole="">
            <v:imagedata r:id="rId1618" o:title=""/>
          </v:shape>
          <o:OLEObject Type="Embed" ProgID="Equation.DSMT4" ShapeID="_x0000_i1818" DrawAspect="Content" ObjectID="_1450602022" r:id="rId1619"/>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50602023"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2F961B8E" w:rsidR="006F62CE" w:rsidRDefault="006F62CE" w:rsidP="007D189B">
      <w:pPr>
        <w:pStyle w:val="code"/>
      </w:pPr>
      <w:r>
        <w:tab/>
        <w:t>&lt;q1&gt;1e-5&lt;/q1&gt;</w:t>
      </w:r>
    </w:p>
    <w:p w14:paraId="7E98FB8E" w14:textId="4DF76375" w:rsidR="006F62CE" w:rsidRDefault="006F62CE" w:rsidP="007D189B">
      <w:pPr>
        <w:pStyle w:val="code"/>
      </w:pPr>
      <w:r>
        <w:tab/>
        <w:t>&lt;c1&gt;150&lt;/c1&gt;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443" w:name="_Toc376858597"/>
      <w:r>
        <w:lastRenderedPageBreak/>
        <w:t>Chemical Reactions</w:t>
      </w:r>
      <w:bookmarkEnd w:id="1443"/>
    </w:p>
    <w:p w14:paraId="45114879" w14:textId="43162140" w:rsidR="00A61269" w:rsidRPr="00A61269" w:rsidRDefault="00A61269">
      <w:pPr>
        <w:pStyle w:val="Heading3"/>
      </w:pPr>
      <w:bookmarkStart w:id="1444" w:name="_Toc376858598"/>
      <w:r>
        <w:t>Guidelines for Chemical Reaction Analyses</w:t>
      </w:r>
      <w:bookmarkEnd w:id="1444"/>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50602024"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50602025"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50602026"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50602027" r:id="rId1629"/>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50602028"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50602029"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50602030"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50602031"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50602032"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50602033"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50602034"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50602035"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50602036" r:id="rId1647"/>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50602037"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50602038"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50602039"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50602040" r:id="rId1655"/>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50602041"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50602042" r:id="rId1659"/>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50602043"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50602044" r:id="rId1663"/>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50602045"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50602046"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50602047"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50602048"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50602049"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50602050"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50602051"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50602052" r:id="rId167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50602053" r:id="rId1681"/>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50602054"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50602055"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50602056"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50602057" r:id="rId1689"/>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50602058"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50602059"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50602060"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50602061"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50602062" r:id="rId1699"/>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50602063"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50602064" r:id="rId1703"/>
        </w:object>
      </w:r>
      <w:r>
        <w:t xml:space="preserve"> when needed for the calculation of </w:t>
      </w:r>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50602065" r:id="rId1705"/>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50602066"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50602067"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50602068"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50602069" r:id="rId1713"/>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50602070"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50602071" r:id="rId1717"/>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50602072"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50602073" r:id="rId1721"/>
        </w:object>
      </w:r>
      <w:r>
        <w:t xml:space="preserve"> by definition, it follows that </w:t>
      </w:r>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50602074"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50602075" r:id="rId1725"/>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50602076"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50602077"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50602078" r:id="rId1731"/>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50602079"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50602080"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50602081"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50602082"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50602083"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50602084"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50602085"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50602086"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50602087" r:id="rId1749"/>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50602088"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50602089"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50602090"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445" w:name="_Toc376858599"/>
      <w:r>
        <w:t>General Specification for Chemical Reactions</w:t>
      </w:r>
      <w:bookmarkEnd w:id="1445"/>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50602091"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50602092"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50602093"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50602094"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50602095" r:id="rId1765"/>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50602096" r:id="rId1767"/>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50602097" r:id="rId1769"/>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446" w:author="Steve Maas" w:date="2014-01-02T13:04:00Z">
        <w:r w:rsidR="00873D59">
          <w:t>3.12.2</w:t>
        </w:r>
      </w:ins>
      <w:del w:id="1447"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448" w:name="_Toc376858600"/>
      <w:r>
        <w:t>Chemical Reaction Materials</w:t>
      </w:r>
      <w:bookmarkEnd w:id="1448"/>
    </w:p>
    <w:p w14:paraId="5FCB1FE4" w14:textId="77777777" w:rsidR="007B076C" w:rsidRPr="007B076C" w:rsidRDefault="007B076C"/>
    <w:p w14:paraId="29F01F67" w14:textId="7BF16C69" w:rsidR="00541FBD" w:rsidRDefault="00541FBD" w:rsidP="0016320C">
      <w:pPr>
        <w:pStyle w:val="Heading4"/>
      </w:pPr>
      <w:bookmarkStart w:id="1449" w:name="_Toc376858601"/>
      <w:r>
        <w:t>Law of Mass Action for Forward Reactions</w:t>
      </w:r>
      <w:bookmarkEnd w:id="1449"/>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50602098"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50602099" r:id="rId1773"/>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6" type="#_x0000_t75" style="width:1in;height:14pt" o:ole="">
            <v:imagedata r:id="rId1774" o:title=""/>
          </v:shape>
          <o:OLEObject Type="Embed" ProgID="Equation.DSMT4" ShapeID="_x0000_i1896" DrawAspect="Content" ObjectID="_1450602100" r:id="rId1775"/>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450" w:name="_Toc376858602"/>
      <w:r>
        <w:t>Law of Mass Action for Reversible Reactions</w:t>
      </w:r>
      <w:bookmarkEnd w:id="1450"/>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97" type="#_x0000_t75" style="width:14pt;height:18pt" o:ole="">
                  <v:imagedata r:id="rId1776" o:title=""/>
                </v:shape>
                <o:OLEObject Type="Embed" ProgID="Equation.DSMT4" ShapeID="_x0000_i1897" DrawAspect="Content" ObjectID="_1450602101" r:id="rId1777"/>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98" type="#_x0000_t75" style="width:14pt;height:18pt" o:ole="">
                  <v:imagedata r:id="rId1778" o:title=""/>
                </v:shape>
                <o:OLEObject Type="Embed" ProgID="Equation.DSMT4" ShapeID="_x0000_i1898" DrawAspect="Content" ObjectID="_1450602102" r:id="rId1779"/>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9" type="#_x0000_t75" style="width:58.5pt;height:19.5pt" o:ole="">
            <v:imagedata r:id="rId1780" o:title=""/>
          </v:shape>
          <o:OLEObject Type="Embed" ProgID="Equation.DSMT4" ShapeID="_x0000_i1899" DrawAspect="Content" ObjectID="_1450602103" r:id="rId1781"/>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0" type="#_x0000_t75" style="width:87.5pt;height:65.5pt" o:ole="">
            <v:imagedata r:id="rId1782" o:title=""/>
          </v:shape>
          <o:OLEObject Type="Embed" ProgID="Equation.DSMT4" ShapeID="_x0000_i1900" DrawAspect="Content" ObjectID="_1450602104" r:id="rId1783"/>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1" type="#_x0000_t75" style="width:108.5pt;height:19.5pt" o:ole="">
            <v:imagedata r:id="rId1784" o:title=""/>
          </v:shape>
          <o:OLEObject Type="Embed" ProgID="Equation.DSMT4" ShapeID="_x0000_i1901" DrawAspect="Content" ObjectID="_1450602105" r:id="rId1785"/>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451" w:name="_Toc376858603"/>
      <w:r>
        <w:t>Michaelis-Menten Reaction</w:t>
      </w:r>
      <w:bookmarkEnd w:id="1451"/>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902" type="#_x0000_t75" style="width:22pt;height:18pt" o:ole="">
                  <v:imagedata r:id="rId1786" o:title=""/>
                </v:shape>
                <o:OLEObject Type="Embed" ProgID="Equation.DSMT4" ShapeID="_x0000_i1902" DrawAspect="Content" ObjectID="_1450602106" r:id="rId1787"/>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903" type="#_x0000_t75" style="width:22pt;height:18pt" o:ole="">
                  <v:imagedata r:id="rId1788" o:title=""/>
                </v:shape>
                <o:OLEObject Type="Embed" ProgID="Equation.DSMT4" ShapeID="_x0000_i1903" DrawAspect="Content" ObjectID="_1450602107" r:id="rId1789"/>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4" type="#_x0000_t75" style="width:14pt;height:14pt" o:ole="">
            <v:imagedata r:id="rId1790" o:title=""/>
          </v:shape>
          <o:OLEObject Type="Embed" ProgID="Equation.DSMT4" ShapeID="_x0000_i1904" DrawAspect="Content" ObjectID="_1450602108" r:id="rId1791"/>
        </w:object>
      </w:r>
      <w:r>
        <w:t xml:space="preserve"> triggers the conversion of the substrate </w:t>
      </w:r>
      <w:r w:rsidR="00AF2221" w:rsidRPr="00AF2221">
        <w:rPr>
          <w:position w:val="-4"/>
        </w:rPr>
        <w:object w:dxaOrig="279" w:dyaOrig="300" w14:anchorId="66BC52E7">
          <v:shape id="_x0000_i1905" type="#_x0000_t75" style="width:14pt;height:14pt" o:ole="">
            <v:imagedata r:id="rId1792" o:title=""/>
          </v:shape>
          <o:OLEObject Type="Embed" ProgID="Equation.DSMT4" ShapeID="_x0000_i1905" DrawAspect="Content" ObjectID="_1450602109" r:id="rId1793"/>
        </w:object>
      </w:r>
      <w:r>
        <w:t xml:space="preserve"> into the product </w:t>
      </w:r>
      <w:r w:rsidR="00AF2221" w:rsidRPr="00AF2221">
        <w:rPr>
          <w:position w:val="-4"/>
        </w:rPr>
        <w:object w:dxaOrig="320" w:dyaOrig="300" w14:anchorId="0995B99F">
          <v:shape id="_x0000_i1906" type="#_x0000_t75" style="width:16.5pt;height:14pt" o:ole="">
            <v:imagedata r:id="rId1794" o:title=""/>
          </v:shape>
          <o:OLEObject Type="Embed" ProgID="Equation.DSMT4" ShapeID="_x0000_i1906" DrawAspect="Content" ObjectID="_1450602110" r:id="rId1795"/>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7" type="#_x0000_t75" style="width:114.5pt;height:56.5pt" o:ole="">
            <v:imagedata r:id="rId1796" o:title=""/>
          </v:shape>
          <o:OLEObject Type="Embed" ProgID="Equation.DSMT4" ShapeID="_x0000_i1907" DrawAspect="Content" ObjectID="_1450602111" r:id="rId1797"/>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08" type="#_x0000_t75" style="width:13.5pt;height:16.5pt" o:ole="">
            <v:imagedata r:id="rId1798" o:title=""/>
          </v:shape>
          <o:OLEObject Type="Embed" ProgID="Equation.DSMT4" ShapeID="_x0000_i1908" DrawAspect="Content" ObjectID="_1450602112" r:id="rId1799"/>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9" type="#_x0000_t75" style="width:12pt;height:18pt" o:ole="">
            <v:imagedata r:id="rId1800" o:title=""/>
          </v:shape>
          <o:OLEObject Type="Embed" ProgID="Equation.DSMT4" ShapeID="_x0000_i1909" DrawAspect="Content" ObjectID="_1450602113" r:id="rId1801"/>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0" type="#_x0000_t75" style="width:124.5pt;height:16.5pt" o:ole="">
            <v:imagedata r:id="rId1802" o:title=""/>
          </v:shape>
          <o:OLEObject Type="Embed" ProgID="Equation.DSMT4" ShapeID="_x0000_i1910" DrawAspect="Content" ObjectID="_1450602114" r:id="rId1803"/>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1" type="#_x0000_t75" style="width:44.5pt;height:16.5pt" o:ole="">
            <v:imagedata r:id="rId1804" o:title=""/>
          </v:shape>
          <o:OLEObject Type="Embed" ProgID="Equation.DSMT4" ShapeID="_x0000_i1911" DrawAspect="Content" ObjectID="_1450602115" r:id="rId1805"/>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2" type="#_x0000_t75" style="width:56.5pt;height:19.5pt" o:ole="">
            <v:imagedata r:id="rId1806" o:title=""/>
          </v:shape>
          <o:OLEObject Type="Embed" ProgID="Equation.DSMT4" ShapeID="_x0000_i1912" DrawAspect="Content" ObjectID="_1450602116" r:id="rId1807"/>
        </w:object>
      </w:r>
      <w:r w:rsidR="00901BF1">
        <w:t xml:space="preserve">, so that </w:t>
      </w:r>
      <w:r w:rsidR="00AF2221" w:rsidRPr="00AF2221">
        <w:rPr>
          <w:position w:val="-10"/>
        </w:rPr>
        <w:object w:dxaOrig="700" w:dyaOrig="380" w14:anchorId="0528E5F0">
          <v:shape id="_x0000_i1913" type="#_x0000_t75" style="width:34.5pt;height:19.5pt" o:ole="">
            <v:imagedata r:id="rId1808" o:title=""/>
          </v:shape>
          <o:OLEObject Type="Embed" ProgID="Equation.DSMT4" ShapeID="_x0000_i1913" DrawAspect="Content" ObjectID="_1450602117" r:id="rId1809"/>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4" type="#_x0000_t75" style="width:22pt;height:18pt" o:ole="">
            <v:imagedata r:id="rId1810" o:title=""/>
          </v:shape>
          <o:OLEObject Type="Embed" ProgID="Equation.DSMT4" ShapeID="_x0000_i1914" DrawAspect="Content" ObjectID="_1450602118" r:id="rId1811"/>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452" w:name="_Ref366858813"/>
      <w:bookmarkStart w:id="1453" w:name="_Toc376858604"/>
      <w:r>
        <w:t>Specific Reaction Rate Materials</w:t>
      </w:r>
      <w:bookmarkEnd w:id="1452"/>
      <w:bookmarkEnd w:id="1453"/>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454" w:name="_Toc376858605"/>
      <w:r>
        <w:t>Constant Reaction Rate</w:t>
      </w:r>
      <w:bookmarkEnd w:id="1454"/>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15" type="#_x0000_t75" style="width:10pt;height:14pt" o:ole="">
                  <v:imagedata r:id="rId1812" o:title=""/>
                </v:shape>
                <o:OLEObject Type="Embed" ProgID="Equation.DSMT4" ShapeID="_x0000_i1915" DrawAspect="Content" ObjectID="_1450602119" r:id="rId1813"/>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455" w:name="_Toc376858606"/>
      <w:r>
        <w:t>Huiskes Reaction Rate</w:t>
      </w:r>
      <w:bookmarkEnd w:id="1455"/>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16" type="#_x0000_t75" style="width:12pt;height:13.5pt" o:ole="">
                  <v:imagedata r:id="rId1814" o:title=""/>
                </v:shape>
                <o:OLEObject Type="Embed" ProgID="Equation.DSMT4" ShapeID="_x0000_i1916" DrawAspect="Content" ObjectID="_1450602120" r:id="rId1815"/>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17" type="#_x0000_t75" style="width:14pt;height:18pt" o:ole="">
                  <v:imagedata r:id="rId1816" o:title=""/>
                </v:shape>
                <o:OLEObject Type="Embed" ProgID="Equation.DSMT4" ShapeID="_x0000_i1917" DrawAspect="Content" ObjectID="_1450602121" r:id="rId1817"/>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8" type="#_x0000_t75" style="width:107.5pt;height:38pt" o:ole="">
            <v:imagedata r:id="rId1818" o:title=""/>
          </v:shape>
          <o:OLEObject Type="Embed" ProgID="Equation.DSMT4" ShapeID="_x0000_i1918" DrawAspect="Content" ObjectID="_1450602122" r:id="rId1819"/>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19" type="#_x0000_t75" style="width:18pt;height:18pt" o:ole="">
            <v:imagedata r:id="rId1820" o:title=""/>
          </v:shape>
          <o:OLEObject Type="Embed" ProgID="Equation.DSMT4" ShapeID="_x0000_i1919" DrawAspect="Content" ObjectID="_1450602123" r:id="rId1821"/>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0" type="#_x0000_t75" style="width:63.5pt;height:21.5pt" o:ole="">
            <v:imagedata r:id="rId1822" o:title=""/>
          </v:shape>
          <o:OLEObject Type="Embed" ProgID="Equation.DSMT4" ShapeID="_x0000_i1920" DrawAspect="Content" ObjectID="_1450602124" r:id="rId1823"/>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1" type="#_x0000_t75" style="width:37.5pt;height:19.5pt" o:ole="">
            <v:imagedata r:id="rId1824" o:title=""/>
          </v:shape>
          <o:OLEObject Type="Embed" ProgID="Equation.DSMT4" ShapeID="_x0000_i1921" DrawAspect="Content" ObjectID="_1450602125" r:id="rId1825"/>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2" type="#_x0000_t75" style="width:61.5pt;height:19.5pt" o:ole="">
            <v:imagedata r:id="rId1826" o:title=""/>
          </v:shape>
          <o:OLEObject Type="Embed" ProgID="Equation.DSMT4" ShapeID="_x0000_i1922" DrawAspect="Content" ObjectID="_1450602126" r:id="rId1827"/>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3" type="#_x0000_t75" style="width:141.5pt;height:14pt" o:ole="">
            <v:imagedata r:id="rId1828" o:title=""/>
          </v:shape>
          <o:OLEObject Type="Embed" ProgID="Equation.DSMT4" ShapeID="_x0000_i1923" DrawAspect="Content" ObjectID="_1450602127" r:id="rId1829"/>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4" type="#_x0000_t75" style="width:30pt;height:19.5pt" o:ole="">
            <v:imagedata r:id="rId1830" o:title=""/>
          </v:shape>
          <o:OLEObject Type="Embed" ProgID="Equation.DSMT4" ShapeID="_x0000_i1924" DrawAspect="Content" ObjectID="_1450602128" r:id="rId1831"/>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5" type="#_x0000_t75" style="width:10pt;height:14pt" o:ole="">
            <v:imagedata r:id="rId1832" o:title=""/>
          </v:shape>
          <o:OLEObject Type="Embed" ProgID="Equation.DSMT4" ShapeID="_x0000_i1925" DrawAspect="Content" ObjectID="_1450602129" r:id="rId1833"/>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456" w:name="_Toc376858607"/>
      <w:r>
        <w:lastRenderedPageBreak/>
        <w:t>Rigid Body</w:t>
      </w:r>
      <w:bookmarkEnd w:id="1456"/>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7"/>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457" w:author="Steve Maas" w:date="2014-01-02T13:04:00Z">
        <w:r w:rsidR="00873D59">
          <w:t>3.11.1</w:t>
        </w:r>
      </w:ins>
      <w:del w:id="1458"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459" w:name="_Ref230581893"/>
      <w:bookmarkStart w:id="1460" w:name="_Ref230582111"/>
      <w:bookmarkStart w:id="1461" w:name="_Toc376858608"/>
      <w:r>
        <w:lastRenderedPageBreak/>
        <w:t>Restart Input file</w:t>
      </w:r>
      <w:bookmarkEnd w:id="1459"/>
      <w:bookmarkEnd w:id="1460"/>
      <w:bookmarkEnd w:id="1461"/>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462" w:name="_Toc376858609"/>
      <w:r>
        <w:t>The Archive Section</w:t>
      </w:r>
      <w:bookmarkEnd w:id="1462"/>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463" w:name="_Toc376858610"/>
      <w:r>
        <w:lastRenderedPageBreak/>
        <w:t>The Control Section</w:t>
      </w:r>
      <w:bookmarkEnd w:id="1463"/>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464" w:name="_Toc376858611"/>
      <w:r>
        <w:t>The LoadData Section</w:t>
      </w:r>
      <w:bookmarkEnd w:id="1464"/>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465" w:name="_Toc376858612"/>
      <w:r>
        <w:t>Example</w:t>
      </w:r>
      <w:bookmarkEnd w:id="1465"/>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466" w:name="_Ref293568242"/>
      <w:bookmarkStart w:id="1467" w:name="_Toc376858613"/>
      <w:r>
        <w:lastRenderedPageBreak/>
        <w:t>Multi-step Analysis</w:t>
      </w:r>
      <w:bookmarkEnd w:id="1466"/>
      <w:bookmarkEnd w:id="1467"/>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468" w:name="_Toc376858614"/>
      <w:r>
        <w:t xml:space="preserve">The Step </w:t>
      </w:r>
      <w:r w:rsidR="00D153DC">
        <w:t>S</w:t>
      </w:r>
      <w:r>
        <w:t>ection</w:t>
      </w:r>
      <w:bookmarkEnd w:id="1468"/>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469" w:author="Steve Maas" w:date="2014-01-02T11:25:00Z">
        <w:r w:rsidDel="008B2763">
          <w:delText>1</w:delText>
        </w:r>
      </w:del>
      <w:ins w:id="1470"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471" w:name="_Toc376858615"/>
      <w:r>
        <w:t>Control Settings</w:t>
      </w:r>
      <w:bookmarkEnd w:id="1471"/>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1472" w:author="Steve Maas" w:date="2014-01-02T11:28:00Z">
        <w:r w:rsidDel="00B24DAD">
          <w:delText xml:space="preserve">Boundary </w:delText>
        </w:r>
        <w:r w:rsidR="00B37A5F" w:rsidDel="00B24DAD">
          <w:delText xml:space="preserve">and Loads </w:delText>
        </w:r>
        <w:r w:rsidDel="00B24DAD">
          <w:delText>Settings</w:delText>
        </w:r>
      </w:del>
      <w:bookmarkStart w:id="1473" w:name="_Toc376858616"/>
      <w:ins w:id="1474" w:author="Steve Maas" w:date="2014-01-02T11:28:00Z">
        <w:r w:rsidR="00B24DAD">
          <w:t>Boundary Conditions</w:t>
        </w:r>
      </w:ins>
      <w:bookmarkEnd w:id="1473"/>
    </w:p>
    <w:p w14:paraId="4D273171" w14:textId="77777777" w:rsidR="00B24DAD" w:rsidRDefault="00B24DAD" w:rsidP="006A0BC1">
      <w:pPr>
        <w:rPr>
          <w:ins w:id="1475" w:author="Steve Maas" w:date="2014-01-02T11:32:00Z"/>
        </w:rPr>
      </w:pPr>
      <w:ins w:id="1476" w:author="Steve Maas" w:date="2014-01-02T11:29:00Z">
        <w:r>
          <w:t>In a multi-step analysis boundary conditions can be applied that are only active during the step.</w:t>
        </w:r>
      </w:ins>
      <w:ins w:id="1477"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478" w:author="Steve Maas" w:date="2014-01-02T11:29:00Z">
        <w:r>
          <w:t xml:space="preserve"> </w:t>
        </w:r>
      </w:ins>
      <w:ins w:id="1479" w:author="Steve Maas" w:date="2014-01-02T11:30:00Z">
        <w:r>
          <w:t>of the FEBio input file. These section</w:t>
        </w:r>
      </w:ins>
      <w:ins w:id="1480" w:author="Steve Maas" w:date="2014-01-02T11:31:00Z">
        <w:r>
          <w:t>s</w:t>
        </w:r>
      </w:ins>
      <w:ins w:id="1481" w:author="Steve Maas" w:date="2014-01-02T11:30:00Z">
        <w:r>
          <w:t xml:space="preserve"> can thus be placed inside the </w:t>
        </w:r>
      </w:ins>
      <w:ins w:id="1482" w:author="Steve Maas" w:date="2014-01-02T11:31:00Z">
        <w:r>
          <w:rPr>
            <w:i/>
          </w:rPr>
          <w:t xml:space="preserve">Step </w:t>
        </w:r>
        <w:r>
          <w:t xml:space="preserve">section to define a boundary condition that is only active during the step. </w:t>
        </w:r>
      </w:ins>
      <w:del w:id="1483"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484" w:author="Steve Maas" w:date="2014-01-02T11:31:00Z">
        <w:r w:rsidR="00B37A5F" w:rsidDel="00B24DAD">
          <w:delText>i</w:delText>
        </w:r>
        <w:r w:rsidR="006A0BC1" w:rsidDel="00B24DAD">
          <w:delText>t</w:delText>
        </w:r>
      </w:del>
      <w:ins w:id="1485"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486" w:author="Steve Maas" w:date="2014-01-02T11:31:00Z">
        <w:r>
          <w:t xml:space="preserve">corresponding boundary </w:t>
        </w:r>
      </w:ins>
      <w:r w:rsidR="006A0BC1">
        <w:t xml:space="preserve">conditions remain enforced during </w:t>
      </w:r>
      <w:del w:id="1487" w:author="Steve Maas" w:date="2014-01-02T11:31:00Z">
        <w:r w:rsidR="006A0BC1" w:rsidDel="00B24DAD">
          <w:delText>the entire simulation</w:delText>
        </w:r>
      </w:del>
      <w:ins w:id="1488" w:author="Steve Maas" w:date="2014-01-02T11:31:00Z">
        <w:r>
          <w:t>all the steps</w:t>
        </w:r>
      </w:ins>
      <w:r w:rsidR="006A0BC1">
        <w:t>.</w:t>
      </w:r>
    </w:p>
    <w:p w14:paraId="760176B3" w14:textId="77777777" w:rsidR="00B24DAD" w:rsidRDefault="00B24DAD" w:rsidP="006A0BC1">
      <w:pPr>
        <w:rPr>
          <w:ins w:id="1489" w:author="Steve Maas" w:date="2014-01-02T11:32:00Z"/>
        </w:rPr>
      </w:pPr>
    </w:p>
    <w:p w14:paraId="6829D738" w14:textId="0C496C16" w:rsidR="00B24DAD" w:rsidRDefault="00B24DAD">
      <w:pPr>
        <w:pStyle w:val="Heading3"/>
        <w:rPr>
          <w:ins w:id="1490" w:author="Steve Maas" w:date="2014-01-02T11:32:00Z"/>
        </w:rPr>
        <w:pPrChange w:id="1491" w:author="Steve Maas" w:date="2014-01-02T11:32:00Z">
          <w:pPr/>
        </w:pPrChange>
      </w:pPr>
      <w:bookmarkStart w:id="1492" w:name="_Toc376858617"/>
      <w:ins w:id="1493" w:author="Steve Maas" w:date="2014-01-02T11:32:00Z">
        <w:r>
          <w:t>Relative Boundary Conditions</w:t>
        </w:r>
        <w:bookmarkEnd w:id="1492"/>
      </w:ins>
    </w:p>
    <w:p w14:paraId="7C519646" w14:textId="02BCCA6B" w:rsidR="006A0BC1" w:rsidRDefault="00B24DAD" w:rsidP="006A0BC1">
      <w:ins w:id="1494" w:author="Steve Maas" w:date="2014-01-02T11:32:00Z">
        <w:r>
          <w:t xml:space="preserve">Some boundary conditions </w:t>
        </w:r>
      </w:ins>
      <w:ins w:id="1495" w:author="Steve Maas" w:date="2014-01-02T11:33:00Z">
        <w:r>
          <w:t>can be defined as relative boundary conditions</w:t>
        </w:r>
      </w:ins>
      <w:ins w:id="1496" w:author="Steve Maas" w:date="2014-01-02T11:34:00Z">
        <w:r>
          <w:t>.</w:t>
        </w:r>
      </w:ins>
      <w:ins w:id="1497" w:author="Steve Maas" w:date="2014-01-02T11:33:00Z">
        <w:r>
          <w:t xml:space="preserve"> </w:t>
        </w:r>
      </w:ins>
      <w:ins w:id="1498" w:author="Steve Maas" w:date="2014-01-02T11:34:00Z">
        <w:r>
          <w:t xml:space="preserve">This </w:t>
        </w:r>
      </w:ins>
      <w:ins w:id="1499" w:author="Steve Maas" w:date="2014-01-02T11:33:00Z">
        <w:r>
          <w:t>means that the corresponding condition</w:t>
        </w:r>
      </w:ins>
      <w:ins w:id="1500" w:author="Steve Maas" w:date="2014-01-02T11:34:00Z">
        <w:r>
          <w:t>s</w:t>
        </w:r>
      </w:ins>
      <w:ins w:id="1501" w:author="Steve Maas" w:date="2014-01-02T11:33:00Z">
        <w:r>
          <w:t xml:space="preserve"> will be applied to the final configuration of the previous step</w:t>
        </w:r>
      </w:ins>
      <w:ins w:id="1502" w:author="Steve Maas" w:date="2014-01-02T11:34:00Z">
        <w:r>
          <w:t xml:space="preserve"> and not to the original reference configuration</w:t>
        </w:r>
      </w:ins>
      <w:ins w:id="1503" w:author="Steve Maas" w:date="2014-01-02T11:33:00Z">
        <w:r>
          <w:t xml:space="preserve">. </w:t>
        </w:r>
      </w:ins>
      <w:del w:id="1504"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505" w:author="Steve Maas" w:date="2014-01-02T11:34:00Z">
        <w:r>
          <w:t>For example, if a prescribed displacement is defined as relative the displacement will be taken with respect of the positions of the f</w:t>
        </w:r>
      </w:ins>
      <w:ins w:id="1506"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507" w:name="_Toc376858618"/>
      <w:r>
        <w:t>An Example</w:t>
      </w:r>
      <w:bookmarkEnd w:id="1507"/>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508" w:name="_Ref292524274"/>
      <w:bookmarkStart w:id="1509" w:name="_Ref293568253"/>
      <w:bookmarkStart w:id="1510" w:name="_Ref293568696"/>
      <w:bookmarkStart w:id="1511" w:name="_Toc376858619"/>
      <w:r>
        <w:lastRenderedPageBreak/>
        <w:t>Parameter Optimization</w:t>
      </w:r>
      <w:bookmarkEnd w:id="1508"/>
      <w:bookmarkEnd w:id="1509"/>
      <w:bookmarkEnd w:id="1510"/>
      <w:bookmarkEnd w:id="1511"/>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512" w:name="_Toc376858620"/>
      <w:r>
        <w:t xml:space="preserve">Optimization </w:t>
      </w:r>
      <w:r w:rsidR="00D153DC">
        <w:t>I</w:t>
      </w:r>
      <w:r>
        <w:t xml:space="preserve">nput </w:t>
      </w:r>
      <w:r w:rsidR="00D153DC">
        <w:t>F</w:t>
      </w:r>
      <w:r>
        <w:t>ile</w:t>
      </w:r>
      <w:bookmarkEnd w:id="1512"/>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513" w:name="_Toc376858621"/>
      <w:r>
        <w:t xml:space="preserve">Model </w:t>
      </w:r>
      <w:r w:rsidR="00FD648A">
        <w:t>S</w:t>
      </w:r>
      <w:r>
        <w:t>ection</w:t>
      </w:r>
      <w:bookmarkEnd w:id="1513"/>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514" w:name="_Toc376858622"/>
      <w:r>
        <w:t xml:space="preserve">Options </w:t>
      </w:r>
      <w:r w:rsidR="00FD648A">
        <w:t>S</w:t>
      </w:r>
      <w:r>
        <w:t>ection</w:t>
      </w:r>
      <w:bookmarkEnd w:id="1514"/>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6" type="#_x0000_t75" style="width:135.5pt;height:40pt" o:ole="">
            <v:imagedata r:id="rId1834" o:title=""/>
          </v:shape>
          <o:OLEObject Type="Embed" ProgID="Equation.DSMT4" ShapeID="_x0000_i1926" DrawAspect="Content" ObjectID="_1450602130" r:id="rId1835"/>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7" type="#_x0000_t75" style="width:38pt;height:19.5pt" o:ole="">
            <v:imagedata r:id="rId1836" o:title=""/>
          </v:shape>
          <o:OLEObject Type="Embed" ProgID="Equation.DSMT4" ShapeID="_x0000_i1927" DrawAspect="Content" ObjectID="_1450602131" r:id="rId1837"/>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28" type="#_x0000_t75" style="width:36.5pt;height:19.5pt" o:ole="">
            <v:imagedata r:id="rId1838" o:title=""/>
          </v:shape>
          <o:OLEObject Type="Embed" ProgID="Equation.DSMT4" ShapeID="_x0000_i1928" DrawAspect="Content" ObjectID="_1450602132" r:id="rId1839"/>
        </w:object>
      </w:r>
      <w:r>
        <w:t xml:space="preserve"> are the experimentally (or otherwise) obtained data with standard deviation </w:t>
      </w:r>
      <w:r w:rsidR="00AF2221" w:rsidRPr="00AF2221">
        <w:rPr>
          <w:position w:val="-12"/>
        </w:rPr>
        <w:object w:dxaOrig="279" w:dyaOrig="360" w14:anchorId="2534B539">
          <v:shape id="_x0000_i1929" type="#_x0000_t75" style="width:14pt;height:18pt" o:ole="">
            <v:imagedata r:id="rId1840" o:title=""/>
          </v:shape>
          <o:OLEObject Type="Embed" ProgID="Equation.DSMT4" ShapeID="_x0000_i1929" DrawAspect="Content" ObjectID="_1450602133" r:id="rId1841"/>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0" type="#_x0000_t75" style="width:287.5pt;height:34pt" o:ole="">
            <v:imagedata r:id="rId1842" o:title=""/>
          </v:shape>
          <o:OLEObject Type="Embed" ProgID="Equation.DSMT4" ShapeID="_x0000_i1930" DrawAspect="Content" ObjectID="_1450602134" r:id="rId1843"/>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1" type="#_x0000_t75" style="width:21.5pt;height:18pt" o:ole="">
            <v:imagedata r:id="rId1844" o:title=""/>
          </v:shape>
          <o:OLEObject Type="Embed" ProgID="Equation.DSMT4" ShapeID="_x0000_i1931" DrawAspect="Content" ObjectID="_1450602135" r:id="rId1845"/>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2" type="#_x0000_t75" style="width:76pt;height:19.5pt" o:ole="">
            <v:imagedata r:id="rId1846" o:title=""/>
          </v:shape>
          <o:OLEObject Type="Embed" ProgID="Equation.DSMT4" ShapeID="_x0000_i1932" DrawAspect="Content" ObjectID="_1450602136" r:id="rId1847"/>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3" type="#_x0000_t75" style="width:10pt;height:10.5pt" o:ole="">
            <v:imagedata r:id="rId1848" o:title=""/>
          </v:shape>
          <o:OLEObject Type="Embed" ProgID="Equation.DSMT4" ShapeID="_x0000_i1933" DrawAspect="Content" ObjectID="_1450602137" r:id="rId1849"/>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515" w:name="_Toc376858623"/>
      <w:r>
        <w:t xml:space="preserve">Function </w:t>
      </w:r>
      <w:r w:rsidR="00FD648A">
        <w:t>S</w:t>
      </w:r>
      <w:r>
        <w:t>ection</w:t>
      </w:r>
      <w:bookmarkEnd w:id="1515"/>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lastRenderedPageBreak/>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516" w:name="_Toc376858624"/>
      <w:r>
        <w:t>Parameters Section</w:t>
      </w:r>
      <w:bookmarkEnd w:id="1516"/>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517"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518" w:author="Steve Maas" w:date="2013-12-30T14:23:00Z"/>
        </w:rPr>
      </w:pPr>
    </w:p>
    <w:p w14:paraId="1FA9453A" w14:textId="60C18CB6" w:rsidR="00B50762" w:rsidRDefault="00B50762" w:rsidP="00422C54">
      <w:ins w:id="1519" w:author="Steve Maas" w:date="2013-12-30T14:23:00Z">
        <w:r>
          <w:t>For most materials, the following format is used to reference a parameter.</w:t>
        </w:r>
      </w:ins>
    </w:p>
    <w:p w14:paraId="4BD34C48" w14:textId="77777777" w:rsidR="00422C54" w:rsidRDefault="00422C54" w:rsidP="00422C54">
      <w:pPr>
        <w:pStyle w:val="code"/>
        <w:rPr>
          <w:ins w:id="1520" w:author="Steve Maas" w:date="2013-12-30T14:23:00Z"/>
        </w:rPr>
      </w:pPr>
    </w:p>
    <w:p w14:paraId="76431128" w14:textId="3F22C59F" w:rsidR="00B50762" w:rsidDel="00B50762" w:rsidRDefault="00B50762" w:rsidP="00422C54">
      <w:pPr>
        <w:pStyle w:val="code"/>
        <w:rPr>
          <w:del w:id="1521" w:author="Steve Maas" w:date="2013-12-30T14:23:00Z"/>
        </w:rPr>
      </w:pPr>
    </w:p>
    <w:p w14:paraId="04224698" w14:textId="06B97A89" w:rsidR="00422C54" w:rsidRDefault="00422C54" w:rsidP="00422C54">
      <w:pPr>
        <w:pStyle w:val="code"/>
        <w:rPr>
          <w:ins w:id="1522" w:author="Steve Maas" w:date="2013-12-30T14:23:00Z"/>
        </w:rPr>
      </w:pPr>
      <w:r>
        <w:tab/>
      </w:r>
      <w:r w:rsidRPr="00422C54">
        <w:t>material_name.parameter</w:t>
      </w:r>
      <w:del w:id="1523" w:author="Steve Maas" w:date="2013-12-30T14:29:00Z">
        <w:r w:rsidRPr="00422C54" w:rsidDel="00B50762">
          <w:delText>_name</w:delText>
        </w:r>
      </w:del>
      <w:del w:id="1524"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525" w:author="Steve Maas" w:date="2013-12-30T14:23:00Z"/>
        </w:rPr>
      </w:pPr>
    </w:p>
    <w:p w14:paraId="18C9F712" w14:textId="701C8A0D" w:rsidR="00B50762" w:rsidRDefault="00B50762" w:rsidP="00422C54">
      <w:pPr>
        <w:pStyle w:val="code"/>
        <w:rPr>
          <w:ins w:id="1526" w:author="Steve Maas" w:date="2013-12-30T14:24:00Z"/>
          <w:rFonts w:ascii="Times New Roman" w:hAnsi="Times New Roman"/>
          <w:sz w:val="24"/>
        </w:rPr>
      </w:pPr>
      <w:ins w:id="1527" w:author="Steve Maas" w:date="2013-12-30T14:23:00Z">
        <w:r w:rsidRPr="00B50762">
          <w:rPr>
            <w:rFonts w:ascii="Times New Roman" w:hAnsi="Times New Roman"/>
            <w:sz w:val="24"/>
            <w:rPrChange w:id="1528" w:author="Steve Maas" w:date="2013-12-30T14:24:00Z">
              <w:rPr>
                <w:rFonts w:ascii="Times New Roman" w:hAnsi="Times New Roman"/>
              </w:rPr>
            </w:rPrChange>
          </w:rPr>
          <w:t>For</w:t>
        </w:r>
      </w:ins>
      <w:ins w:id="1529" w:author="Steve Maas" w:date="2013-12-30T14:24:00Z">
        <w:r>
          <w:rPr>
            <w:rFonts w:ascii="Times New Roman" w:hAnsi="Times New Roman"/>
            <w:sz w:val="24"/>
          </w:rPr>
          <w:t xml:space="preserve"> example</w:t>
        </w:r>
      </w:ins>
      <w:ins w:id="1530" w:author="Steve Maas" w:date="2013-12-30T14:29:00Z">
        <w:r>
          <w:rPr>
            <w:rFonts w:ascii="Times New Roman" w:hAnsi="Times New Roman"/>
            <w:sz w:val="24"/>
          </w:rPr>
          <w:t>, a</w:t>
        </w:r>
      </w:ins>
      <w:ins w:id="1531" w:author="Steve Maas" w:date="2013-12-30T14:24:00Z">
        <w:r>
          <w:rPr>
            <w:rFonts w:ascii="Times New Roman" w:hAnsi="Times New Roman"/>
            <w:sz w:val="24"/>
          </w:rPr>
          <w:t>ssume a material</w:t>
        </w:r>
      </w:ins>
      <w:ins w:id="1532"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1533" w:author="Steve Maas" w:date="2013-12-30T14:24:00Z">
        <w:r>
          <w:rPr>
            <w:rFonts w:ascii="Times New Roman" w:hAnsi="Times New Roman"/>
            <w:sz w:val="24"/>
          </w:rPr>
          <w:t>of type neo-Hookean is defined. Then we can reference the Young’s modulus (E)</w:t>
        </w:r>
      </w:ins>
      <w:ins w:id="1534"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535" w:author="Steve Maas" w:date="2013-12-30T14:24:00Z"/>
          <w:rFonts w:ascii="Times New Roman" w:hAnsi="Times New Roman"/>
          <w:sz w:val="24"/>
        </w:rPr>
      </w:pPr>
    </w:p>
    <w:p w14:paraId="3F128693" w14:textId="21B0BB8A" w:rsidR="00B50762" w:rsidRPr="00B50762" w:rsidDel="00B50762" w:rsidRDefault="00B50762" w:rsidP="00422C54">
      <w:pPr>
        <w:pStyle w:val="code"/>
        <w:rPr>
          <w:del w:id="1536" w:author="Steve Maas" w:date="2013-12-30T14:24:00Z"/>
          <w:rFonts w:ascii="Times New Roman" w:hAnsi="Times New Roman"/>
          <w:sz w:val="24"/>
          <w:rPrChange w:id="1537" w:author="Steve Maas" w:date="2013-12-30T14:24:00Z">
            <w:rPr>
              <w:del w:id="1538" w:author="Steve Maas" w:date="2013-12-30T14:24:00Z"/>
            </w:rPr>
          </w:rPrChange>
        </w:rPr>
      </w:pPr>
    </w:p>
    <w:p w14:paraId="5C133653" w14:textId="77777777" w:rsidR="00B50762" w:rsidRDefault="00B50762" w:rsidP="00422C54">
      <w:pPr>
        <w:pStyle w:val="code"/>
        <w:rPr>
          <w:ins w:id="1539" w:author="Steve Maas" w:date="2013-12-30T14:25:00Z"/>
        </w:rPr>
      </w:pPr>
      <w:ins w:id="1540" w:author="Steve Maas" w:date="2013-12-30T14:25:00Z">
        <w:r>
          <w:t>name="Mat</w:t>
        </w:r>
      </w:ins>
      <w:ins w:id="1541" w:author="Steve Maas" w:date="2013-12-30T14:24:00Z">
        <w:r>
          <w:t>erial1.E</w:t>
        </w:r>
      </w:ins>
      <w:ins w:id="1542" w:author="Steve Maas" w:date="2013-12-30T14:25:00Z">
        <w:r>
          <w:t>"</w:t>
        </w:r>
      </w:ins>
    </w:p>
    <w:p w14:paraId="77E1104E" w14:textId="77777777" w:rsidR="00B50762" w:rsidRDefault="00B50762" w:rsidP="00422C54">
      <w:pPr>
        <w:pStyle w:val="code"/>
        <w:rPr>
          <w:ins w:id="1543" w:author="Steve Maas" w:date="2013-12-30T14:25:00Z"/>
        </w:rPr>
      </w:pPr>
    </w:p>
    <w:p w14:paraId="41942FE5" w14:textId="57721D3B" w:rsidR="00B50762" w:rsidRDefault="00B50762" w:rsidP="00422C54">
      <w:pPr>
        <w:pStyle w:val="code"/>
        <w:rPr>
          <w:ins w:id="1544" w:author="Steve Maas" w:date="2013-12-30T14:29:00Z"/>
          <w:rFonts w:ascii="Times New Roman" w:hAnsi="Times New Roman"/>
          <w:sz w:val="24"/>
        </w:rPr>
      </w:pPr>
      <w:ins w:id="1545" w:author="Steve Maas" w:date="2013-12-30T14:25:00Z">
        <w:r>
          <w:rPr>
            <w:rFonts w:ascii="Times New Roman" w:hAnsi="Times New Roman"/>
            <w:sz w:val="24"/>
          </w:rPr>
          <w:t xml:space="preserve">In FEBio many materials define nested parameters, meaning the material properties have parameters of their own. </w:t>
        </w:r>
      </w:ins>
      <w:ins w:id="1546"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547"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548" w:author="Steve Maas" w:date="2013-12-30T14:29:00Z"/>
        </w:rPr>
      </w:pPr>
      <w:ins w:id="1549"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1550" w:author="Steve Maas" w:date="2013-12-30T14:29:00Z"/>
          <w:rFonts w:ascii="Times New Roman" w:hAnsi="Times New Roman"/>
          <w:sz w:val="24"/>
        </w:rPr>
      </w:pPr>
    </w:p>
    <w:p w14:paraId="14F3566C" w14:textId="23730CC4" w:rsidR="00B50762" w:rsidRDefault="00B50762" w:rsidP="00422C54">
      <w:pPr>
        <w:pStyle w:val="code"/>
        <w:rPr>
          <w:ins w:id="1551" w:author="Steve Maas" w:date="2013-12-30T14:30:00Z"/>
          <w:rFonts w:ascii="Times New Roman" w:hAnsi="Times New Roman"/>
          <w:sz w:val="24"/>
        </w:rPr>
      </w:pPr>
      <w:ins w:id="1552" w:author="Steve Maas" w:date="2013-12-30T14:29:00Z">
        <w:r>
          <w:rPr>
            <w:rFonts w:ascii="Times New Roman" w:hAnsi="Times New Roman"/>
            <w:sz w:val="24"/>
          </w:rPr>
          <w:t xml:space="preserve">For instance, assume </w:t>
        </w:r>
      </w:ins>
      <w:ins w:id="1553" w:author="Steve Maas" w:date="2013-12-30T14:30:00Z">
        <w:r>
          <w:rPr>
            <w:rFonts w:ascii="Times New Roman" w:hAnsi="Times New Roman"/>
            <w:sz w:val="24"/>
          </w:rPr>
          <w:t xml:space="preserve">a biphasic material, named </w:t>
        </w:r>
        <w:r w:rsidRPr="00B50762">
          <w:rPr>
            <w:rFonts w:ascii="Times New Roman" w:hAnsi="Times New Roman"/>
            <w:i/>
            <w:sz w:val="24"/>
            <w:rPrChange w:id="1554" w:author="Steve Maas" w:date="2013-12-30T14:30:00Z">
              <w:rPr>
                <w:rFonts w:ascii="Times New Roman" w:hAnsi="Times New Roman"/>
                <w:sz w:val="24"/>
              </w:rPr>
            </w:rPrChange>
          </w:rPr>
          <w:t>Material</w:t>
        </w:r>
      </w:ins>
      <w:ins w:id="1555" w:author="Steve Maas" w:date="2013-12-30T14:41:00Z">
        <w:r w:rsidR="001A1F06">
          <w:rPr>
            <w:rFonts w:ascii="Times New Roman" w:hAnsi="Times New Roman"/>
            <w:i/>
            <w:sz w:val="24"/>
          </w:rPr>
          <w:t>1</w:t>
        </w:r>
      </w:ins>
      <w:ins w:id="1556" w:author="Steve Maas" w:date="2013-12-30T14:30:00Z">
        <w:r>
          <w:rPr>
            <w:rFonts w:ascii="Times New Roman" w:hAnsi="Times New Roman"/>
            <w:sz w:val="24"/>
          </w:rPr>
          <w:t xml:space="preserve"> is defined. To reference the </w:t>
        </w:r>
        <w:r w:rsidRPr="00B50762">
          <w:rPr>
            <w:rFonts w:ascii="Times New Roman" w:hAnsi="Times New Roman"/>
            <w:i/>
            <w:sz w:val="24"/>
            <w:rPrChange w:id="1557"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558" w:author="Steve Maas" w:date="2013-12-30T14:30:00Z"/>
          <w:rFonts w:ascii="Times New Roman" w:hAnsi="Times New Roman"/>
          <w:sz w:val="24"/>
        </w:rPr>
      </w:pPr>
    </w:p>
    <w:p w14:paraId="3DC54F64" w14:textId="04BAD49E" w:rsidR="00B50762" w:rsidRPr="00422C54" w:rsidRDefault="00B50762" w:rsidP="00B50762">
      <w:pPr>
        <w:pStyle w:val="code"/>
        <w:rPr>
          <w:ins w:id="1559" w:author="Steve Maas" w:date="2013-12-30T14:30:00Z"/>
        </w:rPr>
      </w:pPr>
      <w:ins w:id="1560" w:author="Steve Maas" w:date="2013-12-30T14:31:00Z">
        <w:r>
          <w:t>n</w:t>
        </w:r>
      </w:ins>
      <w:ins w:id="1561" w:author="Steve Maas" w:date="2013-12-30T14:30:00Z">
        <w:r>
          <w:t>ame="M</w:t>
        </w:r>
        <w:r w:rsidRPr="00422C54">
          <w:t>aterial</w:t>
        </w:r>
        <w:r>
          <w:t>1</w:t>
        </w:r>
        <w:r w:rsidRPr="00422C54">
          <w:t>.</w:t>
        </w:r>
      </w:ins>
      <w:ins w:id="1562" w:author="Steve Maas" w:date="2013-12-30T14:31:00Z">
        <w:r>
          <w:t>permeability</w:t>
        </w:r>
      </w:ins>
      <w:ins w:id="1563" w:author="Steve Maas" w:date="2013-12-30T14:30:00Z">
        <w:r w:rsidRPr="00422C54">
          <w:t>.</w:t>
        </w:r>
      </w:ins>
      <w:ins w:id="1564" w:author="Steve Maas" w:date="2013-12-30T14:31:00Z">
        <w:r>
          <w:t>perm"</w:t>
        </w:r>
      </w:ins>
    </w:p>
    <w:p w14:paraId="0230E62D" w14:textId="77777777" w:rsidR="00B50762" w:rsidRDefault="00B50762" w:rsidP="00422C54">
      <w:pPr>
        <w:pStyle w:val="code"/>
        <w:rPr>
          <w:ins w:id="1565" w:author="Steve Maas" w:date="2013-12-30T14:32:00Z"/>
          <w:rFonts w:ascii="Times New Roman" w:hAnsi="Times New Roman"/>
          <w:sz w:val="24"/>
        </w:rPr>
      </w:pPr>
    </w:p>
    <w:p w14:paraId="0E7B7091" w14:textId="2BBDF3DD" w:rsidR="00B50762" w:rsidRDefault="00B50762" w:rsidP="00422C54">
      <w:pPr>
        <w:pStyle w:val="code"/>
        <w:rPr>
          <w:ins w:id="1566" w:author="Steve Maas" w:date="2013-12-30T14:32:00Z"/>
          <w:rFonts w:ascii="Times New Roman" w:hAnsi="Times New Roman"/>
          <w:sz w:val="24"/>
        </w:rPr>
      </w:pPr>
      <w:ins w:id="1567"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568" w:author="Steve Maas" w:date="2013-12-30T14:32:00Z"/>
          <w:rFonts w:ascii="Times New Roman" w:hAnsi="Times New Roman"/>
          <w:sz w:val="24"/>
        </w:rPr>
      </w:pPr>
    </w:p>
    <w:p w14:paraId="5996D7DF" w14:textId="26692A5A" w:rsidR="00B50762" w:rsidRDefault="00B50762" w:rsidP="00422C54">
      <w:pPr>
        <w:pStyle w:val="code"/>
        <w:rPr>
          <w:ins w:id="1569" w:author="Steve Maas" w:date="2013-12-30T14:32:00Z"/>
          <w:rFonts w:ascii="Times New Roman" w:hAnsi="Times New Roman"/>
          <w:sz w:val="24"/>
        </w:rPr>
      </w:pPr>
      <w:ins w:id="1570"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571" w:author="Steve Maas" w:date="2013-12-30T14:28:00Z"/>
          <w:rFonts w:ascii="Times New Roman" w:hAnsi="Times New Roman"/>
          <w:sz w:val="24"/>
        </w:rPr>
      </w:pPr>
    </w:p>
    <w:p w14:paraId="148BC604" w14:textId="46F58725" w:rsidR="00E340C1" w:rsidRDefault="00E340C1" w:rsidP="00422C54">
      <w:pPr>
        <w:pStyle w:val="code"/>
        <w:rPr>
          <w:ins w:id="1572" w:author="Steve Maas" w:date="2013-12-30T14:36:00Z"/>
          <w:rFonts w:ascii="Times New Roman" w:hAnsi="Times New Roman"/>
          <w:sz w:val="24"/>
        </w:rPr>
      </w:pPr>
      <w:ins w:id="1573" w:author="Steve Maas" w:date="2013-12-30T14:35:00Z">
        <w:r>
          <w:rPr>
            <w:rFonts w:ascii="Times New Roman" w:hAnsi="Times New Roman"/>
            <w:sz w:val="24"/>
          </w:rPr>
          <w:t>For multiply nested properties, the syntax extends naturally. For instance, assume a biphasic material wi</w:t>
        </w:r>
      </w:ins>
      <w:ins w:id="1574" w:author="Steve Maas" w:date="2013-12-30T14:37:00Z">
        <w:r>
          <w:rPr>
            <w:rFonts w:ascii="Times New Roman" w:hAnsi="Times New Roman"/>
            <w:sz w:val="24"/>
          </w:rPr>
          <w:t>t</w:t>
        </w:r>
      </w:ins>
      <w:ins w:id="1575" w:author="Steve Maas" w:date="2013-12-30T14:35:00Z">
        <w:r>
          <w:rPr>
            <w:rFonts w:ascii="Times New Roman" w:hAnsi="Times New Roman"/>
            <w:sz w:val="24"/>
          </w:rPr>
          <w:t>h a visco-elastic material, having a neo-Hookean material as a solid matrix. In th</w:t>
        </w:r>
      </w:ins>
      <w:ins w:id="1576" w:author="Steve Maas" w:date="2013-12-30T14:37:00Z">
        <w:r>
          <w:rPr>
            <w:rFonts w:ascii="Times New Roman" w:hAnsi="Times New Roman"/>
            <w:sz w:val="24"/>
          </w:rPr>
          <w:t>is</w:t>
        </w:r>
      </w:ins>
      <w:ins w:id="1577" w:author="Steve Maas" w:date="2013-12-30T14:35:00Z">
        <w:r>
          <w:rPr>
            <w:rFonts w:ascii="Times New Roman" w:hAnsi="Times New Roman"/>
            <w:sz w:val="24"/>
          </w:rPr>
          <w:t xml:space="preserve"> case, the Young</w:t>
        </w:r>
      </w:ins>
      <w:ins w:id="1578"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579" w:author="Steve Maas" w:date="2013-12-30T14:36:00Z"/>
          <w:rFonts w:ascii="Times New Roman" w:hAnsi="Times New Roman"/>
          <w:sz w:val="24"/>
        </w:rPr>
      </w:pPr>
    </w:p>
    <w:p w14:paraId="022DC118" w14:textId="58388EC2" w:rsidR="00E340C1" w:rsidRDefault="00E340C1" w:rsidP="00422C54">
      <w:pPr>
        <w:pStyle w:val="code"/>
        <w:rPr>
          <w:ins w:id="1580" w:author="Steve Maas" w:date="2013-12-30T14:36:00Z"/>
          <w:rFonts w:ascii="Times New Roman" w:hAnsi="Times New Roman"/>
          <w:sz w:val="24"/>
        </w:rPr>
      </w:pPr>
      <w:ins w:id="1581"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582" w:author="Steve Maas" w:date="2013-12-30T14:37:00Z"/>
          <w:rFonts w:ascii="Times New Roman" w:hAnsi="Times New Roman"/>
          <w:sz w:val="24"/>
        </w:rPr>
      </w:pPr>
    </w:p>
    <w:p w14:paraId="544E7BAB" w14:textId="3E00B2B8" w:rsidR="00E340C1" w:rsidRDefault="00E340C1" w:rsidP="00422C54">
      <w:pPr>
        <w:pStyle w:val="code"/>
        <w:rPr>
          <w:ins w:id="1583" w:author="Steve Maas" w:date="2013-12-30T14:39:00Z"/>
          <w:rFonts w:ascii="Times New Roman" w:hAnsi="Times New Roman"/>
          <w:sz w:val="24"/>
        </w:rPr>
      </w:pPr>
      <w:ins w:id="1584"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585" w:author="Steve Maas" w:date="2013-12-30T14:39:00Z">
              <w:rPr>
                <w:rFonts w:ascii="Times New Roman" w:hAnsi="Times New Roman"/>
                <w:sz w:val="24"/>
              </w:rPr>
            </w:rPrChange>
          </w:rPr>
          <w:t>solid</w:t>
        </w:r>
        <w:r>
          <w:rPr>
            <w:rFonts w:ascii="Times New Roman" w:hAnsi="Times New Roman"/>
            <w:sz w:val="24"/>
          </w:rPr>
          <w:t xml:space="preserve"> is a solid </w:t>
        </w:r>
      </w:ins>
      <w:ins w:id="1586"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587" w:author="Steve Maas" w:date="2013-12-30T14:39:00Z"/>
          <w:rFonts w:ascii="Times New Roman" w:hAnsi="Times New Roman"/>
          <w:sz w:val="24"/>
        </w:rPr>
      </w:pPr>
    </w:p>
    <w:p w14:paraId="3BD50586" w14:textId="49714BB5" w:rsidR="00E340C1" w:rsidRPr="002D1B6A" w:rsidRDefault="00E340C1" w:rsidP="00422C54">
      <w:pPr>
        <w:pStyle w:val="code"/>
        <w:rPr>
          <w:ins w:id="1588" w:author="Steve Maas" w:date="2013-12-30T14:36:00Z"/>
          <w:rFonts w:ascii="Times New Roman" w:hAnsi="Times New Roman"/>
          <w:sz w:val="24"/>
        </w:rPr>
      </w:pPr>
      <w:ins w:id="1589" w:author="Steve Maas" w:date="2013-12-30T14:39:00Z">
        <w:r>
          <w:t>name="M</w:t>
        </w:r>
        <w:r w:rsidRPr="00422C54">
          <w:t>aterial</w:t>
        </w:r>
        <w:r>
          <w:t>1</w:t>
        </w:r>
        <w:r w:rsidRPr="00422C54">
          <w:t>.</w:t>
        </w:r>
        <w:r>
          <w:t>solid</w:t>
        </w:r>
        <w:r w:rsidRPr="00422C54">
          <w:t>.</w:t>
        </w:r>
      </w:ins>
      <w:ins w:id="1590" w:author="Steve Maas" w:date="2013-12-30T14:40:00Z">
        <w:r>
          <w:t>solid1.</w:t>
        </w:r>
      </w:ins>
      <w:ins w:id="1591" w:author="Steve Maas" w:date="2013-12-30T14:39:00Z">
        <w:r>
          <w:t>E"</w:t>
        </w:r>
      </w:ins>
    </w:p>
    <w:p w14:paraId="3B5C1A84" w14:textId="513834A2" w:rsidR="00B50762" w:rsidRPr="002D1B6A" w:rsidRDefault="00B50762" w:rsidP="00422C54">
      <w:pPr>
        <w:pStyle w:val="code"/>
        <w:rPr>
          <w:ins w:id="1592" w:author="Steve Maas" w:date="2013-12-30T14:25:00Z"/>
        </w:rPr>
      </w:pPr>
      <w:ins w:id="1593" w:author="Steve Maas" w:date="2013-12-30T14:29:00Z">
        <w:r>
          <w:rPr>
            <w:rFonts w:ascii="Times New Roman" w:hAnsi="Times New Roman"/>
            <w:sz w:val="24"/>
          </w:rPr>
          <w:tab/>
        </w:r>
      </w:ins>
    </w:p>
    <w:p w14:paraId="430EC3F1" w14:textId="6817E60B" w:rsidR="00B50762" w:rsidRDefault="00422C54" w:rsidP="00422C54">
      <w:pPr>
        <w:pStyle w:val="code"/>
        <w:rPr>
          <w:ins w:id="1594" w:author="Steve Maas" w:date="2013-12-30T14:24:00Z"/>
        </w:rPr>
      </w:pPr>
      <w:r>
        <w:tab/>
      </w:r>
    </w:p>
    <w:p w14:paraId="31FADFEE" w14:textId="5B5E697A" w:rsidR="00422C54" w:rsidRPr="00422C54" w:rsidDel="00E340C1" w:rsidRDefault="00422C54" w:rsidP="00422C54">
      <w:pPr>
        <w:pStyle w:val="code"/>
        <w:rPr>
          <w:del w:id="1595" w:author="Steve Maas" w:date="2013-12-30T14:33:00Z"/>
        </w:rPr>
      </w:pPr>
      <w:del w:id="1596"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597" w:author="Steve Maas" w:date="2013-12-30T14:40:00Z"/>
        </w:rPr>
      </w:pPr>
      <w:del w:id="1598"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599" w:author="Steve Maas" w:date="2013-12-30T14:40:00Z"/>
        </w:rPr>
      </w:pPr>
      <w:del w:id="1600"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601" w:author="Steve Maas" w:date="2013-12-30T14:40:00Z"/>
        </w:rPr>
      </w:pPr>
      <w:del w:id="1602"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603" w:author="Steve Maas" w:date="2013-12-30T14:40:00Z"/>
        </w:rPr>
      </w:pPr>
      <w:del w:id="1604"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605" w:author="Steve Maas" w:date="2013-12-30T14:40:00Z"/>
        </w:rPr>
      </w:pPr>
      <w:del w:id="1606"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607" w:author="Steve Maas" w:date="2013-12-30T14:40:00Z"/>
        </w:rPr>
      </w:pPr>
      <w:del w:id="1608"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609" w:author="Steve Maas" w:date="2013-12-30T14:40:00Z"/>
        </w:rPr>
      </w:pPr>
      <w:del w:id="1610"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611" w:author="Steve Maas" w:date="2013-12-30T14:40:00Z"/>
        </w:rPr>
      </w:pPr>
      <w:del w:id="1612"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613" w:author="Steve Maas" w:date="2013-12-30T14:40:00Z"/>
        </w:rPr>
      </w:pPr>
      <w:del w:id="1614"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615" w:author="Steve Maas" w:date="2013-12-30T14:40:00Z"/>
        </w:rPr>
      </w:pPr>
      <w:del w:id="1616"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617" w:author="Steve Maas" w:date="2013-12-30T14:40:00Z"/>
        </w:rPr>
      </w:pPr>
      <w:del w:id="1618"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619"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1620"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621"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lastRenderedPageBreak/>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622" w:name="_Toc315443445"/>
      <w:bookmarkStart w:id="1623" w:name="_Toc315942963"/>
      <w:bookmarkStart w:id="1624" w:name="_Toc315943227"/>
      <w:bookmarkStart w:id="1625" w:name="_Toc315943491"/>
      <w:bookmarkStart w:id="1626" w:name="_Toc376858625"/>
      <w:bookmarkEnd w:id="1622"/>
      <w:bookmarkEnd w:id="1623"/>
      <w:bookmarkEnd w:id="1624"/>
      <w:bookmarkEnd w:id="1625"/>
      <w:r>
        <w:t>Load</w:t>
      </w:r>
      <w:r w:rsidR="00FD648A">
        <w:t xml:space="preserve"> </w:t>
      </w:r>
      <w:r>
        <w:t>Data Section</w:t>
      </w:r>
      <w:bookmarkEnd w:id="1626"/>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627" w:author="Steve Maas" w:date="2014-01-02T13:04:00Z">
        <w:r w:rsidR="00873D59">
          <w:t>3.13</w:t>
        </w:r>
      </w:ins>
      <w:del w:id="1628"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4" type="#_x0000_t75" style="width:36.5pt;height:19.5pt" o:ole="">
            <v:imagedata r:id="rId1850" o:title=""/>
          </v:shape>
          <o:OLEObject Type="Embed" ProgID="Equation.DSMT4" ShapeID="_x0000_i1934" DrawAspect="Content" ObjectID="_1450602138" r:id="rId1851"/>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629" w:name="_Toc376858626"/>
      <w:r>
        <w:t xml:space="preserve">Running a </w:t>
      </w:r>
      <w:r w:rsidR="00FD648A">
        <w:t>P</w:t>
      </w:r>
      <w:r>
        <w:t xml:space="preserve">arameter </w:t>
      </w:r>
      <w:r w:rsidR="00FD648A">
        <w:t>O</w:t>
      </w:r>
      <w:r>
        <w:t>ptimization</w:t>
      </w:r>
      <w:bookmarkEnd w:id="1629"/>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630" w:name="_Toc376858627"/>
      <w:r>
        <w:t xml:space="preserve">An </w:t>
      </w:r>
      <w:r w:rsidR="00FD648A">
        <w:t>E</w:t>
      </w:r>
      <w:r>
        <w:t xml:space="preserve">xample </w:t>
      </w:r>
      <w:r w:rsidR="00FD648A">
        <w:t>I</w:t>
      </w:r>
      <w:r>
        <w:t xml:space="preserve">nput </w:t>
      </w:r>
      <w:r w:rsidR="00FD648A">
        <w:t>F</w:t>
      </w:r>
      <w:r>
        <w:t>ile</w:t>
      </w:r>
      <w:bookmarkEnd w:id="1630"/>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631" w:name="_Toc376858628"/>
      <w:r>
        <w:lastRenderedPageBreak/>
        <w:t>Troubleshooting</w:t>
      </w:r>
      <w:bookmarkEnd w:id="1631"/>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632" w:name="_Toc376858629"/>
      <w:r>
        <w:t xml:space="preserve">Before </w:t>
      </w:r>
      <w:r w:rsidR="00FD648A">
        <w:t>Y</w:t>
      </w:r>
      <w:r>
        <w:t xml:space="preserve">ou </w:t>
      </w:r>
      <w:r w:rsidR="00FD648A">
        <w:t>R</w:t>
      </w:r>
      <w:r>
        <w:t xml:space="preserve">un </w:t>
      </w:r>
      <w:r w:rsidR="00FD648A">
        <w:t>Y</w:t>
      </w:r>
      <w:r>
        <w:t xml:space="preserve">our </w:t>
      </w:r>
      <w:r w:rsidR="00FD648A">
        <w:t>M</w:t>
      </w:r>
      <w:r>
        <w:t>odel</w:t>
      </w:r>
      <w:bookmarkEnd w:id="1632"/>
    </w:p>
    <w:p w14:paraId="51F0D12C" w14:textId="2827E703" w:rsidR="00744FD9" w:rsidRDefault="00744FD9">
      <w:pPr>
        <w:rPr>
          <w:ins w:id="1633"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634" w:author="Steve Maas" w:date="2014-01-02T14:03:00Z"/>
        </w:rPr>
      </w:pPr>
    </w:p>
    <w:p w14:paraId="4D8C656A" w14:textId="726FC599" w:rsidR="007B44DC" w:rsidRDefault="007B44DC">
      <w:pPr>
        <w:rPr>
          <w:ins w:id="1635" w:author="Steve Maas" w:date="2014-01-02T13:15:00Z"/>
        </w:rPr>
      </w:pPr>
      <w:ins w:id="1636" w:author="Steve Maas" w:date="2014-01-02T14:03:00Z">
        <w:r>
          <w:t xml:space="preserve">A well-defined finite element model contains a </w:t>
        </w:r>
      </w:ins>
      <w:ins w:id="1637" w:author="Steve Maas" w:date="2014-01-02T14:05:00Z">
        <w:r>
          <w:t>finite element</w:t>
        </w:r>
      </w:ins>
      <w:ins w:id="1638" w:author="Steve Maas" w:date="2014-01-02T14:03:00Z">
        <w:r>
          <w:t xml:space="preserve"> mesh, a valid material and properly defined boundary and contact conditions </w:t>
        </w:r>
      </w:ins>
      <w:ins w:id="1639" w:author="Steve Maas" w:date="2014-01-02T14:05:00Z">
        <w:r>
          <w:t xml:space="preserve">in order </w:t>
        </w:r>
      </w:ins>
      <w:ins w:id="1640" w:author="Steve Maas" w:date="2014-01-02T14:03:00Z">
        <w:r>
          <w:t>to define a unique solution to the problem under study. We will look at ea</w:t>
        </w:r>
      </w:ins>
      <w:ins w:id="1641" w:author="Steve Maas" w:date="2014-01-02T14:04:00Z">
        <w:r>
          <w:t>ch of these requirements in more detail in the following sections.</w:t>
        </w:r>
      </w:ins>
    </w:p>
    <w:p w14:paraId="7CA082A0" w14:textId="77777777" w:rsidR="004816A2" w:rsidRDefault="004816A2">
      <w:pPr>
        <w:rPr>
          <w:ins w:id="1642" w:author="Steve Maas" w:date="2014-01-02T13:15:00Z"/>
        </w:rPr>
      </w:pPr>
    </w:p>
    <w:p w14:paraId="34C01D1A" w14:textId="6ED7F4D9" w:rsidR="004816A2" w:rsidRDefault="004816A2">
      <w:pPr>
        <w:pStyle w:val="Heading3"/>
        <w:rPr>
          <w:ins w:id="1643" w:author="Steve Maas" w:date="2014-01-02T13:15:00Z"/>
        </w:rPr>
        <w:pPrChange w:id="1644" w:author="Steve Maas" w:date="2014-01-02T13:15:00Z">
          <w:pPr/>
        </w:pPrChange>
      </w:pPr>
      <w:bookmarkStart w:id="1645" w:name="_Toc376858630"/>
      <w:ins w:id="1646" w:author="Steve Maas" w:date="2014-01-02T13:15:00Z">
        <w:r>
          <w:t>The Finite Element Mesh</w:t>
        </w:r>
        <w:bookmarkEnd w:id="1645"/>
      </w:ins>
    </w:p>
    <w:p w14:paraId="31F3BE4A" w14:textId="5471810D" w:rsidR="004816A2" w:rsidRDefault="004816A2">
      <w:pPr>
        <w:rPr>
          <w:ins w:id="1647" w:author="Steve Maas" w:date="2014-01-02T13:20:00Z"/>
        </w:rPr>
      </w:pPr>
      <w:ins w:id="1648" w:author="Steve Maas" w:date="2014-01-02T13:15:00Z">
        <w:r>
          <w:t xml:space="preserve">A finite element mesh is required to solve a problem with FEBio. The mesh defines a discretization of the problem domain in </w:t>
        </w:r>
      </w:ins>
      <w:ins w:id="1649" w:author="Steve Maas" w:date="2014-01-02T13:16:00Z">
        <w:r>
          <w:t xml:space="preserve">nodes and </w:t>
        </w:r>
      </w:ins>
      <w:ins w:id="1650" w:author="Steve Maas" w:date="2014-01-02T13:15:00Z">
        <w:r>
          <w:t>connected e</w:t>
        </w:r>
      </w:ins>
      <w:ins w:id="1651" w:author="Steve Maas" w:date="2014-01-02T13:16:00Z">
        <w:r>
          <w:t xml:space="preserve">lements. </w:t>
        </w:r>
      </w:ins>
      <w:ins w:id="1652" w:author="Steve Maas" w:date="2014-01-02T13:17:00Z">
        <w:r>
          <w:t xml:space="preserve">FEBio only supports certain elements and thus the mesh must be composed of elements from this set. See section </w:t>
        </w:r>
      </w:ins>
      <w:ins w:id="1653" w:author="Steve Maas" w:date="2014-01-02T13:18:00Z">
        <w:r>
          <w:fldChar w:fldCharType="begin"/>
        </w:r>
        <w:r>
          <w:instrText xml:space="preserve"> REF _Ref376432008 \r \h </w:instrText>
        </w:r>
      </w:ins>
      <w:r>
        <w:fldChar w:fldCharType="separate"/>
      </w:r>
      <w:ins w:id="1654" w:author="Steve Maas" w:date="2014-01-02T13:18:00Z">
        <w:r>
          <w:t>3.6.2</w:t>
        </w:r>
        <w:r>
          <w:fldChar w:fldCharType="end"/>
        </w:r>
        <w:r w:rsidR="00CF3CDA">
          <w:t xml:space="preserve"> for a discussion of the supported elements. In addition, FEBio assumes a specific ordering of the nodes of an element. </w:t>
        </w:r>
      </w:ins>
      <w:ins w:id="1655"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656" w:author="Steve Maas" w:date="2014-01-02T13:20:00Z">
        <w:r w:rsidR="00CF3CDA">
          <w:t>of the elements are not defined in the proper order.</w:t>
        </w:r>
      </w:ins>
    </w:p>
    <w:p w14:paraId="60771BC7" w14:textId="77777777" w:rsidR="00CF3CDA" w:rsidRDefault="00CF3CDA">
      <w:pPr>
        <w:rPr>
          <w:ins w:id="1657" w:author="Steve Maas" w:date="2014-01-02T13:21:00Z"/>
        </w:rPr>
      </w:pPr>
    </w:p>
    <w:p w14:paraId="6CC6912D" w14:textId="77777777" w:rsidR="00CF3CDA" w:rsidRDefault="00CF3CDA">
      <w:pPr>
        <w:rPr>
          <w:ins w:id="1658" w:author="Steve Maas" w:date="2014-01-02T13:24:00Z"/>
        </w:rPr>
      </w:pPr>
      <w:ins w:id="1659"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660" w:author="Steve Maas" w:date="2014-01-02T13:22:00Z">
        <w:r>
          <w:t xml:space="preserve">of high curvature. </w:t>
        </w:r>
      </w:ins>
      <w:ins w:id="1661" w:author="Steve Maas" w:date="2014-01-02T13:24:00Z">
        <w:r>
          <w:t>The only solution around this issue might be to remesh the problematic area.</w:t>
        </w:r>
      </w:ins>
    </w:p>
    <w:p w14:paraId="0E5A3EB3" w14:textId="77777777" w:rsidR="00CF3CDA" w:rsidRDefault="00CF3CDA">
      <w:pPr>
        <w:rPr>
          <w:ins w:id="1662" w:author="Steve Maas" w:date="2014-01-02T13:24:00Z"/>
        </w:rPr>
      </w:pPr>
    </w:p>
    <w:p w14:paraId="2170AECF" w14:textId="216C84BE" w:rsidR="00CF3CDA" w:rsidRDefault="00CF3CDA">
      <w:pPr>
        <w:pStyle w:val="Heading3"/>
        <w:rPr>
          <w:ins w:id="1663" w:author="Steve Maas" w:date="2014-01-02T13:24:00Z"/>
        </w:rPr>
        <w:pPrChange w:id="1664" w:author="Steve Maas" w:date="2014-01-02T13:24:00Z">
          <w:pPr/>
        </w:pPrChange>
      </w:pPr>
      <w:ins w:id="1665" w:author="Steve Maas" w:date="2014-01-02T13:24:00Z">
        <w:r>
          <w:lastRenderedPageBreak/>
          <w:t xml:space="preserve"> </w:t>
        </w:r>
        <w:bookmarkStart w:id="1666" w:name="_Toc376858631"/>
        <w:r>
          <w:t>Materials</w:t>
        </w:r>
        <w:bookmarkEnd w:id="1666"/>
      </w:ins>
    </w:p>
    <w:p w14:paraId="6D2FA016" w14:textId="5A7BD4A2" w:rsidR="004816A2" w:rsidRDefault="00CF3CDA">
      <w:pPr>
        <w:rPr>
          <w:ins w:id="1667" w:author="Steve Maas" w:date="2014-01-02T13:32:00Z"/>
        </w:rPr>
      </w:pPr>
      <w:ins w:id="1668" w:author="Steve Maas" w:date="2014-01-02T13:25:00Z">
        <w:r>
          <w:t xml:space="preserve">A material in FEBio defines the constitutive response of the domain to which the </w:t>
        </w:r>
      </w:ins>
      <w:ins w:id="1669" w:author="Steve Maas" w:date="2014-01-02T13:41:00Z">
        <w:r w:rsidR="005A4B5E">
          <w:t>material</w:t>
        </w:r>
      </w:ins>
      <w:ins w:id="1670" w:author="Steve Maas" w:date="2014-01-02T13:25:00Z">
        <w:r>
          <w:t xml:space="preserve"> is </w:t>
        </w:r>
      </w:ins>
      <w:ins w:id="1671" w:author="Steve Maas" w:date="2014-01-02T13:40:00Z">
        <w:r w:rsidR="005A4B5E">
          <w:t>assigned</w:t>
        </w:r>
      </w:ins>
      <w:ins w:id="1672" w:author="Steve Maas" w:date="2014-01-02T13:25:00Z">
        <w:r>
          <w:t xml:space="preserve">. </w:t>
        </w:r>
      </w:ins>
      <w:ins w:id="1673" w:author="Steve Maas" w:date="2014-01-02T13:26:00Z">
        <w:r>
          <w:t xml:space="preserve">See </w:t>
        </w:r>
        <w:r>
          <w:fldChar w:fldCharType="begin"/>
        </w:r>
        <w:r>
          <w:instrText xml:space="preserve"> REF _Ref162410857 \r \h </w:instrText>
        </w:r>
      </w:ins>
      <w:r>
        <w:fldChar w:fldCharType="separate"/>
      </w:r>
      <w:ins w:id="1674" w:author="Steve Maas" w:date="2014-01-02T13:26:00Z">
        <w:r>
          <w:t>Chapter 4</w:t>
        </w:r>
        <w:r>
          <w:fldChar w:fldCharType="end"/>
        </w:r>
        <w:r>
          <w:t xml:space="preserve"> for a detailed list of all the available materials</w:t>
        </w:r>
      </w:ins>
      <w:ins w:id="1675" w:author="Steve Maas" w:date="2014-01-02T13:41:00Z">
        <w:r w:rsidR="005A4B5E">
          <w:t xml:space="preserve"> in FEBio</w:t>
        </w:r>
      </w:ins>
      <w:ins w:id="1676" w:author="Steve Maas" w:date="2014-01-02T13:26:00Z">
        <w:r>
          <w:t xml:space="preserve">. </w:t>
        </w:r>
      </w:ins>
      <w:ins w:id="1677" w:author="Steve Maas" w:date="2014-01-02T13:27:00Z">
        <w:r>
          <w:t xml:space="preserve">It is important to understand that the </w:t>
        </w:r>
      </w:ins>
      <w:ins w:id="1678"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679" w:author="Steve Maas" w:date="2014-01-02T13:31:00Z">
        <w:r w:rsidR="00722043">
          <w:t xml:space="preserve">cases of invalid material use are caught, in many </w:t>
        </w:r>
      </w:ins>
      <w:ins w:id="1680" w:author="Steve Maas" w:date="2014-01-02T13:36:00Z">
        <w:r w:rsidR="00722043">
          <w:t>situations</w:t>
        </w:r>
      </w:ins>
      <w:ins w:id="1681" w:author="Steve Maas" w:date="2014-01-02T13:31:00Z">
        <w:r w:rsidR="00722043">
          <w:t xml:space="preserve"> the resulting behavior is undefined. The following </w:t>
        </w:r>
      </w:ins>
      <w:ins w:id="1682" w:author="Steve Maas" w:date="2014-01-02T13:32:00Z">
        <w:r w:rsidR="00722043">
          <w:t>table</w:t>
        </w:r>
      </w:ins>
      <w:ins w:id="1683" w:author="Steve Maas" w:date="2014-01-02T13:31:00Z">
        <w:r w:rsidR="00722043">
          <w:t xml:space="preserve"> shows </w:t>
        </w:r>
      </w:ins>
      <w:ins w:id="1684" w:author="Steve Maas" w:date="2014-01-02T13:32:00Z">
        <w:r w:rsidR="00722043">
          <w:t>a list of some of FEBio’s special materials and the modules in which they can be used.</w:t>
        </w:r>
      </w:ins>
    </w:p>
    <w:p w14:paraId="6BD7AFE2" w14:textId="77777777" w:rsidR="00722043" w:rsidRDefault="00722043">
      <w:pPr>
        <w:rPr>
          <w:ins w:id="1685" w:author="Steve Maas" w:date="2014-01-02T13:32:00Z"/>
        </w:rPr>
      </w:pPr>
    </w:p>
    <w:tbl>
      <w:tblPr>
        <w:tblStyle w:val="TableGrid"/>
        <w:tblW w:w="0" w:type="auto"/>
        <w:tblLook w:val="04A0" w:firstRow="1" w:lastRow="0" w:firstColumn="1" w:lastColumn="0" w:noHBand="0" w:noVBand="1"/>
        <w:tblPrChange w:id="1686"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687">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688" w:author="Steve Maas" w:date="2014-01-02T13:32:00Z"/>
        </w:trPr>
        <w:tc>
          <w:tcPr>
            <w:tcW w:w="4574" w:type="dxa"/>
            <w:tcPrChange w:id="1689" w:author="Steve Maas" w:date="2014-01-02T13:33:00Z">
              <w:tcPr>
                <w:tcW w:w="1596" w:type="dxa"/>
              </w:tcPr>
            </w:tcPrChange>
          </w:tcPr>
          <w:p w14:paraId="37D0BFF6" w14:textId="5DE44E1C" w:rsidR="00722043" w:rsidRPr="00722043" w:rsidRDefault="00722043" w:rsidP="004816A2">
            <w:pPr>
              <w:rPr>
                <w:ins w:id="1690" w:author="Steve Maas" w:date="2014-01-02T13:32:00Z"/>
                <w:b/>
                <w:rPrChange w:id="1691" w:author="Steve Maas" w:date="2014-01-02T13:32:00Z">
                  <w:rPr>
                    <w:ins w:id="1692" w:author="Steve Maas" w:date="2014-01-02T13:32:00Z"/>
                  </w:rPr>
                </w:rPrChange>
              </w:rPr>
            </w:pPr>
            <w:ins w:id="1693" w:author="Steve Maas" w:date="2014-01-02T13:32:00Z">
              <w:r>
                <w:rPr>
                  <w:b/>
                </w:rPr>
                <w:t>Material</w:t>
              </w:r>
            </w:ins>
          </w:p>
        </w:tc>
        <w:tc>
          <w:tcPr>
            <w:tcW w:w="737" w:type="dxa"/>
            <w:tcPrChange w:id="1694" w:author="Steve Maas" w:date="2014-01-02T13:33:00Z">
              <w:tcPr>
                <w:tcW w:w="1596" w:type="dxa"/>
              </w:tcPr>
            </w:tcPrChange>
          </w:tcPr>
          <w:p w14:paraId="5E612286" w14:textId="745FD673" w:rsidR="00722043" w:rsidRPr="00722043" w:rsidRDefault="00722043" w:rsidP="004816A2">
            <w:pPr>
              <w:rPr>
                <w:ins w:id="1695" w:author="Steve Maas" w:date="2014-01-02T13:32:00Z"/>
                <w:b/>
                <w:rPrChange w:id="1696" w:author="Steve Maas" w:date="2014-01-02T13:32:00Z">
                  <w:rPr>
                    <w:ins w:id="1697" w:author="Steve Maas" w:date="2014-01-02T13:32:00Z"/>
                  </w:rPr>
                </w:rPrChange>
              </w:rPr>
            </w:pPr>
            <w:ins w:id="1698" w:author="Steve Maas" w:date="2014-01-02T13:32:00Z">
              <w:r>
                <w:rPr>
                  <w:b/>
                </w:rPr>
                <w:t>Solid</w:t>
              </w:r>
            </w:ins>
          </w:p>
        </w:tc>
        <w:tc>
          <w:tcPr>
            <w:tcW w:w="1097" w:type="dxa"/>
            <w:tcPrChange w:id="1699" w:author="Steve Maas" w:date="2014-01-02T13:33:00Z">
              <w:tcPr>
                <w:tcW w:w="1596" w:type="dxa"/>
                <w:gridSpan w:val="2"/>
              </w:tcPr>
            </w:tcPrChange>
          </w:tcPr>
          <w:p w14:paraId="4F764692" w14:textId="1F4A1DC2" w:rsidR="00722043" w:rsidRPr="00722043" w:rsidRDefault="00722043" w:rsidP="004816A2">
            <w:pPr>
              <w:rPr>
                <w:ins w:id="1700" w:author="Steve Maas" w:date="2014-01-02T13:32:00Z"/>
                <w:b/>
                <w:rPrChange w:id="1701" w:author="Steve Maas" w:date="2014-01-02T13:33:00Z">
                  <w:rPr>
                    <w:ins w:id="1702" w:author="Steve Maas" w:date="2014-01-02T13:32:00Z"/>
                  </w:rPr>
                </w:rPrChange>
              </w:rPr>
            </w:pPr>
            <w:ins w:id="1703" w:author="Steve Maas" w:date="2014-01-02T13:33:00Z">
              <w:r>
                <w:rPr>
                  <w:b/>
                </w:rPr>
                <w:t>Biphasic</w:t>
              </w:r>
            </w:ins>
          </w:p>
        </w:tc>
        <w:tc>
          <w:tcPr>
            <w:tcW w:w="897" w:type="dxa"/>
            <w:tcPrChange w:id="1704" w:author="Steve Maas" w:date="2014-01-02T13:33:00Z">
              <w:tcPr>
                <w:tcW w:w="1596" w:type="dxa"/>
                <w:gridSpan w:val="2"/>
              </w:tcPr>
            </w:tcPrChange>
          </w:tcPr>
          <w:p w14:paraId="077E2B5B" w14:textId="6D7B251C" w:rsidR="00722043" w:rsidRPr="00722043" w:rsidRDefault="00722043" w:rsidP="004816A2">
            <w:pPr>
              <w:rPr>
                <w:ins w:id="1705" w:author="Steve Maas" w:date="2014-01-02T13:32:00Z"/>
                <w:b/>
                <w:rPrChange w:id="1706" w:author="Steve Maas" w:date="2014-01-02T13:33:00Z">
                  <w:rPr>
                    <w:ins w:id="1707" w:author="Steve Maas" w:date="2014-01-02T13:32:00Z"/>
                  </w:rPr>
                </w:rPrChange>
              </w:rPr>
            </w:pPr>
            <w:ins w:id="1708" w:author="Steve Maas" w:date="2014-01-02T13:33:00Z">
              <w:r>
                <w:rPr>
                  <w:b/>
                </w:rPr>
                <w:t>Solute</w:t>
              </w:r>
            </w:ins>
          </w:p>
        </w:tc>
        <w:tc>
          <w:tcPr>
            <w:tcW w:w="1443" w:type="dxa"/>
            <w:tcPrChange w:id="1709" w:author="Steve Maas" w:date="2014-01-02T13:33:00Z">
              <w:tcPr>
                <w:tcW w:w="1596" w:type="dxa"/>
                <w:gridSpan w:val="3"/>
              </w:tcPr>
            </w:tcPrChange>
          </w:tcPr>
          <w:p w14:paraId="0E51ED25" w14:textId="07CDDF3A" w:rsidR="00722043" w:rsidRPr="00722043" w:rsidRDefault="00722043" w:rsidP="004816A2">
            <w:pPr>
              <w:rPr>
                <w:ins w:id="1710" w:author="Steve Maas" w:date="2014-01-02T13:32:00Z"/>
                <w:b/>
                <w:rPrChange w:id="1711" w:author="Steve Maas" w:date="2014-01-02T13:33:00Z">
                  <w:rPr>
                    <w:ins w:id="1712" w:author="Steve Maas" w:date="2014-01-02T13:32:00Z"/>
                  </w:rPr>
                </w:rPrChange>
              </w:rPr>
            </w:pPr>
            <w:ins w:id="1713" w:author="Steve Maas" w:date="2014-01-02T13:33:00Z">
              <w:r w:rsidRPr="00722043">
                <w:rPr>
                  <w:b/>
                  <w:rPrChange w:id="1714" w:author="Steve Maas" w:date="2014-01-02T13:33:00Z">
                    <w:rPr/>
                  </w:rPrChange>
                </w:rPr>
                <w:t>Multiphasic</w:t>
              </w:r>
            </w:ins>
          </w:p>
        </w:tc>
        <w:tc>
          <w:tcPr>
            <w:tcW w:w="720" w:type="dxa"/>
            <w:tcPrChange w:id="1715" w:author="Steve Maas" w:date="2014-01-02T13:33:00Z">
              <w:tcPr>
                <w:tcW w:w="1596" w:type="dxa"/>
                <w:gridSpan w:val="3"/>
              </w:tcPr>
            </w:tcPrChange>
          </w:tcPr>
          <w:p w14:paraId="780368EC" w14:textId="7FF964D8" w:rsidR="00722043" w:rsidRPr="00722043" w:rsidRDefault="00722043" w:rsidP="004816A2">
            <w:pPr>
              <w:rPr>
                <w:ins w:id="1716" w:author="Steve Maas" w:date="2014-01-02T13:32:00Z"/>
                <w:b/>
                <w:rPrChange w:id="1717" w:author="Steve Maas" w:date="2014-01-02T13:33:00Z">
                  <w:rPr>
                    <w:ins w:id="1718" w:author="Steve Maas" w:date="2014-01-02T13:32:00Z"/>
                  </w:rPr>
                </w:rPrChange>
              </w:rPr>
            </w:pPr>
            <w:ins w:id="1719" w:author="Steve Maas" w:date="2014-01-02T13:33:00Z">
              <w:r>
                <w:rPr>
                  <w:b/>
                </w:rPr>
                <w:t>Heat</w:t>
              </w:r>
            </w:ins>
          </w:p>
        </w:tc>
      </w:tr>
      <w:tr w:rsidR="00722043" w14:paraId="4EB70269" w14:textId="77777777" w:rsidTr="00722043">
        <w:trPr>
          <w:ins w:id="1720" w:author="Steve Maas" w:date="2014-01-02T13:32:00Z"/>
        </w:trPr>
        <w:tc>
          <w:tcPr>
            <w:tcW w:w="4574" w:type="dxa"/>
            <w:tcPrChange w:id="1721" w:author="Steve Maas" w:date="2014-01-02T13:33:00Z">
              <w:tcPr>
                <w:tcW w:w="1596" w:type="dxa"/>
              </w:tcPr>
            </w:tcPrChange>
          </w:tcPr>
          <w:p w14:paraId="0021F8A5" w14:textId="1D9EBC30" w:rsidR="00722043" w:rsidRPr="00722043" w:rsidRDefault="00722043" w:rsidP="004816A2">
            <w:pPr>
              <w:rPr>
                <w:ins w:id="1722" w:author="Steve Maas" w:date="2014-01-02T13:32:00Z"/>
                <w:i/>
                <w:rPrChange w:id="1723" w:author="Steve Maas" w:date="2014-01-02T13:34:00Z">
                  <w:rPr>
                    <w:ins w:id="1724" w:author="Steve Maas" w:date="2014-01-02T13:32:00Z"/>
                  </w:rPr>
                </w:rPrChange>
              </w:rPr>
            </w:pPr>
            <w:ins w:id="1725" w:author="Steve Maas" w:date="2014-01-02T13:33:00Z">
              <w:r w:rsidRPr="00722043">
                <w:rPr>
                  <w:i/>
                  <w:rPrChange w:id="1726" w:author="Steve Maas" w:date="2014-01-02T13:34:00Z">
                    <w:rPr/>
                  </w:rPrChange>
                </w:rPr>
                <w:t>biphasic</w:t>
              </w:r>
            </w:ins>
          </w:p>
        </w:tc>
        <w:tc>
          <w:tcPr>
            <w:tcW w:w="737" w:type="dxa"/>
            <w:tcPrChange w:id="1727" w:author="Steve Maas" w:date="2014-01-02T13:33:00Z">
              <w:tcPr>
                <w:tcW w:w="1596" w:type="dxa"/>
              </w:tcPr>
            </w:tcPrChange>
          </w:tcPr>
          <w:p w14:paraId="324C8917" w14:textId="77777777" w:rsidR="00722043" w:rsidRDefault="00722043" w:rsidP="004816A2">
            <w:pPr>
              <w:rPr>
                <w:ins w:id="1728" w:author="Steve Maas" w:date="2014-01-02T13:32:00Z"/>
              </w:rPr>
            </w:pPr>
          </w:p>
        </w:tc>
        <w:tc>
          <w:tcPr>
            <w:tcW w:w="1097" w:type="dxa"/>
            <w:tcPrChange w:id="1729" w:author="Steve Maas" w:date="2014-01-02T13:33:00Z">
              <w:tcPr>
                <w:tcW w:w="1596" w:type="dxa"/>
                <w:gridSpan w:val="2"/>
              </w:tcPr>
            </w:tcPrChange>
          </w:tcPr>
          <w:p w14:paraId="3D340535" w14:textId="24682295" w:rsidR="00722043" w:rsidRPr="00722043" w:rsidRDefault="00722043">
            <w:pPr>
              <w:jc w:val="center"/>
              <w:rPr>
                <w:ins w:id="1730" w:author="Steve Maas" w:date="2014-01-02T13:32:00Z"/>
                <w:b/>
                <w:rPrChange w:id="1731" w:author="Steve Maas" w:date="2014-01-02T13:35:00Z">
                  <w:rPr>
                    <w:ins w:id="1732" w:author="Steve Maas" w:date="2014-01-02T13:32:00Z"/>
                  </w:rPr>
                </w:rPrChange>
              </w:rPr>
              <w:pPrChange w:id="1733" w:author="Steve Maas" w:date="2014-01-02T13:35:00Z">
                <w:pPr/>
              </w:pPrChange>
            </w:pPr>
            <w:ins w:id="1734" w:author="Steve Maas" w:date="2014-01-02T13:35:00Z">
              <w:r w:rsidRPr="00722043">
                <w:rPr>
                  <w:b/>
                  <w:rPrChange w:id="1735" w:author="Steve Maas" w:date="2014-01-02T13:35:00Z">
                    <w:rPr/>
                  </w:rPrChange>
                </w:rPr>
                <w:t>YES</w:t>
              </w:r>
            </w:ins>
          </w:p>
        </w:tc>
        <w:tc>
          <w:tcPr>
            <w:tcW w:w="897" w:type="dxa"/>
            <w:tcPrChange w:id="1736" w:author="Steve Maas" w:date="2014-01-02T13:33:00Z">
              <w:tcPr>
                <w:tcW w:w="1596" w:type="dxa"/>
                <w:gridSpan w:val="2"/>
              </w:tcPr>
            </w:tcPrChange>
          </w:tcPr>
          <w:p w14:paraId="0FB89FEB" w14:textId="00C3F1F7" w:rsidR="00722043" w:rsidRDefault="00722043">
            <w:pPr>
              <w:jc w:val="center"/>
              <w:rPr>
                <w:ins w:id="1737" w:author="Steve Maas" w:date="2014-01-02T13:32:00Z"/>
                <w:bCs/>
                <w:i/>
                <w:iCs/>
              </w:rPr>
              <w:pPrChange w:id="1738" w:author="Steve Maas" w:date="2014-01-02T13:35:00Z">
                <w:pPr>
                  <w:outlineLvl w:val="4"/>
                </w:pPr>
              </w:pPrChange>
            </w:pPr>
            <w:ins w:id="1739" w:author="Steve Maas" w:date="2014-01-02T13:35:00Z">
              <w:r w:rsidRPr="00B04003">
                <w:rPr>
                  <w:b/>
                </w:rPr>
                <w:t>YES</w:t>
              </w:r>
            </w:ins>
          </w:p>
        </w:tc>
        <w:tc>
          <w:tcPr>
            <w:tcW w:w="1443" w:type="dxa"/>
            <w:tcPrChange w:id="1740" w:author="Steve Maas" w:date="2014-01-02T13:33:00Z">
              <w:tcPr>
                <w:tcW w:w="1596" w:type="dxa"/>
                <w:gridSpan w:val="3"/>
              </w:tcPr>
            </w:tcPrChange>
          </w:tcPr>
          <w:p w14:paraId="38DBAFCC" w14:textId="78263F1C" w:rsidR="00722043" w:rsidRPr="00722043" w:rsidRDefault="00722043">
            <w:pPr>
              <w:jc w:val="center"/>
              <w:rPr>
                <w:ins w:id="1741" w:author="Steve Maas" w:date="2014-01-02T13:32:00Z"/>
                <w:b/>
                <w:rPrChange w:id="1742" w:author="Steve Maas" w:date="2014-01-02T13:35:00Z">
                  <w:rPr>
                    <w:ins w:id="1743" w:author="Steve Maas" w:date="2014-01-02T13:32:00Z"/>
                  </w:rPr>
                </w:rPrChange>
              </w:rPr>
              <w:pPrChange w:id="1744" w:author="Steve Maas" w:date="2014-01-02T13:35:00Z">
                <w:pPr/>
              </w:pPrChange>
            </w:pPr>
            <w:ins w:id="1745" w:author="Steve Maas" w:date="2014-01-02T13:35:00Z">
              <w:r w:rsidRPr="00B04003">
                <w:rPr>
                  <w:b/>
                </w:rPr>
                <w:t>YES</w:t>
              </w:r>
            </w:ins>
          </w:p>
        </w:tc>
        <w:tc>
          <w:tcPr>
            <w:tcW w:w="720" w:type="dxa"/>
            <w:tcPrChange w:id="1746" w:author="Steve Maas" w:date="2014-01-02T13:33:00Z">
              <w:tcPr>
                <w:tcW w:w="1596" w:type="dxa"/>
                <w:gridSpan w:val="3"/>
              </w:tcPr>
            </w:tcPrChange>
          </w:tcPr>
          <w:p w14:paraId="5EF3EC24" w14:textId="77777777" w:rsidR="00722043" w:rsidRDefault="00722043" w:rsidP="004816A2">
            <w:pPr>
              <w:rPr>
                <w:ins w:id="1747" w:author="Steve Maas" w:date="2014-01-02T13:32:00Z"/>
              </w:rPr>
            </w:pPr>
          </w:p>
        </w:tc>
      </w:tr>
      <w:tr w:rsidR="00722043" w14:paraId="16AA5102" w14:textId="77777777" w:rsidTr="00722043">
        <w:trPr>
          <w:ins w:id="1748" w:author="Steve Maas" w:date="2014-01-02T13:35:00Z"/>
        </w:trPr>
        <w:tc>
          <w:tcPr>
            <w:tcW w:w="4574" w:type="dxa"/>
          </w:tcPr>
          <w:p w14:paraId="3F9B48F2" w14:textId="166D900E" w:rsidR="00722043" w:rsidRPr="00FE00A6" w:rsidRDefault="00722043" w:rsidP="004816A2">
            <w:pPr>
              <w:rPr>
                <w:ins w:id="1749" w:author="Steve Maas" w:date="2014-01-02T13:35:00Z"/>
                <w:i/>
              </w:rPr>
            </w:pPr>
            <w:ins w:id="1750" w:author="Steve Maas" w:date="2014-01-02T13:35:00Z">
              <w:r>
                <w:rPr>
                  <w:i/>
                </w:rPr>
                <w:t>biphasic-solute</w:t>
              </w:r>
            </w:ins>
          </w:p>
        </w:tc>
        <w:tc>
          <w:tcPr>
            <w:tcW w:w="737" w:type="dxa"/>
          </w:tcPr>
          <w:p w14:paraId="434A3246" w14:textId="77777777" w:rsidR="00722043" w:rsidRDefault="00722043" w:rsidP="004816A2">
            <w:pPr>
              <w:rPr>
                <w:ins w:id="1751" w:author="Steve Maas" w:date="2014-01-02T13:35:00Z"/>
              </w:rPr>
            </w:pPr>
          </w:p>
        </w:tc>
        <w:tc>
          <w:tcPr>
            <w:tcW w:w="1097" w:type="dxa"/>
          </w:tcPr>
          <w:p w14:paraId="1077706A" w14:textId="77777777" w:rsidR="00722043" w:rsidRPr="00FE00A6" w:rsidRDefault="00722043" w:rsidP="00722043">
            <w:pPr>
              <w:jc w:val="center"/>
              <w:rPr>
                <w:ins w:id="1752" w:author="Steve Maas" w:date="2014-01-02T13:35:00Z"/>
                <w:b/>
              </w:rPr>
            </w:pPr>
          </w:p>
        </w:tc>
        <w:tc>
          <w:tcPr>
            <w:tcW w:w="897" w:type="dxa"/>
          </w:tcPr>
          <w:p w14:paraId="512042D6" w14:textId="043C35AB" w:rsidR="00722043" w:rsidRPr="00B04003" w:rsidRDefault="00722043" w:rsidP="00FE00A6">
            <w:pPr>
              <w:jc w:val="center"/>
              <w:rPr>
                <w:ins w:id="1753" w:author="Steve Maas" w:date="2014-01-02T13:35:00Z"/>
                <w:b/>
              </w:rPr>
            </w:pPr>
            <w:ins w:id="1754" w:author="Steve Maas" w:date="2014-01-02T13:35:00Z">
              <w:r w:rsidRPr="00B04003">
                <w:rPr>
                  <w:b/>
                </w:rPr>
                <w:t>YES</w:t>
              </w:r>
            </w:ins>
          </w:p>
        </w:tc>
        <w:tc>
          <w:tcPr>
            <w:tcW w:w="1443" w:type="dxa"/>
          </w:tcPr>
          <w:p w14:paraId="5DB0EBA6" w14:textId="14E386AA" w:rsidR="00722043" w:rsidRPr="00B04003" w:rsidRDefault="00722043" w:rsidP="00722043">
            <w:pPr>
              <w:jc w:val="center"/>
              <w:rPr>
                <w:ins w:id="1755" w:author="Steve Maas" w:date="2014-01-02T13:35:00Z"/>
                <w:b/>
              </w:rPr>
            </w:pPr>
            <w:ins w:id="1756" w:author="Steve Maas" w:date="2014-01-02T13:35:00Z">
              <w:r w:rsidRPr="00B04003">
                <w:rPr>
                  <w:b/>
                </w:rPr>
                <w:t>YES</w:t>
              </w:r>
            </w:ins>
          </w:p>
        </w:tc>
        <w:tc>
          <w:tcPr>
            <w:tcW w:w="720" w:type="dxa"/>
          </w:tcPr>
          <w:p w14:paraId="674D2C53" w14:textId="77777777" w:rsidR="00722043" w:rsidRDefault="00722043" w:rsidP="004816A2">
            <w:pPr>
              <w:rPr>
                <w:ins w:id="1757" w:author="Steve Maas" w:date="2014-01-02T13:35:00Z"/>
              </w:rPr>
            </w:pPr>
          </w:p>
        </w:tc>
      </w:tr>
      <w:tr w:rsidR="00722043" w14:paraId="3801ECFB" w14:textId="77777777" w:rsidTr="00722043">
        <w:trPr>
          <w:ins w:id="1758" w:author="Steve Maas" w:date="2014-01-02T13:35:00Z"/>
        </w:trPr>
        <w:tc>
          <w:tcPr>
            <w:tcW w:w="4574" w:type="dxa"/>
          </w:tcPr>
          <w:p w14:paraId="198018D6" w14:textId="0FB81BB9" w:rsidR="00722043" w:rsidRDefault="00722043" w:rsidP="004816A2">
            <w:pPr>
              <w:rPr>
                <w:ins w:id="1759" w:author="Steve Maas" w:date="2014-01-02T13:35:00Z"/>
                <w:i/>
              </w:rPr>
            </w:pPr>
            <w:ins w:id="1760" w:author="Steve Maas" w:date="2014-01-02T13:35:00Z">
              <w:r>
                <w:rPr>
                  <w:i/>
                </w:rPr>
                <w:t>triphasic</w:t>
              </w:r>
            </w:ins>
          </w:p>
        </w:tc>
        <w:tc>
          <w:tcPr>
            <w:tcW w:w="737" w:type="dxa"/>
          </w:tcPr>
          <w:p w14:paraId="62458B87" w14:textId="77777777" w:rsidR="00722043" w:rsidRDefault="00722043" w:rsidP="004816A2">
            <w:pPr>
              <w:rPr>
                <w:ins w:id="1761" w:author="Steve Maas" w:date="2014-01-02T13:35:00Z"/>
              </w:rPr>
            </w:pPr>
          </w:p>
        </w:tc>
        <w:tc>
          <w:tcPr>
            <w:tcW w:w="1097" w:type="dxa"/>
          </w:tcPr>
          <w:p w14:paraId="2106A651" w14:textId="77777777" w:rsidR="00722043" w:rsidRPr="00FE00A6" w:rsidRDefault="00722043" w:rsidP="00722043">
            <w:pPr>
              <w:jc w:val="center"/>
              <w:rPr>
                <w:ins w:id="1762" w:author="Steve Maas" w:date="2014-01-02T13:35:00Z"/>
                <w:b/>
              </w:rPr>
            </w:pPr>
          </w:p>
        </w:tc>
        <w:tc>
          <w:tcPr>
            <w:tcW w:w="897" w:type="dxa"/>
          </w:tcPr>
          <w:p w14:paraId="172736F6" w14:textId="70CB47F8" w:rsidR="00722043" w:rsidRPr="00B04003" w:rsidRDefault="00722043" w:rsidP="00722043">
            <w:pPr>
              <w:jc w:val="center"/>
              <w:rPr>
                <w:ins w:id="1763" w:author="Steve Maas" w:date="2014-01-02T13:35:00Z"/>
                <w:b/>
              </w:rPr>
            </w:pPr>
            <w:ins w:id="1764" w:author="Steve Maas" w:date="2014-01-02T13:35:00Z">
              <w:r w:rsidRPr="00B04003">
                <w:rPr>
                  <w:b/>
                </w:rPr>
                <w:t>YES</w:t>
              </w:r>
            </w:ins>
          </w:p>
        </w:tc>
        <w:tc>
          <w:tcPr>
            <w:tcW w:w="1443" w:type="dxa"/>
          </w:tcPr>
          <w:p w14:paraId="5674446C" w14:textId="4194F6B8" w:rsidR="00722043" w:rsidRPr="00B04003" w:rsidRDefault="00722043" w:rsidP="00722043">
            <w:pPr>
              <w:jc w:val="center"/>
              <w:rPr>
                <w:ins w:id="1765" w:author="Steve Maas" w:date="2014-01-02T13:35:00Z"/>
                <w:b/>
              </w:rPr>
            </w:pPr>
            <w:ins w:id="1766" w:author="Steve Maas" w:date="2014-01-02T13:35:00Z">
              <w:r w:rsidRPr="00B04003">
                <w:rPr>
                  <w:b/>
                </w:rPr>
                <w:t>YES</w:t>
              </w:r>
            </w:ins>
          </w:p>
        </w:tc>
        <w:tc>
          <w:tcPr>
            <w:tcW w:w="720" w:type="dxa"/>
          </w:tcPr>
          <w:p w14:paraId="4571C0E5" w14:textId="77777777" w:rsidR="00722043" w:rsidRDefault="00722043" w:rsidP="004816A2">
            <w:pPr>
              <w:rPr>
                <w:ins w:id="1767" w:author="Steve Maas" w:date="2014-01-02T13:35:00Z"/>
              </w:rPr>
            </w:pPr>
          </w:p>
        </w:tc>
      </w:tr>
      <w:tr w:rsidR="00722043" w14:paraId="023BC56A" w14:textId="77777777" w:rsidTr="00722043">
        <w:trPr>
          <w:ins w:id="1768" w:author="Steve Maas" w:date="2014-01-02T13:35:00Z"/>
        </w:trPr>
        <w:tc>
          <w:tcPr>
            <w:tcW w:w="4574" w:type="dxa"/>
          </w:tcPr>
          <w:p w14:paraId="107A66C5" w14:textId="23DB0267" w:rsidR="00722043" w:rsidRDefault="00722043" w:rsidP="004816A2">
            <w:pPr>
              <w:rPr>
                <w:ins w:id="1769" w:author="Steve Maas" w:date="2014-01-02T13:35:00Z"/>
                <w:i/>
              </w:rPr>
            </w:pPr>
            <w:ins w:id="1770" w:author="Steve Maas" w:date="2014-01-02T13:36:00Z">
              <w:r>
                <w:rPr>
                  <w:i/>
                </w:rPr>
                <w:t>m</w:t>
              </w:r>
            </w:ins>
            <w:ins w:id="1771" w:author="Steve Maas" w:date="2014-01-02T13:35:00Z">
              <w:r>
                <w:rPr>
                  <w:i/>
                </w:rPr>
                <w:t>ultiphasic</w:t>
              </w:r>
            </w:ins>
          </w:p>
        </w:tc>
        <w:tc>
          <w:tcPr>
            <w:tcW w:w="737" w:type="dxa"/>
          </w:tcPr>
          <w:p w14:paraId="42C54877" w14:textId="77777777" w:rsidR="00722043" w:rsidRDefault="00722043" w:rsidP="004816A2">
            <w:pPr>
              <w:rPr>
                <w:ins w:id="1772" w:author="Steve Maas" w:date="2014-01-02T13:35:00Z"/>
              </w:rPr>
            </w:pPr>
          </w:p>
        </w:tc>
        <w:tc>
          <w:tcPr>
            <w:tcW w:w="1097" w:type="dxa"/>
          </w:tcPr>
          <w:p w14:paraId="2579E036" w14:textId="77777777" w:rsidR="00722043" w:rsidRPr="00FE00A6" w:rsidRDefault="00722043" w:rsidP="00722043">
            <w:pPr>
              <w:jc w:val="center"/>
              <w:rPr>
                <w:ins w:id="1773" w:author="Steve Maas" w:date="2014-01-02T13:35:00Z"/>
                <w:b/>
              </w:rPr>
            </w:pPr>
          </w:p>
        </w:tc>
        <w:tc>
          <w:tcPr>
            <w:tcW w:w="897" w:type="dxa"/>
          </w:tcPr>
          <w:p w14:paraId="4F9B4F6F" w14:textId="77777777" w:rsidR="00722043" w:rsidRPr="00B04003" w:rsidRDefault="00722043" w:rsidP="00722043">
            <w:pPr>
              <w:jc w:val="center"/>
              <w:rPr>
                <w:ins w:id="1774" w:author="Steve Maas" w:date="2014-01-02T13:35:00Z"/>
                <w:b/>
              </w:rPr>
            </w:pPr>
          </w:p>
        </w:tc>
        <w:tc>
          <w:tcPr>
            <w:tcW w:w="1443" w:type="dxa"/>
          </w:tcPr>
          <w:p w14:paraId="14432AAC" w14:textId="5ED5731F" w:rsidR="00722043" w:rsidRPr="00B04003" w:rsidRDefault="00722043" w:rsidP="00722043">
            <w:pPr>
              <w:jc w:val="center"/>
              <w:rPr>
                <w:ins w:id="1775" w:author="Steve Maas" w:date="2014-01-02T13:35:00Z"/>
                <w:b/>
              </w:rPr>
            </w:pPr>
            <w:ins w:id="1776" w:author="Steve Maas" w:date="2014-01-02T13:36:00Z">
              <w:r w:rsidRPr="00B04003">
                <w:rPr>
                  <w:b/>
                </w:rPr>
                <w:t>YES</w:t>
              </w:r>
            </w:ins>
          </w:p>
        </w:tc>
        <w:tc>
          <w:tcPr>
            <w:tcW w:w="720" w:type="dxa"/>
          </w:tcPr>
          <w:p w14:paraId="6FC8B7B0" w14:textId="77777777" w:rsidR="00722043" w:rsidRDefault="00722043" w:rsidP="004816A2">
            <w:pPr>
              <w:rPr>
                <w:ins w:id="1777" w:author="Steve Maas" w:date="2014-01-02T13:35:00Z"/>
              </w:rPr>
            </w:pPr>
          </w:p>
        </w:tc>
      </w:tr>
      <w:tr w:rsidR="00722043" w14:paraId="5E806941" w14:textId="77777777" w:rsidTr="00722043">
        <w:trPr>
          <w:ins w:id="1778" w:author="Steve Maas" w:date="2014-01-02T13:36:00Z"/>
        </w:trPr>
        <w:tc>
          <w:tcPr>
            <w:tcW w:w="4574" w:type="dxa"/>
          </w:tcPr>
          <w:p w14:paraId="39EB82BD" w14:textId="0CF97107" w:rsidR="00722043" w:rsidRDefault="00722043" w:rsidP="00FE00A6">
            <w:pPr>
              <w:rPr>
                <w:ins w:id="1779" w:author="Steve Maas" w:date="2014-01-02T13:36:00Z"/>
                <w:i/>
              </w:rPr>
            </w:pPr>
            <w:ins w:id="1780" w:author="Steve Maas" w:date="2014-01-02T13:36:00Z">
              <w:r>
                <w:rPr>
                  <w:i/>
                </w:rPr>
                <w:t>isotropic Fourier</w:t>
              </w:r>
            </w:ins>
          </w:p>
        </w:tc>
        <w:tc>
          <w:tcPr>
            <w:tcW w:w="737" w:type="dxa"/>
          </w:tcPr>
          <w:p w14:paraId="1B0361B5" w14:textId="77777777" w:rsidR="00722043" w:rsidRDefault="00722043" w:rsidP="004816A2">
            <w:pPr>
              <w:rPr>
                <w:ins w:id="1781" w:author="Steve Maas" w:date="2014-01-02T13:36:00Z"/>
              </w:rPr>
            </w:pPr>
          </w:p>
        </w:tc>
        <w:tc>
          <w:tcPr>
            <w:tcW w:w="1097" w:type="dxa"/>
          </w:tcPr>
          <w:p w14:paraId="6BC81672" w14:textId="77777777" w:rsidR="00722043" w:rsidRPr="00FE00A6" w:rsidRDefault="00722043" w:rsidP="00722043">
            <w:pPr>
              <w:jc w:val="center"/>
              <w:rPr>
                <w:ins w:id="1782" w:author="Steve Maas" w:date="2014-01-02T13:36:00Z"/>
                <w:b/>
              </w:rPr>
            </w:pPr>
          </w:p>
        </w:tc>
        <w:tc>
          <w:tcPr>
            <w:tcW w:w="897" w:type="dxa"/>
          </w:tcPr>
          <w:p w14:paraId="76120E5E" w14:textId="77777777" w:rsidR="00722043" w:rsidRPr="00B04003" w:rsidRDefault="00722043" w:rsidP="00722043">
            <w:pPr>
              <w:jc w:val="center"/>
              <w:rPr>
                <w:ins w:id="1783" w:author="Steve Maas" w:date="2014-01-02T13:36:00Z"/>
                <w:b/>
              </w:rPr>
            </w:pPr>
          </w:p>
        </w:tc>
        <w:tc>
          <w:tcPr>
            <w:tcW w:w="1443" w:type="dxa"/>
          </w:tcPr>
          <w:p w14:paraId="2DBE2F33" w14:textId="77777777" w:rsidR="00722043" w:rsidRPr="00B04003" w:rsidRDefault="00722043" w:rsidP="00722043">
            <w:pPr>
              <w:jc w:val="center"/>
              <w:rPr>
                <w:ins w:id="1784" w:author="Steve Maas" w:date="2014-01-02T13:36:00Z"/>
                <w:b/>
              </w:rPr>
            </w:pPr>
          </w:p>
        </w:tc>
        <w:tc>
          <w:tcPr>
            <w:tcW w:w="720" w:type="dxa"/>
          </w:tcPr>
          <w:p w14:paraId="74258586" w14:textId="5871CCDE" w:rsidR="00722043" w:rsidRDefault="00722043">
            <w:pPr>
              <w:jc w:val="center"/>
              <w:rPr>
                <w:ins w:id="1785" w:author="Steve Maas" w:date="2014-01-02T13:36:00Z"/>
              </w:rPr>
              <w:pPrChange w:id="1786" w:author="Steve Maas" w:date="2014-01-02T13:36:00Z">
                <w:pPr/>
              </w:pPrChange>
            </w:pPr>
            <w:ins w:id="1787" w:author="Steve Maas" w:date="2014-01-02T13:36:00Z">
              <w:r w:rsidRPr="00B04003">
                <w:rPr>
                  <w:b/>
                </w:rPr>
                <w:t>YES</w:t>
              </w:r>
            </w:ins>
          </w:p>
        </w:tc>
      </w:tr>
    </w:tbl>
    <w:p w14:paraId="64C4C6F3" w14:textId="77777777" w:rsidR="00722043" w:rsidRDefault="00722043" w:rsidP="00FE00A6">
      <w:pPr>
        <w:rPr>
          <w:ins w:id="1788" w:author="Steve Maas" w:date="2014-01-02T13:36:00Z"/>
        </w:rPr>
      </w:pPr>
    </w:p>
    <w:p w14:paraId="2C980431" w14:textId="4FCD7236" w:rsidR="00722043" w:rsidRDefault="00722043">
      <w:pPr>
        <w:rPr>
          <w:ins w:id="1789" w:author="Steve Maas" w:date="2014-01-02T13:38:00Z"/>
        </w:rPr>
      </w:pPr>
      <w:ins w:id="1790" w:author="Steve Maas" w:date="2014-01-02T13:36:00Z">
        <w:r>
          <w:t xml:space="preserve">In addition to using the proper materials for a given module, it is also important to understand that most material </w:t>
        </w:r>
      </w:ins>
      <w:ins w:id="1791" w:author="Steve Maas" w:date="2014-01-02T13:37:00Z">
        <w:r>
          <w:t xml:space="preserve">parameters </w:t>
        </w:r>
      </w:ins>
      <w:ins w:id="1792" w:author="Steve Maas" w:date="2014-01-02T13:36:00Z">
        <w:r>
          <w:t xml:space="preserve">have a limited range in which </w:t>
        </w:r>
      </w:ins>
      <w:ins w:id="1793" w:author="Steve Maas" w:date="2014-01-02T13:37:00Z">
        <w:r>
          <w:t xml:space="preserve">they define valid constitutive behavior. For example, in a neo-Hookean material the </w:t>
        </w:r>
      </w:ins>
      <w:ins w:id="1794" w:author="Steve Maas" w:date="2014-01-02T13:38:00Z">
        <w:r>
          <w:t>Young’s modulus must be positive and the Poisson’s ratio must larger th</w:t>
        </w:r>
      </w:ins>
      <w:ins w:id="1795" w:author="Steve Maas" w:date="2014-01-02T13:42:00Z">
        <w:r w:rsidR="005A4B5E">
          <w:t>a</w:t>
        </w:r>
      </w:ins>
      <w:ins w:id="1796"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797" w:author="Steve Maas" w:date="2014-01-02T13:39:00Z"/>
        </w:rPr>
      </w:pPr>
    </w:p>
    <w:p w14:paraId="16E25F8C" w14:textId="52099854" w:rsidR="00722043" w:rsidRDefault="00722043">
      <w:pPr>
        <w:rPr>
          <w:ins w:id="1798" w:author="Steve Maas" w:date="2014-01-02T13:42:00Z"/>
        </w:rPr>
      </w:pPr>
      <w:ins w:id="1799" w:author="Steve Maas" w:date="2014-01-02T13:39:00Z">
        <w:r>
          <w:t xml:space="preserve">Since material parameters can be defined as functions of time </w:t>
        </w:r>
      </w:ins>
      <w:ins w:id="1800" w:author="Steve Maas" w:date="2014-01-02T13:40:00Z">
        <w:r w:rsidR="005A4B5E">
          <w:t xml:space="preserve">through </w:t>
        </w:r>
      </w:ins>
      <w:ins w:id="1801" w:author="Steve Maas" w:date="2014-01-02T13:39:00Z">
        <w:r>
          <w:t xml:space="preserve">a loadcurve, FEBio will check all parameters at the beginning of each time step. </w:t>
        </w:r>
      </w:ins>
      <w:ins w:id="1802"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803" w:author="Steve Maas" w:date="2014-01-02T13:42:00Z"/>
        </w:rPr>
      </w:pPr>
    </w:p>
    <w:p w14:paraId="6F09FF6B" w14:textId="387EAF83" w:rsidR="005A4B5E" w:rsidRDefault="005A4B5E">
      <w:pPr>
        <w:rPr>
          <w:ins w:id="1804" w:author="Steve Maas" w:date="2014-01-02T13:51:00Z"/>
        </w:rPr>
      </w:pPr>
      <w:ins w:id="1805" w:author="Steve Maas" w:date="2014-01-02T13:49:00Z">
        <w:r>
          <w:t>S</w:t>
        </w:r>
      </w:ins>
      <w:ins w:id="1806" w:author="Steve Maas" w:date="2014-01-02T13:42:00Z">
        <w:r>
          <w:t>ome constitutive models are only valid for a limited amount of deformation. All materials in FEBio are designed for large deformation</w:t>
        </w:r>
      </w:ins>
      <w:ins w:id="1807" w:author="Steve Maas" w:date="2014-01-02T13:50:00Z">
        <w:r>
          <w:t xml:space="preserve"> (in the sense that they are objective under arbitrary deformation)</w:t>
        </w:r>
      </w:ins>
      <w:ins w:id="1808" w:author="Steve Maas" w:date="2014-01-02T13:42:00Z">
        <w:r>
          <w:t xml:space="preserve">, but that does not imply unlimited deformation. When the deformation becomes too large, the material response may become unphysical and although FEBio </w:t>
        </w:r>
      </w:ins>
      <w:ins w:id="1809" w:author="Steve Maas" w:date="2014-01-02T13:44:00Z">
        <w:r>
          <w:t xml:space="preserve">gives an answer, the result may be meaningless (see section </w:t>
        </w:r>
        <w:r>
          <w:fldChar w:fldCharType="begin"/>
        </w:r>
        <w:r>
          <w:instrText xml:space="preserve"> REF _Ref376433627 \r \h </w:instrText>
        </w:r>
      </w:ins>
      <w:r>
        <w:fldChar w:fldCharType="separate"/>
      </w:r>
      <w:ins w:id="1810" w:author="Steve Maas" w:date="2014-01-02T13:44:00Z">
        <w:r>
          <w:t>8.6</w:t>
        </w:r>
        <w:r>
          <w:fldChar w:fldCharType="end"/>
        </w:r>
      </w:ins>
      <w:ins w:id="1811" w:author="Steve Maas" w:date="2014-01-02T13:45:00Z">
        <w:r>
          <w:t xml:space="preserve"> for a discussion on interpreting the result). Some materials also become unstable at extremely large deformations. A classical example is the Mooney-Rivlin material. For a certain range of values</w:t>
        </w:r>
      </w:ins>
      <w:ins w:id="1812" w:author="Steve Maas" w:date="2014-01-02T13:47:00Z">
        <w:r>
          <w:t xml:space="preserve"> of the material parameters</w:t>
        </w:r>
      </w:ins>
      <w:ins w:id="1813" w:author="Steve Maas" w:date="2014-01-02T13:45:00Z">
        <w:r>
          <w:t xml:space="preserve">, </w:t>
        </w:r>
      </w:ins>
      <w:ins w:id="1814" w:author="Steve Maas" w:date="2014-01-02T13:46:00Z">
        <w:r>
          <w:t xml:space="preserve">and under certain loading conditions, </w:t>
        </w:r>
      </w:ins>
      <w:ins w:id="1815" w:author="Steve Maas" w:date="2014-01-02T13:45:00Z">
        <w:r>
          <w:t xml:space="preserve">the stress-strain </w:t>
        </w:r>
      </w:ins>
      <w:ins w:id="1816" w:author="Steve Maas" w:date="2014-01-02T13:46:00Z">
        <w:r>
          <w:t xml:space="preserve">response </w:t>
        </w:r>
      </w:ins>
      <w:ins w:id="1817" w:author="Steve Maas" w:date="2014-01-02T13:47:00Z">
        <w:r>
          <w:t>can have</w:t>
        </w:r>
      </w:ins>
      <w:ins w:id="1818" w:author="Steve Maas" w:date="2014-01-02T13:46:00Z">
        <w:r>
          <w:t xml:space="preserve"> a zero slope at large deformations. In th</w:t>
        </w:r>
      </w:ins>
      <w:ins w:id="1819"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820" w:author="Steve Maas" w:date="2014-01-02T13:51:00Z"/>
        </w:rPr>
      </w:pPr>
    </w:p>
    <w:p w14:paraId="1AA29B3F" w14:textId="33E74F05" w:rsidR="00F4139F" w:rsidRDefault="00F4139F">
      <w:pPr>
        <w:pStyle w:val="Heading3"/>
        <w:rPr>
          <w:ins w:id="1821" w:author="Steve Maas" w:date="2014-01-02T13:51:00Z"/>
        </w:rPr>
        <w:pPrChange w:id="1822" w:author="Steve Maas" w:date="2014-01-02T13:51:00Z">
          <w:pPr/>
        </w:pPrChange>
      </w:pPr>
      <w:bookmarkStart w:id="1823" w:name="_Toc376858632"/>
      <w:ins w:id="1824" w:author="Steve Maas" w:date="2014-01-02T13:51:00Z">
        <w:r>
          <w:t>Boundary Conditions</w:t>
        </w:r>
        <w:bookmarkEnd w:id="1823"/>
      </w:ins>
    </w:p>
    <w:p w14:paraId="7A5C82DA" w14:textId="77777777" w:rsidR="00F4139F" w:rsidRDefault="00F4139F">
      <w:pPr>
        <w:rPr>
          <w:ins w:id="1825" w:author="Steve Maas" w:date="2014-01-02T13:57:00Z"/>
        </w:rPr>
      </w:pPr>
      <w:ins w:id="1826" w:author="Steve Maas" w:date="2014-01-02T13:52:00Z">
        <w:r>
          <w:t>Boundary conditions are necessary to uniquely define the solution of the problem under study. Improperly defined boundary conditions can lead to underconstrained</w:t>
        </w:r>
      </w:ins>
      <w:ins w:id="1827" w:author="Steve Maas" w:date="2014-01-02T13:53:00Z">
        <w:r>
          <w:t xml:space="preserve"> or</w:t>
        </w:r>
      </w:ins>
      <w:ins w:id="1828" w:author="Steve Maas" w:date="2014-01-02T13:52:00Z">
        <w:r>
          <w:t xml:space="preserve"> overconstra</w:t>
        </w:r>
      </w:ins>
      <w:ins w:id="1829" w:author="Steve Maas" w:date="2014-01-02T13:53:00Z">
        <w:r>
          <w:t>ined problems.</w:t>
        </w:r>
      </w:ins>
    </w:p>
    <w:p w14:paraId="1B2853F7" w14:textId="77777777" w:rsidR="00F4139F" w:rsidRDefault="00F4139F">
      <w:pPr>
        <w:rPr>
          <w:ins w:id="1830" w:author="Steve Maas" w:date="2014-01-02T13:57:00Z"/>
        </w:rPr>
      </w:pPr>
    </w:p>
    <w:p w14:paraId="73AF480D" w14:textId="46F0A36C" w:rsidR="00F4139F" w:rsidRPr="00FE00A6" w:rsidRDefault="00F4139F">
      <w:pPr>
        <w:rPr>
          <w:ins w:id="1831" w:author="Steve Maas" w:date="2014-01-02T13:26:00Z"/>
        </w:rPr>
      </w:pPr>
      <w:ins w:id="1832" w:author="Steve Maas" w:date="2014-01-02T13:53:00Z">
        <w:r>
          <w:t xml:space="preserve">If the problem is underconstrained the solution is not uniquely defined and FEBio will not be able to find a solution. The most common </w:t>
        </w:r>
      </w:ins>
      <w:ins w:id="1833" w:author="Steve Maas" w:date="2014-01-02T13:54:00Z">
        <w:r>
          <w:t xml:space="preserve">example of an undercontrained problem is one where </w:t>
        </w:r>
        <w:r>
          <w:lastRenderedPageBreak/>
          <w:t xml:space="preserve">the rigid body modes are not constrained. A rigid body mode is a mode </w:t>
        </w:r>
      </w:ins>
      <w:ins w:id="1834" w:author="Steve Maas" w:date="2014-01-02T13:58:00Z">
        <w:r>
          <w:t xml:space="preserve">of </w:t>
        </w:r>
      </w:ins>
      <w:ins w:id="1835" w:author="Steve Maas" w:date="2014-01-02T13:54:00Z">
        <w:r>
          <w:t xml:space="preserve">deformation that does alter the stress in the body. </w:t>
        </w:r>
      </w:ins>
      <w:ins w:id="1836" w:author="Steve Maas" w:date="2014-01-02T13:55:00Z">
        <w:r>
          <w:t>Affine t</w:t>
        </w:r>
      </w:ins>
      <w:ins w:id="1837" w:author="Steve Maas" w:date="2014-01-02T13:54:00Z">
        <w:r>
          <w:t xml:space="preserve">ranslation and rotation </w:t>
        </w:r>
      </w:ins>
      <w:ins w:id="1838"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839" w:author="Steve Maas" w:date="2014-01-02T13:59:00Z"/>
        </w:rPr>
      </w:pPr>
    </w:p>
    <w:p w14:paraId="18BA453F" w14:textId="7C885477" w:rsidR="00F4139F" w:rsidRPr="00FE00A6" w:rsidRDefault="00F4139F">
      <w:ins w:id="1840" w:author="Steve Maas" w:date="2014-01-02T13:59:00Z">
        <w:r>
          <w:t>If the problem is over-constrained, FEBio will usually find an answer but it is probably not the solution that was sought. The most common ca</w:t>
        </w:r>
      </w:ins>
      <w:ins w:id="1841" w:author="Steve Maas" w:date="2014-01-02T14:02:00Z">
        <w:r w:rsidR="00D34721">
          <w:t>u</w:t>
        </w:r>
      </w:ins>
      <w:ins w:id="1842" w:author="Steve Maas" w:date="2014-01-02T13:59:00Z">
        <w:r>
          <w:t xml:space="preserve">se of an over-constrained model is one that has conflicting boundary conditions. </w:t>
        </w:r>
      </w:ins>
      <w:ins w:id="1843"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844" w:author="Steve Maas" w:date="2014-01-02T13:51:00Z"/>
        </w:rPr>
      </w:pPr>
      <w:del w:id="1845"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846" w:author="Steve Maas" w:date="2014-01-02T14:01:00Z"/>
        </w:rPr>
      </w:pPr>
      <w:del w:id="1847"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848" w:author="Steve Maas" w:date="2014-01-02T14:01:00Z"/>
        </w:rPr>
      </w:pPr>
      <w:del w:id="1849"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850" w:author="Steve Maas" w:date="2014-01-02T14:01:00Z"/>
        </w:rPr>
      </w:pPr>
      <w:del w:id="1851"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852" w:author="Steve Maas" w:date="2014-01-02T14:01:00Z"/>
        </w:rPr>
      </w:pPr>
      <w:del w:id="1853"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854" w:author="Steve Maas" w:date="2014-01-02T13:23:00Z"/>
        </w:rPr>
      </w:pPr>
      <w:del w:id="1855"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856" w:name="_Toc376858633"/>
      <w:r>
        <w:t xml:space="preserve">Debugging a </w:t>
      </w:r>
      <w:r w:rsidR="00FD648A">
        <w:t>M</w:t>
      </w:r>
      <w:r>
        <w:t>odel</w:t>
      </w:r>
      <w:bookmarkEnd w:id="1856"/>
    </w:p>
    <w:p w14:paraId="21507319" w14:textId="006FEBF1" w:rsidR="00744FD9" w:rsidRDefault="00744FD9">
      <w:pPr>
        <w:rPr>
          <w:ins w:id="1857" w:author="Steve Maas" w:date="2014-01-02T14:06:00Z"/>
        </w:rPr>
      </w:pPr>
      <w:del w:id="1858" w:author="Steve Maas" w:date="2014-01-02T14:05:00Z">
        <w:r w:rsidDel="007B44DC">
          <w:delText xml:space="preserve">Discuss the debugging capabilities in FEBio (debug mode). </w:delText>
        </w:r>
        <w:r w:rsidR="00847E07" w:rsidDel="007B44DC">
          <w:delText>Look at the convergence norms</w:delText>
        </w:r>
      </w:del>
      <w:ins w:id="1859" w:author="Steve Maas" w:date="2014-01-02T14:05:00Z">
        <w:r w:rsidR="007B44DC">
          <w:t xml:space="preserve">When a model is not running as expected, the first thing to </w:t>
        </w:r>
      </w:ins>
      <w:ins w:id="1860" w:author="Steve Maas" w:date="2014-01-02T14:34:00Z">
        <w:r w:rsidR="00F47A31">
          <w:t>try</w:t>
        </w:r>
      </w:ins>
      <w:ins w:id="1861" w:author="Steve Maas" w:date="2014-01-02T14:05:00Z">
        <w:r w:rsidR="007B44DC">
          <w:t xml:space="preserve"> is rerun the problem using FEBio</w:t>
        </w:r>
      </w:ins>
      <w:ins w:id="1862" w:author="Steve Maas" w:date="2014-01-02T14:06:00Z">
        <w:r w:rsidR="007B44DC">
          <w:t>’s debug mode</w:t>
        </w:r>
      </w:ins>
      <w:r w:rsidR="00847E07">
        <w:t>.</w:t>
      </w:r>
      <w:ins w:id="1863" w:author="Steve Maas" w:date="2014-01-02T14:06:00Z">
        <w:r w:rsidR="007B44DC">
          <w:t xml:space="preserve"> Debug mode can be activated by adding a –g on the command line. For example,</w:t>
        </w:r>
      </w:ins>
    </w:p>
    <w:p w14:paraId="4D50FE67" w14:textId="77777777" w:rsidR="007B44DC" w:rsidRDefault="007B44DC">
      <w:pPr>
        <w:rPr>
          <w:ins w:id="1864" w:author="Steve Maas" w:date="2014-01-02T14:06:00Z"/>
        </w:rPr>
      </w:pPr>
    </w:p>
    <w:p w14:paraId="373C928E" w14:textId="67108C06" w:rsidR="007B44DC" w:rsidRDefault="007B44DC">
      <w:pPr>
        <w:pStyle w:val="Code0"/>
        <w:rPr>
          <w:ins w:id="1865" w:author="Steve Maas" w:date="2014-01-02T14:06:00Z"/>
        </w:rPr>
        <w:pPrChange w:id="1866" w:author="Steve Maas" w:date="2014-01-02T14:06:00Z">
          <w:pPr/>
        </w:pPrChange>
      </w:pPr>
      <w:ins w:id="1867" w:author="Steve Maas" w:date="2014-01-02T14:07:00Z">
        <w:r>
          <w:t>&gt;</w:t>
        </w:r>
      </w:ins>
      <w:ins w:id="1868" w:author="Steve Maas" w:date="2014-01-02T14:06:00Z">
        <w:r>
          <w:t xml:space="preserve">febio </w:t>
        </w:r>
      </w:ins>
      <w:ins w:id="1869" w:author="Steve Maas" w:date="2014-01-02T14:07:00Z">
        <w:r>
          <w:t>–i file.feb -g</w:t>
        </w:r>
      </w:ins>
    </w:p>
    <w:p w14:paraId="62059144" w14:textId="77777777" w:rsidR="007B44DC" w:rsidRDefault="007B44DC">
      <w:pPr>
        <w:rPr>
          <w:ins w:id="1870" w:author="Steve Maas" w:date="2014-01-02T14:06:00Z"/>
        </w:rPr>
      </w:pPr>
    </w:p>
    <w:p w14:paraId="209313B8" w14:textId="1D883B7D" w:rsidR="007B44DC" w:rsidRDefault="007B44DC">
      <w:pPr>
        <w:rPr>
          <w:ins w:id="1871" w:author="Steve Maas" w:date="2014-01-02T14:08:00Z"/>
        </w:rPr>
      </w:pPr>
      <w:ins w:id="1872"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873" w:author="Steve Maas" w:date="2014-01-02T14:08:00Z">
        <w:r>
          <w:t>disappear</w:t>
        </w:r>
      </w:ins>
      <w:ins w:id="1874" w:author="Steve Maas" w:date="2014-01-02T14:07:00Z">
        <w:r>
          <w:t xml:space="preserve"> </w:t>
        </w:r>
      </w:ins>
      <w:ins w:id="1875" w:author="Steve Maas" w:date="2014-01-02T14:08:00Z">
        <w:r>
          <w:t>at some point might indicate a rigid body mode.)</w:t>
        </w:r>
      </w:ins>
    </w:p>
    <w:p w14:paraId="69A29703" w14:textId="77777777" w:rsidR="007B44DC" w:rsidRDefault="007B44DC">
      <w:pPr>
        <w:rPr>
          <w:ins w:id="1876" w:author="Steve Maas" w:date="2014-01-02T14:09:00Z"/>
        </w:rPr>
      </w:pPr>
    </w:p>
    <w:p w14:paraId="0E5EE562" w14:textId="336D2819" w:rsidR="007B44DC" w:rsidRPr="00FE00A6" w:rsidRDefault="007B44DC">
      <w:ins w:id="1877" w:author="Steve Maas" w:date="2014-01-02T14:09:00Z">
        <w:r>
          <w:t>Since storing all non-converged states may make the plot-file too large for post-processing, debug mode can also be turned on during the analy</w:t>
        </w:r>
      </w:ins>
      <w:ins w:id="1878" w:author="Steve Maas" w:date="2014-01-02T14:12:00Z">
        <w:r w:rsidR="000839BA">
          <w:t>si</w:t>
        </w:r>
      </w:ins>
      <w:ins w:id="1879" w:author="Steve Maas" w:date="2014-01-02T14:09:00Z">
        <w:r>
          <w:t xml:space="preserve">s. </w:t>
        </w:r>
      </w:ins>
      <w:ins w:id="1880" w:author="Steve Maas" w:date="2014-01-02T14:10:00Z">
        <w:r>
          <w:t>To do this, start the problem normally (without the debug flag –g). Then, right before the problem starts to fail, interrupt the run (using ctrl+c)</w:t>
        </w:r>
      </w:ins>
      <w:ins w:id="1881" w:author="Steve Maas" w:date="2014-01-02T14:11:00Z">
        <w:r w:rsidR="000839BA">
          <w:t xml:space="preserve"> and wait for </w:t>
        </w:r>
      </w:ins>
      <w:ins w:id="1882" w:author="Steve Maas" w:date="2014-01-02T14:12:00Z">
        <w:r w:rsidR="000839BA">
          <w:t xml:space="preserve">the </w:t>
        </w:r>
      </w:ins>
      <w:ins w:id="1883" w:author="Steve Maas" w:date="2014-01-02T14:11:00Z">
        <w:r w:rsidR="000839BA">
          <w:t>FEBio prompt to appear.</w:t>
        </w:r>
      </w:ins>
      <w:ins w:id="1884" w:author="Steve Maas" w:date="2014-01-02T14:10:00Z">
        <w:r>
          <w:t xml:space="preserve"> </w:t>
        </w:r>
      </w:ins>
      <w:ins w:id="1885" w:author="Steve Maas" w:date="2014-01-02T14:11:00Z">
        <w:r w:rsidR="000839BA">
          <w:t xml:space="preserve">Once it appears, </w:t>
        </w:r>
      </w:ins>
      <w:ins w:id="1886" w:author="Steve Maas" w:date="2014-01-02T14:10:00Z">
        <w:r>
          <w:t xml:space="preserve">enter </w:t>
        </w:r>
        <w:r>
          <w:rPr>
            <w:i/>
          </w:rPr>
          <w:t xml:space="preserve">debug </w:t>
        </w:r>
      </w:ins>
      <w:ins w:id="1887"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888" w:author="Steve Maas" w:date="2014-01-02T14:35:00Z"/>
        </w:rPr>
      </w:pPr>
      <w:bookmarkStart w:id="1889" w:name="_Toc376858634"/>
      <w:r>
        <w:t xml:space="preserve">Common </w:t>
      </w:r>
      <w:r w:rsidR="00FD648A">
        <w:t>I</w:t>
      </w:r>
      <w:r>
        <w:t>ssues</w:t>
      </w:r>
      <w:bookmarkEnd w:id="1889"/>
    </w:p>
    <w:p w14:paraId="4C6E6D2F" w14:textId="718B77C6" w:rsidR="00F47A31" w:rsidRPr="00FE00A6" w:rsidRDefault="00F47A31">
      <w:pPr>
        <w:pPrChange w:id="1890" w:author="Steve Maas" w:date="2014-01-02T14:35:00Z">
          <w:pPr>
            <w:pStyle w:val="Heading2"/>
          </w:pPr>
        </w:pPrChange>
      </w:pPr>
      <w:ins w:id="1891" w:author="Steve Maas" w:date="2014-01-02T14:35:00Z">
        <w:r>
          <w:t>In this section we take a look a</w:t>
        </w:r>
      </w:ins>
      <w:ins w:id="1892" w:author="Steve Maas" w:date="2014-01-02T14:36:00Z">
        <w:r>
          <w:t>t</w:t>
        </w:r>
      </w:ins>
      <w:ins w:id="1893" w:author="Steve Maas" w:date="2014-01-02T14:35:00Z">
        <w:r>
          <w:t xml:space="preserve"> some of the most common problems you may run into when solving a finite </w:t>
        </w:r>
      </w:ins>
      <w:ins w:id="1894" w:author="Steve Maas" w:date="2014-01-02T14:36:00Z">
        <w:r>
          <w:t>element</w:t>
        </w:r>
      </w:ins>
      <w:ins w:id="1895" w:author="Steve Maas" w:date="2014-01-02T14:35:00Z">
        <w:r>
          <w:t xml:space="preserve"> </w:t>
        </w:r>
      </w:ins>
      <w:ins w:id="1896" w:author="Steve Maas" w:date="2014-01-02T14:36:00Z">
        <w:r>
          <w:t xml:space="preserve">problem with FEBio. We’ll discuss possible causes </w:t>
        </w:r>
      </w:ins>
      <w:ins w:id="1897" w:author="Steve Maas" w:date="2014-01-02T14:56:00Z">
        <w:r w:rsidR="00A21D16">
          <w:t xml:space="preserve">of </w:t>
        </w:r>
      </w:ins>
      <w:ins w:id="1898" w:author="Steve Maas" w:date="2014-01-02T14:36:00Z">
        <w:r>
          <w:t xml:space="preserve">and </w:t>
        </w:r>
      </w:ins>
      <w:ins w:id="1899" w:author="Steve Maas" w:date="2014-01-02T14:37:00Z">
        <w:r>
          <w:t>solutions to these issues.</w:t>
        </w:r>
      </w:ins>
    </w:p>
    <w:p w14:paraId="60BB3832" w14:textId="1D4C2788" w:rsidR="00F47A31" w:rsidRDefault="00F47A31">
      <w:pPr>
        <w:pStyle w:val="Heading3"/>
        <w:rPr>
          <w:ins w:id="1900" w:author="Steve Maas" w:date="2014-01-02T14:35:00Z"/>
        </w:rPr>
        <w:pPrChange w:id="1901" w:author="Steve Maas" w:date="2014-01-02T14:35:00Z">
          <w:pPr/>
        </w:pPrChange>
      </w:pPr>
      <w:bookmarkStart w:id="1902" w:name="_Toc376858635"/>
      <w:ins w:id="1903" w:author="Steve Maas" w:date="2014-01-02T14:35:00Z">
        <w:r>
          <w:t>Invert</w:t>
        </w:r>
      </w:ins>
      <w:ins w:id="1904" w:author="Steve Maas" w:date="2014-01-02T14:39:00Z">
        <w:r w:rsidR="00360647">
          <w:t>ed</w:t>
        </w:r>
      </w:ins>
      <w:ins w:id="1905" w:author="Steve Maas" w:date="2014-01-02T14:35:00Z">
        <w:r>
          <w:t xml:space="preserve"> elements</w:t>
        </w:r>
        <w:bookmarkEnd w:id="1902"/>
      </w:ins>
    </w:p>
    <w:p w14:paraId="03B76A14" w14:textId="33147084" w:rsidR="00360647" w:rsidRDefault="00360647">
      <w:pPr>
        <w:rPr>
          <w:ins w:id="1906" w:author="Steve Maas" w:date="2014-01-02T14:43:00Z"/>
        </w:rPr>
      </w:pPr>
      <w:ins w:id="1907" w:author="Steve Maas" w:date="2014-01-02T14:37:00Z">
        <w:r>
          <w:t>When a</w:t>
        </w:r>
      </w:ins>
      <w:ins w:id="1908" w:author="Steve Maas" w:date="2014-01-02T14:38:00Z">
        <w:r>
          <w:t>n</w:t>
        </w:r>
      </w:ins>
      <w:ins w:id="1909" w:author="Steve Maas" w:date="2014-01-02T14:37:00Z">
        <w:r>
          <w:t xml:space="preserve"> element inverts, the element becomes so distorted that in certain areas of the element the Jacobian becomes zero or negative. </w:t>
        </w:r>
      </w:ins>
      <w:ins w:id="1910" w:author="Steve Maas" w:date="2014-01-02T14:38:00Z">
        <w:r>
          <w:t xml:space="preserve">In order to obtain a physically realistic solution, the Jacobian of the deformation must be positive at all points of the domain. Thus, when a negative </w:t>
        </w:r>
      </w:ins>
      <w:ins w:id="1911" w:author="Steve Maas" w:date="2014-01-02T14:56:00Z">
        <w:r w:rsidR="00A21D16">
          <w:t>J</w:t>
        </w:r>
      </w:ins>
      <w:ins w:id="1912" w:author="Steve Maas" w:date="2014-01-02T14:38:00Z">
        <w:r>
          <w:t xml:space="preserve">acobian is found in an element, FEBio cannot continue. </w:t>
        </w:r>
      </w:ins>
      <w:ins w:id="1913"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914" w:author="Steve Maas" w:date="2014-01-02T14:41:00Z">
        <w:r w:rsidR="00CC61FF">
          <w:t>. T</w:t>
        </w:r>
      </w:ins>
      <w:ins w:id="1915" w:author="Steve Maas" w:date="2014-01-02T14:40:00Z">
        <w:r>
          <w:t xml:space="preserve">he </w:t>
        </w:r>
      </w:ins>
      <w:ins w:id="1916" w:author="Steve Maas" w:date="2014-01-02T14:41:00Z">
        <w:r>
          <w:t>combination</w:t>
        </w:r>
      </w:ins>
      <w:ins w:id="1917" w:author="Steve Maas" w:date="2014-01-02T14:40:00Z">
        <w:r>
          <w:t xml:space="preserve"> of a reduced time step and a refactored stiffness matrix</w:t>
        </w:r>
      </w:ins>
      <w:ins w:id="1918" w:author="Steve Maas" w:date="2014-01-02T14:41:00Z">
        <w:r w:rsidR="00CC61FF">
          <w:t xml:space="preserve"> will often be sufficient to overcome the negative Jacobian. </w:t>
        </w:r>
      </w:ins>
      <w:ins w:id="1919" w:author="Steve Maas" w:date="2014-01-02T14:42:00Z">
        <w:r w:rsidR="00CC61FF">
          <w:t xml:space="preserve">However, when it is not, you may have run into a </w:t>
        </w:r>
        <w:r w:rsidR="00CC61FF">
          <w:lastRenderedPageBreak/>
          <w:t xml:space="preserve">more serious problem. </w:t>
        </w:r>
      </w:ins>
      <w:ins w:id="1920" w:author="Steve Maas" w:date="2014-01-02T14:43:00Z">
        <w:r w:rsidR="00CC61FF">
          <w:t xml:space="preserve">These are some of the common causes that may require additional user intervention. </w:t>
        </w:r>
      </w:ins>
    </w:p>
    <w:p w14:paraId="4896F3B2" w14:textId="77777777" w:rsidR="00CC61FF" w:rsidRDefault="00CC61FF">
      <w:pPr>
        <w:rPr>
          <w:ins w:id="1921" w:author="Steve Maas" w:date="2014-01-02T14:43:00Z"/>
        </w:rPr>
      </w:pPr>
    </w:p>
    <w:p w14:paraId="620FE268" w14:textId="1708DC55" w:rsidR="00CC61FF" w:rsidRDefault="00CC61FF">
      <w:pPr>
        <w:pStyle w:val="Heading4"/>
        <w:rPr>
          <w:ins w:id="1922" w:author="Steve Maas" w:date="2014-01-02T14:43:00Z"/>
        </w:rPr>
        <w:pPrChange w:id="1923" w:author="Steve Maas" w:date="2014-01-02T14:55:00Z">
          <w:pPr/>
        </w:pPrChange>
      </w:pPr>
      <w:bookmarkStart w:id="1924" w:name="_Toc376858636"/>
      <w:ins w:id="1925" w:author="Steve Maas" w:date="2014-01-02T14:43:00Z">
        <w:r>
          <w:t>Material instability</w:t>
        </w:r>
        <w:bookmarkEnd w:id="1924"/>
      </w:ins>
    </w:p>
    <w:p w14:paraId="4CD4B3F7" w14:textId="0F544E2C" w:rsidR="00CC61FF" w:rsidRDefault="00CC61FF">
      <w:pPr>
        <w:rPr>
          <w:ins w:id="1926" w:author="Steve Maas" w:date="2014-01-02T14:45:00Z"/>
        </w:rPr>
      </w:pPr>
      <w:ins w:id="1927" w:author="Steve Maas" w:date="2014-01-02T14:44:00Z">
        <w:r>
          <w:t xml:space="preserve">At large deformations, some materials can become unstable. This is usually caused by a softening of the material at large deformations. When the material softens too much the </w:t>
        </w:r>
      </w:ins>
      <w:ins w:id="1928" w:author="Steve Maas" w:date="2014-01-02T14:45:00Z">
        <w:r>
          <w:t>global</w:t>
        </w:r>
      </w:ins>
      <w:ins w:id="1929" w:author="Steve Maas" w:date="2014-01-02T14:44:00Z">
        <w:r>
          <w:t xml:space="preserve"> </w:t>
        </w:r>
      </w:ins>
      <w:ins w:id="1930" w:author="Steve Maas" w:date="2014-01-02T14:45:00Z">
        <w:r>
          <w:t xml:space="preserve">stiffness matrix can become ill-conditioned and FEBio will not be able to find the correct solution. Unfortunately, there is no easy solution around this issue and you may </w:t>
        </w:r>
      </w:ins>
      <w:ins w:id="1931" w:author="Steve Maas" w:date="2014-01-02T14:57:00Z">
        <w:r w:rsidR="00A21D16">
          <w:t>need</w:t>
        </w:r>
      </w:ins>
      <w:ins w:id="1932" w:author="Steve Maas" w:date="2014-01-02T14:45:00Z">
        <w:r>
          <w:t xml:space="preserve"> to consider using a different constitutive model. </w:t>
        </w:r>
      </w:ins>
    </w:p>
    <w:p w14:paraId="730BC238" w14:textId="77777777" w:rsidR="00CC61FF" w:rsidRDefault="00CC61FF">
      <w:pPr>
        <w:rPr>
          <w:ins w:id="1933" w:author="Steve Maas" w:date="2014-01-02T14:46:00Z"/>
        </w:rPr>
      </w:pPr>
    </w:p>
    <w:p w14:paraId="603726F7" w14:textId="17832991" w:rsidR="00CC61FF" w:rsidRDefault="00CC61FF">
      <w:pPr>
        <w:pStyle w:val="Heading4"/>
        <w:rPr>
          <w:ins w:id="1934" w:author="Steve Maas" w:date="2014-01-02T14:46:00Z"/>
        </w:rPr>
        <w:pPrChange w:id="1935" w:author="Steve Maas" w:date="2014-01-02T14:55:00Z">
          <w:pPr/>
        </w:pPrChange>
      </w:pPr>
      <w:bookmarkStart w:id="1936" w:name="_Toc376858637"/>
      <w:ins w:id="1937" w:author="Steve Maas" w:date="2014-01-02T14:46:00Z">
        <w:r>
          <w:t>Time step too large</w:t>
        </w:r>
        <w:bookmarkEnd w:id="1936"/>
      </w:ins>
    </w:p>
    <w:p w14:paraId="27F25A69" w14:textId="35D23097" w:rsidR="00CC61FF" w:rsidRDefault="00CC61FF">
      <w:pPr>
        <w:rPr>
          <w:ins w:id="1938" w:author="Steve Maas" w:date="2014-01-02T14:48:00Z"/>
        </w:rPr>
      </w:pPr>
      <w:ins w:id="1939" w:author="Steve Maas" w:date="2014-01-02T14:46:00Z">
        <w:r>
          <w:t xml:space="preserve">Altough the auto-time stepper will automatically adjust the time step in case of trouble, it is designed to work within user defined </w:t>
        </w:r>
      </w:ins>
      <w:ins w:id="1940" w:author="Steve Maas" w:date="2014-01-02T14:57:00Z">
        <w:r w:rsidR="00A21D16">
          <w:t>limits</w:t>
        </w:r>
      </w:ins>
      <w:ins w:id="1941" w:author="Steve Maas" w:date="2014-01-02T14:46:00Z">
        <w:r>
          <w:t xml:space="preserve"> and sometimes they are not set properly to solve the problem. The most common issue is that the minimum time step is set too large. Cutting back the </w:t>
        </w:r>
      </w:ins>
      <w:ins w:id="1942" w:author="Steve Maas" w:date="2014-01-02T14:47:00Z">
        <w:r>
          <w:t xml:space="preserve">minimum </w:t>
        </w:r>
      </w:ins>
      <w:ins w:id="1943" w:author="Steve Maas" w:date="2014-01-02T14:57:00Z">
        <w:r w:rsidR="00A21D16">
          <w:t>in addition to</w:t>
        </w:r>
      </w:ins>
      <w:ins w:id="1944" w:author="Steve Maas" w:date="2014-01-02T14:47:00Z">
        <w:r>
          <w:t xml:space="preserve"> the </w:t>
        </w:r>
      </w:ins>
      <w:ins w:id="1945" w:author="Steve Maas" w:date="2014-01-02T14:46:00Z">
        <w:r>
          <w:t xml:space="preserve">initial </w:t>
        </w:r>
      </w:ins>
      <w:ins w:id="1946" w:author="Steve Maas" w:date="2014-01-02T14:48:00Z">
        <w:r>
          <w:t>time step can often help in preventing negative Jacobians.</w:t>
        </w:r>
      </w:ins>
    </w:p>
    <w:p w14:paraId="660DB750" w14:textId="77777777" w:rsidR="00CC61FF" w:rsidRDefault="00CC61FF">
      <w:pPr>
        <w:rPr>
          <w:ins w:id="1947" w:author="Steve Maas" w:date="2014-01-02T14:48:00Z"/>
        </w:rPr>
      </w:pPr>
    </w:p>
    <w:p w14:paraId="373E59EB" w14:textId="6AC321D8" w:rsidR="00CC61FF" w:rsidRDefault="00CC61FF">
      <w:pPr>
        <w:pStyle w:val="Heading4"/>
        <w:rPr>
          <w:ins w:id="1948" w:author="Steve Maas" w:date="2014-01-02T14:48:00Z"/>
        </w:rPr>
        <w:pPrChange w:id="1949" w:author="Steve Maas" w:date="2014-01-02T14:56:00Z">
          <w:pPr/>
        </w:pPrChange>
      </w:pPr>
      <w:bookmarkStart w:id="1950" w:name="_Toc376858638"/>
      <w:ins w:id="1951" w:author="Steve Maas" w:date="2014-01-02T14:48:00Z">
        <w:r>
          <w:t>Elements too distorted</w:t>
        </w:r>
        <w:bookmarkEnd w:id="1950"/>
      </w:ins>
    </w:p>
    <w:p w14:paraId="6E0C6EC0" w14:textId="4E9F3452" w:rsidR="00CC61FF" w:rsidRDefault="00CC61FF">
      <w:pPr>
        <w:rPr>
          <w:ins w:id="1952" w:author="Steve Maas" w:date="2014-01-02T14:49:00Z"/>
        </w:rPr>
      </w:pPr>
      <w:ins w:id="1953"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1954" w:author="Steve Maas" w:date="2014-01-02T14:49:00Z"/>
        </w:rPr>
      </w:pPr>
    </w:p>
    <w:p w14:paraId="3D023280" w14:textId="08E9784B" w:rsidR="00CC61FF" w:rsidRDefault="00CC61FF">
      <w:pPr>
        <w:pStyle w:val="Heading4"/>
        <w:rPr>
          <w:ins w:id="1955" w:author="Steve Maas" w:date="2014-01-02T14:49:00Z"/>
        </w:rPr>
        <w:pPrChange w:id="1956" w:author="Steve Maas" w:date="2014-01-02T14:56:00Z">
          <w:pPr/>
        </w:pPrChange>
      </w:pPr>
      <w:bookmarkStart w:id="1957" w:name="_Toc376858639"/>
      <w:ins w:id="1958" w:author="Steve Maas" w:date="2014-01-02T14:49:00Z">
        <w:r>
          <w:t>Shells are too thick</w:t>
        </w:r>
        <w:bookmarkEnd w:id="1957"/>
      </w:ins>
    </w:p>
    <w:p w14:paraId="51F0AC74" w14:textId="15E2A303" w:rsidR="000C24E2" w:rsidRDefault="00CC61FF">
      <w:pPr>
        <w:rPr>
          <w:ins w:id="1959" w:author="Steve Maas" w:date="2014-01-02T14:53:00Z"/>
        </w:rPr>
      </w:pPr>
      <w:ins w:id="1960" w:author="Steve Maas" w:date="2014-01-02T14:50:00Z">
        <w:r>
          <w:t xml:space="preserve">A shell is an element where it is assumed </w:t>
        </w:r>
      </w:ins>
      <w:ins w:id="1961" w:author="Steve Maas" w:date="2014-01-02T14:52:00Z">
        <w:r w:rsidR="000C24E2">
          <w:t xml:space="preserve">that </w:t>
        </w:r>
      </w:ins>
      <w:ins w:id="1962" w:author="Steve Maas" w:date="2014-01-02T14:58:00Z">
        <w:r w:rsidR="00A21D16">
          <w:t>one</w:t>
        </w:r>
      </w:ins>
      <w:ins w:id="1963" w:author="Steve Maas" w:date="2014-01-02T14:50:00Z">
        <w:r>
          <w:t xml:space="preserve"> dimension is much smaller compared to the other two directions. When the mesh is really fine, this assumption may no longer be valid and it could happen that the </w:t>
        </w:r>
      </w:ins>
      <w:ins w:id="1964" w:author="Steve Maas" w:date="2014-01-02T14:52:00Z">
        <w:r w:rsidR="000C24E2">
          <w:t xml:space="preserve">shell </w:t>
        </w:r>
      </w:ins>
      <w:ins w:id="1965" w:author="Steve Maas" w:date="2014-01-02T14:50:00Z">
        <w:r>
          <w:t xml:space="preserve">becomes too thick. When a shell gets too thick it can create negative Jacobians in the </w:t>
        </w:r>
      </w:ins>
      <w:ins w:id="1966" w:author="Steve Maas" w:date="2014-01-02T14:51:00Z">
        <w:r w:rsidR="000C24E2">
          <w:t xml:space="preserve">out-of-plane </w:t>
        </w:r>
      </w:ins>
      <w:ins w:id="1967" w:author="Steve Maas" w:date="2014-01-02T14:50:00Z">
        <w:r>
          <w:t>integration points</w:t>
        </w:r>
      </w:ins>
      <w:ins w:id="1968" w:author="Steve Maas" w:date="2014-01-02T14:51:00Z">
        <w:r w:rsidR="000C24E2">
          <w:t>, especially in area</w:t>
        </w:r>
      </w:ins>
      <w:ins w:id="1969" w:author="Steve Maas" w:date="2014-01-02T14:52:00Z">
        <w:r w:rsidR="000C24E2">
          <w:t>s</w:t>
        </w:r>
      </w:ins>
      <w:ins w:id="1970" w:author="Steve Maas" w:date="2014-01-02T14:51:00Z">
        <w:r w:rsidR="000C24E2">
          <w:t xml:space="preserve"> of high curvature. </w:t>
        </w:r>
      </w:ins>
      <w:ins w:id="1971"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1972" w:author="Steve Maas" w:date="2014-01-02T14:53:00Z"/>
        </w:rPr>
      </w:pPr>
    </w:p>
    <w:p w14:paraId="4E5CE27E" w14:textId="77777777" w:rsidR="000C24E2" w:rsidRDefault="000C24E2">
      <w:pPr>
        <w:pStyle w:val="Heading4"/>
        <w:rPr>
          <w:ins w:id="1973" w:author="Steve Maas" w:date="2014-01-02T14:53:00Z"/>
        </w:rPr>
        <w:pPrChange w:id="1974" w:author="Steve Maas" w:date="2014-01-02T14:56:00Z">
          <w:pPr/>
        </w:pPrChange>
      </w:pPr>
      <w:bookmarkStart w:id="1975" w:name="_Toc376858640"/>
      <w:ins w:id="1976" w:author="Steve Maas" w:date="2014-01-02T14:53:00Z">
        <w:r>
          <w:t>Rigid body modes</w:t>
        </w:r>
        <w:bookmarkEnd w:id="1975"/>
      </w:ins>
    </w:p>
    <w:p w14:paraId="18582754" w14:textId="4CFF0EB6" w:rsidR="00CC61FF" w:rsidRPr="00FE00A6" w:rsidRDefault="000C24E2">
      <w:pPr>
        <w:rPr>
          <w:ins w:id="1977" w:author="Steve Maas" w:date="2014-01-02T14:39:00Z"/>
        </w:rPr>
      </w:pPr>
      <w:ins w:id="1978" w:author="Steve Maas" w:date="2014-01-02T14:53:00Z">
        <w:r>
          <w:t xml:space="preserve">A rigid body mode is a mode of deformation that does not alter the stress in the body. Uniform translation or rotation </w:t>
        </w:r>
      </w:ins>
      <w:ins w:id="1979" w:author="Steve Maas" w:date="2014-01-02T14:54:00Z">
        <w:r>
          <w:t xml:space="preserve">of the entire model are two possible rigid body modes. In the presence of a rigid body mode, the solution is not uniquely defined and FEBio will most likely throw negative Jacobians. </w:t>
        </w:r>
      </w:ins>
      <w:ins w:id="1980" w:author="Steve Maas" w:date="2014-01-02T14:55:00Z">
        <w:r>
          <w:t xml:space="preserve">The solution is to identify the rigid body mode and to eliminate it by applying additional constraints to the model. </w:t>
        </w:r>
      </w:ins>
      <w:ins w:id="1981" w:author="Steve Maas" w:date="2014-01-02T14:53:00Z">
        <w:r>
          <w:t xml:space="preserve"> </w:t>
        </w:r>
      </w:ins>
    </w:p>
    <w:p w14:paraId="518235D8" w14:textId="7CC603B3" w:rsidR="00744FD9" w:rsidRPr="00CC61FF" w:rsidDel="00CC61FF" w:rsidRDefault="00744FD9">
      <w:pPr>
        <w:rPr>
          <w:del w:id="1982" w:author="Steve Maas" w:date="2014-01-02T14:43:00Z"/>
          <w:i/>
          <w:rPrChange w:id="1983" w:author="Steve Maas" w:date="2014-01-02T14:43:00Z">
            <w:rPr>
              <w:del w:id="1984" w:author="Steve Maas" w:date="2014-01-02T14:43:00Z"/>
            </w:rPr>
          </w:rPrChange>
        </w:rPr>
      </w:pPr>
      <w:del w:id="1985" w:author="Steve Maas" w:date="2014-01-02T14:43:00Z">
        <w:r w:rsidRPr="00CC61FF" w:rsidDel="00CC61FF">
          <w:rPr>
            <w:i/>
            <w:rPrChange w:id="1986"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1987" w:author="Steve Maas" w:date="2014-01-02T14:55:00Z"/>
          <w:i/>
          <w:rPrChange w:id="1988" w:author="Steve Maas" w:date="2014-01-02T14:43:00Z">
            <w:rPr>
              <w:del w:id="1989" w:author="Steve Maas" w:date="2014-01-02T14:55:00Z"/>
            </w:rPr>
          </w:rPrChange>
        </w:rPr>
      </w:pPr>
      <w:del w:id="1990" w:author="Steve Maas" w:date="2014-01-02T14:55:00Z">
        <w:r w:rsidRPr="00CC61FF" w:rsidDel="000C24E2">
          <w:rPr>
            <w:i/>
            <w:rPrChange w:id="1991"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1992" w:author="Steve Maas" w:date="2014-01-02T14:55:00Z"/>
        </w:rPr>
      </w:pPr>
      <w:del w:id="1993"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1994" w:author="Steve Maas" w:date="2014-01-02T14:55:00Z"/>
        </w:rPr>
      </w:pPr>
      <w:del w:id="1995" w:author="Steve Maas" w:date="2014-01-02T14:55:00Z">
        <w:r w:rsidDel="000C24E2">
          <w:delText xml:space="preserve">elements getting too distorted. </w:delText>
        </w:r>
      </w:del>
    </w:p>
    <w:p w14:paraId="77E1F4D1" w14:textId="400AF593" w:rsidR="00F47A31" w:rsidRDefault="00340BE6">
      <w:pPr>
        <w:rPr>
          <w:ins w:id="1996" w:author="Steve Maas" w:date="2014-01-02T14:35:00Z"/>
        </w:rPr>
        <w:pPrChange w:id="1997" w:author="Steve Maas" w:date="2014-01-02T14:35:00Z">
          <w:pPr>
            <w:pStyle w:val="ListParagraph"/>
            <w:numPr>
              <w:numId w:val="55"/>
            </w:numPr>
            <w:ind w:hanging="360"/>
          </w:pPr>
        </w:pPrChange>
      </w:pPr>
      <w:del w:id="1998" w:author="Steve Maas" w:date="2014-01-02T14:55:00Z">
        <w:r w:rsidDel="000C24E2">
          <w:delText>Rigid bodies underconstrained</w:delText>
        </w:r>
      </w:del>
    </w:p>
    <w:p w14:paraId="3A6319D3" w14:textId="3563B047" w:rsidR="00F47A31" w:rsidRDefault="00F47A31">
      <w:pPr>
        <w:pStyle w:val="Heading3"/>
        <w:pPrChange w:id="1999" w:author="Steve Maas" w:date="2014-01-02T14:35:00Z">
          <w:pPr>
            <w:pStyle w:val="ListParagraph"/>
            <w:numPr>
              <w:numId w:val="55"/>
            </w:numPr>
            <w:ind w:hanging="360"/>
          </w:pPr>
        </w:pPrChange>
      </w:pPr>
      <w:bookmarkStart w:id="2000" w:name="_Toc376858641"/>
      <w:ins w:id="2001" w:author="Steve Maas" w:date="2014-01-02T14:35:00Z">
        <w:r>
          <w:t>Failure to converge</w:t>
        </w:r>
      </w:ins>
      <w:bookmarkEnd w:id="2000"/>
    </w:p>
    <w:p w14:paraId="3FAC7A49" w14:textId="686C1618" w:rsidR="00744FD9" w:rsidRDefault="00744FD9" w:rsidP="00744FD9">
      <w:pPr>
        <w:rPr>
          <w:ins w:id="2002" w:author="Steve Maas" w:date="2014-01-02T15:19:00Z"/>
        </w:rPr>
      </w:pPr>
      <w:del w:id="2003" w:author="Steve Maas" w:date="2014-01-02T15:10:00Z">
        <w:r w:rsidDel="00973685">
          <w:delText>Non-convergence</w:delText>
        </w:r>
      </w:del>
      <w:ins w:id="2004" w:author="Steve Maas" w:date="2014-01-02T15:11:00Z">
        <w:r w:rsidR="00973685">
          <w:t xml:space="preserve">FEBio uses an iterative method to solve the nonlinear finite element equations. </w:t>
        </w:r>
      </w:ins>
      <w:ins w:id="2005"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2006"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2007"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2008" w:author="Steve Maas" w:date="2014-01-02T15:19:00Z"/>
        </w:rPr>
      </w:pPr>
    </w:p>
    <w:p w14:paraId="18311C05" w14:textId="307D7126" w:rsidR="00235934" w:rsidRDefault="00235934" w:rsidP="00744FD9">
      <w:pPr>
        <w:rPr>
          <w:ins w:id="2009" w:author="Steve Maas" w:date="2014-01-02T15:20:00Z"/>
        </w:rPr>
      </w:pPr>
      <w:ins w:id="2010" w:author="Steve Maas" w:date="2014-01-02T15:19:00Z">
        <w:r>
          <w:t xml:space="preserve">Sometimes it happens that FEBio cannot converge </w:t>
        </w:r>
      </w:ins>
      <w:ins w:id="2011"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2012" w:author="Steve Maas" w:date="2014-01-02T15:43:00Z">
        <w:r w:rsidR="001875BA">
          <w:t>manifest themselves in convergence problems before the element actually inverts</w:t>
        </w:r>
      </w:ins>
      <w:ins w:id="2013" w:author="Steve Maas" w:date="2014-01-02T15:20:00Z">
        <w:r w:rsidR="001875BA">
          <w:t>.</w:t>
        </w:r>
      </w:ins>
    </w:p>
    <w:p w14:paraId="2FE44F59" w14:textId="77777777" w:rsidR="00235934" w:rsidRDefault="00235934" w:rsidP="00744FD9">
      <w:pPr>
        <w:rPr>
          <w:ins w:id="2014" w:author="Steve Maas" w:date="2014-01-02T15:20:00Z"/>
        </w:rPr>
      </w:pPr>
    </w:p>
    <w:p w14:paraId="64C4CC04" w14:textId="0EAA014A" w:rsidR="00235934" w:rsidRDefault="00B908BB">
      <w:pPr>
        <w:pStyle w:val="Heading4"/>
        <w:rPr>
          <w:ins w:id="2015" w:author="Steve Maas" w:date="2014-01-02T15:21:00Z"/>
        </w:rPr>
        <w:pPrChange w:id="2016" w:author="Steve Maas" w:date="2014-01-02T15:29:00Z">
          <w:pPr/>
        </w:pPrChange>
      </w:pPr>
      <w:bookmarkStart w:id="2017" w:name="_Ref376440249"/>
      <w:bookmarkStart w:id="2018" w:name="_Toc376858642"/>
      <w:ins w:id="2019" w:author="Steve Maas" w:date="2014-01-02T15:21:00Z">
        <w:r>
          <w:t>No loads applied</w:t>
        </w:r>
        <w:bookmarkEnd w:id="2017"/>
        <w:bookmarkEnd w:id="2018"/>
      </w:ins>
    </w:p>
    <w:p w14:paraId="608FFB56" w14:textId="6EB1A19A" w:rsidR="00B908BB" w:rsidRDefault="00B908BB">
      <w:pPr>
        <w:rPr>
          <w:ins w:id="2020" w:author="Steve Maas" w:date="2014-01-02T15:24:00Z"/>
        </w:rPr>
      </w:pPr>
      <w:ins w:id="2021" w:author="Steve Maas" w:date="2014-01-02T15:21:00Z">
        <w:r>
          <w:t xml:space="preserve">Ironically, when no loads are applied, FEBio will often struggle to find a solution. The reason (and solution!) is simple. </w:t>
        </w:r>
      </w:ins>
      <w:ins w:id="2022"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2023" w:author="Steve Maas" w:date="2014-01-02T15:37:00Z">
        <w:r w:rsidR="001F1DE6">
          <w:t xml:space="preserve">be </w:t>
        </w:r>
      </w:ins>
      <w:ins w:id="2024" w:author="Steve Maas" w:date="2014-01-02T15:22:00Z">
        <w:r>
          <w:t xml:space="preserve">able to satisfy the convergence criteria. </w:t>
        </w:r>
      </w:ins>
    </w:p>
    <w:p w14:paraId="0E5CE6F9" w14:textId="77777777" w:rsidR="00B908BB" w:rsidRDefault="00B908BB">
      <w:pPr>
        <w:rPr>
          <w:ins w:id="2025" w:author="Steve Maas" w:date="2014-01-02T15:24:00Z"/>
        </w:rPr>
      </w:pPr>
    </w:p>
    <w:p w14:paraId="1D159203" w14:textId="7A2D4201" w:rsidR="00B908BB" w:rsidRDefault="00B908BB">
      <w:pPr>
        <w:rPr>
          <w:ins w:id="2026" w:author="Steve Maas" w:date="2014-01-02T15:26:00Z"/>
        </w:rPr>
      </w:pPr>
      <w:ins w:id="2027" w:author="Steve Maas" w:date="2014-01-02T15:24:00Z">
        <w:r>
          <w:t xml:space="preserve">FEBio can actually detect this situation. It looks at the residual norm and when </w:t>
        </w:r>
      </w:ins>
      <w:ins w:id="2028" w:author="Steve Maas" w:date="2014-01-02T15:25:00Z">
        <w:r>
          <w:t xml:space="preserve">this is smaller than a user-defined limit it assumes that no loads are present and moves on </w:t>
        </w:r>
      </w:ins>
      <w:ins w:id="2029" w:author="Steve Maas" w:date="2014-01-02T15:37:00Z">
        <w:r w:rsidR="001F1DE6">
          <w:t xml:space="preserve">to </w:t>
        </w:r>
      </w:ins>
      <w:ins w:id="2030" w:author="Steve Maas" w:date="2014-01-02T15:25:00Z">
        <w:r>
          <w:t xml:space="preserve">the next time step. However, this limit is actually problem dependent and it can happen that for your particular problem the limit is </w:t>
        </w:r>
      </w:ins>
      <w:ins w:id="2031" w:author="Steve Maas" w:date="2014-01-02T15:37:00Z">
        <w:r w:rsidR="001F1DE6">
          <w:t xml:space="preserve">set </w:t>
        </w:r>
      </w:ins>
      <w:ins w:id="2032" w:author="Steve Maas" w:date="2014-01-02T15:25:00Z">
        <w:r>
          <w:t xml:space="preserve">too small. In that case, the solution is to increase the limit. This can be done by setting the </w:t>
        </w:r>
      </w:ins>
      <w:ins w:id="2033"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2034" w:author="Steve Maas" w:date="2014-01-02T15:26:00Z"/>
        </w:rPr>
      </w:pPr>
    </w:p>
    <w:p w14:paraId="23A28149" w14:textId="2B0EEBC1" w:rsidR="00B908BB" w:rsidRDefault="00B908BB">
      <w:pPr>
        <w:pStyle w:val="Code0"/>
        <w:rPr>
          <w:ins w:id="2035" w:author="Steve Maas" w:date="2014-01-02T15:26:00Z"/>
        </w:rPr>
        <w:pPrChange w:id="2036" w:author="Steve Maas" w:date="2014-01-02T15:26:00Z">
          <w:pPr/>
        </w:pPrChange>
      </w:pPr>
      <w:ins w:id="2037" w:author="Steve Maas" w:date="2014-01-02T15:26:00Z">
        <w:r>
          <w:t>&lt;min_residual&gt;1e-15&lt;/min_residual&gt;</w:t>
        </w:r>
      </w:ins>
    </w:p>
    <w:p w14:paraId="22CDD31A" w14:textId="77777777" w:rsidR="00B908BB" w:rsidRDefault="00B908BB">
      <w:pPr>
        <w:rPr>
          <w:ins w:id="2038" w:author="Steve Maas" w:date="2014-01-02T15:26:00Z"/>
        </w:rPr>
      </w:pPr>
    </w:p>
    <w:p w14:paraId="0B1040BA" w14:textId="77777777" w:rsidR="00B908BB" w:rsidRDefault="00B908BB">
      <w:pPr>
        <w:rPr>
          <w:ins w:id="2039" w:author="Steve Maas" w:date="2014-01-02T15:28:00Z"/>
        </w:rPr>
      </w:pPr>
      <w:ins w:id="2040" w:author="Steve Maas" w:date="2014-01-02T15:26:00Z">
        <w:r>
          <w:t xml:space="preserve">If </w:t>
        </w:r>
      </w:ins>
      <w:ins w:id="2041" w:author="Steve Maas" w:date="2014-01-02T15:27:00Z">
        <w:r>
          <w:t>the residual norm now drops below this value, FEBio will consider the time step converged and move on to the next time step.</w:t>
        </w:r>
      </w:ins>
    </w:p>
    <w:p w14:paraId="6E3B7E0C" w14:textId="77777777" w:rsidR="00B908BB" w:rsidRDefault="00B908BB">
      <w:pPr>
        <w:rPr>
          <w:ins w:id="2042" w:author="Steve Maas" w:date="2014-01-02T15:28:00Z"/>
        </w:rPr>
      </w:pPr>
    </w:p>
    <w:p w14:paraId="4D284970" w14:textId="631A52A4" w:rsidR="00B908BB" w:rsidRDefault="00B908BB">
      <w:pPr>
        <w:pStyle w:val="Heading4"/>
        <w:rPr>
          <w:ins w:id="2043" w:author="Steve Maas" w:date="2014-01-02T15:28:00Z"/>
        </w:rPr>
        <w:pPrChange w:id="2044" w:author="Steve Maas" w:date="2014-01-02T15:29:00Z">
          <w:pPr/>
        </w:pPrChange>
      </w:pPr>
      <w:bookmarkStart w:id="2045" w:name="_Toc376858643"/>
      <w:ins w:id="2046" w:author="Steve Maas" w:date="2014-01-02T15:28:00Z">
        <w:r>
          <w:t>Convergence Tolerance Too Tight</w:t>
        </w:r>
      </w:ins>
      <w:bookmarkEnd w:id="2045"/>
      <w:ins w:id="2047" w:author="Steve Maas" w:date="2014-01-02T15:27:00Z">
        <w:r>
          <w:t xml:space="preserve"> </w:t>
        </w:r>
      </w:ins>
    </w:p>
    <w:p w14:paraId="5A50E7F9" w14:textId="5154F3A8" w:rsidR="00B908BB" w:rsidRDefault="00B908BB">
      <w:pPr>
        <w:rPr>
          <w:ins w:id="2048" w:author="Steve Maas" w:date="2014-01-02T15:31:00Z"/>
        </w:rPr>
      </w:pPr>
      <w:ins w:id="2049" w:author="Steve Maas" w:date="2014-01-02T15:28:00Z">
        <w:r>
          <w:t xml:space="preserve">In some cases, the default convergence tolerances are too tight and FEBio will not be able to converge. In that case, adjusting the affected </w:t>
        </w:r>
      </w:ins>
      <w:ins w:id="2050" w:author="Steve Maas" w:date="2014-01-02T15:29:00Z">
        <w:r>
          <w:t>convergence</w:t>
        </w:r>
      </w:ins>
      <w:ins w:id="2051" w:author="Steve Maas" w:date="2014-01-02T15:28:00Z">
        <w:r>
          <w:t xml:space="preserve"> </w:t>
        </w:r>
      </w:ins>
      <w:ins w:id="2052" w:author="Steve Maas" w:date="2014-01-02T15:29:00Z">
        <w:r>
          <w:t xml:space="preserve">norms is a possible solution. </w:t>
        </w:r>
      </w:ins>
      <w:ins w:id="2053" w:author="Steve Maas" w:date="2014-01-02T15:30:00Z">
        <w:r>
          <w:t xml:space="preserve">This is done by editing the corresponding norms in the Control section of the input file. However, </w:t>
        </w:r>
      </w:ins>
      <w:ins w:id="2054" w:author="Steve Maas" w:date="2014-01-02T15:31:00Z">
        <w:r w:rsidR="001F1DE6">
          <w:t xml:space="preserve">this should only be done when no other cause can be identified for the convergence problems. </w:t>
        </w:r>
      </w:ins>
    </w:p>
    <w:p w14:paraId="4BF000A1" w14:textId="77777777" w:rsidR="001F1DE6" w:rsidRDefault="001F1DE6">
      <w:pPr>
        <w:rPr>
          <w:ins w:id="2055" w:author="Steve Maas" w:date="2014-01-02T15:31:00Z"/>
        </w:rPr>
      </w:pPr>
    </w:p>
    <w:p w14:paraId="431465B3" w14:textId="1B11374E" w:rsidR="001F1DE6" w:rsidRDefault="001F1DE6">
      <w:pPr>
        <w:pStyle w:val="Heading4"/>
        <w:rPr>
          <w:ins w:id="2056" w:author="Steve Maas" w:date="2014-01-02T15:32:00Z"/>
        </w:rPr>
        <w:pPrChange w:id="2057" w:author="Steve Maas" w:date="2014-01-02T15:31:00Z">
          <w:pPr/>
        </w:pPrChange>
      </w:pPr>
      <w:bookmarkStart w:id="2058" w:name="_Toc376858644"/>
      <w:ins w:id="2059" w:author="Steve Maas" w:date="2014-01-02T15:32:00Z">
        <w:r>
          <w:t>Forcing convergence</w:t>
        </w:r>
        <w:bookmarkEnd w:id="2058"/>
      </w:ins>
    </w:p>
    <w:p w14:paraId="4D1F6AB8" w14:textId="77777777" w:rsidR="001F1DE6" w:rsidRDefault="001F1DE6" w:rsidP="00847E07">
      <w:pPr>
        <w:rPr>
          <w:ins w:id="2060" w:author="Steve Maas" w:date="2014-01-02T15:40:00Z"/>
        </w:rPr>
      </w:pPr>
      <w:ins w:id="2061" w:author="Steve Maas" w:date="2014-01-02T15:32:00Z">
        <w:r>
          <w:t xml:space="preserve">It is possible to force a time step to converge. This can be done by interrupting the run (using ctrl+c) </w:t>
        </w:r>
      </w:ins>
      <w:ins w:id="2062"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2063" w:author="Steve Maas" w:date="2014-01-02T15:35:00Z">
        <w:r>
          <w:fldChar w:fldCharType="begin"/>
        </w:r>
        <w:r>
          <w:instrText xml:space="preserve"> REF _Ref376440249 \r \h </w:instrText>
        </w:r>
      </w:ins>
      <w:r>
        <w:fldChar w:fldCharType="separate"/>
      </w:r>
      <w:ins w:id="2064" w:author="Steve Maas" w:date="2014-01-02T15:35:00Z">
        <w:r>
          <w:t xml:space="preserve">8.3.2.1. </w:t>
        </w:r>
        <w:r>
          <w:fldChar w:fldCharType="end"/>
        </w:r>
        <w:r>
          <w:t xml:space="preserve">) or when you want to store the current state to the plot </w:t>
        </w:r>
      </w:ins>
      <w:ins w:id="2065" w:author="Steve Maas" w:date="2014-01-02T15:39:00Z">
        <w:r>
          <w:t xml:space="preserve">file </w:t>
        </w:r>
      </w:ins>
      <w:ins w:id="2066"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2067" w:author="Steve Maas" w:date="2014-01-02T15:40:00Z"/>
        </w:rPr>
        <w:pPrChange w:id="2068" w:author="Steve Maas" w:date="2014-01-02T15:40:00Z">
          <w:pPr/>
        </w:pPrChange>
      </w:pPr>
      <w:bookmarkStart w:id="2069" w:name="_Toc376858645"/>
      <w:ins w:id="2070" w:author="Steve Maas" w:date="2014-01-02T15:40:00Z">
        <w:r>
          <w:t>Problems due to Contact</w:t>
        </w:r>
        <w:bookmarkEnd w:id="2069"/>
      </w:ins>
    </w:p>
    <w:p w14:paraId="736DD6E8" w14:textId="21472401" w:rsidR="001F1DE6" w:rsidRPr="00FE00A6" w:rsidRDefault="001F1DE6">
      <w:pPr>
        <w:rPr>
          <w:ins w:id="2071" w:author="Steve Maas" w:date="2014-01-02T15:40:00Z"/>
        </w:rPr>
      </w:pPr>
      <w:ins w:id="2072" w:author="Steve Maas" w:date="2014-01-02T15:40:00Z">
        <w:r>
          <w:t>When contact interfaces are defined</w:t>
        </w:r>
      </w:ins>
      <w:ins w:id="2073" w:author="Steve Maas" w:date="2014-01-02T15:43:00Z">
        <w:r w:rsidR="001875BA">
          <w:t>,</w:t>
        </w:r>
      </w:ins>
      <w:ins w:id="2074" w:author="Steve Maas" w:date="2014-01-02T15:40:00Z">
        <w:r>
          <w:t xml:space="preserve"> convergence problems </w:t>
        </w:r>
      </w:ins>
      <w:ins w:id="2075" w:author="Steve Maas" w:date="2014-01-02T15:41:00Z">
        <w:r>
          <w:t xml:space="preserve">can often be traced back to problems with the contact interfaces. </w:t>
        </w:r>
      </w:ins>
      <w:ins w:id="2076" w:author="Steve Maas" w:date="2014-01-02T15:43:00Z">
        <w:r w:rsidR="001875BA">
          <w:t xml:space="preserve">See section </w:t>
        </w:r>
      </w:ins>
      <w:ins w:id="2077" w:author="Steve Maas" w:date="2014-01-02T15:44:00Z">
        <w:r w:rsidR="001875BA">
          <w:fldChar w:fldCharType="begin"/>
        </w:r>
        <w:r w:rsidR="001875BA">
          <w:instrText xml:space="preserve"> REF _Ref376440776 \r \h </w:instrText>
        </w:r>
      </w:ins>
      <w:r w:rsidR="001875BA">
        <w:fldChar w:fldCharType="separate"/>
      </w:r>
      <w:ins w:id="2078"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2079" w:author="Steve Maas" w:date="2014-01-02T15:39:00Z"/>
        </w:rPr>
      </w:pPr>
      <w:ins w:id="2080" w:author="Steve Maas" w:date="2014-01-02T15:36:00Z">
        <w:r>
          <w:t xml:space="preserve"> </w:t>
        </w:r>
      </w:ins>
    </w:p>
    <w:p w14:paraId="6CE4BA8C" w14:textId="64B5A223" w:rsidR="00744FD9" w:rsidDel="001F1DE6" w:rsidRDefault="00744FD9" w:rsidP="007D6F0D">
      <w:pPr>
        <w:pStyle w:val="ListParagraph"/>
        <w:numPr>
          <w:ilvl w:val="0"/>
          <w:numId w:val="56"/>
        </w:numPr>
        <w:rPr>
          <w:del w:id="2081" w:author="Steve Maas" w:date="2014-01-02T15:39:00Z"/>
        </w:rPr>
      </w:pPr>
      <w:del w:id="2082"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2083" w:author="Steve Maas" w:date="2014-01-02T15:39:00Z"/>
        </w:rPr>
      </w:pPr>
      <w:del w:id="2084"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2085" w:author="Steve Maas" w:date="2014-01-02T15:39:00Z"/>
        </w:rPr>
      </w:pPr>
      <w:del w:id="2086"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2087" w:author="Steve Maas" w:date="2014-01-02T15:39:00Z"/>
        </w:rPr>
      </w:pPr>
    </w:p>
    <w:p w14:paraId="23D6B954" w14:textId="43170932" w:rsidR="000140F2" w:rsidDel="001F1DE6" w:rsidRDefault="000140F2" w:rsidP="000140F2">
      <w:pPr>
        <w:rPr>
          <w:del w:id="2088"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2089" w:name="_Ref376440776"/>
      <w:bookmarkStart w:id="2090" w:name="_Toc376858646"/>
      <w:ins w:id="2091" w:author="Steve Maas" w:date="2014-01-02T15:18:00Z">
        <w:r>
          <w:t>G</w:t>
        </w:r>
      </w:ins>
      <w:del w:id="2092" w:author="Steve Maas" w:date="2014-01-02T15:18:00Z">
        <w:r w:rsidR="00847E07" w:rsidDel="00973685">
          <w:delText xml:space="preserve">Debugging </w:delText>
        </w:r>
      </w:del>
      <w:ins w:id="2093" w:author="Steve Maas" w:date="2014-01-02T15:18:00Z">
        <w:r w:rsidR="00973685">
          <w:t xml:space="preserve">uidelines for </w:t>
        </w:r>
      </w:ins>
      <w:r w:rsidR="00847E07">
        <w:t>Contact</w:t>
      </w:r>
      <w:ins w:id="2094" w:author="Steve Maas" w:date="2014-01-02T15:18:00Z">
        <w:r w:rsidR="00973685">
          <w:t xml:space="preserve"> Problems</w:t>
        </w:r>
      </w:ins>
      <w:bookmarkEnd w:id="2089"/>
      <w:bookmarkEnd w:id="2090"/>
    </w:p>
    <w:p w14:paraId="06AE9710" w14:textId="716A9ED0" w:rsidR="00AF4453" w:rsidRDefault="00AF4453">
      <w:pPr>
        <w:rPr>
          <w:ins w:id="2095" w:author="Steve Maas" w:date="2014-01-02T15:47:00Z"/>
        </w:rPr>
      </w:pPr>
      <w:ins w:id="2096"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2097" w:author="Steve Maas" w:date="2014-01-02T15:47:00Z">
        <w:r>
          <w:t>It is hoped that the guidelines presented in this section may prevent many of the most common problems with contact.</w:t>
        </w:r>
      </w:ins>
    </w:p>
    <w:p w14:paraId="7A0D75BC" w14:textId="77777777" w:rsidR="00AF4453" w:rsidRDefault="00AF4453">
      <w:pPr>
        <w:rPr>
          <w:ins w:id="2098" w:author="Steve Maas" w:date="2014-01-02T15:48:00Z"/>
        </w:rPr>
      </w:pPr>
    </w:p>
    <w:p w14:paraId="294813C0" w14:textId="0A48032F" w:rsidR="00AF4453" w:rsidRDefault="00AF4453">
      <w:pPr>
        <w:rPr>
          <w:ins w:id="2099" w:author="Steve Maas" w:date="2014-01-02T15:48:00Z"/>
        </w:rPr>
      </w:pPr>
      <w:ins w:id="2100" w:author="Steve Maas" w:date="2014-01-02T15:48:00Z">
        <w:r>
          <w:t xml:space="preserve">Most of the contact algorithms implemented in FEBio </w:t>
        </w:r>
      </w:ins>
      <w:ins w:id="2101" w:author="Steve Maas" w:date="2014-01-02T15:49:00Z">
        <w:r>
          <w:t>offer two contact enforcement methods</w:t>
        </w:r>
      </w:ins>
      <w:ins w:id="2102" w:author="Steve Maas" w:date="2014-01-02T15:48:00Z">
        <w:r>
          <w:t xml:space="preserve">: </w:t>
        </w:r>
      </w:ins>
      <w:ins w:id="2103" w:author="Steve Maas" w:date="2014-01-02T15:49:00Z">
        <w:r>
          <w:t xml:space="preserve">a </w:t>
        </w:r>
      </w:ins>
      <w:ins w:id="2104" w:author="Steve Maas" w:date="2014-01-02T15:48:00Z">
        <w:r>
          <w:t xml:space="preserve">penalty method and </w:t>
        </w:r>
      </w:ins>
      <w:ins w:id="2105" w:author="Steve Maas" w:date="2014-01-02T15:49:00Z">
        <w:r>
          <w:t>an augmented Lagrangian method. Since the strategies fo</w:t>
        </w:r>
        <w:r w:rsidR="0045012B">
          <w:t>r these two methods are slightl</w:t>
        </w:r>
      </w:ins>
      <w:ins w:id="2106" w:author="Steve Maas" w:date="2014-01-02T15:51:00Z">
        <w:r w:rsidR="0045012B">
          <w:t>y</w:t>
        </w:r>
      </w:ins>
      <w:ins w:id="2107" w:author="Steve Maas" w:date="2014-01-02T15:49:00Z">
        <w:r>
          <w:t xml:space="preserve"> different, we will look at them separately.</w:t>
        </w:r>
      </w:ins>
      <w:ins w:id="2108" w:author="Steve Maas" w:date="2014-01-02T15:50:00Z">
        <w:r>
          <w:t xml:space="preserve"> These algorithms are discussed in much more detail in the FEBio Theory Manual.</w:t>
        </w:r>
      </w:ins>
    </w:p>
    <w:p w14:paraId="225B7299" w14:textId="77777777" w:rsidR="00AF4453" w:rsidRDefault="00AF4453">
      <w:pPr>
        <w:rPr>
          <w:ins w:id="2109" w:author="Steve Maas" w:date="2014-01-02T15:50:00Z"/>
        </w:rPr>
      </w:pPr>
    </w:p>
    <w:p w14:paraId="0DD97266" w14:textId="0F9E31AB" w:rsidR="00AF4453" w:rsidRDefault="00AF4453">
      <w:pPr>
        <w:pStyle w:val="Heading3"/>
        <w:rPr>
          <w:ins w:id="2110" w:author="Steve Maas" w:date="2014-01-02T15:50:00Z"/>
        </w:rPr>
        <w:pPrChange w:id="2111" w:author="Steve Maas" w:date="2014-01-02T15:50:00Z">
          <w:pPr/>
        </w:pPrChange>
      </w:pPr>
      <w:bookmarkStart w:id="2112" w:name="_Toc376858647"/>
      <w:ins w:id="2113" w:author="Steve Maas" w:date="2014-01-02T15:50:00Z">
        <w:r>
          <w:t>The penalty method</w:t>
        </w:r>
        <w:bookmarkEnd w:id="2112"/>
      </w:ins>
    </w:p>
    <w:p w14:paraId="4A192C2F" w14:textId="7503A811" w:rsidR="0045012B" w:rsidRDefault="0045012B">
      <w:pPr>
        <w:rPr>
          <w:ins w:id="2114" w:author="Steve Maas" w:date="2014-01-02T15:54:00Z"/>
        </w:rPr>
      </w:pPr>
      <w:ins w:id="2115" w:author="Steve Maas" w:date="2014-01-02T15:51:00Z">
        <w:r>
          <w:t xml:space="preserve">The penalty method enforces contact by </w:t>
        </w:r>
      </w:ins>
      <w:ins w:id="2116" w:author="Steve Maas" w:date="2014-01-02T15:52:00Z">
        <w:r>
          <w:t>“</w:t>
        </w:r>
      </w:ins>
      <w:ins w:id="2117" w:author="Steve Maas" w:date="2014-01-02T15:51:00Z">
        <w:r>
          <w:t>penalizing</w:t>
        </w:r>
      </w:ins>
      <w:ins w:id="2118" w:author="Steve Maas" w:date="2014-01-02T15:52:00Z">
        <w:r>
          <w:t xml:space="preserve">” </w:t>
        </w:r>
      </w:ins>
      <w:ins w:id="2119" w:author="Steve Maas" w:date="2014-01-02T15:58:00Z">
        <w:r>
          <w:t xml:space="preserve">(in an energy sense) any </w:t>
        </w:r>
      </w:ins>
      <w:ins w:id="2120" w:author="Steve Maas" w:date="2014-01-02T15:52:00Z">
        <w:r>
          <w:t>deviation from the contact constraint. In other words, when the two contacting surfaces penetrate</w:t>
        </w:r>
      </w:ins>
      <w:ins w:id="2121" w:author="Steve Maas" w:date="2014-01-02T15:54:00Z">
        <w:r>
          <w:t>,</w:t>
        </w:r>
      </w:ins>
      <w:ins w:id="2122" w:author="Steve Maas" w:date="2014-01-02T15:52:00Z">
        <w:r>
          <w:t xml:space="preserve"> a force is generated proportional to the distance of </w:t>
        </w:r>
      </w:ins>
      <w:ins w:id="2123" w:author="Steve Maas" w:date="2014-01-02T15:54:00Z">
        <w:r>
          <w:t>penetration</w:t>
        </w:r>
      </w:ins>
      <w:ins w:id="2124" w:author="Steve Maas" w:date="2014-01-02T15:52:00Z">
        <w:r>
          <w:t xml:space="preserve">, </w:t>
        </w:r>
      </w:ins>
      <w:ins w:id="2125" w:author="Steve Maas" w:date="2014-01-02T15:54:00Z">
        <w:r>
          <w:t>which</w:t>
        </w:r>
      </w:ins>
      <w:ins w:id="2126" w:author="Steve Maas" w:date="2014-01-02T15:52:00Z">
        <w:r>
          <w:t xml:space="preserve"> has the effect that the surfaces will </w:t>
        </w:r>
      </w:ins>
      <w:ins w:id="2127" w:author="Steve Maas" w:date="2014-01-02T15:59:00Z">
        <w:r>
          <w:t xml:space="preserve">now </w:t>
        </w:r>
      </w:ins>
      <w:ins w:id="2128" w:author="Steve Maas" w:date="2014-01-02T15:52:00Z">
        <w:r>
          <w:t xml:space="preserve">repell each other. The </w:t>
        </w:r>
      </w:ins>
      <w:ins w:id="2129" w:author="Steve Maas" w:date="2014-01-02T15:53:00Z">
        <w:r>
          <w:t>strength</w:t>
        </w:r>
      </w:ins>
      <w:ins w:id="2130" w:author="Steve Maas" w:date="2014-01-02T15:52:00Z">
        <w:r>
          <w:t xml:space="preserve"> </w:t>
        </w:r>
      </w:ins>
      <w:ins w:id="2131"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2132" w:author="Steve Maas" w:date="2014-01-02T15:54:00Z"/>
        </w:rPr>
      </w:pPr>
    </w:p>
    <w:p w14:paraId="4627CF38" w14:textId="6FE23FC9" w:rsidR="00AF4453" w:rsidRDefault="0045012B">
      <w:pPr>
        <w:rPr>
          <w:ins w:id="2133" w:author="Steve Maas" w:date="2014-01-02T16:02:00Z"/>
        </w:rPr>
      </w:pPr>
      <w:ins w:id="2134"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2135" w:author="Steve Maas" w:date="2014-01-02T15:56:00Z">
        <w:r>
          <w:t xml:space="preserve">cause the problem to become unstable since the contact force (and corresponding stiffness) will </w:t>
        </w:r>
      </w:ins>
      <w:ins w:id="2136" w:author="Steve Maas" w:date="2014-01-02T15:57:00Z">
        <w:r>
          <w:t xml:space="preserve">dominate the other forces in the model. </w:t>
        </w:r>
      </w:ins>
      <w:ins w:id="2137" w:author="Steve Maas" w:date="2014-01-02T15:59:00Z">
        <w:r>
          <w:t xml:space="preserve">Choosing a good penalty factor can thus be often difficult and </w:t>
        </w:r>
      </w:ins>
      <w:ins w:id="2138" w:author="Steve Maas" w:date="2014-01-02T16:00:00Z">
        <w:r>
          <w:t xml:space="preserve">may require several attempts before getting it “right”. To help with choosing a penalty factor, FEBio offers the </w:t>
        </w:r>
      </w:ins>
      <w:ins w:id="2139" w:author="Steve Maas" w:date="2014-01-02T16:01:00Z">
        <w:r>
          <w:rPr>
            <w:i/>
          </w:rPr>
          <w:t xml:space="preserve">auto_penalty </w:t>
        </w:r>
        <w:r>
          <w:t xml:space="preserve">option for many of its contact interfaces which will </w:t>
        </w:r>
        <w:r w:rsidR="00ED646C">
          <w:t>estimate a good penalty factor based on element size</w:t>
        </w:r>
      </w:ins>
      <w:ins w:id="2140" w:author="Steve Maas" w:date="2014-01-02T16:02:00Z">
        <w:r w:rsidR="00ED646C">
          <w:t xml:space="preserve"> and initial</w:t>
        </w:r>
      </w:ins>
      <w:ins w:id="2141" w:author="Steve Maas" w:date="2014-01-02T16:01:00Z">
        <w:r w:rsidR="00ED646C">
          <w:t xml:space="preserve"> material stiffness</w:t>
        </w:r>
      </w:ins>
      <w:ins w:id="2142"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2143" w:author="Steve Maas" w:date="2014-01-02T16:02:00Z"/>
        </w:rPr>
      </w:pPr>
    </w:p>
    <w:p w14:paraId="55B6048B" w14:textId="2173F2FB" w:rsidR="00ED646C" w:rsidRDefault="00ED646C">
      <w:pPr>
        <w:pStyle w:val="Heading3"/>
        <w:rPr>
          <w:ins w:id="2144" w:author="Steve Maas" w:date="2014-01-02T16:02:00Z"/>
        </w:rPr>
        <w:pPrChange w:id="2145" w:author="Steve Maas" w:date="2014-01-02T16:02:00Z">
          <w:pPr/>
        </w:pPrChange>
      </w:pPr>
      <w:bookmarkStart w:id="2146" w:name="_Toc376858648"/>
      <w:ins w:id="2147" w:author="Steve Maas" w:date="2014-01-02T16:02:00Z">
        <w:r>
          <w:t>Augmented Lagrangian Method</w:t>
        </w:r>
        <w:bookmarkEnd w:id="2146"/>
      </w:ins>
    </w:p>
    <w:p w14:paraId="42D93285" w14:textId="487B8B07" w:rsidR="00ED646C" w:rsidRDefault="00ED646C">
      <w:pPr>
        <w:rPr>
          <w:ins w:id="2148" w:author="Steve Maas" w:date="2014-01-02T16:06:00Z"/>
        </w:rPr>
      </w:pPr>
      <w:ins w:id="2149" w:author="Steve Maas" w:date="2014-01-02T16:03:00Z">
        <w:r>
          <w:t>In theory, in the presence of constraints, the corresponding Lagrange multipliers must be calculated which</w:t>
        </w:r>
      </w:ins>
      <w:ins w:id="2150" w:author="Steve Maas" w:date="2014-01-02T16:04:00Z">
        <w:r>
          <w:t>,</w:t>
        </w:r>
      </w:ins>
      <w:ins w:id="2151" w:author="Steve Maas" w:date="2014-01-02T16:03:00Z">
        <w:r>
          <w:t xml:space="preserve"> in the case of contact</w:t>
        </w:r>
      </w:ins>
      <w:ins w:id="2152" w:author="Steve Maas" w:date="2014-01-02T16:04:00Z">
        <w:r>
          <w:t>,</w:t>
        </w:r>
      </w:ins>
      <w:ins w:id="2153" w:author="Steve Maas" w:date="2014-01-02T16:03:00Z">
        <w:r>
          <w:t xml:space="preserve"> correspond to the contact forces that enforce the contact constraint exactly. </w:t>
        </w:r>
      </w:ins>
      <w:ins w:id="2154" w:author="Steve Maas" w:date="2014-01-02T16:04:00Z">
        <w:r>
          <w:t xml:space="preserve">Unfortunately, the exact evaluation of these Lagrange multiplies is numerically very challenging and therefore in FEBio it was </w:t>
        </w:r>
      </w:ins>
      <w:ins w:id="2155" w:author="Steve Maas" w:date="2014-01-02T16:06:00Z">
        <w:r>
          <w:t>decided</w:t>
        </w:r>
      </w:ins>
      <w:ins w:id="2156" w:author="Steve Maas" w:date="2014-01-02T16:04:00Z">
        <w:r>
          <w:t xml:space="preserve"> to evaluate these Lagrange multipliers in an iterative method, named the </w:t>
        </w:r>
      </w:ins>
      <w:ins w:id="2157" w:author="Steve Maas" w:date="2014-01-02T16:05:00Z">
        <w:r>
          <w:rPr>
            <w:i/>
          </w:rPr>
          <w:t xml:space="preserve">Augmented Lagrangian </w:t>
        </w:r>
        <w:r>
          <w:t xml:space="preserve">method. </w:t>
        </w:r>
      </w:ins>
      <w:ins w:id="2158" w:author="Steve Maas" w:date="2014-01-02T16:06:00Z">
        <w:r>
          <w:t xml:space="preserve">Using this </w:t>
        </w:r>
        <w:r>
          <w:lastRenderedPageBreak/>
          <w:t>method, FEBio will solve a time step several times</w:t>
        </w:r>
      </w:ins>
      <w:ins w:id="2159" w:author="Steve Maas" w:date="2014-01-02T16:11:00Z">
        <w:r>
          <w:t xml:space="preserve"> (these iterations are termed </w:t>
        </w:r>
        <w:r>
          <w:rPr>
            <w:i/>
          </w:rPr>
          <w:t>augmentations</w:t>
        </w:r>
        <w:r>
          <w:t>)</w:t>
        </w:r>
      </w:ins>
      <w:ins w:id="2160" w:author="Steve Maas" w:date="2014-01-02T16:06:00Z">
        <w:r>
          <w:t>, where each time the approximate Lagrange mutlipliers are updated</w:t>
        </w:r>
      </w:ins>
      <w:ins w:id="2161" w:author="Steve Maas" w:date="2014-01-02T16:11:00Z">
        <w:r>
          <w:t xml:space="preserve"> (or </w:t>
        </w:r>
        <w:r>
          <w:rPr>
            <w:i/>
          </w:rPr>
          <w:t>augmented</w:t>
        </w:r>
        <w:r>
          <w:t>)</w:t>
        </w:r>
      </w:ins>
      <w:ins w:id="2162" w:author="Steve Maas" w:date="2014-01-02T16:06:00Z">
        <w:r>
          <w:t xml:space="preserve">. </w:t>
        </w:r>
      </w:ins>
    </w:p>
    <w:p w14:paraId="458409C5" w14:textId="77777777" w:rsidR="00ED646C" w:rsidRDefault="00ED646C">
      <w:pPr>
        <w:rPr>
          <w:ins w:id="2163" w:author="Steve Maas" w:date="2014-01-02T16:07:00Z"/>
        </w:rPr>
      </w:pPr>
    </w:p>
    <w:p w14:paraId="0B6F09FF" w14:textId="09600A38" w:rsidR="00ED646C" w:rsidRDefault="00ED646C">
      <w:pPr>
        <w:rPr>
          <w:ins w:id="2164" w:author="Steve Maas" w:date="2014-01-02T16:11:00Z"/>
        </w:rPr>
      </w:pPr>
      <w:ins w:id="2165" w:author="Steve Maas" w:date="2014-01-02T16:07:00Z">
        <w:r>
          <w:t>The obvious drawback of this method is that now each time step has to be solved several times. However, the advantage of avoiding the numerical problems of obtain</w:t>
        </w:r>
      </w:ins>
      <w:ins w:id="2166" w:author="Steve Maas" w:date="2014-01-02T16:08:00Z">
        <w:r>
          <w:t>ing</w:t>
        </w:r>
      </w:ins>
      <w:ins w:id="2167" w:author="Steve Maas" w:date="2014-01-02T16:07:00Z">
        <w:r>
          <w:t xml:space="preserve"> the exact Lagrange multipliers </w:t>
        </w:r>
      </w:ins>
      <w:ins w:id="2168" w:author="Steve Maas" w:date="2014-01-02T16:08:00Z">
        <w:r>
          <w:t xml:space="preserve">and </w:t>
        </w:r>
      </w:ins>
      <w:ins w:id="2169" w:author="Steve Maas" w:date="2014-01-02T16:09:00Z">
        <w:r>
          <w:t>the</w:t>
        </w:r>
      </w:ins>
      <w:ins w:id="2170" w:author="Steve Maas" w:date="2014-01-02T16:08:00Z">
        <w:r>
          <w:t xml:space="preserve"> </w:t>
        </w:r>
      </w:ins>
      <w:ins w:id="2171"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2172" w:author="Steve Maas" w:date="2014-01-02T16:10:00Z">
        <w:r>
          <w:t>to</w:t>
        </w:r>
      </w:ins>
      <w:ins w:id="2173" w:author="Steve Maas" w:date="2014-01-02T16:09:00Z">
        <w:r>
          <w:t xml:space="preserve"> the penalty </w:t>
        </w:r>
      </w:ins>
      <w:ins w:id="2174" w:author="Steve Maas" w:date="2014-01-02T16:10:00Z">
        <w:r>
          <w:t xml:space="preserve">method. </w:t>
        </w:r>
      </w:ins>
    </w:p>
    <w:p w14:paraId="43097893" w14:textId="77777777" w:rsidR="002357E5" w:rsidRDefault="002357E5">
      <w:pPr>
        <w:rPr>
          <w:ins w:id="2175" w:author="Steve Maas" w:date="2014-01-02T16:11:00Z"/>
        </w:rPr>
      </w:pPr>
    </w:p>
    <w:p w14:paraId="5D637D5C" w14:textId="6200D18E" w:rsidR="002357E5" w:rsidRDefault="002357E5">
      <w:pPr>
        <w:rPr>
          <w:ins w:id="2176" w:author="Steve Maas" w:date="2014-01-02T16:13:00Z"/>
        </w:rPr>
      </w:pPr>
      <w:ins w:id="2177" w:author="Steve Maas" w:date="2014-01-02T16:11:00Z">
        <w:r>
          <w:t xml:space="preserve">So why not just use the augmented Lagrangian method? Well, often the penalty method will give good results and since the penalty method is much faster, it is often the </w:t>
        </w:r>
      </w:ins>
      <w:ins w:id="2178" w:author="Steve Maas" w:date="2014-01-02T16:13:00Z">
        <w:r>
          <w:t>preferred</w:t>
        </w:r>
      </w:ins>
      <w:ins w:id="2179" w:author="Steve Maas" w:date="2014-01-02T16:11:00Z">
        <w:r>
          <w:t xml:space="preserve"> choice</w:t>
        </w:r>
      </w:ins>
      <w:ins w:id="2180" w:author="Steve Maas" w:date="2014-01-02T16:13:00Z">
        <w:r>
          <w:t xml:space="preserve"> of many analysists</w:t>
        </w:r>
      </w:ins>
      <w:ins w:id="2181" w:author="Steve Maas" w:date="2014-01-02T16:11:00Z">
        <w:r>
          <w:t xml:space="preserve">. </w:t>
        </w:r>
      </w:ins>
    </w:p>
    <w:p w14:paraId="5474225B" w14:textId="77777777" w:rsidR="002357E5" w:rsidRDefault="002357E5">
      <w:pPr>
        <w:rPr>
          <w:ins w:id="2182" w:author="Steve Maas" w:date="2014-01-02T16:13:00Z"/>
        </w:rPr>
      </w:pPr>
    </w:p>
    <w:p w14:paraId="0656DADF" w14:textId="4E644F15" w:rsidR="002357E5" w:rsidRDefault="002357E5">
      <w:pPr>
        <w:rPr>
          <w:ins w:id="2183" w:author="Steve Maas" w:date="2014-01-02T16:18:00Z"/>
        </w:rPr>
      </w:pPr>
      <w:ins w:id="2184" w:author="Steve Maas" w:date="2014-01-02T16:13:00Z">
        <w:r>
          <w:t xml:space="preserve">In many cases, users are only interested in the final time step. For these users it </w:t>
        </w:r>
      </w:ins>
      <w:ins w:id="2185" w:author="Steve Maas" w:date="2014-01-02T16:14:00Z">
        <w:r>
          <w:t xml:space="preserve">may be </w:t>
        </w:r>
      </w:ins>
      <w:ins w:id="2186" w:author="Steve Maas" w:date="2014-01-02T16:13:00Z">
        <w:r>
          <w:t xml:space="preserve">of interest that it </w:t>
        </w:r>
      </w:ins>
      <w:ins w:id="2187" w:author="Steve Maas" w:date="2014-01-02T16:14:00Z">
        <w:r>
          <w:t xml:space="preserve">is </w:t>
        </w:r>
      </w:ins>
      <w:ins w:id="2188" w:author="Steve Maas" w:date="2014-01-02T16:13:00Z">
        <w:r>
          <w:t xml:space="preserve">possible to </w:t>
        </w:r>
      </w:ins>
      <w:ins w:id="2189" w:author="Steve Maas" w:date="2014-01-02T16:14:00Z">
        <w:r>
          <w:t xml:space="preserve">use the augmented Lagrange method only in the final time step. </w:t>
        </w:r>
      </w:ins>
      <w:ins w:id="2190" w:author="Steve Maas" w:date="2014-01-02T16:15:00Z">
        <w:r>
          <w:t xml:space="preserve">This can be done by defining a loadcurve for the </w:t>
        </w:r>
        <w:r>
          <w:rPr>
            <w:i/>
          </w:rPr>
          <w:t xml:space="preserve">laugon </w:t>
        </w:r>
        <w:r>
          <w:t xml:space="preserve">contact parameter. Then, define </w:t>
        </w:r>
      </w:ins>
      <w:ins w:id="2191" w:author="Steve Maas" w:date="2014-01-02T16:16:00Z">
        <w:r>
          <w:t>the corresponding</w:t>
        </w:r>
      </w:ins>
      <w:ins w:id="2192" w:author="Steve Maas" w:date="2014-01-02T16:15:00Z">
        <w:r>
          <w:t xml:space="preserve"> loadcurve </w:t>
        </w:r>
      </w:ins>
      <w:ins w:id="2193"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2194" w:author="Steve Maas" w:date="2014-01-02T16:18:00Z"/>
        </w:rPr>
      </w:pPr>
    </w:p>
    <w:p w14:paraId="3E99E3C8" w14:textId="76809094" w:rsidR="002357E5" w:rsidRDefault="002357E5">
      <w:pPr>
        <w:pStyle w:val="Heading3"/>
        <w:rPr>
          <w:ins w:id="2195" w:author="Steve Maas" w:date="2014-01-02T16:18:00Z"/>
        </w:rPr>
        <w:pPrChange w:id="2196" w:author="Steve Maas" w:date="2014-01-02T16:18:00Z">
          <w:pPr/>
        </w:pPrChange>
      </w:pPr>
      <w:bookmarkStart w:id="2197" w:name="_Toc376858649"/>
      <w:ins w:id="2198" w:author="Steve Maas" w:date="2014-01-02T16:18:00Z">
        <w:r>
          <w:t>Initial Separation</w:t>
        </w:r>
        <w:bookmarkEnd w:id="2197"/>
      </w:ins>
    </w:p>
    <w:p w14:paraId="30C451BD" w14:textId="50FA4B03" w:rsidR="002357E5" w:rsidRPr="00FE00A6" w:rsidRDefault="002357E5">
      <w:pPr>
        <w:rPr>
          <w:ins w:id="2199" w:author="Steve Maas" w:date="2014-01-02T16:14:00Z"/>
        </w:rPr>
      </w:pPr>
      <w:ins w:id="2200"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201" w:author="Steve Maas" w:date="2014-01-02T16:21:00Z">
        <w:r w:rsidR="00997C6C">
          <w:t xml:space="preserve">Another way around this issue is to first use a displacement to bring the </w:t>
        </w:r>
      </w:ins>
      <w:ins w:id="2202" w:author="Steve Maas" w:date="2014-01-02T16:22:00Z">
        <w:r w:rsidR="00997C6C">
          <w:t>surfaces in contact and then replace the displacement with a force.</w:t>
        </w:r>
      </w:ins>
    </w:p>
    <w:p w14:paraId="02DAECC9" w14:textId="5B2E1F27" w:rsidR="00847E07" w:rsidDel="002357E5" w:rsidRDefault="00847E07">
      <w:pPr>
        <w:rPr>
          <w:del w:id="2203" w:author="Steve Maas" w:date="2014-01-02T16:18:00Z"/>
        </w:rPr>
      </w:pPr>
      <w:del w:id="2204"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2205" w:author="Steve Maas" w:date="2014-01-02T16:18:00Z"/>
        </w:rPr>
      </w:pPr>
      <w:del w:id="2206"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207" w:author="Steve Maas" w:date="2014-01-02T16:18:00Z"/>
        </w:rPr>
      </w:pPr>
      <w:del w:id="2208"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209" w:author="Steve Maas" w:date="2014-01-02T16:18:00Z"/>
        </w:rPr>
      </w:pPr>
      <w:del w:id="2210"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211" w:name="_Ref376431879"/>
      <w:bookmarkStart w:id="2212" w:name="_Toc376858650"/>
      <w:r>
        <w:t>Guidelines for Multiphasic Analyses</w:t>
      </w:r>
      <w:bookmarkEnd w:id="2211"/>
      <w:bookmarkEnd w:id="2212"/>
    </w:p>
    <w:p w14:paraId="3A4C47FE" w14:textId="77777777" w:rsidR="009339D1" w:rsidRPr="00AB593C" w:rsidRDefault="009339D1" w:rsidP="009339D1">
      <w:pPr>
        <w:pStyle w:val="Heading3"/>
      </w:pPr>
      <w:bookmarkStart w:id="2213" w:name="_Toc376858651"/>
      <w:r>
        <w:t>Initial State of Swelling</w:t>
      </w:r>
      <w:bookmarkEnd w:id="2213"/>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214" w:author="Steve Maas" w:date="2014-01-02T13:04:00Z">
        <w:r>
          <w:t>3.4.1</w:t>
        </w:r>
      </w:ins>
      <w:del w:id="2215"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216" w:author="Steve Maas" w:date="2014-01-02T13:04:00Z">
        <w:r>
          <w:t>3.8.1</w:t>
        </w:r>
      </w:ins>
      <w:del w:id="2217"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218" w:name="_Ref188326917"/>
      <w:bookmarkStart w:id="2219" w:name="_Toc376858652"/>
      <w:r>
        <w:t>Prescribed Boundary Conditions</w:t>
      </w:r>
      <w:bookmarkEnd w:id="2218"/>
      <w:bookmarkEnd w:id="2219"/>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35" type="#_x0000_t75" style="width:36.5pt;height:19.5pt" o:ole="">
            <v:imagedata r:id="rId1852" o:title=""/>
          </v:shape>
          <o:OLEObject Type="Embed" ProgID="Equation.DSMT4" ShapeID="_x0000_i1935" DrawAspect="Content" ObjectID="_1450602139" r:id="rId1853"/>
        </w:object>
      </w:r>
      <w:r>
        <w:t xml:space="preserve"> and </w:t>
      </w:r>
      <w:r w:rsidRPr="00AF2221">
        <w:rPr>
          <w:position w:val="-14"/>
        </w:rPr>
        <w:object w:dxaOrig="740" w:dyaOrig="400" w14:anchorId="496482BC">
          <v:shape id="_x0000_i1936" type="#_x0000_t75" style="width:37.5pt;height:19.5pt" o:ole="">
            <v:imagedata r:id="rId1854" o:title=""/>
          </v:shape>
          <o:OLEObject Type="Embed" ProgID="Equation.DSMT4" ShapeID="_x0000_i1936" DrawAspect="Content" ObjectID="_1450602140" r:id="rId1855"/>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7" type="#_x0000_t75" style="width:67.5pt;height:21.5pt" o:ole="">
            <v:imagedata r:id="rId1856" o:title=""/>
          </v:shape>
          <o:OLEObject Type="Embed" ProgID="Equation.DSMT4" ShapeID="_x0000_i1937" DrawAspect="Content" ObjectID="_1450602141" r:id="rId1857"/>
        </w:object>
      </w:r>
      <w:r>
        <w:t xml:space="preserve">It follows that the effective fluid pressure in the external environment is </w:t>
      </w:r>
      <w:r w:rsidRPr="00AF2221">
        <w:rPr>
          <w:position w:val="-16"/>
        </w:rPr>
        <w:object w:dxaOrig="2000" w:dyaOrig="440" w14:anchorId="609C1D94">
          <v:shape id="_x0000_i1938" type="#_x0000_t75" style="width:100pt;height:22pt" o:ole="">
            <v:imagedata r:id="rId1858" o:title=""/>
          </v:shape>
          <o:OLEObject Type="Embed" ProgID="Equation.DSMT4" ShapeID="_x0000_i1938" DrawAspect="Content" ObjectID="_1450602142" r:id="rId1859"/>
        </w:object>
      </w:r>
      <w:r>
        <w:t xml:space="preserve"> and the effective concentrations are </w:t>
      </w:r>
      <w:r w:rsidRPr="00AF2221">
        <w:rPr>
          <w:position w:val="-18"/>
        </w:rPr>
        <w:object w:dxaOrig="1240" w:dyaOrig="460" w14:anchorId="60278E81">
          <v:shape id="_x0000_i1939" type="#_x0000_t75" style="width:62pt;height:22.5pt" o:ole="">
            <v:imagedata r:id="rId1860" o:title=""/>
          </v:shape>
          <o:OLEObject Type="Embed" ProgID="Equation.DSMT4" ShapeID="_x0000_i1939" DrawAspect="Content" ObjectID="_1450602143" r:id="rId1861"/>
        </w:object>
      </w:r>
      <w:r w:rsidRPr="00AF2221">
        <w:rPr>
          <w:position w:val="-18"/>
        </w:rPr>
        <w:object w:dxaOrig="1219" w:dyaOrig="460" w14:anchorId="6892DF99">
          <v:shape id="_x0000_i1940" type="#_x0000_t75" style="width:61.5pt;height:22.5pt" o:ole="">
            <v:imagedata r:id="rId1862" o:title=""/>
          </v:shape>
          <o:OLEObject Type="Embed" ProgID="Equation.DSMT4" ShapeID="_x0000_i1940" DrawAspect="Content" ObjectID="_1450602144" r:id="rId1863"/>
        </w:object>
      </w:r>
      <w:r>
        <w:t>.  Therefore, in multiphasic analyses, whenever the external environment contains solutes</w:t>
      </w:r>
      <w:r w:rsidRPr="00AF2221">
        <w:rPr>
          <w:position w:val="-14"/>
        </w:rPr>
        <w:object w:dxaOrig="240" w:dyaOrig="400" w14:anchorId="6598F0A2">
          <v:shape id="_x0000_i1941" type="#_x0000_t75" style="width:12pt;height:19.5pt" o:ole="">
            <v:imagedata r:id="rId1864" o:title=""/>
          </v:shape>
          <o:OLEObject Type="Embed" ProgID="Equation.DSMT4" ShapeID="_x0000_i1941" DrawAspect="Content" ObjectID="_1450602145" r:id="rId1865"/>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2" type="#_x0000_t75" style="width:36.5pt;height:19.5pt" o:ole="">
            <v:imagedata r:id="rId1866" o:title=""/>
          </v:shape>
          <o:OLEObject Type="Embed" ProgID="Equation.DSMT4" ShapeID="_x0000_i1942" DrawAspect="Content" ObjectID="_1450602146" r:id="rId1867"/>
        </w:object>
      </w:r>
      <w:r>
        <w:t xml:space="preserve"> also implies that prescribed mixture normal tractions (Section </w:t>
      </w:r>
      <w:r>
        <w:fldChar w:fldCharType="begin"/>
      </w:r>
      <w:r>
        <w:instrText xml:space="preserve"> REF _Ref194576545 \r \h </w:instrText>
      </w:r>
      <w:r>
        <w:fldChar w:fldCharType="separate"/>
      </w:r>
      <w:ins w:id="2220" w:author="Steve Maas" w:date="2014-01-02T13:04:00Z">
        <w:r>
          <w:t>3.9.3</w:t>
        </w:r>
      </w:ins>
      <w:del w:id="2221"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3" type="#_x0000_t75" style="width:36.5pt;height:19.5pt" o:ole="">
            <v:imagedata r:id="rId1868" o:title=""/>
          </v:shape>
          <o:OLEObject Type="Embed" ProgID="Equation.DSMT4" ShapeID="_x0000_i1943" DrawAspect="Content" ObjectID="_1450602147" r:id="rId1869"/>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4" type="#_x0000_t75" style="width:37.5pt;height:19.5pt" o:ole="">
            <v:imagedata r:id="rId1870" o:title=""/>
          </v:shape>
          <o:OLEObject Type="Embed" ProgID="Equation.DSMT4" ShapeID="_x0000_i1944" DrawAspect="Content" ObjectID="_1450602148" r:id="rId1871"/>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45" type="#_x0000_t75" style="width:62pt;height:22.5pt" o:ole="">
            <v:imagedata r:id="rId1872" o:title=""/>
          </v:shape>
          <o:OLEObject Type="Embed" ProgID="Equation.DSMT4" ShapeID="_x0000_i1945" DrawAspect="Content" ObjectID="_1450602149" r:id="rId1873"/>
        </w:object>
      </w:r>
      <w:r w:rsidRPr="00AF2221">
        <w:rPr>
          <w:position w:val="-18"/>
        </w:rPr>
        <w:object w:dxaOrig="1219" w:dyaOrig="460" w14:anchorId="5D97F546">
          <v:shape id="_x0000_i1946" type="#_x0000_t75" style="width:61.5pt;height:22.5pt" o:ole="">
            <v:imagedata r:id="rId1874" o:title=""/>
          </v:shape>
          <o:OLEObject Type="Embed" ProgID="Equation.DSMT4" ShapeID="_x0000_i1946" DrawAspect="Content" ObjectID="_1450602150" r:id="rId1875"/>
        </w:object>
      </w:r>
      <w:r>
        <w:t>.</w:t>
      </w:r>
    </w:p>
    <w:p w14:paraId="0EBCE4D3" w14:textId="77777777" w:rsidR="009339D1" w:rsidRDefault="009339D1" w:rsidP="009339D1">
      <w:pPr>
        <w:pStyle w:val="Heading3"/>
      </w:pPr>
      <w:bookmarkStart w:id="2222" w:name="_Toc376858653"/>
      <w:r>
        <w:t>Prescribed Initial Conditions</w:t>
      </w:r>
      <w:bookmarkEnd w:id="2222"/>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7" type="#_x0000_t75" style="width:13.5pt;height:19.5pt" o:ole="">
            <v:imagedata r:id="rId1876" o:title=""/>
          </v:shape>
          <o:OLEObject Type="Embed" ProgID="Equation.DSMT4" ShapeID="_x0000_i1947" DrawAspect="Content" ObjectID="_1450602151" r:id="rId1877"/>
        </w:object>
      </w:r>
      <w:r>
        <w:t xml:space="preserve"> and effective concentrations </w:t>
      </w:r>
      <w:r w:rsidRPr="00AF2221">
        <w:rPr>
          <w:position w:val="-14"/>
        </w:rPr>
        <w:object w:dxaOrig="279" w:dyaOrig="420" w14:anchorId="612A9B0C">
          <v:shape id="_x0000_i1948" type="#_x0000_t75" style="width:14pt;height:21.5pt" o:ole="">
            <v:imagedata r:id="rId1878" o:title=""/>
          </v:shape>
          <o:OLEObject Type="Embed" ProgID="Equation.DSMT4" ShapeID="_x0000_i1948" DrawAspect="Content" ObjectID="_1450602152" r:id="rId1879"/>
        </w:object>
      </w:r>
      <w:r w:rsidRPr="00AF2221">
        <w:rPr>
          <w:position w:val="-10"/>
        </w:rPr>
        <w:object w:dxaOrig="980" w:dyaOrig="300" w14:anchorId="3A8AFF3D">
          <v:shape id="_x0000_i1949" type="#_x0000_t75" style="width:49.5pt;height:14pt" o:ole="">
            <v:imagedata r:id="rId1880" o:title=""/>
          </v:shape>
          <o:OLEObject Type="Embed" ProgID="Equation.DSMT4" ShapeID="_x0000_i1949" DrawAspect="Content" ObjectID="_1450602153" r:id="rId1881"/>
        </w:object>
      </w:r>
      <w:r>
        <w:t xml:space="preserve">, the initial conditions inside the material should be set to </w:t>
      </w:r>
      <w:r w:rsidRPr="00AF2221">
        <w:rPr>
          <w:position w:val="-14"/>
        </w:rPr>
        <w:object w:dxaOrig="720" w:dyaOrig="400" w14:anchorId="016EA5E0">
          <v:shape id="_x0000_i1950" type="#_x0000_t75" style="width:36.5pt;height:19.5pt" o:ole="">
            <v:imagedata r:id="rId1882" o:title=""/>
          </v:shape>
          <o:OLEObject Type="Embed" ProgID="Equation.DSMT4" ShapeID="_x0000_i1950" DrawAspect="Content" ObjectID="_1450602154" r:id="rId1883"/>
        </w:object>
      </w:r>
      <w:r>
        <w:t xml:space="preserve"> and </w:t>
      </w:r>
      <w:r w:rsidRPr="00AF2221">
        <w:rPr>
          <w:position w:val="-14"/>
        </w:rPr>
        <w:object w:dxaOrig="840" w:dyaOrig="420" w14:anchorId="0CDE2645">
          <v:shape id="_x0000_i1951" type="#_x0000_t75" style="width:42pt;height:21.5pt" o:ole="">
            <v:imagedata r:id="rId1884" o:title=""/>
          </v:shape>
          <o:OLEObject Type="Embed" ProgID="Equation.DSMT4" ShapeID="_x0000_i1951" DrawAspect="Content" ObjectID="_1450602155" r:id="rId1885"/>
        </w:object>
      </w:r>
      <w:r>
        <w:t xml:space="preserve"> in order to expedite the evaluation of the initial state of swelling.  The values of </w:t>
      </w:r>
      <w:r w:rsidRPr="00AF2221">
        <w:rPr>
          <w:position w:val="-14"/>
        </w:rPr>
        <w:object w:dxaOrig="260" w:dyaOrig="400" w14:anchorId="416ED8C5">
          <v:shape id="_x0000_i1952" type="#_x0000_t75" style="width:13.5pt;height:19.5pt" o:ole="">
            <v:imagedata r:id="rId1886" o:title=""/>
          </v:shape>
          <o:OLEObject Type="Embed" ProgID="Equation.DSMT4" ShapeID="_x0000_i1952" DrawAspect="Content" ObjectID="_1450602156" r:id="rId1887"/>
        </w:object>
      </w:r>
      <w:r>
        <w:t xml:space="preserve"> and </w:t>
      </w:r>
      <w:r w:rsidRPr="00AF2221">
        <w:rPr>
          <w:position w:val="-14"/>
        </w:rPr>
        <w:object w:dxaOrig="279" w:dyaOrig="420" w14:anchorId="547EC948">
          <v:shape id="_x0000_i1953" type="#_x0000_t75" style="width:14pt;height:21.5pt" o:ole="">
            <v:imagedata r:id="rId1888" o:title=""/>
          </v:shape>
          <o:OLEObject Type="Embed" ProgID="Equation.DSMT4" ShapeID="_x0000_i1953" DrawAspect="Content" ObjectID="_1450602157" r:id="rId1889"/>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223" w:name="_Toc376858654"/>
      <w:r>
        <w:t>Prescribed Effective Solute Flux</w:t>
      </w:r>
      <w:bookmarkEnd w:id="2223"/>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4" type="#_x0000_t75" style="width:12pt;height:10.5pt" o:ole="">
            <v:imagedata r:id="rId1890" o:title=""/>
          </v:shape>
          <o:OLEObject Type="Embed" ProgID="Equation.DSMT4" ShapeID="_x0000_i1954" DrawAspect="Content" ObjectID="_1450602158" r:id="rId1891"/>
        </w:object>
      </w:r>
      <w:r>
        <w:t xml:space="preserve"> be prescribed as </w:t>
      </w:r>
      <w:r w:rsidRPr="00AF2221">
        <w:rPr>
          <w:position w:val="-18"/>
        </w:rPr>
        <w:object w:dxaOrig="1920" w:dyaOrig="440" w14:anchorId="5E33ED13">
          <v:shape id="_x0000_i1955" type="#_x0000_t75" style="width:96pt;height:22pt" o:ole="">
            <v:imagedata r:id="rId1892" o:title=""/>
          </v:shape>
          <o:OLEObject Type="Embed" ProgID="Equation.DSMT4" ShapeID="_x0000_i1955" DrawAspect="Content" ObjectID="_1450602159" r:id="rId1893"/>
        </w:object>
      </w:r>
      <w:r>
        <w:t xml:space="preserve">, where </w:t>
      </w:r>
      <w:r w:rsidRPr="00AF2221">
        <w:rPr>
          <w:position w:val="-12"/>
        </w:rPr>
        <w:object w:dxaOrig="300" w:dyaOrig="380" w14:anchorId="091AD75C">
          <v:shape id="_x0000_i1956" type="#_x0000_t75" style="width:14pt;height:19.5pt" o:ole="">
            <v:imagedata r:id="rId1894" o:title=""/>
          </v:shape>
          <o:OLEObject Type="Embed" ProgID="Equation.DSMT4" ShapeID="_x0000_i1956" DrawAspect="Content" ObjectID="_1450602160" r:id="rId1895"/>
        </w:object>
      </w:r>
      <w:r>
        <w:t xml:space="preserve"> is the effective solute flux. For a mixture containing only neutral solutes (</w:t>
      </w:r>
      <w:r w:rsidRPr="00AF2221">
        <w:rPr>
          <w:position w:val="-10"/>
        </w:rPr>
        <w:object w:dxaOrig="1080" w:dyaOrig="360" w14:anchorId="65C495A6">
          <v:shape id="_x0000_i1957" type="#_x0000_t75" style="width:54pt;height:18pt" o:ole="">
            <v:imagedata r:id="rId1896" o:title=""/>
          </v:shape>
          <o:OLEObject Type="Embed" ProgID="Equation.DSMT4" ShapeID="_x0000_i1957" DrawAspect="Content" ObjectID="_1450602161" r:id="rId1897"/>
        </w:object>
      </w:r>
      <w:r>
        <w:t xml:space="preserve"> ), it follows that </w:t>
      </w:r>
      <w:r w:rsidRPr="00AF2221">
        <w:rPr>
          <w:position w:val="-12"/>
        </w:rPr>
        <w:object w:dxaOrig="800" w:dyaOrig="380" w14:anchorId="41ADE81B">
          <v:shape id="_x0000_i1958" type="#_x0000_t75" style="width:40pt;height:19.5pt" o:ole="">
            <v:imagedata r:id="rId1898" o:title=""/>
          </v:shape>
          <o:OLEObject Type="Embed" ProgID="Equation.DSMT4" ShapeID="_x0000_i1958" DrawAspect="Content" ObjectID="_1450602162" r:id="rId1899"/>
        </w:object>
      </w:r>
      <w:r>
        <w:t>.</w:t>
      </w:r>
    </w:p>
    <w:p w14:paraId="305E3179" w14:textId="77777777" w:rsidR="009339D1" w:rsidRDefault="009339D1" w:rsidP="009339D1">
      <w:pPr>
        <w:pStyle w:val="Heading3"/>
      </w:pPr>
      <w:bookmarkStart w:id="2224" w:name="_Toc376858655"/>
      <w:r>
        <w:t>Prescribed Electric Current Density</w:t>
      </w:r>
      <w:bookmarkEnd w:id="2224"/>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9" type="#_x0000_t75" style="width:79.5pt;height:28pt" o:ole="">
            <v:imagedata r:id="rId1900" o:title=""/>
          </v:shape>
          <o:OLEObject Type="Embed" ProgID="Equation.DSMT4" ShapeID="_x0000_i1959" DrawAspect="Content" ObjectID="_1450602163" r:id="rId1901"/>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0" type="#_x0000_t75" style="width:58pt;height:21.5pt" o:ole="">
            <v:imagedata r:id="rId1902" o:title=""/>
          </v:shape>
          <o:OLEObject Type="Embed" ProgID="Equation.DSMT4" ShapeID="_x0000_i1960" DrawAspect="Content" ObjectID="_1450602164" r:id="rId1903"/>
        </w:object>
      </w:r>
      <w:r>
        <w:t xml:space="preserve"> of ion fluxes may be prescribed at a boundary, it follows that only the normal component </w:t>
      </w:r>
      <w:r w:rsidRPr="00AF2221">
        <w:rPr>
          <w:position w:val="-14"/>
        </w:rPr>
        <w:object w:dxaOrig="1080" w:dyaOrig="400" w14:anchorId="07D89E68">
          <v:shape id="_x0000_i1961" type="#_x0000_t75" style="width:54pt;height:19.5pt" o:ole="">
            <v:imagedata r:id="rId1904" o:title=""/>
          </v:shape>
          <o:OLEObject Type="Embed" ProgID="Equation.DSMT4" ShapeID="_x0000_i1961" DrawAspect="Content" ObjectID="_1450602165" r:id="rId1905"/>
        </w:object>
      </w:r>
      <w:r>
        <w:t xml:space="preserve"> of the current density may be prescribed.  To prescribe </w:t>
      </w:r>
      <w:r w:rsidRPr="00AF2221">
        <w:rPr>
          <w:position w:val="-14"/>
        </w:rPr>
        <w:object w:dxaOrig="260" w:dyaOrig="400" w14:anchorId="1C41A5BF">
          <v:shape id="_x0000_i1962" type="#_x0000_t75" style="width:13.5pt;height:19.5pt" o:ole="">
            <v:imagedata r:id="rId1906" o:title=""/>
          </v:shape>
          <o:OLEObject Type="Embed" ProgID="Equation.DSMT4" ShapeID="_x0000_i1962" DrawAspect="Content" ObjectID="_1450602166" r:id="rId1907"/>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3" type="#_x0000_t75" style="width:38pt;height:21.5pt" o:ole="">
            <v:imagedata r:id="rId1908" o:title=""/>
          </v:shape>
          <o:OLEObject Type="Embed" ProgID="Equation.DSMT4" ShapeID="_x0000_i1963" DrawAspect="Content" ObjectID="_1450602167" r:id="rId1909"/>
        </w:object>
      </w:r>
      <w:r>
        <w:t xml:space="preserve">) at the electrode-mixture interface, so that the prescribed boundary condition should be </w:t>
      </w:r>
      <w:r w:rsidRPr="00AF2221">
        <w:rPr>
          <w:position w:val="-18"/>
        </w:rPr>
        <w:object w:dxaOrig="1400" w:dyaOrig="460" w14:anchorId="5CD395BA">
          <v:shape id="_x0000_i1964" type="#_x0000_t75" style="width:70pt;height:22.5pt" o:ole="">
            <v:imagedata r:id="rId1910" o:title=""/>
          </v:shape>
          <o:OLEObject Type="Embed" ProgID="Equation.DSMT4" ShapeID="_x0000_i1964" DrawAspect="Content" ObjectID="_1450602168" r:id="rId1911"/>
        </w:object>
      </w:r>
      <w:r>
        <w:t xml:space="preserve">. Since </w:t>
      </w:r>
      <w:r w:rsidRPr="00AF2221">
        <w:rPr>
          <w:position w:val="-4"/>
        </w:rPr>
        <w:object w:dxaOrig="780" w:dyaOrig="300" w14:anchorId="3C23EC5B">
          <v:shape id="_x0000_i1965" type="#_x0000_t75" style="width:39.5pt;height:14pt" o:ole="">
            <v:imagedata r:id="rId1912" o:title=""/>
          </v:shape>
          <o:OLEObject Type="Embed" ProgID="Equation.DSMT4" ShapeID="_x0000_i1965" DrawAspect="Content" ObjectID="_1450602169" r:id="rId1913"/>
        </w:object>
      </w:r>
      <w:r>
        <w:t xml:space="preserve"> and </w:t>
      </w:r>
      <w:r w:rsidRPr="00AF2221">
        <w:rPr>
          <w:position w:val="-4"/>
        </w:rPr>
        <w:object w:dxaOrig="780" w:dyaOrig="300" w14:anchorId="492F30E1">
          <v:shape id="_x0000_i1966" type="#_x0000_t75" style="width:39.5pt;height:14pt" o:ole="">
            <v:imagedata r:id="rId1914" o:title=""/>
          </v:shape>
          <o:OLEObject Type="Embed" ProgID="Equation.DSMT4" ShapeID="_x0000_i1966" DrawAspect="Content" ObjectID="_1450602170" r:id="rId1915"/>
        </w:object>
      </w:r>
      <w:r>
        <w:t xml:space="preserve"> in a triphasic mixture, the corresponding effective fluxes are given by </w:t>
      </w:r>
      <w:r w:rsidRPr="00AF2221">
        <w:rPr>
          <w:position w:val="-12"/>
        </w:rPr>
        <w:object w:dxaOrig="2140" w:dyaOrig="380" w14:anchorId="32730F11">
          <v:shape id="_x0000_i1967" type="#_x0000_t75" style="width:107.5pt;height:19.5pt" o:ole="">
            <v:imagedata r:id="rId1916" o:title=""/>
          </v:shape>
          <o:OLEObject Type="Embed" ProgID="Equation.DSMT4" ShapeID="_x0000_i1967" DrawAspect="Content" ObjectID="_1450602171" r:id="rId1917"/>
        </w:object>
      </w:r>
      <w:r>
        <w:t xml:space="preserve"> and </w:t>
      </w:r>
      <w:r w:rsidRPr="00AF2221">
        <w:rPr>
          <w:position w:val="-12"/>
        </w:rPr>
        <w:object w:dxaOrig="1140" w:dyaOrig="380" w14:anchorId="0315C52A">
          <v:shape id="_x0000_i1968" type="#_x0000_t75" style="width:58pt;height:19.5pt" o:ole="">
            <v:imagedata r:id="rId1918" o:title=""/>
          </v:shape>
          <o:OLEObject Type="Embed" ProgID="Equation.DSMT4" ShapeID="_x0000_i1968" DrawAspect="Content" ObjectID="_1450602172" r:id="rId1919"/>
        </w:object>
      </w:r>
      <w:r>
        <w:t>.</w:t>
      </w:r>
    </w:p>
    <w:p w14:paraId="1820FF67" w14:textId="77777777" w:rsidR="009339D1" w:rsidRDefault="009339D1" w:rsidP="009339D1">
      <w:pPr>
        <w:pStyle w:val="Heading3"/>
      </w:pPr>
      <w:bookmarkStart w:id="2225" w:name="_Toc376858656"/>
      <w:r>
        <w:lastRenderedPageBreak/>
        <w:t>Electrical Grounding</w:t>
      </w:r>
      <w:bookmarkEnd w:id="2225"/>
    </w:p>
    <w:p w14:paraId="5EA64E76" w14:textId="44F2D1E2" w:rsidR="009339D1" w:rsidRDefault="009339D1" w:rsidP="009339D1">
      <w:pPr>
        <w:rPr>
          <w:ins w:id="2226"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227" w:author="Steve Maas" w:date="2014-01-02T13:22:00Z"/>
        </w:rPr>
      </w:pPr>
    </w:p>
    <w:p w14:paraId="194B64A9" w14:textId="2924A96B" w:rsidR="00CF3CDA" w:rsidRDefault="00CF3CDA">
      <w:pPr>
        <w:pStyle w:val="Heading2"/>
        <w:rPr>
          <w:ins w:id="2228" w:author="Steve Maas" w:date="2014-01-02T13:22:00Z"/>
        </w:rPr>
        <w:pPrChange w:id="2229" w:author="Steve Maas" w:date="2014-01-02T13:22:00Z">
          <w:pPr/>
        </w:pPrChange>
      </w:pPr>
      <w:bookmarkStart w:id="2230" w:name="_Ref376433627"/>
      <w:bookmarkStart w:id="2231" w:name="_Toc376858657"/>
      <w:ins w:id="2232" w:author="Steve Maas" w:date="2014-01-02T13:22:00Z">
        <w:r>
          <w:t>Understanding the Solution</w:t>
        </w:r>
        <w:bookmarkEnd w:id="2230"/>
        <w:bookmarkEnd w:id="2231"/>
      </w:ins>
    </w:p>
    <w:p w14:paraId="553BB2B8" w14:textId="6F2D88A3" w:rsidR="00061F56" w:rsidRDefault="00061F56">
      <w:pPr>
        <w:rPr>
          <w:ins w:id="2233" w:author="Steve Maas" w:date="2014-01-02T16:44:00Z"/>
        </w:rPr>
      </w:pPr>
      <w:ins w:id="2234" w:author="Steve Maas" w:date="2014-01-02T16:44:00Z">
        <w:r>
          <w:t xml:space="preserve">Okay, FEBio found a solution. </w:t>
        </w:r>
      </w:ins>
      <w:ins w:id="2235" w:author="Steve Maas" w:date="2014-01-02T16:45:00Z">
        <w:r>
          <w:t>Great</w:t>
        </w:r>
      </w:ins>
      <w:ins w:id="2236" w:author="Steve Maas" w:date="2014-01-02T16:44:00Z">
        <w:r>
          <w:t xml:space="preserve">, </w:t>
        </w:r>
      </w:ins>
      <w:ins w:id="2237" w:author="Steve Maas" w:date="2014-01-02T16:45:00Z">
        <w:r>
          <w:t xml:space="preserve">but </w:t>
        </w:r>
      </w:ins>
      <w:ins w:id="2238" w:author="Steve Maas" w:date="2014-01-02T16:44:00Z">
        <w:r>
          <w:t xml:space="preserve">how do you know it is the right one? Well, </w:t>
        </w:r>
      </w:ins>
      <w:ins w:id="2239" w:author="Steve Maas" w:date="2014-01-02T16:45:00Z">
        <w:r>
          <w:t xml:space="preserve">it turns out </w:t>
        </w:r>
      </w:ins>
      <w:ins w:id="2240" w:author="Steve Maas" w:date="2014-01-02T16:44:00Z">
        <w:r>
          <w:t xml:space="preserve">this is in fact a harder question than it may seem. </w:t>
        </w:r>
      </w:ins>
      <w:ins w:id="2241" w:author="Steve Maas" w:date="2014-01-02T16:45:00Z">
        <w:r>
          <w:t xml:space="preserve">In any </w:t>
        </w:r>
      </w:ins>
      <w:ins w:id="2242" w:author="Steve Maas" w:date="2014-01-02T16:46:00Z">
        <w:r>
          <w:t>finite element model there are numerous assumptions and approximation</w:t>
        </w:r>
      </w:ins>
      <w:ins w:id="2243" w:author="Steve Maas" w:date="2014-01-02T16:47:00Z">
        <w:r>
          <w:t>s</w:t>
        </w:r>
      </w:ins>
      <w:ins w:id="2244" w:author="Steve Maas" w:date="2014-01-02T16:46:00Z">
        <w:r>
          <w:t xml:space="preserve"> and trying to discuss all of these </w:t>
        </w:r>
      </w:ins>
      <w:ins w:id="2245" w:author="Steve Maas" w:date="2014-01-02T16:47:00Z">
        <w:r>
          <w:t>is outside the scope of this section</w:t>
        </w:r>
      </w:ins>
      <w:ins w:id="2246" w:author="Steve Maas" w:date="2014-01-02T16:46:00Z">
        <w:r>
          <w:t xml:space="preserve">. </w:t>
        </w:r>
      </w:ins>
      <w:ins w:id="2247" w:author="Steve Maas" w:date="2014-01-02T16:47:00Z">
        <w:r>
          <w:t xml:space="preserve">Instead, we’ll look at some of the most typical problems that </w:t>
        </w:r>
      </w:ins>
      <w:ins w:id="2248" w:author="Steve Maas" w:date="2014-01-02T16:48:00Z">
        <w:r>
          <w:t xml:space="preserve">FEBio users </w:t>
        </w:r>
      </w:ins>
      <w:ins w:id="2249" w:author="Steve Maas" w:date="2014-01-02T16:47:00Z">
        <w:r>
          <w:t>have run into</w:t>
        </w:r>
      </w:ins>
      <w:ins w:id="2250" w:author="Steve Maas" w:date="2014-01-02T16:48:00Z">
        <w:r>
          <w:t>.</w:t>
        </w:r>
      </w:ins>
      <w:ins w:id="2251" w:author="Steve Maas" w:date="2014-01-02T16:47:00Z">
        <w:r>
          <w:t xml:space="preserve"> </w:t>
        </w:r>
      </w:ins>
    </w:p>
    <w:p w14:paraId="44A88EF0" w14:textId="77777777" w:rsidR="00061F56" w:rsidRDefault="00061F56">
      <w:pPr>
        <w:rPr>
          <w:ins w:id="2252" w:author="Steve Maas" w:date="2014-01-02T16:48:00Z"/>
        </w:rPr>
      </w:pPr>
    </w:p>
    <w:p w14:paraId="40DFC7EE" w14:textId="4D756A22" w:rsidR="00061F56" w:rsidRDefault="00061F56">
      <w:pPr>
        <w:pStyle w:val="Heading3"/>
        <w:rPr>
          <w:ins w:id="2253" w:author="Steve Maas" w:date="2014-01-02T16:44:00Z"/>
        </w:rPr>
        <w:pPrChange w:id="2254" w:author="Steve Maas" w:date="2014-01-02T16:48:00Z">
          <w:pPr/>
        </w:pPrChange>
      </w:pPr>
      <w:bookmarkStart w:id="2255" w:name="_Toc376858658"/>
      <w:ins w:id="2256" w:author="Steve Maas" w:date="2014-01-02T16:48:00Z">
        <w:r>
          <w:t>Mesh convergence</w:t>
        </w:r>
      </w:ins>
      <w:bookmarkEnd w:id="2255"/>
    </w:p>
    <w:p w14:paraId="31FFC193" w14:textId="124822BB" w:rsidR="00061F56" w:rsidRDefault="00061F56">
      <w:pPr>
        <w:rPr>
          <w:ins w:id="2257" w:author="Steve Maas" w:date="2014-01-02T16:53:00Z"/>
        </w:rPr>
      </w:pPr>
      <w:ins w:id="2258" w:author="Steve Maas" w:date="2014-01-02T16:50:00Z">
        <w:r>
          <w:t>The</w:t>
        </w:r>
      </w:ins>
      <w:ins w:id="2259" w:author="Steve Maas" w:date="2014-01-02T16:49:00Z">
        <w:r>
          <w:t xml:space="preserve"> solution </w:t>
        </w:r>
      </w:ins>
      <w:ins w:id="2260" w:author="Steve Maas" w:date="2014-01-02T16:50:00Z">
        <w:r>
          <w:t xml:space="preserve">calculated by FEBio </w:t>
        </w:r>
      </w:ins>
      <w:ins w:id="2261" w:author="Steve Maas" w:date="2014-01-02T16:49:00Z">
        <w:r>
          <w:t xml:space="preserve">only applies to the mesh for which it was solved. However, the “exact” solution must be independent of the mesh and therefore a mesh convergence study is almost always </w:t>
        </w:r>
      </w:ins>
      <w:ins w:id="2262" w:author="Steve Maas" w:date="2014-01-02T16:50:00Z">
        <w:r>
          <w:t>necessary</w:t>
        </w:r>
      </w:ins>
      <w:ins w:id="2263" w:author="Steve Maas" w:date="2014-01-02T16:49:00Z">
        <w:r>
          <w:t xml:space="preserve"> </w:t>
        </w:r>
      </w:ins>
      <w:ins w:id="2264" w:author="Steve Maas" w:date="2014-01-02T16:50:00Z">
        <w:r>
          <w:t xml:space="preserve">to make sure the FEBio solution is close to this exact solution. In practice this means that a </w:t>
        </w:r>
      </w:ins>
      <w:ins w:id="2265" w:author="Steve Maas" w:date="2014-01-02T16:51:00Z">
        <w:r>
          <w:t>model</w:t>
        </w:r>
      </w:ins>
      <w:ins w:id="2266" w:author="Steve Maas" w:date="2014-01-02T16:50:00Z">
        <w:r>
          <w:t xml:space="preserve"> must be run several times with an increasingly finer mesh </w:t>
        </w:r>
      </w:ins>
      <w:ins w:id="2267" w:author="Steve Maas" w:date="2014-01-02T16:51:00Z">
        <w:r>
          <w:t xml:space="preserve">to find out at which mesh density the FEBio solution no longer changes. </w:t>
        </w:r>
      </w:ins>
    </w:p>
    <w:p w14:paraId="3C39CA53" w14:textId="77777777" w:rsidR="004A7278" w:rsidRDefault="004A7278">
      <w:pPr>
        <w:rPr>
          <w:ins w:id="2268" w:author="Steve Maas" w:date="2014-01-02T16:53:00Z"/>
        </w:rPr>
      </w:pPr>
    </w:p>
    <w:p w14:paraId="10139E5C" w14:textId="5BAED87B" w:rsidR="004A7278" w:rsidRDefault="004A7278">
      <w:pPr>
        <w:pStyle w:val="Heading3"/>
        <w:rPr>
          <w:ins w:id="2269" w:author="Steve Maas" w:date="2014-01-02T16:48:00Z"/>
        </w:rPr>
        <w:pPrChange w:id="2270" w:author="Steve Maas" w:date="2014-01-02T16:53:00Z">
          <w:pPr/>
        </w:pPrChange>
      </w:pPr>
      <w:bookmarkStart w:id="2271" w:name="_Toc376858659"/>
      <w:ins w:id="2272" w:author="Steve Maas" w:date="2014-01-02T16:53:00Z">
        <w:r>
          <w:t>Constraint enforcement</w:t>
        </w:r>
      </w:ins>
      <w:bookmarkEnd w:id="2271"/>
    </w:p>
    <w:p w14:paraId="6D71BDCE" w14:textId="0D7BBB3E" w:rsidR="00F4139F" w:rsidRDefault="004A7278">
      <w:pPr>
        <w:rPr>
          <w:ins w:id="2273" w:author="Steve Maas" w:date="2014-01-02T16:54:00Z"/>
        </w:rPr>
      </w:pPr>
      <w:ins w:id="2274"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275" w:author="Steve Maas" w:date="2014-01-02T16:56:00Z">
        <w:r>
          <w:t xml:space="preserve">used in FEBio </w:t>
        </w:r>
      </w:ins>
      <w:ins w:id="2276" w:author="Steve Maas" w:date="2014-01-02T16:54:00Z">
        <w:r>
          <w:t xml:space="preserve">are incompressibility and contact. </w:t>
        </w:r>
      </w:ins>
    </w:p>
    <w:p w14:paraId="570702A8" w14:textId="77777777" w:rsidR="004A7278" w:rsidRDefault="004A7278">
      <w:pPr>
        <w:rPr>
          <w:ins w:id="2277" w:author="Steve Maas" w:date="2014-01-02T16:56:00Z"/>
        </w:rPr>
      </w:pPr>
    </w:p>
    <w:p w14:paraId="69038E24" w14:textId="77777777" w:rsidR="004A7278" w:rsidRDefault="004A7278">
      <w:pPr>
        <w:rPr>
          <w:ins w:id="2278" w:author="Steve Maas" w:date="2014-01-02T17:01:00Z"/>
        </w:rPr>
      </w:pPr>
      <w:ins w:id="2279" w:author="Steve Maas" w:date="2014-01-02T17:00:00Z">
        <w:r>
          <w:t>For uncoupled materials, i</w:t>
        </w:r>
      </w:ins>
      <w:ins w:id="2280" w:author="Steve Maas" w:date="2014-01-02T16:56:00Z">
        <w:r>
          <w:t xml:space="preserve">ncompressibility </w:t>
        </w:r>
      </w:ins>
      <w:ins w:id="2281" w:author="Steve Maas" w:date="2014-01-02T16:57:00Z">
        <w:r>
          <w:t xml:space="preserve">(for hexahedral elements) </w:t>
        </w:r>
      </w:ins>
      <w:ins w:id="2282" w:author="Steve Maas" w:date="2014-01-02T16:56:00Z">
        <w:r>
          <w:t xml:space="preserve">is handled </w:t>
        </w:r>
      </w:ins>
      <w:ins w:id="2283" w:author="Steve Maas" w:date="2014-01-02T16:59:00Z">
        <w:r>
          <w:t xml:space="preserve">in FEBio </w:t>
        </w:r>
      </w:ins>
      <w:ins w:id="2284" w:author="Steve Maas" w:date="2014-01-02T16:56:00Z">
        <w:r>
          <w:t xml:space="preserve">using a three-field </w:t>
        </w:r>
      </w:ins>
      <w:ins w:id="2285" w:author="Steve Maas" w:date="2014-01-02T16:57:00Z">
        <w:r>
          <w:t>formulation in addition to the enforcement of the incompressibility constraint. This constrain</w:t>
        </w:r>
      </w:ins>
      <w:ins w:id="2286" w:author="Steve Maas" w:date="2014-01-02T16:58:00Z">
        <w:r>
          <w:t>t</w:t>
        </w:r>
      </w:ins>
      <w:ins w:id="2287" w:author="Steve Maas" w:date="2014-01-02T16:57:00Z">
        <w:r>
          <w:t xml:space="preserve"> is usually enforced using a penalty formulation (although an augmented Lagrangian method is also available). </w:t>
        </w:r>
      </w:ins>
      <w:ins w:id="2288" w:author="Steve Maas" w:date="2014-01-02T16:58:00Z">
        <w:r>
          <w:t>To inspect whether the incompressibility constrain</w:t>
        </w:r>
      </w:ins>
      <w:ins w:id="2289" w:author="Steve Maas" w:date="2014-01-02T16:59:00Z">
        <w:r>
          <w:t>t</w:t>
        </w:r>
      </w:ins>
      <w:ins w:id="2290" w:author="Steve Maas" w:date="2014-01-02T16:58:00Z">
        <w:r>
          <w:t xml:space="preserve"> is satisfied sufficiently the user can look at the volume ratio which has to be close to one. </w:t>
        </w:r>
      </w:ins>
      <w:ins w:id="2291" w:author="Steve Maas" w:date="2014-01-02T16:59:00Z">
        <w:r>
          <w:t xml:space="preserve">If it deviates from one too much the user needs to increase the </w:t>
        </w:r>
      </w:ins>
      <w:ins w:id="2292" w:author="Steve Maas" w:date="2014-01-02T17:00:00Z">
        <w:r>
          <w:t xml:space="preserve">“bulk modulus” of the material. </w:t>
        </w:r>
      </w:ins>
    </w:p>
    <w:p w14:paraId="2F03663F" w14:textId="77777777" w:rsidR="004A7278" w:rsidRDefault="004A7278">
      <w:pPr>
        <w:rPr>
          <w:ins w:id="2293" w:author="Steve Maas" w:date="2014-01-02T17:01:00Z"/>
        </w:rPr>
      </w:pPr>
    </w:p>
    <w:p w14:paraId="7BB297F0" w14:textId="0A0A561F" w:rsidR="004A7278" w:rsidRDefault="004A7278">
      <w:pPr>
        <w:rPr>
          <w:ins w:id="2294" w:author="Steve Maas" w:date="2014-01-02T16:56:00Z"/>
        </w:rPr>
      </w:pPr>
      <w:ins w:id="2295" w:author="Steve Maas" w:date="2014-01-02T17:00:00Z">
        <w:r>
          <w:t xml:space="preserve">For coupled materials, incompressibility is </w:t>
        </w:r>
      </w:ins>
      <w:ins w:id="2296" w:author="Steve Maas" w:date="2014-01-02T17:01:00Z">
        <w:r>
          <w:t xml:space="preserve">not treated explicitly and </w:t>
        </w:r>
      </w:ins>
      <w:ins w:id="2297" w:author="Steve Maas" w:date="2014-01-02T17:00:00Z">
        <w:r>
          <w:t xml:space="preserve">care must be taken when </w:t>
        </w:r>
      </w:ins>
      <w:ins w:id="2298" w:author="Steve Maas" w:date="2014-01-02T17:01:00Z">
        <w:r>
          <w:t xml:space="preserve">using coupled materials in a near-incompressible regime (e.g. setting the Poisson’s ratio too close to 0.5 for a neo-Hookean material). </w:t>
        </w:r>
      </w:ins>
      <w:ins w:id="2299" w:author="Steve Maas" w:date="2014-01-02T17:02:00Z">
        <w:r w:rsidR="0085430D">
          <w:t xml:space="preserve">In that case, the solution will most likely “lock” which manifests itself in displacements that are too small. </w:t>
        </w:r>
      </w:ins>
      <w:ins w:id="2300" w:author="Steve Maas" w:date="2014-01-02T17:03:00Z">
        <w:r w:rsidR="0085430D">
          <w:t xml:space="preserve">Inspection of the volume ratio may not be sufficient to identify locking. </w:t>
        </w:r>
      </w:ins>
      <w:ins w:id="2301" w:author="Steve Maas" w:date="2014-01-02T17:04:00Z">
        <w:r w:rsidR="0085430D">
          <w:t>However</w:t>
        </w:r>
      </w:ins>
      <w:ins w:id="2302" w:author="Steve Maas" w:date="2014-01-02T17:03:00Z">
        <w:r w:rsidR="0085430D">
          <w:t xml:space="preserve">, a mesh convergence study </w:t>
        </w:r>
      </w:ins>
      <w:ins w:id="2303" w:author="Steve Maas" w:date="2014-01-02T17:04:00Z">
        <w:r w:rsidR="0085430D">
          <w:t>will often help in identifying this problem.</w:t>
        </w:r>
      </w:ins>
    </w:p>
    <w:p w14:paraId="1DD1262F" w14:textId="77777777" w:rsidR="004A7278" w:rsidRDefault="004A7278">
      <w:pPr>
        <w:rPr>
          <w:ins w:id="2304" w:author="Steve Maas" w:date="2014-01-02T17:04:00Z"/>
        </w:rPr>
      </w:pPr>
    </w:p>
    <w:p w14:paraId="499695B0" w14:textId="645A96D4" w:rsidR="0085430D" w:rsidRDefault="0085430D">
      <w:pPr>
        <w:rPr>
          <w:ins w:id="2305" w:author="Steve Maas" w:date="2014-01-02T17:06:00Z"/>
        </w:rPr>
      </w:pPr>
      <w:ins w:id="2306" w:author="Steve Maas" w:date="2014-01-02T17:04:00Z">
        <w:r>
          <w:lastRenderedPageBreak/>
          <w:t>When a contact constraint is not sufficiently enforced, the contact</w:t>
        </w:r>
      </w:ins>
      <w:ins w:id="2307" w:author="Steve Maas" w:date="2014-01-02T17:05:00Z">
        <w:r>
          <w:t>ing</w:t>
        </w:r>
      </w:ins>
      <w:ins w:id="2308" w:author="Steve Maas" w:date="2014-01-02T17:04:00Z">
        <w:r>
          <w:t xml:space="preserve"> surfac</w:t>
        </w:r>
      </w:ins>
      <w:ins w:id="2309" w:author="Steve Maas" w:date="2014-01-02T17:05:00Z">
        <w:r>
          <w:t xml:space="preserve">es will have penetrated. This problem is usually identified easily by looking at the deformed model in a post-processing software (e.g. PostView). </w:t>
        </w:r>
      </w:ins>
      <w:ins w:id="2310" w:author="Steve Maas" w:date="2014-01-02T17:06:00Z">
        <w:r>
          <w:t>Increasing the penalty factor and/or decreasing the augmented Lagrangian tolerance should solve this problem.</w:t>
        </w:r>
      </w:ins>
    </w:p>
    <w:p w14:paraId="7374845C" w14:textId="77777777" w:rsidR="0085430D" w:rsidRDefault="0085430D">
      <w:pPr>
        <w:rPr>
          <w:ins w:id="2311" w:author="Steve Maas" w:date="2014-01-02T14:33:00Z"/>
        </w:rPr>
      </w:pPr>
    </w:p>
    <w:p w14:paraId="742E08A0" w14:textId="31B47836" w:rsidR="00DF1A47" w:rsidRPr="00FE00A6" w:rsidDel="0085430D" w:rsidRDefault="00DF1A47">
      <w:pPr>
        <w:rPr>
          <w:del w:id="2312" w:author="Steve Maas" w:date="2014-01-02T17:06:00Z"/>
        </w:rPr>
      </w:pPr>
      <w:bookmarkStart w:id="2313" w:name="_Toc376446466"/>
      <w:bookmarkStart w:id="2314" w:name="_Toc376446695"/>
      <w:bookmarkStart w:id="2315" w:name="_Toc376446924"/>
      <w:bookmarkStart w:id="2316" w:name="_Toc376447153"/>
      <w:bookmarkStart w:id="2317" w:name="_Toc376787098"/>
      <w:bookmarkStart w:id="2318" w:name="_Toc376787329"/>
      <w:bookmarkStart w:id="2319" w:name="_Toc376787560"/>
      <w:bookmarkStart w:id="2320" w:name="_Toc376858660"/>
      <w:bookmarkEnd w:id="2313"/>
      <w:bookmarkEnd w:id="2314"/>
      <w:bookmarkEnd w:id="2315"/>
      <w:bookmarkEnd w:id="2316"/>
      <w:bookmarkEnd w:id="2317"/>
      <w:bookmarkEnd w:id="2318"/>
      <w:bookmarkEnd w:id="2319"/>
      <w:bookmarkEnd w:id="2320"/>
    </w:p>
    <w:p w14:paraId="59A843D7" w14:textId="5D8E4E98" w:rsidR="00590133" w:rsidRDefault="00590133" w:rsidP="007D6F0D">
      <w:pPr>
        <w:pStyle w:val="Heading2"/>
      </w:pPr>
      <w:bookmarkStart w:id="2321" w:name="_Toc376858661"/>
      <w:r>
        <w:t>Limitations of FEBio</w:t>
      </w:r>
      <w:bookmarkEnd w:id="2321"/>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322" w:author="Steve Maas" w:date="2014-01-02T14:14:00Z"/>
        </w:rPr>
      </w:pPr>
    </w:p>
    <w:p w14:paraId="3FE3A5E7" w14:textId="376B9A5F" w:rsidR="00DE1D8A" w:rsidRDefault="00DE1D8A">
      <w:pPr>
        <w:pStyle w:val="Heading3"/>
        <w:rPr>
          <w:ins w:id="2323" w:author="Steve Maas" w:date="2014-01-02T14:15:00Z"/>
        </w:rPr>
        <w:pPrChange w:id="2324" w:author="Steve Maas" w:date="2014-01-02T14:14:00Z">
          <w:pPr/>
        </w:pPrChange>
      </w:pPr>
      <w:bookmarkStart w:id="2325" w:name="_Toc376858662"/>
      <w:ins w:id="2326" w:author="Steve Maas" w:date="2014-01-02T14:15:00Z">
        <w:r>
          <w:t>Geometrical instabilities</w:t>
        </w:r>
        <w:bookmarkEnd w:id="2325"/>
      </w:ins>
    </w:p>
    <w:p w14:paraId="6012419A" w14:textId="6B61E62B" w:rsidR="00DE1D8A" w:rsidRDefault="00DE1D8A">
      <w:pPr>
        <w:rPr>
          <w:ins w:id="2327" w:author="Steve Maas" w:date="2014-01-02T14:21:00Z"/>
        </w:rPr>
      </w:pPr>
      <w:ins w:id="2328" w:author="Steve Maas" w:date="2014-01-02T14:15:00Z">
        <w:r>
          <w:t xml:space="preserve">A geometrical instability is a point in the solution </w:t>
        </w:r>
      </w:ins>
      <w:ins w:id="2329" w:author="Steve Maas" w:date="2014-01-02T14:16:00Z">
        <w:r>
          <w:t xml:space="preserve">at which </w:t>
        </w:r>
      </w:ins>
      <w:ins w:id="2330" w:author="Steve Maas" w:date="2014-01-02T14:15:00Z">
        <w:r>
          <w:t>several paths for continuing the solution</w:t>
        </w:r>
      </w:ins>
      <w:ins w:id="2331" w:author="Steve Maas" w:date="2014-01-02T14:16:00Z">
        <w:r>
          <w:t xml:space="preserve"> are possible. </w:t>
        </w:r>
      </w:ins>
      <w:ins w:id="2332" w:author="Steve Maas" w:date="2014-01-02T14:17:00Z">
        <w:r>
          <w:t>T</w:t>
        </w:r>
      </w:ins>
      <w:ins w:id="2333" w:author="Steve Maas" w:date="2014-01-02T14:16:00Z">
        <w:r>
          <w:t>ypical example</w:t>
        </w:r>
      </w:ins>
      <w:ins w:id="2334" w:author="Steve Maas" w:date="2014-01-02T14:17:00Z">
        <w:r>
          <w:t>s</w:t>
        </w:r>
      </w:ins>
      <w:ins w:id="2335" w:author="Steve Maas" w:date="2014-01-02T14:16:00Z">
        <w:r>
          <w:t xml:space="preserve"> </w:t>
        </w:r>
      </w:ins>
      <w:ins w:id="2336" w:author="Steve Maas" w:date="2014-01-02T14:17:00Z">
        <w:r>
          <w:t xml:space="preserve">are </w:t>
        </w:r>
      </w:ins>
      <w:ins w:id="2337" w:author="Steve Maas" w:date="2014-01-02T14:16:00Z">
        <w:r>
          <w:t xml:space="preserve">buckling </w:t>
        </w:r>
      </w:ins>
      <w:ins w:id="2338" w:author="Steve Maas" w:date="2014-01-02T14:17:00Z">
        <w:r>
          <w:t>of a column or inflation of a balloon</w:t>
        </w:r>
      </w:ins>
      <w:ins w:id="2339" w:author="Steve Maas" w:date="2014-01-02T14:16:00Z">
        <w:r>
          <w:t xml:space="preserve">. </w:t>
        </w:r>
      </w:ins>
      <w:ins w:id="2340" w:author="Steve Maas" w:date="2014-01-02T14:17:00Z">
        <w:r>
          <w:t>FEBio’s Newton based solvers cannot handle buckling since usually at these points, the material</w:t>
        </w:r>
      </w:ins>
      <w:ins w:id="2341" w:author="Steve Maas" w:date="2014-01-02T14:18:00Z">
        <w:r>
          <w:t xml:space="preserve">’s elasticity tangent is not uniquely defined. Although in some cases FEBio will be able to pass </w:t>
        </w:r>
      </w:ins>
      <w:ins w:id="2342" w:author="Steve Maas" w:date="2014-01-02T14:19:00Z">
        <w:r>
          <w:t xml:space="preserve">a </w:t>
        </w:r>
      </w:ins>
      <w:ins w:id="2343" w:author="Steve Maas" w:date="2014-01-02T14:18:00Z">
        <w:r>
          <w:t>buckling point</w:t>
        </w:r>
      </w:ins>
      <w:ins w:id="2344" w:author="Steve Maas" w:date="2014-01-02T14:19:00Z">
        <w:r>
          <w:t xml:space="preserve">, in most cases, FEBio will not be able to converge </w:t>
        </w:r>
      </w:ins>
      <w:ins w:id="2345" w:author="Steve Maas" w:date="2014-01-02T14:20:00Z">
        <w:r>
          <w:t>to a solution</w:t>
        </w:r>
      </w:ins>
      <w:ins w:id="2346" w:author="Steve Maas" w:date="2014-01-02T14:19:00Z">
        <w:r>
          <w:t xml:space="preserve">. </w:t>
        </w:r>
      </w:ins>
    </w:p>
    <w:p w14:paraId="25C7F962" w14:textId="03B6DE86" w:rsidR="00DE1D8A" w:rsidRDefault="00DE1D8A">
      <w:pPr>
        <w:pStyle w:val="Heading3"/>
        <w:rPr>
          <w:ins w:id="2347" w:author="Steve Maas" w:date="2014-01-02T14:21:00Z"/>
        </w:rPr>
        <w:pPrChange w:id="2348" w:author="Steve Maas" w:date="2014-01-02T14:21:00Z">
          <w:pPr/>
        </w:pPrChange>
      </w:pPr>
      <w:bookmarkStart w:id="2349" w:name="_Toc376858663"/>
      <w:ins w:id="2350" w:author="Steve Maas" w:date="2014-01-02T14:21:00Z">
        <w:r>
          <w:t>Material instabilities</w:t>
        </w:r>
        <w:bookmarkEnd w:id="2349"/>
      </w:ins>
    </w:p>
    <w:p w14:paraId="19837DD1" w14:textId="4E55CE27" w:rsidR="00DE1D8A" w:rsidRDefault="009A09E2">
      <w:pPr>
        <w:rPr>
          <w:ins w:id="2351" w:author="Steve Maas" w:date="2014-01-02T14:22:00Z"/>
        </w:rPr>
      </w:pPr>
      <w:ins w:id="2352" w:author="Steve Maas" w:date="2014-01-02T14:21:00Z">
        <w:r>
          <w:t xml:space="preserve">A material instability is </w:t>
        </w:r>
      </w:ins>
      <w:ins w:id="2353" w:author="Steve Maas" w:date="2014-01-02T14:22:00Z">
        <w:r>
          <w:t xml:space="preserve">a </w:t>
        </w:r>
      </w:ins>
      <w:ins w:id="2354" w:author="Steve Maas" w:date="2014-01-02T14:21:00Z">
        <w:r>
          <w:t xml:space="preserve">point in the stress-strain response where the slope of the stress-strain curve effectively becomes zero. </w:t>
        </w:r>
      </w:ins>
      <w:ins w:id="2355"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356" w:author="Steve Maas" w:date="2014-01-02T14:24:00Z"/>
        </w:rPr>
      </w:pPr>
    </w:p>
    <w:p w14:paraId="4CD27D11" w14:textId="7887B84F" w:rsidR="009A09E2" w:rsidDel="009A09E2" w:rsidRDefault="009A09E2">
      <w:pPr>
        <w:rPr>
          <w:del w:id="2357" w:author="Steve Maas" w:date="2014-01-02T14:26:00Z"/>
        </w:rPr>
        <w:pPrChange w:id="2358" w:author="Steve Maas" w:date="2014-01-02T14:26:00Z">
          <w:pPr>
            <w:pStyle w:val="ListParagraph"/>
            <w:numPr>
              <w:numId w:val="58"/>
            </w:numPr>
            <w:tabs>
              <w:tab w:val="num" w:pos="720"/>
            </w:tabs>
            <w:ind w:hanging="360"/>
          </w:pPr>
        </w:pPrChange>
      </w:pPr>
      <w:ins w:id="2359"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360" w:author="Steve Maas" w:date="2014-01-02T14:26:00Z">
        <w:r>
          <w:t xml:space="preserve">and even if it finds a solution, it may not to useful. </w:t>
        </w:r>
      </w:ins>
    </w:p>
    <w:p w14:paraId="5FADBD22" w14:textId="77777777" w:rsidR="009A09E2" w:rsidRPr="00FE00A6" w:rsidRDefault="009A09E2" w:rsidP="00FE00A6">
      <w:pPr>
        <w:rPr>
          <w:ins w:id="2361" w:author="Steve Maas" w:date="2014-01-02T14:26:00Z"/>
        </w:rPr>
      </w:pPr>
    </w:p>
    <w:p w14:paraId="587DF599" w14:textId="332FBF71" w:rsidR="00590133" w:rsidDel="009A09E2" w:rsidRDefault="009A09E2">
      <w:pPr>
        <w:pStyle w:val="Heading3"/>
        <w:rPr>
          <w:del w:id="2362" w:author="Steve Maas" w:date="2014-01-02T14:26:00Z"/>
        </w:rPr>
        <w:pPrChange w:id="2363" w:author="Steve Maas" w:date="2014-01-02T14:26:00Z">
          <w:pPr>
            <w:pStyle w:val="ListParagraph"/>
            <w:numPr>
              <w:numId w:val="58"/>
            </w:numPr>
            <w:tabs>
              <w:tab w:val="num" w:pos="720"/>
            </w:tabs>
            <w:ind w:hanging="360"/>
          </w:pPr>
        </w:pPrChange>
      </w:pPr>
      <w:bookmarkStart w:id="2364" w:name="_Toc376858664"/>
      <w:ins w:id="2365" w:author="Steve Maas" w:date="2014-01-02T14:27:00Z">
        <w:r>
          <w:t>Re</w:t>
        </w:r>
      </w:ins>
      <w:r w:rsidR="0063263E">
        <w:t>me</w:t>
      </w:r>
      <w:ins w:id="2366" w:author="Steve Maas" w:date="2014-01-02T14:27:00Z">
        <w:r>
          <w:t>shing</w:t>
        </w:r>
      </w:ins>
      <w:bookmarkEnd w:id="2364"/>
      <w:del w:id="2367"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2368" w:author="Steve Maas" w:date="2014-01-02T14:26:00Z"/>
        </w:rPr>
        <w:pPrChange w:id="2369" w:author="Steve Maas" w:date="2014-01-02T14:26:00Z">
          <w:pPr>
            <w:pStyle w:val="ListParagraph"/>
            <w:numPr>
              <w:numId w:val="58"/>
            </w:numPr>
            <w:tabs>
              <w:tab w:val="num" w:pos="720"/>
            </w:tabs>
            <w:ind w:hanging="360"/>
          </w:pPr>
        </w:pPrChange>
      </w:pPr>
      <w:bookmarkStart w:id="2370" w:name="_Toc376858665"/>
      <w:bookmarkEnd w:id="2370"/>
    </w:p>
    <w:p w14:paraId="202DC362" w14:textId="0403C7F3" w:rsidR="009A09E2" w:rsidRDefault="009A09E2">
      <w:pPr>
        <w:rPr>
          <w:ins w:id="2371" w:author="Steve Maas" w:date="2014-01-02T14:26:00Z"/>
        </w:rPr>
        <w:pPrChange w:id="2372" w:author="Steve Maas" w:date="2014-01-02T14:26:00Z">
          <w:pPr>
            <w:pStyle w:val="ListParagraph"/>
            <w:numPr>
              <w:numId w:val="58"/>
            </w:numPr>
            <w:tabs>
              <w:tab w:val="num" w:pos="720"/>
            </w:tabs>
            <w:ind w:hanging="360"/>
          </w:pPr>
        </w:pPrChange>
      </w:pPr>
      <w:ins w:id="2373" w:author="Steve Maas" w:date="2014-01-02T14:27:00Z">
        <w:r>
          <w:t>FEBio is designed to solve problems that can undergo large deformations. However, when the deformations become too large</w:t>
        </w:r>
      </w:ins>
      <w:ins w:id="2374" w:author="Steve Maas" w:date="2014-01-02T14:28:00Z">
        <w:r>
          <w:t xml:space="preserve"> it can happen that the finite element mesh cannot be distorted any further without inverting elements. In that case, FEBio will not be able to continue the solution and will most likely terminate </w:t>
        </w:r>
      </w:ins>
      <w:ins w:id="2375" w:author="Steve Maas" w:date="2014-01-02T14:29:00Z">
        <w:r>
          <w:t>with</w:t>
        </w:r>
      </w:ins>
      <w:ins w:id="2376" w:author="Steve Maas" w:date="2014-01-02T14:28:00Z">
        <w:r>
          <w:t xml:space="preserve"> </w:t>
        </w:r>
      </w:ins>
      <w:ins w:id="2377" w:author="Steve Maas" w:date="2014-01-02T14:29:00Z">
        <w:r>
          <w:t xml:space="preserve">a negative jacobian error message. </w:t>
        </w:r>
      </w:ins>
    </w:p>
    <w:p w14:paraId="16AD4CE3" w14:textId="77777777" w:rsidR="009A09E2" w:rsidRDefault="009A09E2">
      <w:pPr>
        <w:rPr>
          <w:ins w:id="2378" w:author="Steve Maas" w:date="2014-01-02T14:30:00Z"/>
        </w:rPr>
        <w:pPrChange w:id="2379" w:author="Steve Maas" w:date="2014-01-02T14:26:00Z">
          <w:pPr>
            <w:pStyle w:val="ListParagraph"/>
            <w:numPr>
              <w:numId w:val="58"/>
            </w:numPr>
            <w:tabs>
              <w:tab w:val="num" w:pos="720"/>
            </w:tabs>
            <w:ind w:hanging="360"/>
          </w:pPr>
        </w:pPrChange>
      </w:pPr>
    </w:p>
    <w:p w14:paraId="7C5A23E2" w14:textId="1C6F481C" w:rsidR="00D0053D" w:rsidRDefault="009A09E2">
      <w:pPr>
        <w:rPr>
          <w:ins w:id="2380" w:author="Steve Maas" w:date="2014-01-02T16:22:00Z"/>
        </w:rPr>
        <w:pPrChange w:id="2381" w:author="Steve Maas" w:date="2014-01-02T14:26:00Z">
          <w:pPr>
            <w:pStyle w:val="ListParagraph"/>
            <w:numPr>
              <w:numId w:val="58"/>
            </w:numPr>
            <w:tabs>
              <w:tab w:val="num" w:pos="720"/>
            </w:tabs>
            <w:ind w:hanging="360"/>
          </w:pPr>
        </w:pPrChange>
      </w:pPr>
      <w:ins w:id="2382" w:author="Steve Maas" w:date="2014-01-02T14:30:00Z">
        <w:r>
          <w:t>One possible solution to this problem is to remesh the model at th</w:t>
        </w:r>
      </w:ins>
      <w:ins w:id="2383" w:author="Steve Maas" w:date="2014-01-02T14:31:00Z">
        <w:r>
          <w:t>e</w:t>
        </w:r>
      </w:ins>
      <w:ins w:id="2384" w:author="Steve Maas" w:date="2014-01-02T14:30:00Z">
        <w:r>
          <w:t xml:space="preserve"> point</w:t>
        </w:r>
      </w:ins>
      <w:ins w:id="2385" w:author="Steve Maas" w:date="2014-01-02T14:31:00Z">
        <w:r>
          <w:t xml:space="preserve"> at which the deformation become too large</w:t>
        </w:r>
      </w:ins>
      <w:ins w:id="2386" w:author="Steve Maas" w:date="2014-01-02T14:30:00Z">
        <w:r>
          <w:t xml:space="preserve">, but currently FEBio does not have any remeshing capabilities. </w:t>
        </w:r>
      </w:ins>
      <w:del w:id="2387"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388" w:author="Steve Maas" w:date="2014-01-02T14:31:00Z">
        <w:r w:rsidR="00DF1A47">
          <w:t xml:space="preserve">The only remedy at this point is to plan ahead and design your mesh in such a way that the elements will not invert in the range of deformation that you are </w:t>
        </w:r>
      </w:ins>
      <w:ins w:id="2389" w:author="Steve Maas" w:date="2014-01-02T14:32:00Z">
        <w:r w:rsidR="00DF1A47">
          <w:t>interested</w:t>
        </w:r>
      </w:ins>
      <w:ins w:id="2390" w:author="Steve Maas" w:date="2014-01-02T14:31:00Z">
        <w:r w:rsidR="00DF1A47">
          <w:t xml:space="preserve"> </w:t>
        </w:r>
      </w:ins>
      <w:ins w:id="2391" w:author="Steve Maas" w:date="2014-01-02T14:32:00Z">
        <w:r w:rsidR="00DF1A47">
          <w:t>in (e.g. place a butterfly mesh in sharp corners or make the mesh finer in areas of larger deformation).</w:t>
        </w:r>
      </w:ins>
    </w:p>
    <w:p w14:paraId="2D1C8A6F" w14:textId="77777777" w:rsidR="00997C6C" w:rsidRDefault="00997C6C">
      <w:pPr>
        <w:rPr>
          <w:ins w:id="2392" w:author="Steve Maas" w:date="2014-01-02T16:22:00Z"/>
        </w:rPr>
        <w:pPrChange w:id="2393"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394" w:author="Steve Maas" w:date="2014-01-02T16:23:00Z"/>
        </w:rPr>
        <w:pPrChange w:id="2395" w:author="Steve Maas" w:date="2014-01-02T16:22:00Z">
          <w:pPr>
            <w:pStyle w:val="ListParagraph"/>
            <w:numPr>
              <w:numId w:val="58"/>
            </w:numPr>
            <w:tabs>
              <w:tab w:val="num" w:pos="720"/>
            </w:tabs>
            <w:ind w:hanging="360"/>
          </w:pPr>
        </w:pPrChange>
      </w:pPr>
      <w:bookmarkStart w:id="2396" w:name="_Toc376858666"/>
      <w:ins w:id="2397" w:author="Steve Maas" w:date="2014-01-02T16:23:00Z">
        <w:r>
          <w:lastRenderedPageBreak/>
          <w:t>Force-driven Problems</w:t>
        </w:r>
        <w:bookmarkEnd w:id="2396"/>
      </w:ins>
    </w:p>
    <w:p w14:paraId="311E7AA0" w14:textId="39D72FC2" w:rsidR="00997C6C" w:rsidRDefault="00997C6C">
      <w:pPr>
        <w:rPr>
          <w:ins w:id="2398" w:author="Steve Maas" w:date="2014-01-02T16:32:00Z"/>
        </w:rPr>
        <w:pPrChange w:id="2399" w:author="Steve Maas" w:date="2014-01-02T16:23:00Z">
          <w:pPr>
            <w:pStyle w:val="ListParagraph"/>
            <w:numPr>
              <w:numId w:val="58"/>
            </w:numPr>
            <w:tabs>
              <w:tab w:val="num" w:pos="720"/>
            </w:tabs>
            <w:ind w:hanging="360"/>
          </w:pPr>
        </w:pPrChange>
      </w:pPr>
      <w:ins w:id="2400"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401" w:author="Steve Maas" w:date="2014-01-02T16:26:00Z">
        <w:r>
          <w:rPr>
            <w:rStyle w:val="FootnoteReference"/>
          </w:rPr>
          <w:footnoteReference w:id="8"/>
        </w:r>
      </w:ins>
      <w:ins w:id="2404" w:author="Steve Maas" w:date="2014-01-02T16:23:00Z">
        <w:r>
          <w:t>.</w:t>
        </w:r>
      </w:ins>
      <w:ins w:id="2405" w:author="Steve Maas" w:date="2014-01-02T16:27:00Z">
        <w:r>
          <w:t xml:space="preserve"> The cause of this </w:t>
        </w:r>
      </w:ins>
      <w:ins w:id="2406" w:author="Steve Maas" w:date="2014-01-02T16:28:00Z">
        <w:r>
          <w:t>instability</w:t>
        </w:r>
      </w:ins>
      <w:ins w:id="2407" w:author="Steve Maas" w:date="2014-01-02T16:27:00Z">
        <w:r>
          <w:t xml:space="preserve"> can easily </w:t>
        </w:r>
      </w:ins>
      <w:ins w:id="2408"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409" w:author="Steve Maas" w:date="2014-01-02T16:30:00Z">
        <w:r>
          <w:t xml:space="preserve">box must generate stresses which balance the applied forces exactly. Unfortunately, the numerical solution will only be approximate </w:t>
        </w:r>
      </w:ins>
      <w:ins w:id="2410" w:author="Steve Maas" w:date="2014-01-02T16:31:00Z">
        <w:r>
          <w:t xml:space="preserve">due to numerical round-off errors inherent in the calculation. Even the slightest deviation </w:t>
        </w:r>
        <w:r w:rsidR="00432E39">
          <w:t xml:space="preserve">from balancing the forces exactly will create a net-force which </w:t>
        </w:r>
      </w:ins>
      <w:ins w:id="2411" w:author="Steve Maas" w:date="2014-01-02T16:32:00Z">
        <w:r w:rsidR="00432E39">
          <w:t>in turn causes the model to fly off in the unconstrained direction</w:t>
        </w:r>
      </w:ins>
      <w:ins w:id="2412" w:author="Steve Maas" w:date="2014-01-02T16:33:00Z">
        <w:r w:rsidR="00432E39">
          <w:t xml:space="preserve"> (in which a rigid body mode now exists)</w:t>
        </w:r>
      </w:ins>
      <w:ins w:id="2413" w:author="Steve Maas" w:date="2014-01-02T16:32:00Z">
        <w:r w:rsidR="00432E39">
          <w:t>.</w:t>
        </w:r>
      </w:ins>
    </w:p>
    <w:p w14:paraId="7BD96979" w14:textId="77777777" w:rsidR="00432E39" w:rsidRDefault="00432E39">
      <w:pPr>
        <w:rPr>
          <w:ins w:id="2414" w:author="Steve Maas" w:date="2014-01-02T16:32:00Z"/>
        </w:rPr>
        <w:pPrChange w:id="2415" w:author="Steve Maas" w:date="2014-01-02T16:23:00Z">
          <w:pPr>
            <w:pStyle w:val="ListParagraph"/>
            <w:numPr>
              <w:numId w:val="58"/>
            </w:numPr>
            <w:tabs>
              <w:tab w:val="num" w:pos="720"/>
            </w:tabs>
            <w:ind w:hanging="360"/>
          </w:pPr>
        </w:pPrChange>
      </w:pPr>
    </w:p>
    <w:p w14:paraId="297BFAAE" w14:textId="4AF90F89" w:rsidR="00432E39" w:rsidRDefault="00432E39">
      <w:pPr>
        <w:rPr>
          <w:ins w:id="2416" w:author="Steve Maas" w:date="2014-01-02T17:06:00Z"/>
        </w:rPr>
        <w:pPrChange w:id="2417" w:author="Steve Maas" w:date="2014-01-02T16:23:00Z">
          <w:pPr>
            <w:pStyle w:val="ListParagraph"/>
            <w:numPr>
              <w:numId w:val="58"/>
            </w:numPr>
            <w:tabs>
              <w:tab w:val="num" w:pos="720"/>
            </w:tabs>
            <w:ind w:hanging="360"/>
          </w:pPr>
        </w:pPrChange>
      </w:pPr>
      <w:ins w:id="2418"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419"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420" w:author="Steve Maas" w:date="2014-01-02T17:06:00Z"/>
        </w:rPr>
        <w:pPrChange w:id="2421"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422" w:author="Steve Maas" w:date="2014-01-02T17:07:00Z"/>
        </w:rPr>
        <w:pPrChange w:id="2423" w:author="Steve Maas" w:date="2014-01-02T17:06:00Z">
          <w:pPr>
            <w:pStyle w:val="ListParagraph"/>
            <w:numPr>
              <w:numId w:val="58"/>
            </w:numPr>
            <w:tabs>
              <w:tab w:val="num" w:pos="720"/>
            </w:tabs>
            <w:ind w:hanging="360"/>
          </w:pPr>
        </w:pPrChange>
      </w:pPr>
      <w:bookmarkStart w:id="2424" w:name="_Toc376858667"/>
      <w:ins w:id="2425" w:author="Steve Maas" w:date="2014-01-02T17:07:00Z">
        <w:r>
          <w:t xml:space="preserve">Solutions obtained on </w:t>
        </w:r>
      </w:ins>
      <w:ins w:id="2426" w:author="Steve Maas" w:date="2014-01-02T17:06:00Z">
        <w:r>
          <w:t xml:space="preserve">Multi-processor </w:t>
        </w:r>
      </w:ins>
      <w:ins w:id="2427" w:author="Steve Maas" w:date="2014-01-02T17:07:00Z">
        <w:r>
          <w:t>Machines</w:t>
        </w:r>
        <w:bookmarkEnd w:id="2424"/>
      </w:ins>
    </w:p>
    <w:p w14:paraId="32BBF32B" w14:textId="5431C6A9" w:rsidR="0085430D" w:rsidRDefault="0085430D">
      <w:pPr>
        <w:rPr>
          <w:ins w:id="2428" w:author="Steve Maas" w:date="2014-01-02T17:12:00Z"/>
        </w:rPr>
        <w:pPrChange w:id="2429" w:author="Steve Maas" w:date="2014-01-02T17:07:00Z">
          <w:pPr>
            <w:pStyle w:val="ListParagraph"/>
            <w:numPr>
              <w:numId w:val="58"/>
            </w:numPr>
            <w:tabs>
              <w:tab w:val="num" w:pos="720"/>
            </w:tabs>
            <w:ind w:hanging="360"/>
          </w:pPr>
        </w:pPrChange>
      </w:pPr>
      <w:ins w:id="2430" w:author="Steve Maas" w:date="2014-01-02T17:07:00Z">
        <w:r>
          <w:t xml:space="preserve">Although </w:t>
        </w:r>
      </w:ins>
      <w:ins w:id="2431" w:author="Steve Maas" w:date="2014-01-02T17:08:00Z">
        <w:r>
          <w:t xml:space="preserve">technically </w:t>
        </w:r>
      </w:ins>
      <w:ins w:id="2432"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433" w:author="Steve Maas" w:date="2014-01-02T17:08:00Z">
        <w:r>
          <w:t xml:space="preserve">This is caused by the fact that on multi-processor machines the same calculations can be executed in a different order and due to </w:t>
        </w:r>
      </w:ins>
      <w:ins w:id="2434" w:author="Steve Maas" w:date="2014-01-02T17:09:00Z">
        <w:r>
          <w:t xml:space="preserve">the accumulation of </w:t>
        </w:r>
      </w:ins>
      <w:ins w:id="2435" w:author="Steve Maas" w:date="2014-01-02T17:08:00Z">
        <w:r>
          <w:t xml:space="preserve">numerical round-off errors </w:t>
        </w:r>
      </w:ins>
      <w:ins w:id="2436" w:author="Steve Maas" w:date="2014-01-02T17:09:00Z">
        <w:r>
          <w:t>may result in slightly different answers. Th</w:t>
        </w:r>
      </w:ins>
      <w:ins w:id="2437" w:author="Steve Maas" w:date="2014-01-02T17:10:00Z">
        <w:r>
          <w:t xml:space="preserve">e type of problems that are mostly affected by this are problems that are close too being ill-conditioned. Also, problems that have many time steps or require many iterations </w:t>
        </w:r>
      </w:ins>
      <w:ins w:id="2438" w:author="Steve Maas" w:date="2014-01-02T17:12:00Z">
        <w:r>
          <w:t>for</w:t>
        </w:r>
      </w:ins>
      <w:ins w:id="2439" w:author="Steve Maas" w:date="2014-01-02T17:10:00Z">
        <w:r>
          <w:t xml:space="preserve"> each time step</w:t>
        </w:r>
      </w:ins>
      <w:ins w:id="2440" w:author="Steve Maas" w:date="2014-01-02T17:12:00Z">
        <w:r w:rsidR="0063263E">
          <w:t xml:space="preserve"> may be affected by this. </w:t>
        </w:r>
      </w:ins>
    </w:p>
    <w:p w14:paraId="539347AE" w14:textId="77777777" w:rsidR="0063263E" w:rsidRDefault="0063263E">
      <w:pPr>
        <w:rPr>
          <w:ins w:id="2441" w:author="Steve Maas" w:date="2014-01-02T17:12:00Z"/>
        </w:rPr>
        <w:pPrChange w:id="2442"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443" w:author="Steve Maas" w:date="2014-01-02T17:07:00Z">
          <w:pPr>
            <w:pStyle w:val="ListParagraph"/>
            <w:numPr>
              <w:numId w:val="58"/>
            </w:numPr>
            <w:tabs>
              <w:tab w:val="num" w:pos="720"/>
            </w:tabs>
            <w:ind w:hanging="360"/>
          </w:pPr>
        </w:pPrChange>
      </w:pPr>
      <w:ins w:id="2444" w:author="Steve Maas" w:date="2014-01-02T17:12:00Z">
        <w:r>
          <w:t xml:space="preserve">If you experience </w:t>
        </w:r>
      </w:ins>
      <w:ins w:id="2445" w:author="Steve Maas" w:date="2014-01-02T17:13:00Z">
        <w:r>
          <w:t>different answers for the same problem</w:t>
        </w:r>
      </w:ins>
      <w:ins w:id="2446" w:author="Steve Maas" w:date="2014-01-02T17:12:00Z">
        <w:r>
          <w:t xml:space="preserve">, </w:t>
        </w:r>
      </w:ins>
      <w:r w:rsidR="00121748">
        <w:t>try running the model on just one processor (if possible)</w:t>
      </w:r>
      <w:ins w:id="2447" w:author="Steve Maas" w:date="2014-01-02T17:13:00Z">
        <w:r>
          <w:t xml:space="preserve">. See section </w:t>
        </w:r>
        <w:r>
          <w:fldChar w:fldCharType="begin"/>
        </w:r>
        <w:r>
          <w:instrText xml:space="preserve"> REF _Ref376446157 \r \h </w:instrText>
        </w:r>
      </w:ins>
      <w:r>
        <w:fldChar w:fldCharType="separate"/>
      </w:r>
      <w:ins w:id="2448"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2449" w:name="_Toc376858668"/>
      <w:r>
        <w:t xml:space="preserve">Where to </w:t>
      </w:r>
      <w:r w:rsidR="00FD648A">
        <w:t>G</w:t>
      </w:r>
      <w:r>
        <w:t>et</w:t>
      </w:r>
      <w:r w:rsidR="00B201E3">
        <w:t xml:space="preserve"> </w:t>
      </w:r>
      <w:r w:rsidR="00FD648A">
        <w:t>M</w:t>
      </w:r>
      <w:r w:rsidR="00B201E3">
        <w:t>ore</w:t>
      </w:r>
      <w:r>
        <w:t xml:space="preserve"> </w:t>
      </w:r>
      <w:r w:rsidR="00FD648A">
        <w:t>H</w:t>
      </w:r>
      <w:r>
        <w:t>elp</w:t>
      </w:r>
      <w:bookmarkEnd w:id="2449"/>
    </w:p>
    <w:p w14:paraId="37897DD1" w14:textId="7CB68764" w:rsidR="00DB69A3" w:rsidRDefault="00DB69A3">
      <w:pPr>
        <w:rPr>
          <w:ins w:id="2450" w:author="Steve Maas" w:date="2014-01-02T16:40:00Z"/>
        </w:rPr>
      </w:pPr>
      <w:ins w:id="2451" w:author="Steve Maas" w:date="2014-01-02T16:38:00Z">
        <w:r>
          <w:t xml:space="preserve">When you get here, you may be ready to pull all your hair out, but fret not, all is not lost. </w:t>
        </w:r>
      </w:ins>
      <w:ins w:id="2452" w:author="Steve Maas" w:date="2014-01-02T16:39:00Z">
        <w:r>
          <w:t xml:space="preserve">In fact, some people may have run into a similar issue and found a solution. The first place to find these </w:t>
        </w:r>
      </w:ins>
      <w:ins w:id="2453" w:author="Steve Maas" w:date="2014-01-02T16:40:00Z">
        <w:r>
          <w:t>people</w:t>
        </w:r>
      </w:ins>
      <w:ins w:id="2454" w:author="Steve Maas" w:date="2014-01-02T16:39:00Z">
        <w:r>
          <w:t xml:space="preserve"> </w:t>
        </w:r>
      </w:ins>
      <w:ins w:id="2455" w:author="Steve Maas" w:date="2014-01-02T16:40:00Z">
        <w:r>
          <w:t>is on the FEBio user’s forum (</w:t>
        </w:r>
      </w:ins>
      <w:ins w:id="2456" w:author="Steve Maas" w:date="2014-01-02T16:41:00Z">
        <w:r>
          <w:fldChar w:fldCharType="begin"/>
        </w:r>
        <w:r>
          <w:instrText xml:space="preserve"> HYPERLINK "</w:instrText>
        </w:r>
      </w:ins>
      <w:ins w:id="2457" w:author="Steve Maas" w:date="2014-01-02T16:40:00Z">
        <w:r w:rsidRPr="00DB69A3">
          <w:instrText>http://mrlforums.sci.utah.edu/forums/forum.php</w:instrText>
        </w:r>
      </w:ins>
      <w:ins w:id="2458" w:author="Steve Maas" w:date="2014-01-02T16:41:00Z">
        <w:r>
          <w:instrText xml:space="preserve">" </w:instrText>
        </w:r>
        <w:r>
          <w:fldChar w:fldCharType="separate"/>
        </w:r>
      </w:ins>
      <w:ins w:id="2459" w:author="Steve Maas" w:date="2014-01-02T16:40:00Z">
        <w:r w:rsidRPr="00251CA6">
          <w:rPr>
            <w:rStyle w:val="Hyperlink"/>
          </w:rPr>
          <w:t>http://mrlforums.sci.utah.edu/forums/forum.php</w:t>
        </w:r>
      </w:ins>
      <w:ins w:id="2460" w:author="Steve Maas" w:date="2014-01-02T16:41:00Z">
        <w:r>
          <w:fldChar w:fldCharType="end"/>
        </w:r>
      </w:ins>
      <w:ins w:id="2461" w:author="Steve Maas" w:date="2014-01-02T16:40:00Z">
        <w:r>
          <w:t xml:space="preserve">). </w:t>
        </w:r>
      </w:ins>
      <w:ins w:id="2462"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463" w:author="Steve Maas" w:date="2014-01-02T16:43:00Z">
        <w:r w:rsidR="00061F56">
          <w:t>’t hesitate to use it!</w:t>
        </w:r>
      </w:ins>
    </w:p>
    <w:p w14:paraId="096B1684" w14:textId="77777777" w:rsidR="00DB69A3" w:rsidRDefault="00DB69A3">
      <w:pPr>
        <w:rPr>
          <w:ins w:id="2464" w:author="Steve Maas" w:date="2014-01-02T16:38:00Z"/>
        </w:rPr>
      </w:pPr>
    </w:p>
    <w:p w14:paraId="475C0D32" w14:textId="004D2DFD" w:rsidR="000140F2" w:rsidDel="00061F56" w:rsidRDefault="000140F2">
      <w:pPr>
        <w:rPr>
          <w:del w:id="2465" w:author="Steve Maas" w:date="2014-01-02T16:43:00Z"/>
        </w:rPr>
      </w:pPr>
      <w:del w:id="2466"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467" w:name="_Toc376858669"/>
      <w:r>
        <w:lastRenderedPageBreak/>
        <w:t xml:space="preserve">Configuration </w:t>
      </w:r>
      <w:r w:rsidR="00E67A22">
        <w:t>F</w:t>
      </w:r>
      <w:r>
        <w:t>ile</w:t>
      </w:r>
      <w:bookmarkEnd w:id="2467"/>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468" w:author="Steve Maas" w:date="2014-01-02T11:08:00Z"/>
        </w:trPr>
        <w:tc>
          <w:tcPr>
            <w:tcW w:w="2448" w:type="dxa"/>
            <w:shd w:val="clear" w:color="auto" w:fill="auto"/>
          </w:tcPr>
          <w:p w14:paraId="14B62B6B" w14:textId="4EB42321" w:rsidR="00470C94" w:rsidRDefault="00470C94" w:rsidP="006A0BC1">
            <w:pPr>
              <w:pStyle w:val="code"/>
              <w:rPr>
                <w:ins w:id="2469" w:author="Steve Maas" w:date="2014-01-02T11:08:00Z"/>
              </w:rPr>
            </w:pPr>
            <w:ins w:id="2470" w:author="Steve Maas" w:date="2014-01-02T11:08:00Z">
              <w:r>
                <w:t>import</w:t>
              </w:r>
            </w:ins>
          </w:p>
        </w:tc>
        <w:tc>
          <w:tcPr>
            <w:tcW w:w="7128" w:type="dxa"/>
            <w:shd w:val="clear" w:color="auto" w:fill="auto"/>
          </w:tcPr>
          <w:p w14:paraId="2BAC5DAC" w14:textId="52E1FC7F" w:rsidR="00470C94" w:rsidRDefault="00470C94" w:rsidP="006A0BC1">
            <w:pPr>
              <w:rPr>
                <w:ins w:id="2471" w:author="Steve Maas" w:date="2014-01-02T11:08:00Z"/>
              </w:rPr>
            </w:pPr>
            <w:ins w:id="2472"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473" w:author="Steve Maas" w:date="2014-01-02T11:08:00Z"/>
        </w:rPr>
      </w:pPr>
      <w:r>
        <w:t>FEBio supports several linear solvers, such as</w:t>
      </w:r>
      <w:del w:id="2474"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475" w:author="Steve Maas" w:date="2014-01-02T11:09:00Z">
        <w:r w:rsidDel="00470C94">
          <w:delText xml:space="preserve">the SuperLU and the </w:delText>
        </w:r>
      </w:del>
      <w:r>
        <w:t>Pardiso solver are available on most platforms.</w:t>
      </w:r>
      <w:ins w:id="2476"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477" w:author="Steve Maas" w:date="2014-01-02T11:09:00Z">
        <w:r>
          <w:t xml:space="preserve">As of </w:t>
        </w:r>
      </w:ins>
      <w:ins w:id="2478" w:author="Steve Maas" w:date="2014-01-02T11:10:00Z">
        <w:r>
          <w:t xml:space="preserve">FEBio 2.0 the user can create and use plugins designed for FEBio. These plugins extend the standard capabilities without the need to recompile the FEBio code. </w:t>
        </w:r>
      </w:ins>
      <w:ins w:id="2479" w:author="Steve Maas" w:date="2014-01-02T11:11:00Z">
        <w:r>
          <w:t xml:space="preserve">See Appendix B for more information on </w:t>
        </w:r>
      </w:ins>
      <w:ins w:id="2480" w:author="Steve Maas" w:date="2014-01-02T11:12:00Z">
        <w:r>
          <w:t xml:space="preserve">using </w:t>
        </w:r>
      </w:ins>
      <w:ins w:id="2481" w:author="Steve Maas" w:date="2014-01-02T11:11:00Z">
        <w:r>
          <w:t>pl</w:t>
        </w:r>
      </w:ins>
      <w:ins w:id="2482"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2483" w:author="Steve Maas" w:date="2014-01-02T11:12:00Z">
        <w:r w:rsidDel="00470C94">
          <w:lastRenderedPageBreak/>
          <w:delText>LSDYNA Database Format</w:delText>
        </w:r>
      </w:del>
      <w:bookmarkStart w:id="2484" w:name="_Toc376858670"/>
      <w:ins w:id="2485" w:author="Steve Maas" w:date="2014-01-02T11:12:00Z">
        <w:r w:rsidR="00470C94">
          <w:t>FEBio Plugins</w:t>
        </w:r>
      </w:ins>
      <w:bookmarkEnd w:id="2484"/>
    </w:p>
    <w:p w14:paraId="406503EE" w14:textId="2495BB91" w:rsidR="00470C94" w:rsidRDefault="00860308">
      <w:pPr>
        <w:rPr>
          <w:ins w:id="2486" w:author="Steve Maas" w:date="2014-01-02T11:15:00Z"/>
        </w:rPr>
        <w:pPrChange w:id="2487" w:author="Steve Maas" w:date="2014-01-02T11:13:00Z">
          <w:pPr>
            <w:pStyle w:val="code"/>
          </w:pPr>
        </w:pPrChange>
      </w:pPr>
      <w:r>
        <w:t xml:space="preserve">As of version </w:t>
      </w:r>
      <w:del w:id="2488" w:author="Steve Maas" w:date="2014-01-02T11:12:00Z">
        <w:r w:rsidDel="00470C94">
          <w:delText>1</w:delText>
        </w:r>
      </w:del>
      <w:ins w:id="2489" w:author="Steve Maas" w:date="2014-01-02T11:12:00Z">
        <w:r w:rsidR="00470C94">
          <w:t>2</w:t>
        </w:r>
      </w:ins>
      <w:r>
        <w:t>.</w:t>
      </w:r>
      <w:del w:id="2490" w:author="Steve Maas" w:date="2014-01-02T11:12:00Z">
        <w:r w:rsidDel="00470C94">
          <w:delText>4</w:delText>
        </w:r>
      </w:del>
      <w:ins w:id="2491" w:author="Steve Maas" w:date="2014-01-02T11:12:00Z">
        <w:r w:rsidR="00470C94">
          <w:t>0</w:t>
        </w:r>
      </w:ins>
      <w:r>
        <w:t xml:space="preserve"> </w:t>
      </w:r>
      <w:del w:id="2492" w:author="Steve Maas" w:date="2014-01-02T11:12:00Z">
        <w:r w:rsidDel="00470C94">
          <w:delText xml:space="preserve">the LSDYNA </w:delText>
        </w:r>
      </w:del>
      <w:ins w:id="2493" w:author="Steve Maas" w:date="2014-01-02T11:12:00Z">
        <w:r w:rsidR="00470C94">
          <w:t>FEBio supports plugins.</w:t>
        </w:r>
      </w:ins>
      <w:ins w:id="2494" w:author="Steve Maas" w:date="2014-01-02T11:13:00Z">
        <w:r w:rsidR="00470C94">
          <w:t xml:space="preserve"> Plugins are dynamic libraries which extend the capabilities of FEBio at runtime without the need to recompile the entire source code. </w:t>
        </w:r>
      </w:ins>
      <w:ins w:id="2495" w:author="Steve Maas" w:date="2014-01-02T11:14:00Z">
        <w:r w:rsidR="00470C94">
          <w:t>This</w:t>
        </w:r>
      </w:ins>
      <w:ins w:id="2496" w:author="Steve Maas" w:date="2014-01-02T11:13:00Z">
        <w:r w:rsidR="00470C94">
          <w:t xml:space="preserve"> offers the user</w:t>
        </w:r>
      </w:ins>
      <w:ins w:id="2497" w:author="Steve Maas" w:date="2014-01-02T11:14:00Z">
        <w:r w:rsidR="00470C94">
          <w:t xml:space="preserve"> a powerful mechanism for extending the default feature set of FEBio with little effort. </w:t>
        </w:r>
      </w:ins>
      <w:ins w:id="2498" w:author="Steve Maas" w:date="2014-01-02T11:15:00Z">
        <w:r w:rsidR="007E2409">
          <w:t>The FEBio developer</w:t>
        </w:r>
      </w:ins>
      <w:ins w:id="2499" w:author="Steve Maas" w:date="2014-01-02T11:22:00Z">
        <w:r w:rsidR="00993E3A">
          <w:t>’</w:t>
        </w:r>
      </w:ins>
      <w:ins w:id="2500"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501" w:author="Steve Maas" w:date="2014-01-02T11:15:00Z"/>
        </w:rPr>
        <w:pPrChange w:id="2502" w:author="Steve Maas" w:date="2014-01-02T11:13:00Z">
          <w:pPr>
            <w:pStyle w:val="code"/>
          </w:pPr>
        </w:pPrChange>
      </w:pPr>
    </w:p>
    <w:p w14:paraId="78D216A6" w14:textId="116DBC1E" w:rsidR="007E2409" w:rsidRDefault="007E2409">
      <w:pPr>
        <w:rPr>
          <w:ins w:id="2503" w:author="Steve Maas" w:date="2014-01-02T11:18:00Z"/>
        </w:rPr>
        <w:pPrChange w:id="2504" w:author="Steve Maas" w:date="2014-01-02T11:16:00Z">
          <w:pPr>
            <w:pStyle w:val="code"/>
          </w:pPr>
        </w:pPrChange>
      </w:pPr>
      <w:ins w:id="2505" w:author="Steve Maas" w:date="2014-01-02T11:15:00Z">
        <w:r>
          <w:t xml:space="preserve">A plugin is compiled into a dynamic library </w:t>
        </w:r>
      </w:ins>
      <w:ins w:id="2506" w:author="Steve Maas" w:date="2014-01-02T11:16:00Z">
        <w:r>
          <w:t xml:space="preserve">(dll) or shared object (so) and containes the compiled code of the library. </w:t>
        </w:r>
      </w:ins>
      <w:ins w:id="2507" w:author="Steve Maas" w:date="2014-01-02T11:17:00Z">
        <w:r>
          <w:t xml:space="preserve">In order to use this plugin, you must add the path and name to the plugin file in the FEBio configuration file (see Appendix A for a discussion of the configuration file). For each plugin, </w:t>
        </w:r>
      </w:ins>
      <w:ins w:id="2508"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509" w:author="Steve Maas" w:date="2014-01-02T11:18:00Z"/>
        </w:rPr>
        <w:pPrChange w:id="2510" w:author="Steve Maas" w:date="2014-01-02T11:16:00Z">
          <w:pPr>
            <w:pStyle w:val="code"/>
          </w:pPr>
        </w:pPrChange>
      </w:pPr>
    </w:p>
    <w:p w14:paraId="7D33407D" w14:textId="0252D287" w:rsidR="007E2409" w:rsidRPr="00645EA5" w:rsidRDefault="007E2409">
      <w:pPr>
        <w:rPr>
          <w:ins w:id="2511" w:author="Steve Maas" w:date="2014-01-02T11:18:00Z"/>
          <w:rFonts w:cs="Courier New"/>
          <w:szCs w:val="22"/>
        </w:rPr>
        <w:pPrChange w:id="2512" w:author="Steve Maas" w:date="2014-01-02T11:16:00Z">
          <w:pPr>
            <w:pStyle w:val="code"/>
          </w:pPr>
        </w:pPrChange>
      </w:pPr>
      <w:ins w:id="2513" w:author="Steve Maas" w:date="2014-01-02T11:19:00Z">
        <w:r>
          <w:rPr>
            <w:rFonts w:ascii="Courier New" w:hAnsi="Courier New" w:cs="Courier New"/>
            <w:sz w:val="22"/>
            <w:szCs w:val="22"/>
          </w:rPr>
          <w:t>&lt;import&gt;myplugin.dll&lt;/import&gt;</w:t>
        </w:r>
      </w:ins>
    </w:p>
    <w:p w14:paraId="39D67755" w14:textId="77777777" w:rsidR="007E2409" w:rsidRDefault="007E2409">
      <w:pPr>
        <w:rPr>
          <w:ins w:id="2514" w:author="Steve Maas" w:date="2014-01-02T11:18:00Z"/>
        </w:rPr>
        <w:pPrChange w:id="2515" w:author="Steve Maas" w:date="2014-01-02T11:16:00Z">
          <w:pPr>
            <w:pStyle w:val="code"/>
          </w:pPr>
        </w:pPrChange>
      </w:pPr>
    </w:p>
    <w:p w14:paraId="73ACC6B3" w14:textId="1D876238" w:rsidR="007E2409" w:rsidRDefault="007E2409">
      <w:pPr>
        <w:rPr>
          <w:ins w:id="2516" w:author="Steve Maas" w:date="2014-01-02T11:19:00Z"/>
        </w:rPr>
        <w:pPrChange w:id="2517" w:author="Steve Maas" w:date="2014-01-02T11:16:00Z">
          <w:pPr>
            <w:pStyle w:val="code"/>
          </w:pPr>
        </w:pPrChange>
      </w:pPr>
      <w:ins w:id="2518" w:author="Steve Maas" w:date="2014-01-02T11:19:00Z">
        <w:r>
          <w:t>You may need to add the full path to the plugin if FEBio has problems locating the plugin.</w:t>
        </w:r>
      </w:ins>
    </w:p>
    <w:p w14:paraId="432FD83D" w14:textId="77777777" w:rsidR="007E2409" w:rsidRDefault="007E2409">
      <w:pPr>
        <w:rPr>
          <w:ins w:id="2519" w:author="Steve Maas" w:date="2014-01-02T11:19:00Z"/>
        </w:rPr>
        <w:pPrChange w:id="2520" w:author="Steve Maas" w:date="2014-01-02T11:16:00Z">
          <w:pPr>
            <w:pStyle w:val="code"/>
          </w:pPr>
        </w:pPrChange>
      </w:pPr>
    </w:p>
    <w:p w14:paraId="273D9D99" w14:textId="01D3B5AD" w:rsidR="007E2409" w:rsidRPr="00B0194F" w:rsidRDefault="007E2409" w:rsidP="007E2409">
      <w:pPr>
        <w:rPr>
          <w:ins w:id="2521" w:author="Steve Maas" w:date="2014-01-02T11:19:00Z"/>
          <w:rFonts w:ascii="Courier New" w:hAnsi="Courier New" w:cs="Courier New"/>
          <w:sz w:val="22"/>
          <w:szCs w:val="22"/>
        </w:rPr>
      </w:pPr>
      <w:ins w:id="2522"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523" w:author="Steve Maas" w:date="2014-01-02T11:13:00Z"/>
        </w:rPr>
        <w:pPrChange w:id="2524" w:author="Steve Maas" w:date="2014-01-02T11:16:00Z">
          <w:pPr>
            <w:pStyle w:val="code"/>
          </w:pPr>
        </w:pPrChange>
      </w:pPr>
    </w:p>
    <w:p w14:paraId="1F5BFCA9" w14:textId="78C6A790" w:rsidR="00860308" w:rsidDel="00470C94" w:rsidRDefault="00860308">
      <w:pPr>
        <w:jc w:val="left"/>
        <w:rPr>
          <w:del w:id="2525" w:author="Steve Maas" w:date="2014-01-02T11:12:00Z"/>
        </w:rPr>
        <w:pPrChange w:id="2526" w:author="Steve Maas" w:date="2014-01-02T11:12:00Z">
          <w:pPr/>
        </w:pPrChange>
      </w:pPr>
      <w:del w:id="2527"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528" w:author="Steve Maas" w:date="2014-01-02T11:12:00Z"/>
        </w:rPr>
        <w:pPrChange w:id="2529" w:author="Steve Maas" w:date="2014-01-02T11:12:00Z">
          <w:pPr/>
        </w:pPrChange>
      </w:pPr>
    </w:p>
    <w:p w14:paraId="28BA0B9A" w14:textId="24DFF4DD" w:rsidR="00860308" w:rsidDel="00470C94" w:rsidRDefault="00A951A8">
      <w:pPr>
        <w:jc w:val="left"/>
        <w:rPr>
          <w:del w:id="2530" w:author="Steve Maas" w:date="2014-01-02T11:12:00Z"/>
        </w:rPr>
        <w:pPrChange w:id="2531" w:author="Steve Maas" w:date="2014-01-02T11:12:00Z">
          <w:pPr>
            <w:pStyle w:val="code"/>
          </w:pPr>
        </w:pPrChange>
      </w:pPr>
      <w:del w:id="2532" w:author="Steve Maas" w:date="2014-01-02T11:12:00Z">
        <w:r w:rsidDel="00470C94">
          <w:delText>&lt;plotfile type="lsdyna"/&gt;</w:delText>
        </w:r>
      </w:del>
    </w:p>
    <w:p w14:paraId="045BC91F" w14:textId="3EC197EE" w:rsidR="00860308" w:rsidRPr="00860308" w:rsidDel="00470C94" w:rsidRDefault="00860308">
      <w:pPr>
        <w:jc w:val="left"/>
        <w:rPr>
          <w:del w:id="2533" w:author="Steve Maas" w:date="2014-01-02T11:12:00Z"/>
        </w:rPr>
        <w:pPrChange w:id="2534" w:author="Steve Maas" w:date="2014-01-02T11:12:00Z">
          <w:pPr/>
        </w:pPrChange>
      </w:pPr>
    </w:p>
    <w:p w14:paraId="503F6A40" w14:textId="0CA25BDF" w:rsidR="00860308" w:rsidDel="00470C94" w:rsidRDefault="00860308">
      <w:pPr>
        <w:jc w:val="left"/>
        <w:rPr>
          <w:del w:id="2535" w:author="Steve Maas" w:date="2014-01-02T11:12:00Z"/>
        </w:rPr>
        <w:pPrChange w:id="2536" w:author="Steve Maas" w:date="2014-01-02T11:12:00Z">
          <w:pPr/>
        </w:pPrChange>
      </w:pPr>
      <w:del w:id="2537"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538" w:author="Steve Maas" w:date="2014-01-02T11:12:00Z"/>
        </w:rPr>
        <w:pPrChange w:id="2539" w:author="Steve Maas" w:date="2014-01-02T11:12:00Z">
          <w:pPr/>
        </w:pPrChange>
      </w:pPr>
    </w:p>
    <w:p w14:paraId="30BBC303" w14:textId="5CA5D5AD" w:rsidR="00860308" w:rsidDel="00470C94" w:rsidRDefault="00860308">
      <w:pPr>
        <w:jc w:val="left"/>
        <w:rPr>
          <w:del w:id="2540" w:author="Steve Maas" w:date="2014-01-02T11:12:00Z"/>
        </w:rPr>
        <w:pPrChange w:id="2541" w:author="Steve Maas" w:date="2014-01-02T11:12:00Z">
          <w:pPr/>
        </w:pPrChange>
      </w:pPr>
      <w:del w:id="2542"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543" w:author="Steve Maas" w:date="2014-01-02T11:12:00Z"/>
        </w:rPr>
        <w:pPrChange w:id="2544"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545" w:author="Steve Maas" w:date="2014-01-02T11:12:00Z"/>
        </w:trPr>
        <w:tc>
          <w:tcPr>
            <w:tcW w:w="2628" w:type="dxa"/>
            <w:shd w:val="clear" w:color="auto" w:fill="auto"/>
          </w:tcPr>
          <w:p w14:paraId="43D35F9F" w14:textId="31ED5F14" w:rsidR="00860308" w:rsidRPr="000B272C" w:rsidDel="00470C94" w:rsidRDefault="007E2409">
            <w:pPr>
              <w:jc w:val="left"/>
              <w:rPr>
                <w:del w:id="2546" w:author="Steve Maas" w:date="2014-01-02T11:12:00Z"/>
                <w:b/>
                <w:i/>
              </w:rPr>
              <w:pPrChange w:id="2547" w:author="Steve Maas" w:date="2014-01-02T11:12:00Z">
                <w:pPr/>
              </w:pPrChange>
            </w:pPr>
            <w:ins w:id="2548" w:author="Steve Maas" w:date="2014-01-02T11:19:00Z">
              <w:r>
                <w:rPr>
                  <w:b/>
                  <w:i/>
                </w:rPr>
                <w:t>erer</w:t>
              </w:r>
            </w:ins>
            <w:del w:id="2549"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550" w:author="Steve Maas" w:date="2014-01-02T11:12:00Z"/>
                <w:b/>
                <w:i/>
              </w:rPr>
              <w:pPrChange w:id="2551" w:author="Steve Maas" w:date="2014-01-02T11:12:00Z">
                <w:pPr/>
              </w:pPrChange>
            </w:pPr>
            <w:del w:id="2552" w:author="Steve Maas" w:date="2014-01-02T11:12:00Z">
              <w:r w:rsidRPr="000B272C" w:rsidDel="00470C94">
                <w:rPr>
                  <w:b/>
                  <w:i/>
                </w:rPr>
                <w:delText>FEBio data field</w:delText>
              </w:r>
            </w:del>
          </w:p>
        </w:tc>
      </w:tr>
      <w:tr w:rsidR="00860308" w:rsidDel="00470C94" w14:paraId="4AF8B55B" w14:textId="379E9DF8" w:rsidTr="00A35CD6">
        <w:trPr>
          <w:del w:id="2553" w:author="Steve Maas" w:date="2014-01-02T11:12:00Z"/>
        </w:trPr>
        <w:tc>
          <w:tcPr>
            <w:tcW w:w="2628" w:type="dxa"/>
            <w:shd w:val="clear" w:color="auto" w:fill="auto"/>
          </w:tcPr>
          <w:p w14:paraId="17C9FF12" w14:textId="55540CCB" w:rsidR="00860308" w:rsidDel="00470C94" w:rsidRDefault="00860308">
            <w:pPr>
              <w:jc w:val="left"/>
              <w:rPr>
                <w:del w:id="2554" w:author="Steve Maas" w:date="2014-01-02T11:12:00Z"/>
              </w:rPr>
              <w:pPrChange w:id="2555" w:author="Steve Maas" w:date="2014-01-02T11:12:00Z">
                <w:pPr/>
              </w:pPrChange>
            </w:pPr>
            <w:del w:id="2556"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557" w:author="Steve Maas" w:date="2014-01-02T11:12:00Z"/>
              </w:rPr>
              <w:pPrChange w:id="2558" w:author="Steve Maas" w:date="2014-01-02T11:12:00Z">
                <w:pPr/>
              </w:pPrChange>
            </w:pPr>
            <w:del w:id="2559" w:author="Steve Maas" w:date="2014-01-02T11:12:00Z">
              <w:r w:rsidDel="00470C94">
                <w:delText>DISPLACEMENT</w:delText>
              </w:r>
            </w:del>
          </w:p>
        </w:tc>
      </w:tr>
      <w:tr w:rsidR="00860308" w:rsidDel="00470C94" w14:paraId="17C56C59" w14:textId="46F74EF2" w:rsidTr="00A35CD6">
        <w:trPr>
          <w:del w:id="2560" w:author="Steve Maas" w:date="2014-01-02T11:12:00Z"/>
        </w:trPr>
        <w:tc>
          <w:tcPr>
            <w:tcW w:w="2628" w:type="dxa"/>
            <w:shd w:val="clear" w:color="auto" w:fill="auto"/>
          </w:tcPr>
          <w:p w14:paraId="42523462" w14:textId="4E1E0294" w:rsidR="00860308" w:rsidDel="00470C94" w:rsidRDefault="00860308">
            <w:pPr>
              <w:jc w:val="left"/>
              <w:rPr>
                <w:del w:id="2561" w:author="Steve Maas" w:date="2014-01-02T11:12:00Z"/>
              </w:rPr>
              <w:pPrChange w:id="2562" w:author="Steve Maas" w:date="2014-01-02T11:12:00Z">
                <w:pPr/>
              </w:pPrChange>
            </w:pPr>
            <w:del w:id="2563"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564" w:author="Steve Maas" w:date="2014-01-02T11:12:00Z"/>
              </w:rPr>
              <w:pPrChange w:id="2565" w:author="Steve Maas" w:date="2014-01-02T11:12:00Z">
                <w:pPr/>
              </w:pPrChange>
            </w:pPr>
            <w:del w:id="2566" w:author="Steve Maas" w:date="2014-01-02T11:12:00Z">
              <w:r w:rsidDel="00470C94">
                <w:delText>NONE</w:delText>
              </w:r>
            </w:del>
          </w:p>
        </w:tc>
      </w:tr>
      <w:tr w:rsidR="00860308" w:rsidDel="00470C94" w14:paraId="368CF9D1" w14:textId="58F4F482" w:rsidTr="00A35CD6">
        <w:trPr>
          <w:del w:id="2567" w:author="Steve Maas" w:date="2014-01-02T11:12:00Z"/>
        </w:trPr>
        <w:tc>
          <w:tcPr>
            <w:tcW w:w="2628" w:type="dxa"/>
            <w:shd w:val="clear" w:color="auto" w:fill="auto"/>
          </w:tcPr>
          <w:p w14:paraId="0BDA5758" w14:textId="189C673E" w:rsidR="00860308" w:rsidRPr="00552529" w:rsidDel="00470C94" w:rsidRDefault="00860308">
            <w:pPr>
              <w:jc w:val="left"/>
              <w:rPr>
                <w:del w:id="2568" w:author="Steve Maas" w:date="2014-01-02T11:12:00Z"/>
                <w:b/>
                <w:bCs/>
                <w:caps/>
              </w:rPr>
              <w:pPrChange w:id="2569" w:author="Steve Maas" w:date="2014-01-02T11:12:00Z">
                <w:pPr>
                  <w:spacing w:before="120" w:after="120"/>
                </w:pPr>
              </w:pPrChange>
            </w:pPr>
          </w:p>
        </w:tc>
        <w:tc>
          <w:tcPr>
            <w:tcW w:w="6948" w:type="dxa"/>
            <w:shd w:val="clear" w:color="auto" w:fill="auto"/>
          </w:tcPr>
          <w:p w14:paraId="5255899C" w14:textId="5C30D8AB" w:rsidR="00860308" w:rsidDel="00470C94" w:rsidRDefault="00860308">
            <w:pPr>
              <w:jc w:val="left"/>
              <w:rPr>
                <w:del w:id="2570" w:author="Steve Maas" w:date="2014-01-02T11:12:00Z"/>
              </w:rPr>
              <w:pPrChange w:id="2571" w:author="Steve Maas" w:date="2014-01-02T11:12:00Z">
                <w:pPr/>
              </w:pPrChange>
            </w:pPr>
            <w:del w:id="2572" w:author="Steve Maas" w:date="2014-01-02T11:12:00Z">
              <w:r w:rsidDel="00470C94">
                <w:delText>VELOCITY</w:delText>
              </w:r>
            </w:del>
          </w:p>
        </w:tc>
      </w:tr>
      <w:tr w:rsidR="00860308" w:rsidDel="00470C94" w14:paraId="50DDC1BF" w14:textId="78C46D3A" w:rsidTr="00A35CD6">
        <w:trPr>
          <w:del w:id="2573" w:author="Steve Maas" w:date="2014-01-02T11:12:00Z"/>
        </w:trPr>
        <w:tc>
          <w:tcPr>
            <w:tcW w:w="2628" w:type="dxa"/>
            <w:shd w:val="clear" w:color="auto" w:fill="auto"/>
          </w:tcPr>
          <w:p w14:paraId="5958A017" w14:textId="4854F7A4" w:rsidR="00860308" w:rsidDel="00470C94" w:rsidRDefault="00860308">
            <w:pPr>
              <w:jc w:val="left"/>
              <w:rPr>
                <w:del w:id="2574" w:author="Steve Maas" w:date="2014-01-02T11:12:00Z"/>
                <w:b/>
                <w:bCs/>
                <w:caps/>
              </w:rPr>
              <w:pPrChange w:id="2575" w:author="Steve Maas" w:date="2014-01-02T11:12:00Z">
                <w:pPr>
                  <w:spacing w:before="120" w:after="120"/>
                </w:pPr>
              </w:pPrChange>
            </w:pPr>
          </w:p>
        </w:tc>
        <w:tc>
          <w:tcPr>
            <w:tcW w:w="6948" w:type="dxa"/>
            <w:shd w:val="clear" w:color="auto" w:fill="auto"/>
          </w:tcPr>
          <w:p w14:paraId="3802720A" w14:textId="55E2CC4C" w:rsidR="00860308" w:rsidDel="00470C94" w:rsidRDefault="00860308">
            <w:pPr>
              <w:jc w:val="left"/>
              <w:rPr>
                <w:del w:id="2576" w:author="Steve Maas" w:date="2014-01-02T11:12:00Z"/>
              </w:rPr>
              <w:pPrChange w:id="2577" w:author="Steve Maas" w:date="2014-01-02T11:12:00Z">
                <w:pPr/>
              </w:pPrChange>
            </w:pPr>
            <w:del w:id="2578" w:author="Steve Maas" w:date="2014-01-02T11:12:00Z">
              <w:r w:rsidDel="00470C94">
                <w:delText>FLUID_FLUX</w:delText>
              </w:r>
            </w:del>
          </w:p>
        </w:tc>
      </w:tr>
      <w:tr w:rsidR="00860308" w:rsidDel="00470C94" w14:paraId="2818604D" w14:textId="1AE987C9" w:rsidTr="00A35CD6">
        <w:trPr>
          <w:del w:id="2579" w:author="Steve Maas" w:date="2014-01-02T11:12:00Z"/>
        </w:trPr>
        <w:tc>
          <w:tcPr>
            <w:tcW w:w="2628" w:type="dxa"/>
            <w:shd w:val="clear" w:color="auto" w:fill="auto"/>
          </w:tcPr>
          <w:p w14:paraId="665EAD9A" w14:textId="229F404F" w:rsidR="00860308" w:rsidDel="00470C94" w:rsidRDefault="00860308">
            <w:pPr>
              <w:jc w:val="left"/>
              <w:rPr>
                <w:del w:id="2580" w:author="Steve Maas" w:date="2014-01-02T11:12:00Z"/>
                <w:b/>
                <w:bCs/>
                <w:caps/>
              </w:rPr>
              <w:pPrChange w:id="2581" w:author="Steve Maas" w:date="2014-01-02T11:12:00Z">
                <w:pPr>
                  <w:spacing w:before="120" w:after="120"/>
                </w:pPr>
              </w:pPrChange>
            </w:pPr>
          </w:p>
        </w:tc>
        <w:tc>
          <w:tcPr>
            <w:tcW w:w="6948" w:type="dxa"/>
            <w:shd w:val="clear" w:color="auto" w:fill="auto"/>
          </w:tcPr>
          <w:p w14:paraId="5936D864" w14:textId="1C66481F" w:rsidR="00860308" w:rsidDel="00470C94" w:rsidRDefault="00860308">
            <w:pPr>
              <w:jc w:val="left"/>
              <w:rPr>
                <w:del w:id="2582" w:author="Steve Maas" w:date="2014-01-02T11:12:00Z"/>
              </w:rPr>
              <w:pPrChange w:id="2583" w:author="Steve Maas" w:date="2014-01-02T11:12:00Z">
                <w:pPr/>
              </w:pPrChange>
            </w:pPr>
            <w:del w:id="2584" w:author="Steve Maas" w:date="2014-01-02T11:12:00Z">
              <w:r w:rsidDel="00470C94">
                <w:delText>CONTACT_TRACTION</w:delText>
              </w:r>
            </w:del>
          </w:p>
        </w:tc>
      </w:tr>
      <w:tr w:rsidR="00860308" w:rsidDel="00470C94" w14:paraId="2B4D2B83" w14:textId="28F188B0" w:rsidTr="00A35CD6">
        <w:trPr>
          <w:del w:id="2585" w:author="Steve Maas" w:date="2014-01-02T11:12:00Z"/>
        </w:trPr>
        <w:tc>
          <w:tcPr>
            <w:tcW w:w="2628" w:type="dxa"/>
            <w:shd w:val="clear" w:color="auto" w:fill="auto"/>
          </w:tcPr>
          <w:p w14:paraId="4A3339FF" w14:textId="0C0AD82E" w:rsidR="00860308" w:rsidDel="00470C94" w:rsidRDefault="00860308">
            <w:pPr>
              <w:jc w:val="left"/>
              <w:rPr>
                <w:del w:id="2586" w:author="Steve Maas" w:date="2014-01-02T11:12:00Z"/>
                <w:b/>
                <w:bCs/>
                <w:caps/>
              </w:rPr>
              <w:pPrChange w:id="2587" w:author="Steve Maas" w:date="2014-01-02T11:12:00Z">
                <w:pPr>
                  <w:spacing w:before="120" w:after="120"/>
                </w:pPr>
              </w:pPrChange>
            </w:pPr>
          </w:p>
        </w:tc>
        <w:tc>
          <w:tcPr>
            <w:tcW w:w="6948" w:type="dxa"/>
            <w:shd w:val="clear" w:color="auto" w:fill="auto"/>
          </w:tcPr>
          <w:p w14:paraId="2A44C52D" w14:textId="771CDA59" w:rsidR="00860308" w:rsidDel="00470C94" w:rsidRDefault="00860308">
            <w:pPr>
              <w:jc w:val="left"/>
              <w:rPr>
                <w:del w:id="2588" w:author="Steve Maas" w:date="2014-01-02T11:12:00Z"/>
              </w:rPr>
              <w:pPrChange w:id="2589" w:author="Steve Maas" w:date="2014-01-02T11:12:00Z">
                <w:pPr/>
              </w:pPrChange>
            </w:pPr>
            <w:del w:id="2590" w:author="Steve Maas" w:date="2014-01-02T11:12:00Z">
              <w:r w:rsidDel="00470C94">
                <w:delText>REACTION_FORCE</w:delText>
              </w:r>
            </w:del>
          </w:p>
        </w:tc>
      </w:tr>
      <w:tr w:rsidR="00860308" w:rsidDel="00470C94" w14:paraId="0FAA3FD4" w14:textId="79A1E47C" w:rsidTr="00A35CD6">
        <w:trPr>
          <w:del w:id="2591" w:author="Steve Maas" w:date="2014-01-02T11:12:00Z"/>
        </w:trPr>
        <w:tc>
          <w:tcPr>
            <w:tcW w:w="2628" w:type="dxa"/>
            <w:shd w:val="clear" w:color="auto" w:fill="auto"/>
          </w:tcPr>
          <w:p w14:paraId="4A8B041A" w14:textId="55158142" w:rsidR="00860308" w:rsidDel="00470C94" w:rsidRDefault="00860308">
            <w:pPr>
              <w:jc w:val="left"/>
              <w:rPr>
                <w:del w:id="2592" w:author="Steve Maas" w:date="2014-01-02T11:12:00Z"/>
                <w:rFonts w:cs="Arial"/>
                <w:b/>
                <w:bCs/>
                <w:caps/>
                <w:kern w:val="32"/>
              </w:rPr>
              <w:pPrChange w:id="2593"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2594" w:author="Steve Maas" w:date="2014-01-02T11:12:00Z"/>
              </w:rPr>
              <w:pPrChange w:id="2595" w:author="Steve Maas" w:date="2014-01-02T11:12:00Z">
                <w:pPr/>
              </w:pPrChange>
            </w:pPr>
            <w:del w:id="2596" w:author="Steve Maas" w:date="2014-01-02T11:12:00Z">
              <w:r w:rsidDel="00470C94">
                <w:delText>MATERIAL_FIBER</w:delText>
              </w:r>
            </w:del>
          </w:p>
        </w:tc>
      </w:tr>
      <w:tr w:rsidR="00860308" w:rsidDel="00470C94" w14:paraId="254652B9" w14:textId="3E232686" w:rsidTr="00A35CD6">
        <w:trPr>
          <w:del w:id="2597" w:author="Steve Maas" w:date="2014-01-02T11:12:00Z"/>
        </w:trPr>
        <w:tc>
          <w:tcPr>
            <w:tcW w:w="2628" w:type="dxa"/>
            <w:shd w:val="clear" w:color="auto" w:fill="auto"/>
          </w:tcPr>
          <w:p w14:paraId="115F5354" w14:textId="441570EA" w:rsidR="00860308" w:rsidDel="00470C94" w:rsidRDefault="00860308">
            <w:pPr>
              <w:jc w:val="left"/>
              <w:rPr>
                <w:del w:id="2598" w:author="Steve Maas" w:date="2014-01-02T11:12:00Z"/>
              </w:rPr>
              <w:pPrChange w:id="2599" w:author="Steve Maas" w:date="2014-01-02T11:12:00Z">
                <w:pPr/>
              </w:pPrChange>
            </w:pPr>
            <w:del w:id="2600"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601" w:author="Steve Maas" w:date="2014-01-02T11:12:00Z"/>
              </w:rPr>
              <w:pPrChange w:id="2602" w:author="Steve Maas" w:date="2014-01-02T11:12:00Z">
                <w:pPr/>
              </w:pPrChange>
            </w:pPr>
            <w:del w:id="2603" w:author="Steve Maas" w:date="2014-01-02T11:12:00Z">
              <w:r w:rsidDel="00470C94">
                <w:delText>NONE</w:delText>
              </w:r>
            </w:del>
          </w:p>
        </w:tc>
      </w:tr>
      <w:tr w:rsidR="00860308" w:rsidDel="00470C94" w14:paraId="53EDB3DA" w14:textId="352FE5AA" w:rsidTr="00A35CD6">
        <w:trPr>
          <w:del w:id="2604" w:author="Steve Maas" w:date="2014-01-02T11:12:00Z"/>
        </w:trPr>
        <w:tc>
          <w:tcPr>
            <w:tcW w:w="2628" w:type="dxa"/>
            <w:shd w:val="clear" w:color="auto" w:fill="auto"/>
          </w:tcPr>
          <w:p w14:paraId="15E04EF6" w14:textId="6589AC08" w:rsidR="00860308" w:rsidDel="00470C94" w:rsidRDefault="00860308">
            <w:pPr>
              <w:jc w:val="left"/>
              <w:rPr>
                <w:del w:id="2605" w:author="Steve Maas" w:date="2014-01-02T11:12:00Z"/>
                <w:b/>
                <w:bCs/>
                <w:caps/>
              </w:rPr>
              <w:pPrChange w:id="2606" w:author="Steve Maas" w:date="2014-01-02T11:12:00Z">
                <w:pPr>
                  <w:spacing w:before="120" w:after="120"/>
                </w:pPr>
              </w:pPrChange>
            </w:pPr>
          </w:p>
        </w:tc>
        <w:tc>
          <w:tcPr>
            <w:tcW w:w="6948" w:type="dxa"/>
            <w:shd w:val="clear" w:color="auto" w:fill="auto"/>
          </w:tcPr>
          <w:p w14:paraId="5941FF58" w14:textId="3ADFC25B" w:rsidR="00860308" w:rsidDel="00470C94" w:rsidRDefault="00860308">
            <w:pPr>
              <w:jc w:val="left"/>
              <w:rPr>
                <w:del w:id="2607" w:author="Steve Maas" w:date="2014-01-02T11:12:00Z"/>
              </w:rPr>
              <w:pPrChange w:id="2608" w:author="Steve Maas" w:date="2014-01-02T11:12:00Z">
                <w:pPr/>
              </w:pPrChange>
            </w:pPr>
            <w:del w:id="2609" w:author="Steve Maas" w:date="2014-01-02T11:12:00Z">
              <w:r w:rsidDel="00470C94">
                <w:delText>ACCELERATION</w:delText>
              </w:r>
            </w:del>
          </w:p>
        </w:tc>
      </w:tr>
      <w:tr w:rsidR="00860308" w:rsidDel="00470C94" w14:paraId="0175C6B5" w14:textId="4411EB9A" w:rsidTr="00A35CD6">
        <w:trPr>
          <w:del w:id="2610" w:author="Steve Maas" w:date="2014-01-02T11:12:00Z"/>
        </w:trPr>
        <w:tc>
          <w:tcPr>
            <w:tcW w:w="2628" w:type="dxa"/>
            <w:shd w:val="clear" w:color="auto" w:fill="auto"/>
          </w:tcPr>
          <w:p w14:paraId="611986B6" w14:textId="098A84FA" w:rsidR="00860308" w:rsidDel="00470C94" w:rsidRDefault="00860308">
            <w:pPr>
              <w:jc w:val="left"/>
              <w:rPr>
                <w:del w:id="2611" w:author="Steve Maas" w:date="2014-01-02T11:12:00Z"/>
                <w:b/>
                <w:bCs/>
                <w:caps/>
              </w:rPr>
              <w:pPrChange w:id="2612" w:author="Steve Maas" w:date="2014-01-02T11:12:00Z">
                <w:pPr>
                  <w:spacing w:before="120" w:after="120"/>
                </w:pPr>
              </w:pPrChange>
            </w:pPr>
          </w:p>
        </w:tc>
        <w:tc>
          <w:tcPr>
            <w:tcW w:w="6948" w:type="dxa"/>
            <w:shd w:val="clear" w:color="auto" w:fill="auto"/>
          </w:tcPr>
          <w:p w14:paraId="2B51F020" w14:textId="2A02AF75" w:rsidR="00860308" w:rsidDel="00470C94" w:rsidRDefault="00860308">
            <w:pPr>
              <w:jc w:val="left"/>
              <w:rPr>
                <w:del w:id="2613" w:author="Steve Maas" w:date="2014-01-02T11:12:00Z"/>
              </w:rPr>
              <w:pPrChange w:id="2614" w:author="Steve Maas" w:date="2014-01-02T11:12:00Z">
                <w:pPr/>
              </w:pPrChange>
            </w:pPr>
            <w:del w:id="2615" w:author="Steve Maas" w:date="2014-01-02T11:12:00Z">
              <w:r w:rsidDel="00470C94">
                <w:delText>FLUID_FLUX</w:delText>
              </w:r>
            </w:del>
          </w:p>
        </w:tc>
      </w:tr>
      <w:tr w:rsidR="00860308" w:rsidDel="00470C94" w14:paraId="679AB27B" w14:textId="26098572" w:rsidTr="00A35CD6">
        <w:trPr>
          <w:del w:id="2616" w:author="Steve Maas" w:date="2014-01-02T11:12:00Z"/>
        </w:trPr>
        <w:tc>
          <w:tcPr>
            <w:tcW w:w="2628" w:type="dxa"/>
            <w:shd w:val="clear" w:color="auto" w:fill="auto"/>
          </w:tcPr>
          <w:p w14:paraId="1E54C162" w14:textId="7E885373" w:rsidR="00860308" w:rsidDel="00470C94" w:rsidRDefault="00860308">
            <w:pPr>
              <w:jc w:val="left"/>
              <w:rPr>
                <w:del w:id="2617" w:author="Steve Maas" w:date="2014-01-02T11:12:00Z"/>
                <w:b/>
                <w:bCs/>
                <w:caps/>
              </w:rPr>
              <w:pPrChange w:id="2618" w:author="Steve Maas" w:date="2014-01-02T11:12:00Z">
                <w:pPr>
                  <w:spacing w:before="120" w:after="120"/>
                </w:pPr>
              </w:pPrChange>
            </w:pPr>
          </w:p>
        </w:tc>
        <w:tc>
          <w:tcPr>
            <w:tcW w:w="6948" w:type="dxa"/>
            <w:shd w:val="clear" w:color="auto" w:fill="auto"/>
          </w:tcPr>
          <w:p w14:paraId="348B85D9" w14:textId="5CFB0C08" w:rsidR="00860308" w:rsidDel="00470C94" w:rsidRDefault="00860308">
            <w:pPr>
              <w:jc w:val="left"/>
              <w:rPr>
                <w:del w:id="2619" w:author="Steve Maas" w:date="2014-01-02T11:12:00Z"/>
              </w:rPr>
              <w:pPrChange w:id="2620" w:author="Steve Maas" w:date="2014-01-02T11:12:00Z">
                <w:pPr/>
              </w:pPrChange>
            </w:pPr>
            <w:del w:id="2621" w:author="Steve Maas" w:date="2014-01-02T11:12:00Z">
              <w:r w:rsidDel="00470C94">
                <w:delText>CONTACT_TRACTION</w:delText>
              </w:r>
            </w:del>
          </w:p>
        </w:tc>
      </w:tr>
      <w:tr w:rsidR="00860308" w:rsidDel="00470C94" w14:paraId="4BE159A1" w14:textId="4129E1F6" w:rsidTr="00A35CD6">
        <w:trPr>
          <w:del w:id="2622" w:author="Steve Maas" w:date="2014-01-02T11:12:00Z"/>
        </w:trPr>
        <w:tc>
          <w:tcPr>
            <w:tcW w:w="2628" w:type="dxa"/>
            <w:shd w:val="clear" w:color="auto" w:fill="auto"/>
          </w:tcPr>
          <w:p w14:paraId="34BDF64F" w14:textId="56512787" w:rsidR="00860308" w:rsidDel="00470C94" w:rsidRDefault="00860308">
            <w:pPr>
              <w:jc w:val="left"/>
              <w:rPr>
                <w:del w:id="2623" w:author="Steve Maas" w:date="2014-01-02T11:12:00Z"/>
                <w:b/>
                <w:bCs/>
                <w:caps/>
              </w:rPr>
              <w:pPrChange w:id="2624" w:author="Steve Maas" w:date="2014-01-02T11:12:00Z">
                <w:pPr>
                  <w:spacing w:before="120" w:after="120"/>
                </w:pPr>
              </w:pPrChange>
            </w:pPr>
          </w:p>
        </w:tc>
        <w:tc>
          <w:tcPr>
            <w:tcW w:w="6948" w:type="dxa"/>
            <w:shd w:val="clear" w:color="auto" w:fill="auto"/>
          </w:tcPr>
          <w:p w14:paraId="769EF9C8" w14:textId="26CA7CFE" w:rsidR="00860308" w:rsidDel="00470C94" w:rsidRDefault="00860308">
            <w:pPr>
              <w:jc w:val="left"/>
              <w:rPr>
                <w:del w:id="2625" w:author="Steve Maas" w:date="2014-01-02T11:12:00Z"/>
              </w:rPr>
              <w:pPrChange w:id="2626" w:author="Steve Maas" w:date="2014-01-02T11:12:00Z">
                <w:pPr/>
              </w:pPrChange>
            </w:pPr>
            <w:del w:id="2627" w:author="Steve Maas" w:date="2014-01-02T11:12:00Z">
              <w:r w:rsidDel="00470C94">
                <w:delText>REACTION_FORCE</w:delText>
              </w:r>
            </w:del>
          </w:p>
        </w:tc>
      </w:tr>
      <w:tr w:rsidR="00860308" w:rsidDel="00470C94" w14:paraId="3F86140B" w14:textId="3D40A73C" w:rsidTr="00A35CD6">
        <w:trPr>
          <w:del w:id="2628" w:author="Steve Maas" w:date="2014-01-02T11:12:00Z"/>
        </w:trPr>
        <w:tc>
          <w:tcPr>
            <w:tcW w:w="2628" w:type="dxa"/>
            <w:shd w:val="clear" w:color="auto" w:fill="auto"/>
          </w:tcPr>
          <w:p w14:paraId="1F384597" w14:textId="7ECE61FF" w:rsidR="00860308" w:rsidDel="00470C94" w:rsidRDefault="00860308">
            <w:pPr>
              <w:jc w:val="left"/>
              <w:rPr>
                <w:del w:id="2629" w:author="Steve Maas" w:date="2014-01-02T11:12:00Z"/>
                <w:b/>
                <w:bCs/>
                <w:caps/>
              </w:rPr>
              <w:pPrChange w:id="2630" w:author="Steve Maas" w:date="2014-01-02T11:12:00Z">
                <w:pPr>
                  <w:spacing w:before="120" w:after="120"/>
                </w:pPr>
              </w:pPrChange>
            </w:pPr>
          </w:p>
        </w:tc>
        <w:tc>
          <w:tcPr>
            <w:tcW w:w="6948" w:type="dxa"/>
            <w:shd w:val="clear" w:color="auto" w:fill="auto"/>
          </w:tcPr>
          <w:p w14:paraId="4CD26C00" w14:textId="616D6821" w:rsidR="00860308" w:rsidDel="00470C94" w:rsidRDefault="00860308">
            <w:pPr>
              <w:jc w:val="left"/>
              <w:rPr>
                <w:del w:id="2631" w:author="Steve Maas" w:date="2014-01-02T11:12:00Z"/>
              </w:rPr>
              <w:pPrChange w:id="2632" w:author="Steve Maas" w:date="2014-01-02T11:12:00Z">
                <w:pPr/>
              </w:pPrChange>
            </w:pPr>
            <w:del w:id="2633" w:author="Steve Maas" w:date="2014-01-02T11:12:00Z">
              <w:r w:rsidDel="00470C94">
                <w:delText>MATERIAL_FIBER</w:delText>
              </w:r>
            </w:del>
          </w:p>
        </w:tc>
      </w:tr>
      <w:tr w:rsidR="00860308" w:rsidDel="00470C94" w14:paraId="19E91BF0" w14:textId="0C42310B" w:rsidTr="00A35CD6">
        <w:trPr>
          <w:del w:id="2634" w:author="Steve Maas" w:date="2014-01-02T11:12:00Z"/>
        </w:trPr>
        <w:tc>
          <w:tcPr>
            <w:tcW w:w="2628" w:type="dxa"/>
            <w:shd w:val="clear" w:color="auto" w:fill="auto"/>
          </w:tcPr>
          <w:p w14:paraId="15BBADE2" w14:textId="1B154403" w:rsidR="00860308" w:rsidDel="00470C94" w:rsidRDefault="00860308">
            <w:pPr>
              <w:jc w:val="left"/>
              <w:rPr>
                <w:del w:id="2635" w:author="Steve Maas" w:date="2014-01-02T11:12:00Z"/>
              </w:rPr>
              <w:pPrChange w:id="2636" w:author="Steve Maas" w:date="2014-01-02T11:12:00Z">
                <w:pPr/>
              </w:pPrChange>
            </w:pPr>
            <w:del w:id="2637"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638" w:author="Steve Maas" w:date="2014-01-02T11:12:00Z"/>
              </w:rPr>
              <w:pPrChange w:id="2639" w:author="Steve Maas" w:date="2014-01-02T11:12:00Z">
                <w:pPr/>
              </w:pPrChange>
            </w:pPr>
            <w:del w:id="2640" w:author="Steve Maas" w:date="2014-01-02T11:12:00Z">
              <w:r w:rsidDel="00470C94">
                <w:delText>NONE</w:delText>
              </w:r>
            </w:del>
          </w:p>
        </w:tc>
      </w:tr>
      <w:tr w:rsidR="00860308" w:rsidDel="00470C94" w14:paraId="746AD688" w14:textId="22E84253" w:rsidTr="00A35CD6">
        <w:trPr>
          <w:del w:id="2641" w:author="Steve Maas" w:date="2014-01-02T11:12:00Z"/>
        </w:trPr>
        <w:tc>
          <w:tcPr>
            <w:tcW w:w="2628" w:type="dxa"/>
            <w:shd w:val="clear" w:color="auto" w:fill="auto"/>
          </w:tcPr>
          <w:p w14:paraId="1EE1735F" w14:textId="62601FF4" w:rsidR="00860308" w:rsidDel="00470C94" w:rsidRDefault="00860308">
            <w:pPr>
              <w:jc w:val="left"/>
              <w:rPr>
                <w:del w:id="2642" w:author="Steve Maas" w:date="2014-01-02T11:12:00Z"/>
                <w:b/>
                <w:bCs/>
                <w:caps/>
              </w:rPr>
              <w:pPrChange w:id="2643" w:author="Steve Maas" w:date="2014-01-02T11:12:00Z">
                <w:pPr>
                  <w:spacing w:before="120" w:after="120"/>
                </w:pPr>
              </w:pPrChange>
            </w:pPr>
          </w:p>
        </w:tc>
        <w:tc>
          <w:tcPr>
            <w:tcW w:w="6948" w:type="dxa"/>
            <w:shd w:val="clear" w:color="auto" w:fill="auto"/>
          </w:tcPr>
          <w:p w14:paraId="4A13CB4B" w14:textId="27131A64" w:rsidR="00860308" w:rsidDel="00470C94" w:rsidRDefault="00860308">
            <w:pPr>
              <w:jc w:val="left"/>
              <w:rPr>
                <w:del w:id="2644" w:author="Steve Maas" w:date="2014-01-02T11:12:00Z"/>
              </w:rPr>
              <w:pPrChange w:id="2645" w:author="Steve Maas" w:date="2014-01-02T11:12:00Z">
                <w:pPr/>
              </w:pPrChange>
            </w:pPr>
            <w:del w:id="2646" w:author="Steve Maas" w:date="2014-01-02T11:12:00Z">
              <w:r w:rsidDel="00470C94">
                <w:delText>FLUID_PRESSURE</w:delText>
              </w:r>
            </w:del>
          </w:p>
        </w:tc>
      </w:tr>
      <w:tr w:rsidR="00860308" w:rsidDel="00470C94" w14:paraId="23707B40" w14:textId="32DEE806" w:rsidTr="00A35CD6">
        <w:trPr>
          <w:del w:id="2647" w:author="Steve Maas" w:date="2014-01-02T11:12:00Z"/>
        </w:trPr>
        <w:tc>
          <w:tcPr>
            <w:tcW w:w="2628" w:type="dxa"/>
            <w:shd w:val="clear" w:color="auto" w:fill="auto"/>
          </w:tcPr>
          <w:p w14:paraId="41B51AE3" w14:textId="43453561" w:rsidR="00860308" w:rsidDel="00470C94" w:rsidRDefault="00860308">
            <w:pPr>
              <w:jc w:val="left"/>
              <w:rPr>
                <w:del w:id="2648" w:author="Steve Maas" w:date="2014-01-02T11:12:00Z"/>
                <w:b/>
                <w:bCs/>
                <w:caps/>
              </w:rPr>
              <w:pPrChange w:id="2649" w:author="Steve Maas" w:date="2014-01-02T11:12:00Z">
                <w:pPr>
                  <w:spacing w:before="120" w:after="120"/>
                </w:pPr>
              </w:pPrChange>
            </w:pPr>
          </w:p>
        </w:tc>
        <w:tc>
          <w:tcPr>
            <w:tcW w:w="6948" w:type="dxa"/>
            <w:shd w:val="clear" w:color="auto" w:fill="auto"/>
          </w:tcPr>
          <w:p w14:paraId="5BD55D7D" w14:textId="7B48CC9F" w:rsidR="00860308" w:rsidDel="00470C94" w:rsidRDefault="00860308">
            <w:pPr>
              <w:jc w:val="left"/>
              <w:rPr>
                <w:del w:id="2650" w:author="Steve Maas" w:date="2014-01-02T11:12:00Z"/>
              </w:rPr>
              <w:pPrChange w:id="2651" w:author="Steve Maas" w:date="2014-01-02T11:12:00Z">
                <w:pPr/>
              </w:pPrChange>
            </w:pPr>
            <w:del w:id="2652" w:author="Steve Maas" w:date="2014-01-02T11:12:00Z">
              <w:r w:rsidDel="00470C94">
                <w:delText>CONTACT_PRESSURE</w:delText>
              </w:r>
            </w:del>
          </w:p>
        </w:tc>
      </w:tr>
      <w:tr w:rsidR="00860308" w:rsidDel="00470C94" w14:paraId="7C1E5151" w14:textId="41F5BB71" w:rsidTr="00A35CD6">
        <w:trPr>
          <w:del w:id="2653" w:author="Steve Maas" w:date="2014-01-02T11:12:00Z"/>
        </w:trPr>
        <w:tc>
          <w:tcPr>
            <w:tcW w:w="2628" w:type="dxa"/>
            <w:shd w:val="clear" w:color="auto" w:fill="auto"/>
          </w:tcPr>
          <w:p w14:paraId="2D34FCE0" w14:textId="2C77F630" w:rsidR="00860308" w:rsidDel="00470C94" w:rsidRDefault="00860308">
            <w:pPr>
              <w:jc w:val="left"/>
              <w:rPr>
                <w:del w:id="2654" w:author="Steve Maas" w:date="2014-01-02T11:12:00Z"/>
                <w:b/>
                <w:bCs/>
                <w:caps/>
              </w:rPr>
              <w:pPrChange w:id="2655" w:author="Steve Maas" w:date="2014-01-02T11:12:00Z">
                <w:pPr>
                  <w:spacing w:before="120" w:after="120"/>
                </w:pPr>
              </w:pPrChange>
            </w:pPr>
          </w:p>
        </w:tc>
        <w:tc>
          <w:tcPr>
            <w:tcW w:w="6948" w:type="dxa"/>
            <w:shd w:val="clear" w:color="auto" w:fill="auto"/>
          </w:tcPr>
          <w:p w14:paraId="64D5E0CF" w14:textId="6D4317D2" w:rsidR="00860308" w:rsidDel="00470C94" w:rsidRDefault="00860308">
            <w:pPr>
              <w:jc w:val="left"/>
              <w:rPr>
                <w:del w:id="2656" w:author="Steve Maas" w:date="2014-01-02T11:12:00Z"/>
              </w:rPr>
              <w:pPrChange w:id="2657" w:author="Steve Maas" w:date="2014-01-02T11:12:00Z">
                <w:pPr/>
              </w:pPrChange>
            </w:pPr>
            <w:del w:id="2658" w:author="Steve Maas" w:date="2014-01-02T11:12:00Z">
              <w:r w:rsidDel="00470C94">
                <w:delText>CONTACT_GAP</w:delText>
              </w:r>
            </w:del>
          </w:p>
        </w:tc>
      </w:tr>
      <w:tr w:rsidR="00860308" w:rsidDel="00470C94" w14:paraId="76047802" w14:textId="77ED126C" w:rsidTr="00A35CD6">
        <w:trPr>
          <w:del w:id="2659" w:author="Steve Maas" w:date="2014-01-02T11:12:00Z"/>
        </w:trPr>
        <w:tc>
          <w:tcPr>
            <w:tcW w:w="2628" w:type="dxa"/>
            <w:shd w:val="clear" w:color="auto" w:fill="auto"/>
          </w:tcPr>
          <w:p w14:paraId="322294C0" w14:textId="17B899A5" w:rsidR="00860308" w:rsidDel="00470C94" w:rsidRDefault="00860308">
            <w:pPr>
              <w:jc w:val="left"/>
              <w:rPr>
                <w:del w:id="2660" w:author="Steve Maas" w:date="2014-01-02T11:12:00Z"/>
              </w:rPr>
              <w:pPrChange w:id="2661" w:author="Steve Maas" w:date="2014-01-02T11:12:00Z">
                <w:pPr/>
              </w:pPrChange>
            </w:pPr>
            <w:del w:id="2662"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663" w:author="Steve Maas" w:date="2014-01-02T11:12:00Z"/>
              </w:rPr>
              <w:pPrChange w:id="2664" w:author="Steve Maas" w:date="2014-01-02T11:12:00Z">
                <w:pPr/>
              </w:pPrChange>
            </w:pPr>
            <w:del w:id="2665" w:author="Steve Maas" w:date="2014-01-02T11:12:00Z">
              <w:r w:rsidDel="00470C94">
                <w:delText>PLASTIC_STRAIN</w:delText>
              </w:r>
            </w:del>
          </w:p>
        </w:tc>
      </w:tr>
      <w:tr w:rsidR="00860308" w:rsidDel="00470C94" w14:paraId="4FC9D84D" w14:textId="324EA3F8" w:rsidTr="00A35CD6">
        <w:trPr>
          <w:del w:id="2666" w:author="Steve Maas" w:date="2014-01-02T11:12:00Z"/>
        </w:trPr>
        <w:tc>
          <w:tcPr>
            <w:tcW w:w="2628" w:type="dxa"/>
            <w:shd w:val="clear" w:color="auto" w:fill="auto"/>
          </w:tcPr>
          <w:p w14:paraId="247CE5D4" w14:textId="5CE8A3C8" w:rsidR="00860308" w:rsidDel="00470C94" w:rsidRDefault="00860308">
            <w:pPr>
              <w:jc w:val="left"/>
              <w:rPr>
                <w:del w:id="2667" w:author="Steve Maas" w:date="2014-01-02T11:12:00Z"/>
                <w:b/>
                <w:bCs/>
                <w:caps/>
              </w:rPr>
              <w:pPrChange w:id="2668" w:author="Steve Maas" w:date="2014-01-02T11:12:00Z">
                <w:pPr>
                  <w:spacing w:before="120" w:after="120"/>
                </w:pPr>
              </w:pPrChange>
            </w:pPr>
          </w:p>
        </w:tc>
        <w:tc>
          <w:tcPr>
            <w:tcW w:w="6948" w:type="dxa"/>
            <w:shd w:val="clear" w:color="auto" w:fill="auto"/>
          </w:tcPr>
          <w:p w14:paraId="6689CEA7" w14:textId="268E0B27" w:rsidR="00860308" w:rsidDel="00470C94" w:rsidRDefault="00860308">
            <w:pPr>
              <w:jc w:val="left"/>
              <w:rPr>
                <w:del w:id="2669" w:author="Steve Maas" w:date="2014-01-02T11:12:00Z"/>
              </w:rPr>
              <w:pPrChange w:id="2670" w:author="Steve Maas" w:date="2014-01-02T11:12:00Z">
                <w:pPr/>
              </w:pPrChange>
            </w:pPr>
            <w:del w:id="2671" w:author="Steve Maas" w:date="2014-01-02T11:12:00Z">
              <w:r w:rsidDel="00470C94">
                <w:delText>FIBER_STRAIN</w:delText>
              </w:r>
            </w:del>
          </w:p>
        </w:tc>
      </w:tr>
      <w:tr w:rsidR="00860308" w:rsidDel="00470C94" w14:paraId="504AA796" w14:textId="2BB83D20" w:rsidTr="00A35CD6">
        <w:trPr>
          <w:del w:id="2672" w:author="Steve Maas" w:date="2014-01-02T11:12:00Z"/>
        </w:trPr>
        <w:tc>
          <w:tcPr>
            <w:tcW w:w="2628" w:type="dxa"/>
            <w:shd w:val="clear" w:color="auto" w:fill="auto"/>
          </w:tcPr>
          <w:p w14:paraId="0D7BD093" w14:textId="0DF541E8" w:rsidR="00860308" w:rsidDel="00470C94" w:rsidRDefault="00860308">
            <w:pPr>
              <w:jc w:val="left"/>
              <w:rPr>
                <w:del w:id="2673" w:author="Steve Maas" w:date="2014-01-02T11:12:00Z"/>
                <w:b/>
                <w:bCs/>
                <w:caps/>
              </w:rPr>
              <w:pPrChange w:id="2674" w:author="Steve Maas" w:date="2014-01-02T11:12:00Z">
                <w:pPr>
                  <w:spacing w:before="120" w:after="120"/>
                </w:pPr>
              </w:pPrChange>
            </w:pPr>
          </w:p>
        </w:tc>
        <w:tc>
          <w:tcPr>
            <w:tcW w:w="6948" w:type="dxa"/>
            <w:shd w:val="clear" w:color="auto" w:fill="auto"/>
          </w:tcPr>
          <w:p w14:paraId="61FD5FA2" w14:textId="0AC7BD5D" w:rsidR="00860308" w:rsidDel="00470C94" w:rsidRDefault="00860308">
            <w:pPr>
              <w:jc w:val="left"/>
              <w:rPr>
                <w:del w:id="2675" w:author="Steve Maas" w:date="2014-01-02T11:12:00Z"/>
              </w:rPr>
              <w:pPrChange w:id="2676" w:author="Steve Maas" w:date="2014-01-02T11:12:00Z">
                <w:pPr/>
              </w:pPrChange>
            </w:pPr>
            <w:del w:id="2677" w:author="Steve Maas" w:date="2014-01-02T11:12:00Z">
              <w:r w:rsidDel="00470C94">
                <w:delText>DEV_FIBER_STRAIN</w:delText>
              </w:r>
            </w:del>
          </w:p>
        </w:tc>
      </w:tr>
    </w:tbl>
    <w:p w14:paraId="5B0C083F" w14:textId="2F7C7DC3" w:rsidR="00860308" w:rsidDel="00470C94" w:rsidRDefault="007E2409" w:rsidP="00993E3A">
      <w:pPr>
        <w:rPr>
          <w:del w:id="2678" w:author="Steve Maas" w:date="2014-01-02T11:12:00Z"/>
        </w:rPr>
      </w:pPr>
      <w:ins w:id="2679" w:author="Steve Maas" w:date="2014-01-02T11:20:00Z">
        <w:r>
          <w:t>When FEBio starts, it will first load all the plugins that are defined in the configuration file before it reads the input file. This way, sections in the input file that require the plugin</w:t>
        </w:r>
      </w:ins>
      <w:ins w:id="2680" w:author="Steve Maas" w:date="2014-01-02T11:21:00Z">
        <w:r>
          <w:t>’s capabilities will already be av</w:t>
        </w:r>
      </w:ins>
    </w:p>
    <w:p w14:paraId="77A54228" w14:textId="6B435690" w:rsidR="00DE23F6" w:rsidDel="00470C94" w:rsidRDefault="00DE23F6" w:rsidP="008B2763">
      <w:pPr>
        <w:rPr>
          <w:del w:id="2681" w:author="Steve Maas" w:date="2014-01-02T11:12:00Z"/>
        </w:rPr>
      </w:pPr>
    </w:p>
    <w:p w14:paraId="19E8009B" w14:textId="115CC7F4" w:rsidR="00DE23F6" w:rsidDel="00470C94" w:rsidRDefault="00DE23F6">
      <w:pPr>
        <w:rPr>
          <w:del w:id="2682" w:author="Steve Maas" w:date="2014-01-02T11:12:00Z"/>
        </w:rPr>
      </w:pPr>
    </w:p>
    <w:p w14:paraId="746BE863" w14:textId="2F6F9603" w:rsidR="00DE23F6" w:rsidDel="00470C94" w:rsidRDefault="00DE23F6">
      <w:pPr>
        <w:rPr>
          <w:del w:id="2683" w:author="Steve Maas" w:date="2014-01-02T11:12:00Z"/>
        </w:rPr>
      </w:pPr>
    </w:p>
    <w:p w14:paraId="6ABF1300" w14:textId="66DAB7AC" w:rsidR="00DE23F6" w:rsidDel="00470C94" w:rsidRDefault="00DE23F6">
      <w:pPr>
        <w:rPr>
          <w:del w:id="2684" w:author="Steve Maas" w:date="2014-01-02T11:12:00Z"/>
        </w:rPr>
      </w:pPr>
    </w:p>
    <w:p w14:paraId="3F48DCB6" w14:textId="6FC51F5E" w:rsidR="00DE23F6" w:rsidDel="00470C94" w:rsidRDefault="00DE23F6">
      <w:pPr>
        <w:rPr>
          <w:del w:id="2685" w:author="Steve Maas" w:date="2014-01-02T11:12:00Z"/>
        </w:rPr>
      </w:pPr>
    </w:p>
    <w:p w14:paraId="694819AA" w14:textId="785149D6" w:rsidR="00DE23F6" w:rsidDel="00470C94" w:rsidRDefault="00DE23F6">
      <w:pPr>
        <w:rPr>
          <w:del w:id="2686" w:author="Steve Maas" w:date="2014-01-02T11:12:00Z"/>
        </w:rPr>
      </w:pPr>
    </w:p>
    <w:p w14:paraId="0E0D9003" w14:textId="618A9E23" w:rsidR="00DE23F6" w:rsidDel="00470C94" w:rsidRDefault="00DE23F6">
      <w:pPr>
        <w:rPr>
          <w:del w:id="2687" w:author="Steve Maas" w:date="2014-01-02T11:12:00Z"/>
        </w:rPr>
      </w:pPr>
    </w:p>
    <w:p w14:paraId="395A833B" w14:textId="1DE1873F" w:rsidR="00DE23F6" w:rsidDel="00470C94" w:rsidRDefault="00DE23F6">
      <w:pPr>
        <w:rPr>
          <w:del w:id="2688" w:author="Steve Maas" w:date="2014-01-02T11:12:00Z"/>
        </w:rPr>
      </w:pPr>
    </w:p>
    <w:p w14:paraId="6069347D" w14:textId="7029BBAE" w:rsidR="00860308" w:rsidDel="00470C94" w:rsidRDefault="00860308">
      <w:pPr>
        <w:rPr>
          <w:del w:id="2689" w:author="Steve Maas" w:date="2014-01-02T11:12:00Z"/>
        </w:rPr>
      </w:pPr>
      <w:del w:id="2690"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691" w:author="Steve Maas" w:date="2014-01-02T11:12:00Z"/>
        </w:rPr>
      </w:pPr>
    </w:p>
    <w:p w14:paraId="5476C6B3" w14:textId="6F32015F" w:rsidR="00860308" w:rsidRPr="00B27FE9" w:rsidDel="00470C94" w:rsidRDefault="00860308">
      <w:pPr>
        <w:rPr>
          <w:del w:id="2692" w:author="Steve Maas" w:date="2014-01-02T11:12:00Z"/>
        </w:rPr>
        <w:pPrChange w:id="2693" w:author="Steve Maas" w:date="2014-01-02T11:21:00Z">
          <w:pPr>
            <w:pStyle w:val="code"/>
          </w:pPr>
        </w:pPrChange>
      </w:pPr>
      <w:del w:id="2694" w:author="Steve Maas" w:date="2014-01-02T11:12:00Z">
        <w:r w:rsidRPr="00B27FE9" w:rsidDel="00470C94">
          <w:delText>&lt;Output&gt;</w:delText>
        </w:r>
      </w:del>
    </w:p>
    <w:p w14:paraId="6BB19F6F" w14:textId="7584E3C7" w:rsidR="00860308" w:rsidRPr="00B27FE9" w:rsidDel="00470C94" w:rsidRDefault="00860308">
      <w:pPr>
        <w:rPr>
          <w:del w:id="2695" w:author="Steve Maas" w:date="2014-01-02T11:12:00Z"/>
        </w:rPr>
        <w:pPrChange w:id="2696" w:author="Steve Maas" w:date="2014-01-02T11:21:00Z">
          <w:pPr>
            <w:pStyle w:val="code"/>
          </w:pPr>
        </w:pPrChange>
      </w:pPr>
      <w:del w:id="2697" w:author="Steve Maas" w:date="2014-01-02T11:12:00Z">
        <w:r w:rsidRPr="00B27FE9" w:rsidDel="00470C94">
          <w:tab/>
          <w:delText>&lt;plotfile&gt;</w:delText>
        </w:r>
      </w:del>
    </w:p>
    <w:p w14:paraId="183E606F" w14:textId="5FF8A6B0" w:rsidR="00860308" w:rsidRPr="00B27FE9" w:rsidDel="00470C94" w:rsidRDefault="00860308">
      <w:pPr>
        <w:rPr>
          <w:del w:id="2698" w:author="Steve Maas" w:date="2014-01-02T11:12:00Z"/>
        </w:rPr>
        <w:pPrChange w:id="2699" w:author="Steve Maas" w:date="2014-01-02T11:21:00Z">
          <w:pPr>
            <w:pStyle w:val="code"/>
          </w:pPr>
        </w:pPrChange>
      </w:pPr>
      <w:del w:id="2700"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701" w:author="Steve Maas" w:date="2014-01-02T11:12:00Z"/>
        </w:rPr>
        <w:pPrChange w:id="2702" w:author="Steve Maas" w:date="2014-01-02T11:21:00Z">
          <w:pPr>
            <w:pStyle w:val="code"/>
          </w:pPr>
        </w:pPrChange>
      </w:pPr>
      <w:del w:id="2703"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704" w:author="Steve Maas" w:date="2014-01-02T11:12:00Z"/>
        </w:rPr>
        <w:pPrChange w:id="2705" w:author="Steve Maas" w:date="2014-01-02T11:21:00Z">
          <w:pPr>
            <w:pStyle w:val="code"/>
          </w:pPr>
        </w:pPrChange>
      </w:pPr>
      <w:del w:id="2706"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707" w:author="Steve Maas" w:date="2014-01-02T11:12:00Z"/>
        </w:rPr>
        <w:pPrChange w:id="2708" w:author="Steve Maas" w:date="2014-01-02T11:21:00Z">
          <w:pPr>
            <w:pStyle w:val="code"/>
          </w:pPr>
        </w:pPrChange>
      </w:pPr>
      <w:del w:id="2709"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710" w:author="Steve Maas" w:date="2014-01-02T11:12:00Z"/>
        </w:rPr>
        <w:pPrChange w:id="2711" w:author="Steve Maas" w:date="2014-01-02T11:21:00Z">
          <w:pPr>
            <w:pStyle w:val="code"/>
          </w:pPr>
        </w:pPrChange>
      </w:pPr>
      <w:del w:id="2712" w:author="Steve Maas" w:date="2014-01-02T11:12:00Z">
        <w:r w:rsidRPr="00B27FE9" w:rsidDel="00470C94">
          <w:tab/>
          <w:delText>&lt;/plotfile&gt;</w:delText>
        </w:r>
      </w:del>
    </w:p>
    <w:p w14:paraId="35E828B8" w14:textId="5F9FF37F" w:rsidR="00860308" w:rsidRDefault="00860308">
      <w:pPr>
        <w:rPr>
          <w:ins w:id="2713" w:author="Steve Maas" w:date="2014-01-02T11:21:00Z"/>
        </w:rPr>
        <w:pPrChange w:id="2714" w:author="Steve Maas" w:date="2014-01-02T11:21:00Z">
          <w:pPr>
            <w:pStyle w:val="code"/>
          </w:pPr>
        </w:pPrChange>
      </w:pPr>
      <w:del w:id="2715" w:author="Steve Maas" w:date="2014-01-02T11:12:00Z">
        <w:r w:rsidRPr="00B27FE9" w:rsidDel="00470C94">
          <w:delText>&lt;/Output&gt;</w:delText>
        </w:r>
      </w:del>
      <w:ins w:id="2716"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2717"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718" w:name="_Toc376858671"/>
      <w:r w:rsidR="006A0BC1">
        <w:lastRenderedPageBreak/>
        <w:t>References</w:t>
      </w:r>
      <w:bookmarkEnd w:id="2718"/>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719"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719"/>
    </w:p>
    <w:p w14:paraId="7078C31C" w14:textId="77777777" w:rsidR="00711A1D" w:rsidRPr="00711A1D" w:rsidRDefault="00711A1D" w:rsidP="00711A1D">
      <w:pPr>
        <w:rPr>
          <w:noProof/>
        </w:rPr>
      </w:pPr>
      <w:bookmarkStart w:id="2720" w:name="_ENREF_2"/>
      <w:r w:rsidRPr="00711A1D">
        <w:rPr>
          <w:noProof/>
        </w:rPr>
        <w:t>[2]</w:t>
      </w:r>
      <w:r w:rsidRPr="00711A1D">
        <w:rPr>
          <w:noProof/>
        </w:rPr>
        <w:tab/>
        <w:t>Gee, M. W., Dohrmann, C. R., Key, S. W., and Wall, W. A., 2009, "A uniform nodal strain tetrahedron with isochoric stabilization," Int. J. Numer. Meth. Engng(78), pp. 429-443.</w:t>
      </w:r>
      <w:bookmarkEnd w:id="2720"/>
    </w:p>
    <w:p w14:paraId="29B64F22" w14:textId="77777777" w:rsidR="00711A1D" w:rsidRPr="00711A1D" w:rsidRDefault="00711A1D" w:rsidP="00711A1D">
      <w:pPr>
        <w:rPr>
          <w:noProof/>
        </w:rPr>
      </w:pPr>
      <w:bookmarkStart w:id="2721"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721"/>
    </w:p>
    <w:p w14:paraId="52715185" w14:textId="77777777" w:rsidR="00711A1D" w:rsidRPr="00711A1D" w:rsidRDefault="00711A1D" w:rsidP="00711A1D">
      <w:pPr>
        <w:rPr>
          <w:noProof/>
        </w:rPr>
      </w:pPr>
      <w:bookmarkStart w:id="2722"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722"/>
    </w:p>
    <w:p w14:paraId="250401A1" w14:textId="77777777" w:rsidR="00711A1D" w:rsidRPr="00711A1D" w:rsidRDefault="00711A1D" w:rsidP="00711A1D">
      <w:pPr>
        <w:rPr>
          <w:noProof/>
        </w:rPr>
      </w:pPr>
      <w:bookmarkStart w:id="2723"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723"/>
    </w:p>
    <w:p w14:paraId="1E38F47E" w14:textId="77777777" w:rsidR="00711A1D" w:rsidRPr="00711A1D" w:rsidRDefault="00711A1D" w:rsidP="00711A1D">
      <w:pPr>
        <w:rPr>
          <w:noProof/>
        </w:rPr>
      </w:pPr>
      <w:bookmarkStart w:id="2724"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724"/>
    </w:p>
    <w:p w14:paraId="0F3A1875" w14:textId="77777777" w:rsidR="00711A1D" w:rsidRPr="00711A1D" w:rsidRDefault="00711A1D" w:rsidP="00711A1D">
      <w:pPr>
        <w:rPr>
          <w:noProof/>
        </w:rPr>
      </w:pPr>
      <w:bookmarkStart w:id="2725" w:name="_ENREF_7"/>
      <w:r w:rsidRPr="00711A1D">
        <w:rPr>
          <w:noProof/>
        </w:rPr>
        <w:t>[7]</w:t>
      </w:r>
      <w:r w:rsidRPr="00711A1D">
        <w:rPr>
          <w:noProof/>
        </w:rPr>
        <w:tab/>
        <w:t>Lanir, Y., 1983, "Constitutive equations for fibrous connective tissues," J Biomech, 16(1), pp. 1-12.</w:t>
      </w:r>
      <w:bookmarkEnd w:id="2725"/>
    </w:p>
    <w:p w14:paraId="320578B4" w14:textId="77777777" w:rsidR="00711A1D" w:rsidRPr="00711A1D" w:rsidRDefault="00711A1D" w:rsidP="00711A1D">
      <w:pPr>
        <w:rPr>
          <w:noProof/>
        </w:rPr>
      </w:pPr>
      <w:bookmarkStart w:id="2726"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726"/>
    </w:p>
    <w:p w14:paraId="3608330B" w14:textId="77777777" w:rsidR="00711A1D" w:rsidRPr="00711A1D" w:rsidRDefault="00711A1D" w:rsidP="00711A1D">
      <w:pPr>
        <w:rPr>
          <w:noProof/>
        </w:rPr>
      </w:pPr>
      <w:bookmarkStart w:id="2727" w:name="_ENREF_9"/>
      <w:r w:rsidRPr="00711A1D">
        <w:rPr>
          <w:noProof/>
        </w:rPr>
        <w:t>[9]</w:t>
      </w:r>
      <w:r w:rsidRPr="00711A1D">
        <w:rPr>
          <w:noProof/>
        </w:rPr>
        <w:tab/>
        <w:t>Ateshian, G. A., 2007, "Anisotropy of fibrous tissues in relation to the distribution of tensed and buckled fibers," J Biomech Eng, 129(2), pp. 240-249.</w:t>
      </w:r>
      <w:bookmarkEnd w:id="2727"/>
    </w:p>
    <w:p w14:paraId="294D485C" w14:textId="77777777" w:rsidR="00711A1D" w:rsidRPr="00711A1D" w:rsidRDefault="00711A1D" w:rsidP="00711A1D">
      <w:pPr>
        <w:rPr>
          <w:noProof/>
        </w:rPr>
      </w:pPr>
      <w:bookmarkStart w:id="2728" w:name="_ENREF_10"/>
      <w:r w:rsidRPr="00711A1D">
        <w:rPr>
          <w:noProof/>
        </w:rPr>
        <w:t>[10]</w:t>
      </w:r>
      <w:r w:rsidRPr="00711A1D">
        <w:rPr>
          <w:noProof/>
        </w:rPr>
        <w:tab/>
        <w:t>Fung, Y. C., 1993, Biomechanics : mechanical properties of living tissues, Springer-Verlag, New York.</w:t>
      </w:r>
      <w:bookmarkEnd w:id="2728"/>
    </w:p>
    <w:p w14:paraId="1B8F3DBB" w14:textId="77777777" w:rsidR="00711A1D" w:rsidRPr="00711A1D" w:rsidRDefault="00711A1D" w:rsidP="00711A1D">
      <w:pPr>
        <w:rPr>
          <w:noProof/>
        </w:rPr>
      </w:pPr>
      <w:bookmarkStart w:id="2729" w:name="_ENREF_11"/>
      <w:r w:rsidRPr="00711A1D">
        <w:rPr>
          <w:noProof/>
        </w:rPr>
        <w:t>[11]</w:t>
      </w:r>
      <w:r w:rsidRPr="00711A1D">
        <w:rPr>
          <w:noProof/>
        </w:rPr>
        <w:tab/>
        <w:t>Fung, Y. C., Fronek, K., and Patitucci, P., 1979, "Pseudoelasticity of arteries and the choice of its mathematical expression," Am J Physiol, 237(5), pp. H620-631.</w:t>
      </w:r>
      <w:bookmarkEnd w:id="2729"/>
    </w:p>
    <w:p w14:paraId="2CDD8AA6" w14:textId="77777777" w:rsidR="00711A1D" w:rsidRPr="00711A1D" w:rsidRDefault="00711A1D" w:rsidP="00711A1D">
      <w:pPr>
        <w:rPr>
          <w:noProof/>
        </w:rPr>
      </w:pPr>
      <w:bookmarkStart w:id="2730" w:name="_ENREF_12"/>
      <w:r w:rsidRPr="00711A1D">
        <w:rPr>
          <w:noProof/>
        </w:rPr>
        <w:t>[12]</w:t>
      </w:r>
      <w:r w:rsidRPr="00711A1D">
        <w:rPr>
          <w:noProof/>
        </w:rPr>
        <w:tab/>
        <w:t>Ateshian, G. A., and Costa, K. D., 2009, "A frame-invariant formulation of Fung elasticity," J Biomech, 42(6), pp. 781-785.</w:t>
      </w:r>
      <w:bookmarkEnd w:id="2730"/>
    </w:p>
    <w:p w14:paraId="4FC34E49" w14:textId="77777777" w:rsidR="00711A1D" w:rsidRPr="00711A1D" w:rsidRDefault="00711A1D" w:rsidP="00711A1D">
      <w:pPr>
        <w:rPr>
          <w:noProof/>
        </w:rPr>
      </w:pPr>
      <w:bookmarkStart w:id="2731" w:name="_ENREF_13"/>
      <w:r w:rsidRPr="00711A1D">
        <w:rPr>
          <w:noProof/>
        </w:rPr>
        <w:t>[13]</w:t>
      </w:r>
      <w:r w:rsidRPr="00711A1D">
        <w:rPr>
          <w:noProof/>
        </w:rPr>
        <w:tab/>
        <w:t>Blemker, S., 2004, "3D Modeling of Complex Muscle Architecture and Geometry," Stanford University, Stanford.</w:t>
      </w:r>
      <w:bookmarkEnd w:id="2731"/>
    </w:p>
    <w:p w14:paraId="44754525" w14:textId="77777777" w:rsidR="00711A1D" w:rsidRPr="00711A1D" w:rsidRDefault="00711A1D" w:rsidP="00711A1D">
      <w:pPr>
        <w:rPr>
          <w:noProof/>
        </w:rPr>
      </w:pPr>
      <w:bookmarkStart w:id="2732"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732"/>
    </w:p>
    <w:p w14:paraId="7B80718C" w14:textId="77777777" w:rsidR="00711A1D" w:rsidRPr="00711A1D" w:rsidRDefault="00711A1D" w:rsidP="00711A1D">
      <w:pPr>
        <w:rPr>
          <w:noProof/>
        </w:rPr>
      </w:pPr>
      <w:bookmarkStart w:id="2733" w:name="_ENREF_15"/>
      <w:r w:rsidRPr="00711A1D">
        <w:rPr>
          <w:noProof/>
        </w:rPr>
        <w:t>[15]</w:t>
      </w:r>
      <w:r w:rsidRPr="00711A1D">
        <w:rPr>
          <w:noProof/>
        </w:rPr>
        <w:tab/>
        <w:t>Spencer, A. J. M., 1984, Continuum Theory of the Mechanics of Fibre-Reinforced Composites, Springer-Verlag, New York.</w:t>
      </w:r>
      <w:bookmarkEnd w:id="2733"/>
    </w:p>
    <w:p w14:paraId="3B8E8EF7" w14:textId="77777777" w:rsidR="00711A1D" w:rsidRPr="00711A1D" w:rsidRDefault="00711A1D" w:rsidP="00711A1D">
      <w:pPr>
        <w:rPr>
          <w:noProof/>
        </w:rPr>
      </w:pPr>
      <w:bookmarkStart w:id="2734"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734"/>
    </w:p>
    <w:p w14:paraId="33382BC3" w14:textId="77777777" w:rsidR="00711A1D" w:rsidRPr="00711A1D" w:rsidRDefault="00711A1D" w:rsidP="00711A1D">
      <w:pPr>
        <w:rPr>
          <w:noProof/>
        </w:rPr>
      </w:pPr>
      <w:bookmarkStart w:id="2735"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735"/>
    </w:p>
    <w:p w14:paraId="78F4B469" w14:textId="77777777" w:rsidR="00711A1D" w:rsidRPr="00711A1D" w:rsidRDefault="00711A1D" w:rsidP="00711A1D">
      <w:pPr>
        <w:rPr>
          <w:noProof/>
        </w:rPr>
      </w:pPr>
      <w:bookmarkStart w:id="2736" w:name="_ENREF_18"/>
      <w:r w:rsidRPr="00711A1D">
        <w:rPr>
          <w:noProof/>
        </w:rPr>
        <w:t>[18]</w:t>
      </w:r>
      <w:r w:rsidRPr="00711A1D">
        <w:rPr>
          <w:noProof/>
        </w:rPr>
        <w:tab/>
        <w:t>Quapp, K. M., and Weiss, J. A., 1998, "Material characterization of human medial collateral ligament," J Biomech Eng, 120(6), pp. 757-763.</w:t>
      </w:r>
      <w:bookmarkEnd w:id="2736"/>
    </w:p>
    <w:p w14:paraId="32CA7FF9" w14:textId="77777777" w:rsidR="00711A1D" w:rsidRPr="00711A1D" w:rsidRDefault="00711A1D" w:rsidP="00711A1D">
      <w:pPr>
        <w:rPr>
          <w:noProof/>
        </w:rPr>
      </w:pPr>
      <w:bookmarkStart w:id="2737"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737"/>
    </w:p>
    <w:p w14:paraId="16AAC6F4" w14:textId="77777777" w:rsidR="00711A1D" w:rsidRPr="00711A1D" w:rsidRDefault="00711A1D" w:rsidP="00711A1D">
      <w:pPr>
        <w:rPr>
          <w:noProof/>
        </w:rPr>
      </w:pPr>
      <w:bookmarkStart w:id="2738" w:name="_ENREF_20"/>
      <w:r w:rsidRPr="00711A1D">
        <w:rPr>
          <w:noProof/>
        </w:rPr>
        <w:t>[20]</w:t>
      </w:r>
      <w:r w:rsidRPr="00711A1D">
        <w:rPr>
          <w:noProof/>
        </w:rPr>
        <w:tab/>
        <w:t>Veronda, D. R., and Westmann, R. A., 1970, "Mechanical Characterization of Skin - Finite Deformations," J. Biomechanics, Vol. 3, pp. 111-124.</w:t>
      </w:r>
      <w:bookmarkEnd w:id="2738"/>
    </w:p>
    <w:p w14:paraId="1320DA6A" w14:textId="77777777" w:rsidR="00711A1D" w:rsidRPr="00711A1D" w:rsidRDefault="00711A1D" w:rsidP="00711A1D">
      <w:pPr>
        <w:rPr>
          <w:noProof/>
        </w:rPr>
      </w:pPr>
      <w:bookmarkStart w:id="2739"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739"/>
    </w:p>
    <w:p w14:paraId="52C64EC2" w14:textId="77777777" w:rsidR="00711A1D" w:rsidRPr="00711A1D" w:rsidRDefault="00711A1D" w:rsidP="00711A1D">
      <w:pPr>
        <w:rPr>
          <w:noProof/>
        </w:rPr>
      </w:pPr>
      <w:bookmarkStart w:id="2740"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740"/>
    </w:p>
    <w:p w14:paraId="498B1043" w14:textId="77777777" w:rsidR="00711A1D" w:rsidRPr="00711A1D" w:rsidRDefault="00711A1D" w:rsidP="00711A1D">
      <w:pPr>
        <w:rPr>
          <w:noProof/>
        </w:rPr>
      </w:pPr>
      <w:bookmarkStart w:id="2741" w:name="_ENREF_23"/>
      <w:r w:rsidRPr="00711A1D">
        <w:rPr>
          <w:noProof/>
        </w:rPr>
        <w:t>[23]</w:t>
      </w:r>
      <w:r w:rsidRPr="00711A1D">
        <w:rPr>
          <w:noProof/>
        </w:rPr>
        <w:tab/>
        <w:t>Bonet, J., and Wood, R. D., 1997, Nonlinear continuum mechanics for finite element analysis, Cambridge University Press.</w:t>
      </w:r>
      <w:bookmarkEnd w:id="2741"/>
    </w:p>
    <w:p w14:paraId="01797796" w14:textId="77777777" w:rsidR="00711A1D" w:rsidRPr="00711A1D" w:rsidRDefault="00711A1D" w:rsidP="00711A1D">
      <w:pPr>
        <w:rPr>
          <w:noProof/>
        </w:rPr>
      </w:pPr>
      <w:bookmarkStart w:id="2742" w:name="_ENREF_24"/>
      <w:r w:rsidRPr="00711A1D">
        <w:rPr>
          <w:noProof/>
        </w:rPr>
        <w:t>[24]</w:t>
      </w:r>
      <w:r w:rsidRPr="00711A1D">
        <w:rPr>
          <w:noProof/>
        </w:rPr>
        <w:tab/>
        <w:t>Carter, D. R., and Hayes, W. C., 1976, "Bone compressive strength: the influence of density and strain rate," Science, 194(4270), pp. 1174-1176.</w:t>
      </w:r>
      <w:bookmarkEnd w:id="2742"/>
    </w:p>
    <w:p w14:paraId="4BE3FAA8" w14:textId="77777777" w:rsidR="00711A1D" w:rsidRPr="00711A1D" w:rsidRDefault="00711A1D" w:rsidP="00711A1D">
      <w:pPr>
        <w:rPr>
          <w:noProof/>
        </w:rPr>
      </w:pPr>
      <w:bookmarkStart w:id="2743" w:name="_ENREF_25"/>
      <w:r w:rsidRPr="00711A1D">
        <w:rPr>
          <w:noProof/>
        </w:rPr>
        <w:t>[25]</w:t>
      </w:r>
      <w:r w:rsidRPr="00711A1D">
        <w:rPr>
          <w:noProof/>
        </w:rPr>
        <w:tab/>
        <w:t>Carter, D. R., and Hayes, W. C., 1977, "The compressive behavior of bone as a two-phase porous structure," J Bone Joint Surg Am, 59(7), pp. 954-962.</w:t>
      </w:r>
      <w:bookmarkEnd w:id="2743"/>
    </w:p>
    <w:p w14:paraId="6764EF22" w14:textId="77777777" w:rsidR="00711A1D" w:rsidRPr="00711A1D" w:rsidRDefault="00711A1D" w:rsidP="00711A1D">
      <w:pPr>
        <w:rPr>
          <w:noProof/>
        </w:rPr>
      </w:pPr>
      <w:bookmarkStart w:id="2744" w:name="_ENREF_26"/>
      <w:r w:rsidRPr="00711A1D">
        <w:rPr>
          <w:noProof/>
        </w:rPr>
        <w:t>[26]</w:t>
      </w:r>
      <w:r w:rsidRPr="00711A1D">
        <w:rPr>
          <w:noProof/>
        </w:rPr>
        <w:tab/>
        <w:t>Overbeek, J. T., 1956, "The Donnan equilibrium," Prog Biophys Biophys Chem, 6, pp. 57-84.</w:t>
      </w:r>
      <w:bookmarkEnd w:id="2744"/>
    </w:p>
    <w:p w14:paraId="2295E82B" w14:textId="77777777" w:rsidR="00711A1D" w:rsidRPr="00711A1D" w:rsidRDefault="00711A1D" w:rsidP="00711A1D">
      <w:pPr>
        <w:rPr>
          <w:noProof/>
        </w:rPr>
      </w:pPr>
      <w:bookmarkStart w:id="2745"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745"/>
    </w:p>
    <w:p w14:paraId="45694551" w14:textId="77777777" w:rsidR="00711A1D" w:rsidRPr="00711A1D" w:rsidRDefault="00711A1D" w:rsidP="00711A1D">
      <w:pPr>
        <w:rPr>
          <w:noProof/>
        </w:rPr>
      </w:pPr>
      <w:bookmarkStart w:id="2746"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746"/>
    </w:p>
    <w:p w14:paraId="66E68CCA" w14:textId="77777777" w:rsidR="00711A1D" w:rsidRPr="00711A1D" w:rsidRDefault="00711A1D" w:rsidP="00711A1D">
      <w:pPr>
        <w:rPr>
          <w:noProof/>
        </w:rPr>
      </w:pPr>
      <w:bookmarkStart w:id="2747"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747"/>
    </w:p>
    <w:p w14:paraId="31C6FEAF" w14:textId="77777777" w:rsidR="00711A1D" w:rsidRPr="00711A1D" w:rsidRDefault="00711A1D" w:rsidP="00711A1D">
      <w:pPr>
        <w:rPr>
          <w:noProof/>
        </w:rPr>
      </w:pPr>
      <w:bookmarkStart w:id="2748"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748"/>
    </w:p>
    <w:p w14:paraId="5121E746" w14:textId="77777777" w:rsidR="00711A1D" w:rsidRPr="00711A1D" w:rsidRDefault="00711A1D" w:rsidP="00711A1D">
      <w:pPr>
        <w:rPr>
          <w:noProof/>
        </w:rPr>
      </w:pPr>
      <w:bookmarkStart w:id="2749" w:name="_ENREF_31"/>
      <w:r w:rsidRPr="00711A1D">
        <w:rPr>
          <w:noProof/>
        </w:rPr>
        <w:t>[31]</w:t>
      </w:r>
      <w:r w:rsidRPr="00711A1D">
        <w:rPr>
          <w:noProof/>
        </w:rPr>
        <w:tab/>
        <w:t>Ateshian, G. A., and Ricken, T., 2010, "Multigenerational interstitial growth of biological tissues," Biomech Model Mechanobiol, 9(6), pp. 689-702.</w:t>
      </w:r>
      <w:bookmarkEnd w:id="2749"/>
    </w:p>
    <w:p w14:paraId="7C381329" w14:textId="77777777" w:rsidR="00711A1D" w:rsidRPr="00711A1D" w:rsidRDefault="00711A1D" w:rsidP="00711A1D">
      <w:pPr>
        <w:rPr>
          <w:noProof/>
        </w:rPr>
      </w:pPr>
      <w:bookmarkStart w:id="2750"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750"/>
    </w:p>
    <w:p w14:paraId="5FE113E8" w14:textId="77777777" w:rsidR="00711A1D" w:rsidRPr="00711A1D" w:rsidRDefault="00711A1D" w:rsidP="00711A1D">
      <w:pPr>
        <w:rPr>
          <w:noProof/>
        </w:rPr>
      </w:pPr>
      <w:bookmarkStart w:id="2751"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751"/>
    </w:p>
    <w:p w14:paraId="36FDCD92" w14:textId="77777777" w:rsidR="00711A1D" w:rsidRPr="00711A1D" w:rsidRDefault="00711A1D" w:rsidP="00711A1D">
      <w:pPr>
        <w:rPr>
          <w:noProof/>
        </w:rPr>
      </w:pPr>
      <w:bookmarkStart w:id="2752"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752"/>
    </w:p>
    <w:p w14:paraId="26462A35" w14:textId="77777777" w:rsidR="00711A1D" w:rsidRPr="00711A1D" w:rsidRDefault="00711A1D" w:rsidP="00711A1D">
      <w:pPr>
        <w:rPr>
          <w:noProof/>
        </w:rPr>
      </w:pPr>
      <w:bookmarkStart w:id="2753" w:name="_ENREF_35"/>
      <w:r w:rsidRPr="00711A1D">
        <w:rPr>
          <w:noProof/>
        </w:rPr>
        <w:t>[35]</w:t>
      </w:r>
      <w:r w:rsidRPr="00711A1D">
        <w:rPr>
          <w:noProof/>
        </w:rPr>
        <w:tab/>
        <w:t>Weinans, H., Huiskes, R., and Grootenboer, H. J., 1992, "The behavior of adaptive bone-remodeling simulation models," J Biomech, 25(12), pp. 1425-1441.</w:t>
      </w:r>
      <w:bookmarkEnd w:id="2753"/>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38" w:author="weiss" w:date="2012-04-05T16:36:00Z" w:initials="w">
    <w:p w14:paraId="1F873030" w14:textId="77777777" w:rsidR="001A1619" w:rsidRDefault="001A1619">
      <w:pPr>
        <w:pStyle w:val="CommentText"/>
      </w:pPr>
      <w:r>
        <w:rPr>
          <w:rStyle w:val="CommentReference"/>
        </w:rPr>
        <w:annotationRef/>
      </w:r>
      <w:r>
        <w:t>A simple figure would be helpful.</w:t>
      </w:r>
    </w:p>
  </w:comment>
  <w:comment w:id="1112" w:author="weiss" w:date="2012-04-05T16:36:00Z" w:initials="w">
    <w:p w14:paraId="20505464" w14:textId="77777777" w:rsidR="001A1619" w:rsidRDefault="001A1619">
      <w:pPr>
        <w:pStyle w:val="CommentText"/>
      </w:pPr>
      <w:r>
        <w:rPr>
          <w:rStyle w:val="CommentReference"/>
        </w:rPr>
        <w:annotationRef/>
      </w:r>
      <w:r>
        <w:t>Steve – perhaps you could specify how to use the displacement based elements here, and what the differences are in terms of results etc.</w:t>
      </w:r>
    </w:p>
  </w:comment>
  <w:comment w:id="1124" w:author="weiss" w:date="2012-04-05T16:36:00Z" w:initials="w">
    <w:p w14:paraId="44C24796" w14:textId="77777777" w:rsidR="001A1619" w:rsidRDefault="001A1619">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139" w:author="weiss" w:date="2012-04-05T16:37:00Z" w:initials="w">
    <w:p w14:paraId="6C41155D" w14:textId="77777777" w:rsidR="001A1619" w:rsidRDefault="001A1619">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B9E009" w14:textId="77777777" w:rsidR="00ED3BF9" w:rsidRDefault="00ED3BF9">
      <w:r>
        <w:separator/>
      </w:r>
    </w:p>
  </w:endnote>
  <w:endnote w:type="continuationSeparator" w:id="0">
    <w:p w14:paraId="15BB0644" w14:textId="77777777" w:rsidR="00ED3BF9" w:rsidRDefault="00ED3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60D906" w14:textId="77777777" w:rsidR="00ED3BF9" w:rsidRDefault="00ED3BF9">
      <w:r>
        <w:separator/>
      </w:r>
    </w:p>
  </w:footnote>
  <w:footnote w:type="continuationSeparator" w:id="0">
    <w:p w14:paraId="4AAA0D97" w14:textId="77777777" w:rsidR="00ED3BF9" w:rsidRDefault="00ED3BF9">
      <w:r>
        <w:continuationSeparator/>
      </w:r>
    </w:p>
  </w:footnote>
  <w:footnote w:id="1">
    <w:p w14:paraId="2EECF9A7" w14:textId="1DEABEEA" w:rsidR="001A1619" w:rsidRDefault="001A1619">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1A1619" w:rsidRDefault="001A1619">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1A1619" w:rsidRDefault="001A1619">
      <w:pPr>
        <w:pStyle w:val="FootnoteText"/>
      </w:pPr>
      <w:r>
        <w:rPr>
          <w:rStyle w:val="FootnoteReference"/>
        </w:rPr>
        <w:footnoteRef/>
      </w:r>
      <w:r>
        <w:t xml:space="preserve"> FEBio continues to read </w:t>
      </w:r>
      <w:ins w:id="44" w:author="Steve Maas" w:date="2013-12-30T14:46:00Z">
        <w:r>
          <w:t xml:space="preserve">some </w:t>
        </w:r>
      </w:ins>
      <w:r>
        <w:t>older formats, but they are considered to be obsolete.</w:t>
      </w:r>
    </w:p>
  </w:footnote>
  <w:footnote w:id="4">
    <w:p w14:paraId="75238AE5" w14:textId="77777777" w:rsidR="001A1619" w:rsidRDefault="001A1619" w:rsidP="00602A42">
      <w:pPr>
        <w:pStyle w:val="FootnoteText"/>
      </w:pPr>
      <w:r>
        <w:rPr>
          <w:rStyle w:val="FootnoteReference"/>
        </w:rPr>
        <w:footnoteRef/>
      </w:r>
      <w:r>
        <w:t xml:space="preserve"> In future versions of FEBio rigid surfaces will be automatically picked to be the master. </w:t>
      </w:r>
    </w:p>
  </w:footnote>
  <w:footnote w:id="5">
    <w:p w14:paraId="2FB68287" w14:textId="77777777" w:rsidR="001A1619" w:rsidRPr="00112C98" w:rsidRDefault="001A1619">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6">
    <w:p w14:paraId="40658FAD" w14:textId="3D119BD6" w:rsidR="001A1619" w:rsidRPr="009339D1" w:rsidRDefault="001A1619">
      <w:pPr>
        <w:pStyle w:val="FootnoteText"/>
      </w:pPr>
      <w:ins w:id="1193" w:author="Steve Maas" w:date="2014-01-02T13:05:00Z">
        <w:r>
          <w:rPr>
            <w:rStyle w:val="FootnoteReference"/>
          </w:rPr>
          <w:footnoteRef/>
        </w:r>
        <w:r>
          <w:t xml:space="preserve"> As of FEBio </w:t>
        </w:r>
      </w:ins>
      <w:ins w:id="1194" w:author="Steve Maas" w:date="2014-01-02T13:06:00Z">
        <w:r>
          <w:t xml:space="preserve">version </w:t>
        </w:r>
      </w:ins>
      <w:ins w:id="1195" w:author="Steve Maas" w:date="2014-01-02T13:05:00Z">
        <w:r>
          <w:t>2</w:t>
        </w:r>
      </w:ins>
      <w:ins w:id="1196" w:author="Steve Maas" w:date="2014-01-02T13:06:00Z">
        <w:r>
          <w:t>.0</w:t>
        </w:r>
      </w:ins>
      <w:ins w:id="1197"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7">
    <w:p w14:paraId="07BA31D0" w14:textId="77777777" w:rsidR="001A1619" w:rsidRDefault="001A1619">
      <w:pPr>
        <w:pStyle w:val="FootnoteText"/>
      </w:pPr>
      <w:r>
        <w:rPr>
          <w:rStyle w:val="FootnoteReference"/>
        </w:rPr>
        <w:footnoteRef/>
      </w:r>
      <w:r>
        <w:t xml:space="preserve"> This is different from previous versions of FEBio where rigid bodies were initially fully constrained.</w:t>
      </w:r>
    </w:p>
  </w:footnote>
  <w:footnote w:id="8">
    <w:p w14:paraId="3CF87F46" w14:textId="4F2C601E" w:rsidR="001A1619" w:rsidRDefault="001A1619">
      <w:pPr>
        <w:pStyle w:val="FootnoteText"/>
      </w:pPr>
      <w:ins w:id="2402" w:author="Steve Maas" w:date="2014-01-02T16:26:00Z">
        <w:r>
          <w:rPr>
            <w:rStyle w:val="FootnoteReference"/>
          </w:rPr>
          <w:footnoteRef/>
        </w:r>
        <w:r>
          <w:t xml:space="preserve"> As of FEBio 2.0, some feature</w:t>
        </w:r>
      </w:ins>
      <w:ins w:id="2403"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1A1619" w:rsidRDefault="001A1619"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1A1619" w:rsidRDefault="001A1619"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1A1619" w:rsidRDefault="001A1619"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0FC6">
      <w:rPr>
        <w:rStyle w:val="PageNumber"/>
        <w:noProof/>
      </w:rPr>
      <w:t>178</w:t>
    </w:r>
    <w:r>
      <w:rPr>
        <w:rStyle w:val="PageNumber"/>
      </w:rPr>
      <w:fldChar w:fldCharType="end"/>
    </w:r>
  </w:p>
  <w:p w14:paraId="4C9E34C0" w14:textId="77777777" w:rsidR="001A1619" w:rsidRDefault="001A1619"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507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4C40"/>
    <w:rsid w:val="00160751"/>
    <w:rsid w:val="00162C39"/>
    <w:rsid w:val="0016320C"/>
    <w:rsid w:val="00175A35"/>
    <w:rsid w:val="00181CF0"/>
    <w:rsid w:val="0018254C"/>
    <w:rsid w:val="00182D2C"/>
    <w:rsid w:val="00183AC8"/>
    <w:rsid w:val="001875BA"/>
    <w:rsid w:val="001905FA"/>
    <w:rsid w:val="00191C9F"/>
    <w:rsid w:val="00194632"/>
    <w:rsid w:val="00195038"/>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74C3"/>
    <w:rsid w:val="005F013B"/>
    <w:rsid w:val="005F45C7"/>
    <w:rsid w:val="005F474E"/>
    <w:rsid w:val="006007B2"/>
    <w:rsid w:val="00602043"/>
    <w:rsid w:val="00602A42"/>
    <w:rsid w:val="00606D2D"/>
    <w:rsid w:val="00613749"/>
    <w:rsid w:val="0061443E"/>
    <w:rsid w:val="0061621E"/>
    <w:rsid w:val="00620C02"/>
    <w:rsid w:val="00624378"/>
    <w:rsid w:val="00625B48"/>
    <w:rsid w:val="00626292"/>
    <w:rsid w:val="00630A21"/>
    <w:rsid w:val="0063263E"/>
    <w:rsid w:val="00632B4A"/>
    <w:rsid w:val="00634552"/>
    <w:rsid w:val="00640EBF"/>
    <w:rsid w:val="00642181"/>
    <w:rsid w:val="006424ED"/>
    <w:rsid w:val="00645EA5"/>
    <w:rsid w:val="00651716"/>
    <w:rsid w:val="00651D45"/>
    <w:rsid w:val="00654DB0"/>
    <w:rsid w:val="0065701F"/>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292A"/>
    <w:rsid w:val="0085430D"/>
    <w:rsid w:val="00860308"/>
    <w:rsid w:val="008609BA"/>
    <w:rsid w:val="00872FCE"/>
    <w:rsid w:val="00873D59"/>
    <w:rsid w:val="00874A9D"/>
    <w:rsid w:val="00874FA3"/>
    <w:rsid w:val="00877A7F"/>
    <w:rsid w:val="00880D9C"/>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7D"/>
    <w:rsid w:val="00A10B80"/>
    <w:rsid w:val="00A16055"/>
    <w:rsid w:val="00A1636E"/>
    <w:rsid w:val="00A21D16"/>
    <w:rsid w:val="00A231E8"/>
    <w:rsid w:val="00A23771"/>
    <w:rsid w:val="00A24A65"/>
    <w:rsid w:val="00A2605F"/>
    <w:rsid w:val="00A34D5E"/>
    <w:rsid w:val="00A35CD6"/>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51A8"/>
    <w:rsid w:val="00A965E6"/>
    <w:rsid w:val="00A9772D"/>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oleObject" Target="embeddings/oleObject898.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oleObject" Target="embeddings/oleObject930.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oleObject" Target="embeddings/oleObject7.bin"/><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oleObject" Target="embeddings/oleObject909.bin"/><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image" Target="media/image942.wmf"/><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image" Target="media/image904.wmf"/><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oleObject" Target="embeddings/oleObject882.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5.wmf"/><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image" Target="media/image926.wmf"/><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image" Target="media/image6.wmf"/><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oleObject" Target="embeddings/oleObject890.bin"/><Relationship Id="rId1909" Type="http://schemas.openxmlformats.org/officeDocument/2006/relationships/oleObject" Target="embeddings/oleObject939.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oleObject" Target="embeddings/oleObject41.bin"/><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oleObject" Target="embeddings/oleObject901.bin"/><Relationship Id="rId1900" Type="http://schemas.openxmlformats.org/officeDocument/2006/relationships/image" Target="media/image934.wmf"/><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oleObject" Target="embeddings/oleObject912.bin"/><Relationship Id="rId1715" Type="http://schemas.openxmlformats.org/officeDocument/2006/relationships/oleObject" Target="embeddings/oleObject842.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oleObject" Target="embeddings/oleObject923.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6.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image" Target="media/image40.wmf"/><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oleObject" Target="embeddings/oleObject934.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image" Target="media/image929.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image" Target="media/image9.wmf"/><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image" Target="media/image908.wmf"/><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oleObject" Target="embeddings/oleObject942.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1632" Type="http://schemas.openxmlformats.org/officeDocument/2006/relationships/image" Target="media/image800.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image" Target="media/image881.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oleObject" Target="embeddings/oleObject915.bin"/><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819" Type="http://schemas.openxmlformats.org/officeDocument/2006/relationships/oleObject" Target="embeddings/oleObject894.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oleObject" Target="embeddings/oleObject926.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hyperlink" Target="http://mrl.sci.utah.edu/software/febio" TargetMode="External"/><Relationship Id="rId1603" Type="http://schemas.openxmlformats.org/officeDocument/2006/relationships/oleObject" Target="embeddings/oleObject786.bin"/><Relationship Id="rId1810" Type="http://schemas.openxmlformats.org/officeDocument/2006/relationships/image" Target="media/image889.wmf"/><Relationship Id="rId184" Type="http://schemas.openxmlformats.org/officeDocument/2006/relationships/image" Target="media/image79.wmf"/><Relationship Id="rId391" Type="http://schemas.openxmlformats.org/officeDocument/2006/relationships/oleObject" Target="embeddings/oleObject180.bin"/><Relationship Id="rId1908" Type="http://schemas.openxmlformats.org/officeDocument/2006/relationships/image" Target="media/image938.wmf"/><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11" Type="http://schemas.openxmlformats.org/officeDocument/2006/relationships/image" Target="media/image43.wmf"/><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3.wmf"/><Relationship Id="rId1625" Type="http://schemas.openxmlformats.org/officeDocument/2006/relationships/oleObject" Target="embeddings/oleObject797.bin"/><Relationship Id="rId1832" Type="http://schemas.openxmlformats.org/officeDocument/2006/relationships/image" Target="media/image900.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image" Target="media/image911.wmf"/><Relationship Id="rId1507" Type="http://schemas.openxmlformats.org/officeDocument/2006/relationships/oleObject" Target="embeddings/oleObject738.bin"/><Relationship Id="rId1714" Type="http://schemas.openxmlformats.org/officeDocument/2006/relationships/image" Target="media/image841.wmf"/><Relationship Id="rId295" Type="http://schemas.openxmlformats.org/officeDocument/2006/relationships/oleObject" Target="embeddings/oleObject132.bin"/><Relationship Id="rId1921" Type="http://schemas.openxmlformats.org/officeDocument/2006/relationships/theme" Target="theme/theme1.xml"/><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image" Target="media/image9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1803" Type="http://schemas.openxmlformats.org/officeDocument/2006/relationships/oleObject" Target="embeddings/oleObject88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04" Type="http://schemas.openxmlformats.org/officeDocument/2006/relationships/oleObject" Target="embeddings/oleObject37.bin"/><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4.wmf"/><Relationship Id="rId1618" Type="http://schemas.openxmlformats.org/officeDocument/2006/relationships/image" Target="media/image793.wmf"/><Relationship Id="rId1825" Type="http://schemas.openxmlformats.org/officeDocument/2006/relationships/oleObject" Target="embeddings/oleObject897.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912" Type="http://schemas.openxmlformats.org/officeDocument/2006/relationships/oleObject" Target="embeddings/oleObject440.bin"/><Relationship Id="rId1847" Type="http://schemas.openxmlformats.org/officeDocument/2006/relationships/oleObject" Target="embeddings/oleObject908.bin"/><Relationship Id="rId41" Type="http://schemas.openxmlformats.org/officeDocument/2006/relationships/oleObject" Target="embeddings/oleObject6.bin"/><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82.wmf"/><Relationship Id="rId288" Type="http://schemas.openxmlformats.org/officeDocument/2006/relationships/image" Target="media/image131.wmf"/><Relationship Id="rId1914" Type="http://schemas.openxmlformats.org/officeDocument/2006/relationships/image" Target="media/image94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oleObject" Target="embeddings/oleObject919.bin"/><Relationship Id="rId1729" Type="http://schemas.openxmlformats.org/officeDocument/2006/relationships/oleObject" Target="embeddings/oleObject849.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7.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81.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image" Target="media/image914.wmf"/><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818" Type="http://schemas.openxmlformats.org/officeDocument/2006/relationships/image" Target="media/image893.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image" Target="media/image925.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905" Type="http://schemas.openxmlformats.org/officeDocument/2006/relationships/image" Target="media/image440.wmf"/><Relationship Id="rId1742" Type="http://schemas.openxmlformats.org/officeDocument/2006/relationships/image" Target="media/image855.wmf"/><Relationship Id="rId34" Type="http://schemas.openxmlformats.org/officeDocument/2006/relationships/oleObject" Target="embeddings/oleObject3.bin"/><Relationship Id="rId1602" Type="http://schemas.openxmlformats.org/officeDocument/2006/relationships/image" Target="media/image785.wmf"/><Relationship Id="rId183" Type="http://schemas.openxmlformats.org/officeDocument/2006/relationships/oleObject" Target="embeddings/oleObject76.bin"/><Relationship Id="rId390" Type="http://schemas.openxmlformats.org/officeDocument/2006/relationships/image" Target="media/image182.wmf"/><Relationship Id="rId1907" Type="http://schemas.openxmlformats.org/officeDocument/2006/relationships/oleObject" Target="embeddings/oleObject938.bin"/><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oleObject" Target="embeddings/oleObject40.bin"/><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oleObject" Target="embeddings/oleObject900.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oleObject" Target="embeddings/oleObject911.bin"/><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fontTable" Target="fontTable.xml"/><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oleObject" Target="embeddings/oleObject922.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1802" Type="http://schemas.openxmlformats.org/officeDocument/2006/relationships/image" Target="media/image885.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image" Target="media/image39.wmf"/><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oleObject" Target="embeddings/oleObject933.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617" Type="http://schemas.openxmlformats.org/officeDocument/2006/relationships/oleObject" Target="embeddings/oleObject793.bin"/><Relationship Id="rId1824" Type="http://schemas.openxmlformats.org/officeDocument/2006/relationships/image" Target="media/image896.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image" Target="media/image8.wmf"/><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image" Target="media/image907.wmf"/><Relationship Id="rId1706" Type="http://schemas.openxmlformats.org/officeDocument/2006/relationships/image" Target="media/image837.wmf"/><Relationship Id="rId1913" Type="http://schemas.openxmlformats.org/officeDocument/2006/relationships/oleObject" Target="embeddings/oleObject941.bin"/><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2.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1728" Type="http://schemas.openxmlformats.org/officeDocument/2006/relationships/image" Target="media/image848.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image" Target="media/image880.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0.wmf"/><Relationship Id="rId1817" Type="http://schemas.openxmlformats.org/officeDocument/2006/relationships/oleObject" Target="embeddings/oleObject893.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oleObject" Target="embeddings/oleObject925.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601" Type="http://schemas.openxmlformats.org/officeDocument/2006/relationships/oleObject" Target="embeddings/oleObject785.bin"/><Relationship Id="rId1839" Type="http://schemas.openxmlformats.org/officeDocument/2006/relationships/oleObject" Target="embeddings/oleObject904.bin"/><Relationship Id="rId182" Type="http://schemas.openxmlformats.org/officeDocument/2006/relationships/image" Target="media/image78.wmf"/><Relationship Id="rId1906" Type="http://schemas.openxmlformats.org/officeDocument/2006/relationships/image" Target="media/image937.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96" Type="http://schemas.openxmlformats.org/officeDocument/2006/relationships/image" Target="media/image832.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image" Target="media/image899.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85" Type="http://schemas.openxmlformats.org/officeDocument/2006/relationships/oleObject" Target="embeddings/oleObject877.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1200" Type="http://schemas.openxmlformats.org/officeDocument/2006/relationships/oleObject" Target="embeddings/oleObject583.bin"/><Relationship Id="rId1852" Type="http://schemas.openxmlformats.org/officeDocument/2006/relationships/image" Target="media/image910.wmf"/><Relationship Id="rId1505" Type="http://schemas.openxmlformats.org/officeDocument/2006/relationships/oleObject" Target="embeddings/oleObject737.bin"/><Relationship Id="rId1712" Type="http://schemas.openxmlformats.org/officeDocument/2006/relationships/image" Target="media/image840.wmf"/><Relationship Id="rId293" Type="http://schemas.openxmlformats.org/officeDocument/2006/relationships/oleObject" Target="embeddings/oleObject131.bin"/><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image" Target="media/image921.wmf"/><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oleObject" Target="embeddings/oleObject885.bin"/><Relationship Id="rId1885" Type="http://schemas.openxmlformats.org/officeDocument/2006/relationships/oleObject" Target="embeddings/oleObject927.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oleObject" Target="embeddings/oleObject4.bin"/><Relationship Id="rId102" Type="http://schemas.openxmlformats.org/officeDocument/2006/relationships/oleObject" Target="embeddings/oleObject36.bin"/><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image" Target="media/image932.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oleObject" Target="embeddings/oleObject896.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image" Target="media/image901.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oleObject" Target="embeddings/oleObject93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oleObject" Target="embeddings/oleObject907.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image" Target="media/image940.wmf"/><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image" Target="media/image912.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oleObject" Target="embeddings/oleObject918.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oleObject" Target="embeddings/oleObject887.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oleObject" Target="embeddings/oleObject929.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oleObject" Target="embeddings/oleObject38.bin"/><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image" Target="media/image924.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image" Target="media/image903.wmf"/><Relationship Id="rId181" Type="http://schemas.openxmlformats.org/officeDocument/2006/relationships/oleObject" Target="embeddings/oleObject75.bin"/><Relationship Id="rId1905" Type="http://schemas.openxmlformats.org/officeDocument/2006/relationships/oleObject" Target="embeddings/oleObject937.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oleObject" Target="embeddings/oleObject910.bin"/><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oleObject" Target="embeddings/oleObject889.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oleObject" Target="embeddings/oleObject921.bin"/><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image" Target="media/image38.wmf"/><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oleObject" Target="embeddings/oleObject932.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oleObject" Target="embeddings/oleObject9.bin"/><Relationship Id="rId1615" Type="http://schemas.openxmlformats.org/officeDocument/2006/relationships/oleObject" Target="embeddings/oleObject792.bin"/><Relationship Id="rId1822" Type="http://schemas.openxmlformats.org/officeDocument/2006/relationships/image" Target="media/image895.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image" Target="media/image906.wmf"/><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oleObject" Target="embeddings/oleObject940.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oleObject" Target="embeddings/oleObject884.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image" Target="media/image917.wmf"/><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wmf"/><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oleObject" Target="embeddings/oleObject892.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oleObject" Target="embeddings/oleObject903.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image" Target="media/image93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oleObject" Target="embeddings/oleObject914.bin"/><Relationship Id="rId1719" Type="http://schemas.openxmlformats.org/officeDocument/2006/relationships/oleObject" Target="embeddings/oleObject844.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image" Target="media/image909.wmf"/><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1808" Type="http://schemas.openxmlformats.org/officeDocument/2006/relationships/image" Target="media/image888.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image" Target="media/image42.wmf"/><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image" Target="media/image920.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comments" Target="comments.xml"/><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image" Target="media/image931.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image" Target="media/image11.wmf"/><Relationship Id="rId1407" Type="http://schemas.openxmlformats.org/officeDocument/2006/relationships/image" Target="media/image688.wmf"/><Relationship Id="rId1614" Type="http://schemas.openxmlformats.org/officeDocument/2006/relationships/image" Target="media/image791.wmf"/><Relationship Id="rId1821" Type="http://schemas.openxmlformats.org/officeDocument/2006/relationships/oleObject" Target="embeddings/oleObject895.bin"/><Relationship Id="rId195" Type="http://schemas.openxmlformats.org/officeDocument/2006/relationships/oleObject" Target="embeddings/oleObject82.bin"/><Relationship Id="rId1919" Type="http://schemas.openxmlformats.org/officeDocument/2006/relationships/oleObject" Target="embeddings/oleObject944.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wmf"/><Relationship Id="rId68" Type="http://schemas.openxmlformats.org/officeDocument/2006/relationships/image" Target="media/image22.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oleObject" Target="embeddings/oleObject906.bin"/><Relationship Id="rId1703" Type="http://schemas.openxmlformats.org/officeDocument/2006/relationships/oleObject" Target="embeddings/oleObject836.bin"/><Relationship Id="rId1910" Type="http://schemas.openxmlformats.org/officeDocument/2006/relationships/image" Target="media/image939.wmf"/><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3.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oleObject" Target="embeddings/oleObject917.bin"/><Relationship Id="rId1213" Type="http://schemas.openxmlformats.org/officeDocument/2006/relationships/image" Target="media/image593.wmf"/><Relationship Id="rId1420" Type="http://schemas.openxmlformats.org/officeDocument/2006/relationships/image" Target="media/image694.wmf"/><Relationship Id="rId1518" Type="http://schemas.openxmlformats.org/officeDocument/2006/relationships/image" Target="media/image743.wmf"/><Relationship Id="rId1725" Type="http://schemas.openxmlformats.org/officeDocument/2006/relationships/oleObject" Target="embeddings/oleObject847.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oleObject" Target="embeddings/oleObject928.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oleObject" Target="embeddings/oleObject5.bin"/><Relationship Id="rId1607" Type="http://schemas.openxmlformats.org/officeDocument/2006/relationships/oleObject" Target="embeddings/oleObject788.bin"/><Relationship Id="rId1814" Type="http://schemas.openxmlformats.org/officeDocument/2006/relationships/image" Target="media/image891.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2.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629" Type="http://schemas.openxmlformats.org/officeDocument/2006/relationships/oleObject" Target="embeddings/oleObject799.bin"/><Relationship Id="rId1836" Type="http://schemas.openxmlformats.org/officeDocument/2006/relationships/image" Target="media/image902.wmf"/><Relationship Id="rId1903" Type="http://schemas.openxmlformats.org/officeDocument/2006/relationships/oleObject" Target="embeddings/oleObject936.bin"/><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7.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image" Target="media/image913.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1718" Type="http://schemas.openxmlformats.org/officeDocument/2006/relationships/image" Target="media/image843.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1642" Type="http://schemas.openxmlformats.org/officeDocument/2006/relationships/image" Target="media/image805.wmf"/><Relationship Id="rId1502" Type="http://schemas.openxmlformats.org/officeDocument/2006/relationships/image" Target="media/image735.wmf"/><Relationship Id="rId1807" Type="http://schemas.openxmlformats.org/officeDocument/2006/relationships/oleObject" Target="embeddings/oleObject888.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oleObject" Target="embeddings/oleObject39.bin"/><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oleObject" Target="embeddings/oleObject920.bin"/><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829" Type="http://schemas.openxmlformats.org/officeDocument/2006/relationships/oleObject" Target="embeddings/oleObject899.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86" Type="http://schemas.openxmlformats.org/officeDocument/2006/relationships/image" Target="media/image827.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31.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oleObject" Target="embeddings/oleObject8.bin"/><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image" Target="media/image894.wmf"/><Relationship Id="rId194" Type="http://schemas.openxmlformats.org/officeDocument/2006/relationships/image" Target="media/image84.wmf"/><Relationship Id="rId1918" Type="http://schemas.openxmlformats.org/officeDocument/2006/relationships/image" Target="media/image943.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842" Type="http://schemas.openxmlformats.org/officeDocument/2006/relationships/image" Target="media/image905.wmf"/><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3.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image" Target="media/image916.wmf"/><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image" Target="media/image927.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image" Target="media/image7.wmf"/><Relationship Id="rId1606" Type="http://schemas.openxmlformats.org/officeDocument/2006/relationships/image" Target="media/image787.wmf"/><Relationship Id="rId1813" Type="http://schemas.openxmlformats.org/officeDocument/2006/relationships/oleObject" Target="embeddings/oleObject891.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835" Type="http://schemas.openxmlformats.org/officeDocument/2006/relationships/oleObject" Target="embeddings/oleObject902.bin"/><Relationship Id="rId1902" Type="http://schemas.openxmlformats.org/officeDocument/2006/relationships/image" Target="media/image935.wmf"/><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205" Type="http://schemas.openxmlformats.org/officeDocument/2006/relationships/image" Target="media/image589.wmf"/><Relationship Id="rId1857" Type="http://schemas.openxmlformats.org/officeDocument/2006/relationships/oleObject" Target="embeddings/oleObject913.bin"/><Relationship Id="rId51" Type="http://schemas.openxmlformats.org/officeDocument/2006/relationships/oleObject" Target="embeddings/oleObject11.bin"/><Relationship Id="rId1412" Type="http://schemas.openxmlformats.org/officeDocument/2006/relationships/oleObject" Target="embeddings/oleObject691.bin"/><Relationship Id="rId1717" Type="http://schemas.openxmlformats.org/officeDocument/2006/relationships/oleObject" Target="embeddings/oleObject843.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oleObject" Target="embeddings/oleObject924.bin"/><Relationship Id="rId1501" Type="http://schemas.openxmlformats.org/officeDocument/2006/relationships/oleObject" Target="embeddings/oleObject735.bin"/><Relationship Id="rId1739" Type="http://schemas.openxmlformats.org/officeDocument/2006/relationships/oleObject" Target="embeddings/oleObject854.bin"/><Relationship Id="rId1806" Type="http://schemas.openxmlformats.org/officeDocument/2006/relationships/image" Target="media/image887.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image" Target="media/image41.wmf"/><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96" Type="http://schemas.openxmlformats.org/officeDocument/2006/relationships/image" Target="media/image782.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image" Target="media/image919.wmf"/><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828" Type="http://schemas.openxmlformats.org/officeDocument/2006/relationships/image" Target="media/image898.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image" Target="media/image930.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1100" Type="http://schemas.openxmlformats.org/officeDocument/2006/relationships/image" Target="media/image537.wmf"/><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image" Target="media/image10.wmf"/><Relationship Id="rId1612" Type="http://schemas.openxmlformats.org/officeDocument/2006/relationships/image" Target="media/image790.wmf"/><Relationship Id="rId1917" Type="http://schemas.openxmlformats.org/officeDocument/2006/relationships/oleObject" Target="embeddings/oleObject943.bin"/><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wmf"/><Relationship Id="rId66" Type="http://schemas.openxmlformats.org/officeDocument/2006/relationships/image" Target="media/image21.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oleObject" Target="embeddings/oleObject905.bin"/><Relationship Id="rId1701" Type="http://schemas.openxmlformats.org/officeDocument/2006/relationships/oleObject" Target="embeddings/oleObject835.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89" Type="http://schemas.openxmlformats.org/officeDocument/2006/relationships/oleObject" Target="embeddings/oleObject779.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image" Target="media/image882.wmf"/><Relationship Id="rId88" Type="http://schemas.openxmlformats.org/officeDocument/2006/relationships/image" Target="media/image32.wmf"/><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oleObject" Target="embeddings/oleObject916.bin"/><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5" Type="http://schemas.openxmlformats.org/officeDocument/2006/relationships/hyperlink" Target="http://mrl.sci.utah.edu/software/febio" TargetMode="External"/><Relationship Id="rId164" Type="http://schemas.openxmlformats.org/officeDocument/2006/relationships/image" Target="media/image69.wmf"/><Relationship Id="rId371" Type="http://schemas.openxmlformats.org/officeDocument/2006/relationships/oleObject" Target="embeddings/oleObject170.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027176-E0F7-4F10-8B7C-443E4DB1E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201</Pages>
  <Words>58569</Words>
  <Characters>333846</Characters>
  <Application>Microsoft Office Word</Application>
  <DocSecurity>0</DocSecurity>
  <Lines>2782</Lines>
  <Paragraphs>783</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391632</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247</cp:revision>
  <cp:lastPrinted>2012-01-23T17:06:00Z</cp:lastPrinted>
  <dcterms:created xsi:type="dcterms:W3CDTF">2013-03-05T16:20:00Z</dcterms:created>
  <dcterms:modified xsi:type="dcterms:W3CDTF">2014-01-07T18:45:00Z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y fmtid="{D5CDD505-2E9C-101B-9397-08002B2CF9AE}" pid="12" name="MTMacEqns">
    <vt:bool>true</vt:bool>
  </property>
</Properties>
</file>