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85038F">
        <w:rPr>
          <w:b/>
          <w:noProof/>
        </w:rPr>
        <w:t>April 16,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A93565"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30A18B78" w14:textId="77777777" w:rsidR="008826A0"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8826A0" w:rsidRPr="00236E96">
        <w:rPr>
          <w:noProof/>
          <w:color w:val="000000"/>
        </w:rPr>
        <w:t>Chapter 1</w:t>
      </w:r>
      <w:r w:rsidR="008826A0">
        <w:rPr>
          <w:noProof/>
        </w:rPr>
        <w:t xml:space="preserve"> Introduction</w:t>
      </w:r>
      <w:r w:rsidR="008826A0">
        <w:rPr>
          <w:noProof/>
        </w:rPr>
        <w:tab/>
      </w:r>
      <w:r w:rsidR="008826A0">
        <w:rPr>
          <w:noProof/>
        </w:rPr>
        <w:fldChar w:fldCharType="begin"/>
      </w:r>
      <w:r w:rsidR="008826A0">
        <w:rPr>
          <w:noProof/>
        </w:rPr>
        <w:instrText xml:space="preserve"> PAGEREF _Toc377547154 \h </w:instrText>
      </w:r>
      <w:r w:rsidR="008826A0">
        <w:rPr>
          <w:noProof/>
        </w:rPr>
      </w:r>
      <w:r w:rsidR="008826A0">
        <w:rPr>
          <w:noProof/>
        </w:rPr>
        <w:fldChar w:fldCharType="separate"/>
      </w:r>
      <w:r w:rsidR="008826A0">
        <w:rPr>
          <w:noProof/>
        </w:rPr>
        <w:t>1</w:t>
      </w:r>
      <w:r w:rsidR="008826A0">
        <w:rPr>
          <w:noProof/>
        </w:rPr>
        <w:fldChar w:fldCharType="end"/>
      </w:r>
    </w:p>
    <w:p w14:paraId="40703FF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_Toc377547155 \h </w:instrText>
      </w:r>
      <w:r>
        <w:rPr>
          <w:noProof/>
        </w:rPr>
      </w:r>
      <w:r>
        <w:rPr>
          <w:noProof/>
        </w:rPr>
        <w:fldChar w:fldCharType="separate"/>
      </w:r>
      <w:r>
        <w:rPr>
          <w:noProof/>
        </w:rPr>
        <w:t>1</w:t>
      </w:r>
      <w:r>
        <w:rPr>
          <w:noProof/>
        </w:rPr>
        <w:fldChar w:fldCharType="end"/>
      </w:r>
    </w:p>
    <w:p w14:paraId="2D533B4E"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_Toc377547156 \h </w:instrText>
      </w:r>
      <w:r>
        <w:rPr>
          <w:noProof/>
        </w:rPr>
      </w:r>
      <w:r>
        <w:rPr>
          <w:noProof/>
        </w:rPr>
        <w:fldChar w:fldCharType="separate"/>
      </w:r>
      <w:r>
        <w:rPr>
          <w:noProof/>
        </w:rPr>
        <w:t>2</w:t>
      </w:r>
      <w:r>
        <w:rPr>
          <w:noProof/>
        </w:rPr>
        <w:fldChar w:fldCharType="end"/>
      </w:r>
    </w:p>
    <w:p w14:paraId="6D16DEDF"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2</w:t>
      </w:r>
      <w:r>
        <w:rPr>
          <w:noProof/>
        </w:rPr>
        <w:t xml:space="preserve"> Running FEBio</w:t>
      </w:r>
      <w:r>
        <w:rPr>
          <w:noProof/>
        </w:rPr>
        <w:tab/>
      </w:r>
      <w:r>
        <w:rPr>
          <w:noProof/>
        </w:rPr>
        <w:fldChar w:fldCharType="begin"/>
      </w:r>
      <w:r>
        <w:rPr>
          <w:noProof/>
        </w:rPr>
        <w:instrText xml:space="preserve"> PAGEREF _Toc377547157 \h </w:instrText>
      </w:r>
      <w:r>
        <w:rPr>
          <w:noProof/>
        </w:rPr>
      </w:r>
      <w:r>
        <w:rPr>
          <w:noProof/>
        </w:rPr>
        <w:fldChar w:fldCharType="separate"/>
      </w:r>
      <w:r>
        <w:rPr>
          <w:noProof/>
        </w:rPr>
        <w:t>4</w:t>
      </w:r>
      <w:r>
        <w:rPr>
          <w:noProof/>
        </w:rPr>
        <w:fldChar w:fldCharType="end"/>
      </w:r>
    </w:p>
    <w:p w14:paraId="2171126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_Toc377547158 \h </w:instrText>
      </w:r>
      <w:r>
        <w:rPr>
          <w:noProof/>
        </w:rPr>
      </w:r>
      <w:r>
        <w:rPr>
          <w:noProof/>
        </w:rPr>
        <w:fldChar w:fldCharType="separate"/>
      </w:r>
      <w:r>
        <w:rPr>
          <w:noProof/>
        </w:rPr>
        <w:t>4</w:t>
      </w:r>
      <w:r>
        <w:rPr>
          <w:noProof/>
        </w:rPr>
        <w:fldChar w:fldCharType="end"/>
      </w:r>
    </w:p>
    <w:p w14:paraId="09DC3AA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2.1.1.</w:t>
      </w:r>
      <w:r>
        <w:rPr>
          <w:noProof/>
        </w:rPr>
        <w:t xml:space="preserve"> Windows XP</w:t>
      </w:r>
      <w:r>
        <w:rPr>
          <w:noProof/>
        </w:rPr>
        <w:tab/>
      </w:r>
      <w:r>
        <w:rPr>
          <w:noProof/>
        </w:rPr>
        <w:fldChar w:fldCharType="begin"/>
      </w:r>
      <w:r>
        <w:rPr>
          <w:noProof/>
        </w:rPr>
        <w:instrText xml:space="preserve"> PAGEREF _Toc377547159 \h </w:instrText>
      </w:r>
      <w:r>
        <w:rPr>
          <w:noProof/>
        </w:rPr>
      </w:r>
      <w:r>
        <w:rPr>
          <w:noProof/>
        </w:rPr>
        <w:fldChar w:fldCharType="separate"/>
      </w:r>
      <w:r>
        <w:rPr>
          <w:noProof/>
        </w:rPr>
        <w:t>4</w:t>
      </w:r>
      <w:r>
        <w:rPr>
          <w:noProof/>
        </w:rPr>
        <w:fldChar w:fldCharType="end"/>
      </w:r>
    </w:p>
    <w:p w14:paraId="60C32A2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2.1.2.</w:t>
      </w:r>
      <w:r>
        <w:rPr>
          <w:noProof/>
        </w:rPr>
        <w:t xml:space="preserve"> Windows 7</w:t>
      </w:r>
      <w:r>
        <w:rPr>
          <w:noProof/>
        </w:rPr>
        <w:tab/>
      </w:r>
      <w:r>
        <w:rPr>
          <w:noProof/>
        </w:rPr>
        <w:fldChar w:fldCharType="begin"/>
      </w:r>
      <w:r>
        <w:rPr>
          <w:noProof/>
        </w:rPr>
        <w:instrText xml:space="preserve"> PAGEREF _Toc377547160 \h </w:instrText>
      </w:r>
      <w:r>
        <w:rPr>
          <w:noProof/>
        </w:rPr>
      </w:r>
      <w:r>
        <w:rPr>
          <w:noProof/>
        </w:rPr>
        <w:fldChar w:fldCharType="separate"/>
      </w:r>
      <w:r>
        <w:rPr>
          <w:noProof/>
        </w:rPr>
        <w:t>4</w:t>
      </w:r>
      <w:r>
        <w:rPr>
          <w:noProof/>
        </w:rPr>
        <w:fldChar w:fldCharType="end"/>
      </w:r>
    </w:p>
    <w:p w14:paraId="3A35F6C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2.1.3.</w:t>
      </w:r>
      <w:r>
        <w:rPr>
          <w:noProof/>
        </w:rPr>
        <w:t xml:space="preserve"> Running FEBio from Explorer</w:t>
      </w:r>
      <w:r>
        <w:rPr>
          <w:noProof/>
        </w:rPr>
        <w:tab/>
      </w:r>
      <w:r>
        <w:rPr>
          <w:noProof/>
        </w:rPr>
        <w:fldChar w:fldCharType="begin"/>
      </w:r>
      <w:r>
        <w:rPr>
          <w:noProof/>
        </w:rPr>
        <w:instrText xml:space="preserve"> PAGEREF _Toc377547161 \h </w:instrText>
      </w:r>
      <w:r>
        <w:rPr>
          <w:noProof/>
        </w:rPr>
      </w:r>
      <w:r>
        <w:rPr>
          <w:noProof/>
        </w:rPr>
        <w:fldChar w:fldCharType="separate"/>
      </w:r>
      <w:r>
        <w:rPr>
          <w:noProof/>
        </w:rPr>
        <w:t>5</w:t>
      </w:r>
      <w:r>
        <w:rPr>
          <w:noProof/>
        </w:rPr>
        <w:fldChar w:fldCharType="end"/>
      </w:r>
    </w:p>
    <w:p w14:paraId="434A43B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_Toc377547162 \h </w:instrText>
      </w:r>
      <w:r>
        <w:rPr>
          <w:noProof/>
        </w:rPr>
      </w:r>
      <w:r>
        <w:rPr>
          <w:noProof/>
        </w:rPr>
        <w:fldChar w:fldCharType="separate"/>
      </w:r>
      <w:r>
        <w:rPr>
          <w:noProof/>
        </w:rPr>
        <w:t>5</w:t>
      </w:r>
      <w:r>
        <w:rPr>
          <w:noProof/>
        </w:rPr>
        <w:fldChar w:fldCharType="end"/>
      </w:r>
    </w:p>
    <w:p w14:paraId="13144ECC"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_Toc377547163 \h </w:instrText>
      </w:r>
      <w:r>
        <w:rPr>
          <w:noProof/>
        </w:rPr>
      </w:r>
      <w:r>
        <w:rPr>
          <w:noProof/>
        </w:rPr>
        <w:fldChar w:fldCharType="separate"/>
      </w:r>
      <w:r>
        <w:rPr>
          <w:noProof/>
        </w:rPr>
        <w:t>5</w:t>
      </w:r>
      <w:r>
        <w:rPr>
          <w:noProof/>
        </w:rPr>
        <w:fldChar w:fldCharType="end"/>
      </w:r>
    </w:p>
    <w:p w14:paraId="0D1FABF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_Toc377547164 \h </w:instrText>
      </w:r>
      <w:r>
        <w:rPr>
          <w:noProof/>
        </w:rPr>
      </w:r>
      <w:r>
        <w:rPr>
          <w:noProof/>
        </w:rPr>
        <w:fldChar w:fldCharType="separate"/>
      </w:r>
      <w:r>
        <w:rPr>
          <w:noProof/>
        </w:rPr>
        <w:t>8</w:t>
      </w:r>
      <w:r>
        <w:rPr>
          <w:noProof/>
        </w:rPr>
        <w:fldChar w:fldCharType="end"/>
      </w:r>
    </w:p>
    <w:p w14:paraId="13161ED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_Toc377547165 \h </w:instrText>
      </w:r>
      <w:r>
        <w:rPr>
          <w:noProof/>
        </w:rPr>
      </w:r>
      <w:r>
        <w:rPr>
          <w:noProof/>
        </w:rPr>
        <w:fldChar w:fldCharType="separate"/>
      </w:r>
      <w:r>
        <w:rPr>
          <w:noProof/>
        </w:rPr>
        <w:t>9</w:t>
      </w:r>
      <w:r>
        <w:rPr>
          <w:noProof/>
        </w:rPr>
        <w:fldChar w:fldCharType="end"/>
      </w:r>
    </w:p>
    <w:p w14:paraId="52AA09B4"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_Toc377547166 \h </w:instrText>
      </w:r>
      <w:r>
        <w:rPr>
          <w:noProof/>
        </w:rPr>
      </w:r>
      <w:r>
        <w:rPr>
          <w:noProof/>
        </w:rPr>
        <w:fldChar w:fldCharType="separate"/>
      </w:r>
      <w:r>
        <w:rPr>
          <w:noProof/>
        </w:rPr>
        <w:t>9</w:t>
      </w:r>
      <w:r>
        <w:rPr>
          <w:noProof/>
        </w:rPr>
        <w:fldChar w:fldCharType="end"/>
      </w:r>
    </w:p>
    <w:p w14:paraId="604311E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_Toc377547167 \h </w:instrText>
      </w:r>
      <w:r>
        <w:rPr>
          <w:noProof/>
        </w:rPr>
      </w:r>
      <w:r>
        <w:rPr>
          <w:noProof/>
        </w:rPr>
        <w:fldChar w:fldCharType="separate"/>
      </w:r>
      <w:r>
        <w:rPr>
          <w:noProof/>
        </w:rPr>
        <w:t>10</w:t>
      </w:r>
      <w:r>
        <w:rPr>
          <w:noProof/>
        </w:rPr>
        <w:fldChar w:fldCharType="end"/>
      </w:r>
    </w:p>
    <w:p w14:paraId="0813EBF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_Toc377547168 \h </w:instrText>
      </w:r>
      <w:r>
        <w:rPr>
          <w:noProof/>
        </w:rPr>
      </w:r>
      <w:r>
        <w:rPr>
          <w:noProof/>
        </w:rPr>
        <w:fldChar w:fldCharType="separate"/>
      </w:r>
      <w:r>
        <w:rPr>
          <w:noProof/>
        </w:rPr>
        <w:t>10</w:t>
      </w:r>
      <w:r>
        <w:rPr>
          <w:noProof/>
        </w:rPr>
        <w:fldChar w:fldCharType="end"/>
      </w:r>
    </w:p>
    <w:p w14:paraId="7F50636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2.8.1.</w:t>
      </w:r>
      <w:r>
        <w:rPr>
          <w:noProof/>
        </w:rPr>
        <w:t xml:space="preserve"> Interrupting a Run</w:t>
      </w:r>
      <w:r>
        <w:rPr>
          <w:noProof/>
        </w:rPr>
        <w:tab/>
      </w:r>
      <w:r>
        <w:rPr>
          <w:noProof/>
        </w:rPr>
        <w:fldChar w:fldCharType="begin"/>
      </w:r>
      <w:r>
        <w:rPr>
          <w:noProof/>
        </w:rPr>
        <w:instrText xml:space="preserve"> PAGEREF _Toc377547169 \h </w:instrText>
      </w:r>
      <w:r>
        <w:rPr>
          <w:noProof/>
        </w:rPr>
      </w:r>
      <w:r>
        <w:rPr>
          <w:noProof/>
        </w:rPr>
        <w:fldChar w:fldCharType="separate"/>
      </w:r>
      <w:r>
        <w:rPr>
          <w:noProof/>
        </w:rPr>
        <w:t>10</w:t>
      </w:r>
      <w:r>
        <w:rPr>
          <w:noProof/>
        </w:rPr>
        <w:fldChar w:fldCharType="end"/>
      </w:r>
    </w:p>
    <w:p w14:paraId="4A017BB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2.8.2.</w:t>
      </w:r>
      <w:r>
        <w:rPr>
          <w:noProof/>
        </w:rPr>
        <w:t xml:space="preserve"> Debugging a Run</w:t>
      </w:r>
      <w:r>
        <w:rPr>
          <w:noProof/>
        </w:rPr>
        <w:tab/>
      </w:r>
      <w:r>
        <w:rPr>
          <w:noProof/>
        </w:rPr>
        <w:fldChar w:fldCharType="begin"/>
      </w:r>
      <w:r>
        <w:rPr>
          <w:noProof/>
        </w:rPr>
        <w:instrText xml:space="preserve"> PAGEREF _Toc377547170 \h </w:instrText>
      </w:r>
      <w:r>
        <w:rPr>
          <w:noProof/>
        </w:rPr>
      </w:r>
      <w:r>
        <w:rPr>
          <w:noProof/>
        </w:rPr>
        <w:fldChar w:fldCharType="separate"/>
      </w:r>
      <w:r>
        <w:rPr>
          <w:noProof/>
        </w:rPr>
        <w:t>11</w:t>
      </w:r>
      <w:r>
        <w:rPr>
          <w:noProof/>
        </w:rPr>
        <w:fldChar w:fldCharType="end"/>
      </w:r>
    </w:p>
    <w:p w14:paraId="35F428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2.8.3.</w:t>
      </w:r>
      <w:r>
        <w:rPr>
          <w:noProof/>
        </w:rPr>
        <w:t xml:space="preserve"> Restarting a Run</w:t>
      </w:r>
      <w:r>
        <w:rPr>
          <w:noProof/>
        </w:rPr>
        <w:tab/>
      </w:r>
      <w:r>
        <w:rPr>
          <w:noProof/>
        </w:rPr>
        <w:fldChar w:fldCharType="begin"/>
      </w:r>
      <w:r>
        <w:rPr>
          <w:noProof/>
        </w:rPr>
        <w:instrText xml:space="preserve"> PAGEREF _Toc377547171 \h </w:instrText>
      </w:r>
      <w:r>
        <w:rPr>
          <w:noProof/>
        </w:rPr>
      </w:r>
      <w:r>
        <w:rPr>
          <w:noProof/>
        </w:rPr>
        <w:fldChar w:fldCharType="separate"/>
      </w:r>
      <w:r>
        <w:rPr>
          <w:noProof/>
        </w:rPr>
        <w:t>11</w:t>
      </w:r>
      <w:r>
        <w:rPr>
          <w:noProof/>
        </w:rPr>
        <w:fldChar w:fldCharType="end"/>
      </w:r>
    </w:p>
    <w:p w14:paraId="72D0C37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2.8.4.</w:t>
      </w:r>
      <w:r>
        <w:rPr>
          <w:noProof/>
        </w:rPr>
        <w:t xml:space="preserve"> Input File Checking</w:t>
      </w:r>
      <w:r>
        <w:rPr>
          <w:noProof/>
        </w:rPr>
        <w:tab/>
      </w:r>
      <w:r>
        <w:rPr>
          <w:noProof/>
        </w:rPr>
        <w:fldChar w:fldCharType="begin"/>
      </w:r>
      <w:r>
        <w:rPr>
          <w:noProof/>
        </w:rPr>
        <w:instrText xml:space="preserve"> PAGEREF _Toc377547172 \h </w:instrText>
      </w:r>
      <w:r>
        <w:rPr>
          <w:noProof/>
        </w:rPr>
      </w:r>
      <w:r>
        <w:rPr>
          <w:noProof/>
        </w:rPr>
        <w:fldChar w:fldCharType="separate"/>
      </w:r>
      <w:r>
        <w:rPr>
          <w:noProof/>
        </w:rPr>
        <w:t>12</w:t>
      </w:r>
      <w:r>
        <w:rPr>
          <w:noProof/>
        </w:rPr>
        <w:fldChar w:fldCharType="end"/>
      </w:r>
    </w:p>
    <w:p w14:paraId="4DE84908"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3</w:t>
      </w:r>
      <w:r>
        <w:rPr>
          <w:noProof/>
        </w:rPr>
        <w:t xml:space="preserve"> Free Format Input</w:t>
      </w:r>
      <w:r>
        <w:rPr>
          <w:noProof/>
        </w:rPr>
        <w:tab/>
      </w:r>
      <w:r>
        <w:rPr>
          <w:noProof/>
        </w:rPr>
        <w:fldChar w:fldCharType="begin"/>
      </w:r>
      <w:r>
        <w:rPr>
          <w:noProof/>
        </w:rPr>
        <w:instrText xml:space="preserve"> PAGEREF _Toc377547173 \h </w:instrText>
      </w:r>
      <w:r>
        <w:rPr>
          <w:noProof/>
        </w:rPr>
      </w:r>
      <w:r>
        <w:rPr>
          <w:noProof/>
        </w:rPr>
        <w:fldChar w:fldCharType="separate"/>
      </w:r>
      <w:r>
        <w:rPr>
          <w:noProof/>
        </w:rPr>
        <w:t>13</w:t>
      </w:r>
      <w:r>
        <w:rPr>
          <w:noProof/>
        </w:rPr>
        <w:fldChar w:fldCharType="end"/>
      </w:r>
    </w:p>
    <w:p w14:paraId="6346A1C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_Toc377547174 \h </w:instrText>
      </w:r>
      <w:r>
        <w:rPr>
          <w:noProof/>
        </w:rPr>
      </w:r>
      <w:r>
        <w:rPr>
          <w:noProof/>
        </w:rPr>
        <w:fldChar w:fldCharType="separate"/>
      </w:r>
      <w:r>
        <w:rPr>
          <w:noProof/>
        </w:rPr>
        <w:t>14</w:t>
      </w:r>
      <w:r>
        <w:rPr>
          <w:noProof/>
        </w:rPr>
        <w:fldChar w:fldCharType="end"/>
      </w:r>
    </w:p>
    <w:p w14:paraId="27B9426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_Toc377547175 \h </w:instrText>
      </w:r>
      <w:r>
        <w:rPr>
          <w:noProof/>
        </w:rPr>
      </w:r>
      <w:r>
        <w:rPr>
          <w:noProof/>
        </w:rPr>
        <w:fldChar w:fldCharType="separate"/>
      </w:r>
      <w:r>
        <w:rPr>
          <w:noProof/>
        </w:rPr>
        <w:t>14</w:t>
      </w:r>
      <w:r>
        <w:rPr>
          <w:noProof/>
        </w:rPr>
        <w:fldChar w:fldCharType="end"/>
      </w:r>
    </w:p>
    <w:p w14:paraId="0934837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_Toc377547176 \h </w:instrText>
      </w:r>
      <w:r>
        <w:rPr>
          <w:noProof/>
        </w:rPr>
      </w:r>
      <w:r>
        <w:rPr>
          <w:noProof/>
        </w:rPr>
        <w:fldChar w:fldCharType="separate"/>
      </w:r>
      <w:r>
        <w:rPr>
          <w:noProof/>
        </w:rPr>
        <w:t>16</w:t>
      </w:r>
      <w:r>
        <w:rPr>
          <w:noProof/>
        </w:rPr>
        <w:fldChar w:fldCharType="end"/>
      </w:r>
    </w:p>
    <w:p w14:paraId="3EA357B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_Toc377547177 \h </w:instrText>
      </w:r>
      <w:r>
        <w:rPr>
          <w:noProof/>
        </w:rPr>
      </w:r>
      <w:r>
        <w:rPr>
          <w:noProof/>
        </w:rPr>
        <w:fldChar w:fldCharType="separate"/>
      </w:r>
      <w:r>
        <w:rPr>
          <w:noProof/>
        </w:rPr>
        <w:t>17</w:t>
      </w:r>
      <w:r>
        <w:rPr>
          <w:noProof/>
        </w:rPr>
        <w:fldChar w:fldCharType="end"/>
      </w:r>
    </w:p>
    <w:p w14:paraId="1B692D9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3.4.1.</w:t>
      </w:r>
      <w:r>
        <w:rPr>
          <w:noProof/>
        </w:rPr>
        <w:t xml:space="preserve"> Common Parameters</w:t>
      </w:r>
      <w:r>
        <w:rPr>
          <w:noProof/>
        </w:rPr>
        <w:tab/>
      </w:r>
      <w:r>
        <w:rPr>
          <w:noProof/>
        </w:rPr>
        <w:fldChar w:fldCharType="begin"/>
      </w:r>
      <w:r>
        <w:rPr>
          <w:noProof/>
        </w:rPr>
        <w:instrText xml:space="preserve"> PAGEREF _Toc377547178 \h </w:instrText>
      </w:r>
      <w:r>
        <w:rPr>
          <w:noProof/>
        </w:rPr>
      </w:r>
      <w:r>
        <w:rPr>
          <w:noProof/>
        </w:rPr>
        <w:fldChar w:fldCharType="separate"/>
      </w:r>
      <w:r>
        <w:rPr>
          <w:noProof/>
        </w:rPr>
        <w:t>17</w:t>
      </w:r>
      <w:r>
        <w:rPr>
          <w:noProof/>
        </w:rPr>
        <w:fldChar w:fldCharType="end"/>
      </w:r>
    </w:p>
    <w:p w14:paraId="2D0714C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3.4.2.</w:t>
      </w:r>
      <w:r>
        <w:rPr>
          <w:noProof/>
        </w:rPr>
        <w:t xml:space="preserve"> Parameters for </w:t>
      </w:r>
      <w:r w:rsidRPr="00236E96">
        <w:rPr>
          <w:noProof/>
        </w:rPr>
        <w:t>Biphasic</w:t>
      </w:r>
      <w:r>
        <w:rPr>
          <w:noProof/>
        </w:rPr>
        <w:t xml:space="preserve"> Analysis</w:t>
      </w:r>
      <w:r>
        <w:rPr>
          <w:noProof/>
        </w:rPr>
        <w:tab/>
      </w:r>
      <w:r>
        <w:rPr>
          <w:noProof/>
        </w:rPr>
        <w:fldChar w:fldCharType="begin"/>
      </w:r>
      <w:r>
        <w:rPr>
          <w:noProof/>
        </w:rPr>
        <w:instrText xml:space="preserve"> PAGEREF _Toc377547179 \h </w:instrText>
      </w:r>
      <w:r>
        <w:rPr>
          <w:noProof/>
        </w:rPr>
      </w:r>
      <w:r>
        <w:rPr>
          <w:noProof/>
        </w:rPr>
        <w:fldChar w:fldCharType="separate"/>
      </w:r>
      <w:r>
        <w:rPr>
          <w:noProof/>
        </w:rPr>
        <w:t>23</w:t>
      </w:r>
      <w:r>
        <w:rPr>
          <w:noProof/>
        </w:rPr>
        <w:fldChar w:fldCharType="end"/>
      </w:r>
    </w:p>
    <w:p w14:paraId="03B614F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3.4.3.</w:t>
      </w:r>
      <w:r>
        <w:rPr>
          <w:noProof/>
        </w:rPr>
        <w:t xml:space="preserve"> Parameters for </w:t>
      </w:r>
      <w:r w:rsidRPr="00236E96">
        <w:rPr>
          <w:noProof/>
        </w:rPr>
        <w:t>Solute</w:t>
      </w:r>
      <w:r>
        <w:rPr>
          <w:noProof/>
        </w:rPr>
        <w:t xml:space="preserve"> Analysis</w:t>
      </w:r>
      <w:r>
        <w:rPr>
          <w:noProof/>
        </w:rPr>
        <w:tab/>
      </w:r>
      <w:r>
        <w:rPr>
          <w:noProof/>
        </w:rPr>
        <w:fldChar w:fldCharType="begin"/>
      </w:r>
      <w:r>
        <w:rPr>
          <w:noProof/>
        </w:rPr>
        <w:instrText xml:space="preserve"> PAGEREF _Toc377547180 \h </w:instrText>
      </w:r>
      <w:r>
        <w:rPr>
          <w:noProof/>
        </w:rPr>
      </w:r>
      <w:r>
        <w:rPr>
          <w:noProof/>
        </w:rPr>
        <w:fldChar w:fldCharType="separate"/>
      </w:r>
      <w:r>
        <w:rPr>
          <w:noProof/>
        </w:rPr>
        <w:t>24</w:t>
      </w:r>
      <w:r>
        <w:rPr>
          <w:noProof/>
        </w:rPr>
        <w:fldChar w:fldCharType="end"/>
      </w:r>
    </w:p>
    <w:p w14:paraId="7B4EA09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3.4.4.</w:t>
      </w:r>
      <w:r>
        <w:rPr>
          <w:noProof/>
        </w:rPr>
        <w:t xml:space="preserve"> Parameters for </w:t>
      </w:r>
      <w:r w:rsidRPr="00236E96">
        <w:rPr>
          <w:noProof/>
        </w:rPr>
        <w:t>Heat</w:t>
      </w:r>
      <w:r>
        <w:rPr>
          <w:noProof/>
        </w:rPr>
        <w:t xml:space="preserve"> Analysis</w:t>
      </w:r>
      <w:r>
        <w:rPr>
          <w:noProof/>
        </w:rPr>
        <w:tab/>
      </w:r>
      <w:r>
        <w:rPr>
          <w:noProof/>
        </w:rPr>
        <w:fldChar w:fldCharType="begin"/>
      </w:r>
      <w:r>
        <w:rPr>
          <w:noProof/>
        </w:rPr>
        <w:instrText xml:space="preserve"> PAGEREF _Toc377547181 \h </w:instrText>
      </w:r>
      <w:r>
        <w:rPr>
          <w:noProof/>
        </w:rPr>
      </w:r>
      <w:r>
        <w:rPr>
          <w:noProof/>
        </w:rPr>
        <w:fldChar w:fldCharType="separate"/>
      </w:r>
      <w:r>
        <w:rPr>
          <w:noProof/>
        </w:rPr>
        <w:t>24</w:t>
      </w:r>
      <w:r>
        <w:rPr>
          <w:noProof/>
        </w:rPr>
        <w:fldChar w:fldCharType="end"/>
      </w:r>
    </w:p>
    <w:p w14:paraId="1274AE4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_Toc377547182 \h </w:instrText>
      </w:r>
      <w:r>
        <w:rPr>
          <w:noProof/>
        </w:rPr>
      </w:r>
      <w:r>
        <w:rPr>
          <w:noProof/>
        </w:rPr>
        <w:fldChar w:fldCharType="separate"/>
      </w:r>
      <w:r>
        <w:rPr>
          <w:noProof/>
        </w:rPr>
        <w:t>25</w:t>
      </w:r>
      <w:r>
        <w:rPr>
          <w:noProof/>
        </w:rPr>
        <w:fldChar w:fldCharType="end"/>
      </w:r>
    </w:p>
    <w:p w14:paraId="214ED4C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3.5.1.</w:t>
      </w:r>
      <w:r>
        <w:rPr>
          <w:noProof/>
        </w:rPr>
        <w:t xml:space="preserve"> Constants</w:t>
      </w:r>
      <w:r>
        <w:rPr>
          <w:noProof/>
        </w:rPr>
        <w:tab/>
      </w:r>
      <w:r>
        <w:rPr>
          <w:noProof/>
        </w:rPr>
        <w:fldChar w:fldCharType="begin"/>
      </w:r>
      <w:r>
        <w:rPr>
          <w:noProof/>
        </w:rPr>
        <w:instrText xml:space="preserve"> PAGEREF _Toc377547183 \h </w:instrText>
      </w:r>
      <w:r>
        <w:rPr>
          <w:noProof/>
        </w:rPr>
      </w:r>
      <w:r>
        <w:rPr>
          <w:noProof/>
        </w:rPr>
        <w:fldChar w:fldCharType="separate"/>
      </w:r>
      <w:r>
        <w:rPr>
          <w:noProof/>
        </w:rPr>
        <w:t>25</w:t>
      </w:r>
      <w:r>
        <w:rPr>
          <w:noProof/>
        </w:rPr>
        <w:fldChar w:fldCharType="end"/>
      </w:r>
    </w:p>
    <w:p w14:paraId="6844A65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3.5.2.</w:t>
      </w:r>
      <w:r>
        <w:rPr>
          <w:noProof/>
        </w:rPr>
        <w:t xml:space="preserve"> Solutes</w:t>
      </w:r>
      <w:r>
        <w:rPr>
          <w:noProof/>
        </w:rPr>
        <w:tab/>
      </w:r>
      <w:r>
        <w:rPr>
          <w:noProof/>
        </w:rPr>
        <w:fldChar w:fldCharType="begin"/>
      </w:r>
      <w:r>
        <w:rPr>
          <w:noProof/>
        </w:rPr>
        <w:instrText xml:space="preserve"> PAGEREF _Toc377547184 \h </w:instrText>
      </w:r>
      <w:r>
        <w:rPr>
          <w:noProof/>
        </w:rPr>
      </w:r>
      <w:r>
        <w:rPr>
          <w:noProof/>
        </w:rPr>
        <w:fldChar w:fldCharType="separate"/>
      </w:r>
      <w:r>
        <w:rPr>
          <w:noProof/>
        </w:rPr>
        <w:t>25</w:t>
      </w:r>
      <w:r>
        <w:rPr>
          <w:noProof/>
        </w:rPr>
        <w:fldChar w:fldCharType="end"/>
      </w:r>
    </w:p>
    <w:p w14:paraId="2CAF04B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3.5.3.</w:t>
      </w:r>
      <w:r>
        <w:rPr>
          <w:noProof/>
        </w:rPr>
        <w:t xml:space="preserve"> Solid-Bound Molecules</w:t>
      </w:r>
      <w:r>
        <w:rPr>
          <w:noProof/>
        </w:rPr>
        <w:tab/>
      </w:r>
      <w:r>
        <w:rPr>
          <w:noProof/>
        </w:rPr>
        <w:fldChar w:fldCharType="begin"/>
      </w:r>
      <w:r>
        <w:rPr>
          <w:noProof/>
        </w:rPr>
        <w:instrText xml:space="preserve"> PAGEREF _Toc377547185 \h </w:instrText>
      </w:r>
      <w:r>
        <w:rPr>
          <w:noProof/>
        </w:rPr>
      </w:r>
      <w:r>
        <w:rPr>
          <w:noProof/>
        </w:rPr>
        <w:fldChar w:fldCharType="separate"/>
      </w:r>
      <w:r>
        <w:rPr>
          <w:noProof/>
        </w:rPr>
        <w:t>26</w:t>
      </w:r>
      <w:r>
        <w:rPr>
          <w:noProof/>
        </w:rPr>
        <w:fldChar w:fldCharType="end"/>
      </w:r>
    </w:p>
    <w:p w14:paraId="5155C763"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_Toc377547186 \h </w:instrText>
      </w:r>
      <w:r>
        <w:rPr>
          <w:noProof/>
        </w:rPr>
      </w:r>
      <w:r>
        <w:rPr>
          <w:noProof/>
        </w:rPr>
        <w:fldChar w:fldCharType="separate"/>
      </w:r>
      <w:r>
        <w:rPr>
          <w:noProof/>
        </w:rPr>
        <w:t>27</w:t>
      </w:r>
      <w:r>
        <w:rPr>
          <w:noProof/>
        </w:rPr>
        <w:fldChar w:fldCharType="end"/>
      </w:r>
    </w:p>
    <w:p w14:paraId="62CEFD0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_Toc377547187 \h </w:instrText>
      </w:r>
      <w:r>
        <w:rPr>
          <w:noProof/>
        </w:rPr>
      </w:r>
      <w:r>
        <w:rPr>
          <w:noProof/>
        </w:rPr>
        <w:fldChar w:fldCharType="separate"/>
      </w:r>
      <w:r>
        <w:rPr>
          <w:noProof/>
        </w:rPr>
        <w:t>28</w:t>
      </w:r>
      <w:r>
        <w:rPr>
          <w:noProof/>
        </w:rPr>
        <w:fldChar w:fldCharType="end"/>
      </w:r>
    </w:p>
    <w:p w14:paraId="39CEBEA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3.7.1.</w:t>
      </w:r>
      <w:r>
        <w:rPr>
          <w:noProof/>
        </w:rPr>
        <w:t xml:space="preserve"> Nodes Section</w:t>
      </w:r>
      <w:r>
        <w:rPr>
          <w:noProof/>
        </w:rPr>
        <w:tab/>
      </w:r>
      <w:r>
        <w:rPr>
          <w:noProof/>
        </w:rPr>
        <w:fldChar w:fldCharType="begin"/>
      </w:r>
      <w:r>
        <w:rPr>
          <w:noProof/>
        </w:rPr>
        <w:instrText xml:space="preserve"> PAGEREF _Toc377547188 \h </w:instrText>
      </w:r>
      <w:r>
        <w:rPr>
          <w:noProof/>
        </w:rPr>
      </w:r>
      <w:r>
        <w:rPr>
          <w:noProof/>
        </w:rPr>
        <w:fldChar w:fldCharType="separate"/>
      </w:r>
      <w:r>
        <w:rPr>
          <w:noProof/>
        </w:rPr>
        <w:t>28</w:t>
      </w:r>
      <w:r>
        <w:rPr>
          <w:noProof/>
        </w:rPr>
        <w:fldChar w:fldCharType="end"/>
      </w:r>
    </w:p>
    <w:p w14:paraId="4B73F756"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3.7.2.</w:t>
      </w:r>
      <w:r>
        <w:rPr>
          <w:noProof/>
        </w:rPr>
        <w:t xml:space="preserve"> Elements Section</w:t>
      </w:r>
      <w:r>
        <w:rPr>
          <w:noProof/>
        </w:rPr>
        <w:tab/>
      </w:r>
      <w:r>
        <w:rPr>
          <w:noProof/>
        </w:rPr>
        <w:fldChar w:fldCharType="begin"/>
      </w:r>
      <w:r>
        <w:rPr>
          <w:noProof/>
        </w:rPr>
        <w:instrText xml:space="preserve"> PAGEREF _Toc377547189 \h </w:instrText>
      </w:r>
      <w:r>
        <w:rPr>
          <w:noProof/>
        </w:rPr>
      </w:r>
      <w:r>
        <w:rPr>
          <w:noProof/>
        </w:rPr>
        <w:fldChar w:fldCharType="separate"/>
      </w:r>
      <w:r>
        <w:rPr>
          <w:noProof/>
        </w:rPr>
        <w:t>28</w:t>
      </w:r>
      <w:r>
        <w:rPr>
          <w:noProof/>
        </w:rPr>
        <w:fldChar w:fldCharType="end"/>
      </w:r>
    </w:p>
    <w:p w14:paraId="3AE477B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_Toc377547190 \h </w:instrText>
      </w:r>
      <w:r>
        <w:rPr>
          <w:noProof/>
        </w:rPr>
      </w:r>
      <w:r>
        <w:rPr>
          <w:noProof/>
        </w:rPr>
        <w:fldChar w:fldCharType="separate"/>
      </w:r>
      <w:r>
        <w:rPr>
          <w:noProof/>
        </w:rPr>
        <w:t>28</w:t>
      </w:r>
      <w:r>
        <w:rPr>
          <w:noProof/>
        </w:rPr>
        <w:fldChar w:fldCharType="end"/>
      </w:r>
    </w:p>
    <w:p w14:paraId="69D12FF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_Toc377547191 \h </w:instrText>
      </w:r>
      <w:r>
        <w:rPr>
          <w:noProof/>
        </w:rPr>
      </w:r>
      <w:r>
        <w:rPr>
          <w:noProof/>
        </w:rPr>
        <w:fldChar w:fldCharType="separate"/>
      </w:r>
      <w:r>
        <w:rPr>
          <w:noProof/>
        </w:rPr>
        <w:t>29</w:t>
      </w:r>
      <w:r>
        <w:rPr>
          <w:noProof/>
        </w:rPr>
        <w:fldChar w:fldCharType="end"/>
      </w:r>
    </w:p>
    <w:p w14:paraId="192944E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_Toc377547192 \h </w:instrText>
      </w:r>
      <w:r>
        <w:rPr>
          <w:noProof/>
        </w:rPr>
      </w:r>
      <w:r>
        <w:rPr>
          <w:noProof/>
        </w:rPr>
        <w:fldChar w:fldCharType="separate"/>
      </w:r>
      <w:r>
        <w:rPr>
          <w:noProof/>
        </w:rPr>
        <w:t>30</w:t>
      </w:r>
      <w:r>
        <w:rPr>
          <w:noProof/>
        </w:rPr>
        <w:fldChar w:fldCharType="end"/>
      </w:r>
    </w:p>
    <w:p w14:paraId="5F456AF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3.7.3.</w:t>
      </w:r>
      <w:r>
        <w:rPr>
          <w:noProof/>
        </w:rPr>
        <w:t xml:space="preserve"> Element Data Section</w:t>
      </w:r>
      <w:r>
        <w:rPr>
          <w:noProof/>
        </w:rPr>
        <w:tab/>
      </w:r>
      <w:r>
        <w:rPr>
          <w:noProof/>
        </w:rPr>
        <w:fldChar w:fldCharType="begin"/>
      </w:r>
      <w:r>
        <w:rPr>
          <w:noProof/>
        </w:rPr>
        <w:instrText xml:space="preserve"> PAGEREF _Toc377547193 \h </w:instrText>
      </w:r>
      <w:r>
        <w:rPr>
          <w:noProof/>
        </w:rPr>
      </w:r>
      <w:r>
        <w:rPr>
          <w:noProof/>
        </w:rPr>
        <w:fldChar w:fldCharType="separate"/>
      </w:r>
      <w:r>
        <w:rPr>
          <w:noProof/>
        </w:rPr>
        <w:t>30</w:t>
      </w:r>
      <w:r>
        <w:rPr>
          <w:noProof/>
        </w:rPr>
        <w:fldChar w:fldCharType="end"/>
      </w:r>
    </w:p>
    <w:p w14:paraId="0526960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3.7.4.</w:t>
      </w:r>
      <w:r>
        <w:rPr>
          <w:noProof/>
        </w:rPr>
        <w:t xml:space="preserve"> Surface Section</w:t>
      </w:r>
      <w:r>
        <w:rPr>
          <w:noProof/>
        </w:rPr>
        <w:tab/>
      </w:r>
      <w:r>
        <w:rPr>
          <w:noProof/>
        </w:rPr>
        <w:fldChar w:fldCharType="begin"/>
      </w:r>
      <w:r>
        <w:rPr>
          <w:noProof/>
        </w:rPr>
        <w:instrText xml:space="preserve"> PAGEREF _Toc377547194 \h </w:instrText>
      </w:r>
      <w:r>
        <w:rPr>
          <w:noProof/>
        </w:rPr>
      </w:r>
      <w:r>
        <w:rPr>
          <w:noProof/>
        </w:rPr>
        <w:fldChar w:fldCharType="separate"/>
      </w:r>
      <w:r>
        <w:rPr>
          <w:noProof/>
        </w:rPr>
        <w:t>31</w:t>
      </w:r>
      <w:r>
        <w:rPr>
          <w:noProof/>
        </w:rPr>
        <w:fldChar w:fldCharType="end"/>
      </w:r>
    </w:p>
    <w:p w14:paraId="34553DE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_Toc377547195 \h </w:instrText>
      </w:r>
      <w:r>
        <w:rPr>
          <w:noProof/>
        </w:rPr>
      </w:r>
      <w:r>
        <w:rPr>
          <w:noProof/>
        </w:rPr>
        <w:fldChar w:fldCharType="separate"/>
      </w:r>
      <w:r>
        <w:rPr>
          <w:noProof/>
        </w:rPr>
        <w:t>32</w:t>
      </w:r>
      <w:r>
        <w:rPr>
          <w:noProof/>
        </w:rPr>
        <w:fldChar w:fldCharType="end"/>
      </w:r>
    </w:p>
    <w:p w14:paraId="45351186"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3.8.1.</w:t>
      </w:r>
      <w:r>
        <w:rPr>
          <w:noProof/>
        </w:rPr>
        <w:t xml:space="preserve"> Initial Nodal Velocities</w:t>
      </w:r>
      <w:r>
        <w:rPr>
          <w:noProof/>
        </w:rPr>
        <w:tab/>
      </w:r>
      <w:r>
        <w:rPr>
          <w:noProof/>
        </w:rPr>
        <w:fldChar w:fldCharType="begin"/>
      </w:r>
      <w:r>
        <w:rPr>
          <w:noProof/>
        </w:rPr>
        <w:instrText xml:space="preserve"> PAGEREF _Toc377547196 \h </w:instrText>
      </w:r>
      <w:r>
        <w:rPr>
          <w:noProof/>
        </w:rPr>
      </w:r>
      <w:r>
        <w:rPr>
          <w:noProof/>
        </w:rPr>
        <w:fldChar w:fldCharType="separate"/>
      </w:r>
      <w:r>
        <w:rPr>
          <w:noProof/>
        </w:rPr>
        <w:t>32</w:t>
      </w:r>
      <w:r>
        <w:rPr>
          <w:noProof/>
        </w:rPr>
        <w:fldChar w:fldCharType="end"/>
      </w:r>
    </w:p>
    <w:p w14:paraId="1FEE218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_Toc377547197 \h </w:instrText>
      </w:r>
      <w:r>
        <w:rPr>
          <w:noProof/>
        </w:rPr>
      </w:r>
      <w:r>
        <w:rPr>
          <w:noProof/>
        </w:rPr>
        <w:fldChar w:fldCharType="separate"/>
      </w:r>
      <w:r>
        <w:rPr>
          <w:noProof/>
        </w:rPr>
        <w:t>32</w:t>
      </w:r>
      <w:r>
        <w:rPr>
          <w:noProof/>
        </w:rPr>
        <w:fldChar w:fldCharType="end"/>
      </w:r>
    </w:p>
    <w:p w14:paraId="0D8884A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_Toc377547198 \h </w:instrText>
      </w:r>
      <w:r>
        <w:rPr>
          <w:noProof/>
        </w:rPr>
      </w:r>
      <w:r>
        <w:rPr>
          <w:noProof/>
        </w:rPr>
        <w:fldChar w:fldCharType="separate"/>
      </w:r>
      <w:r>
        <w:rPr>
          <w:noProof/>
        </w:rPr>
        <w:t>32</w:t>
      </w:r>
      <w:r>
        <w:rPr>
          <w:noProof/>
        </w:rPr>
        <w:fldChar w:fldCharType="end"/>
      </w:r>
    </w:p>
    <w:p w14:paraId="4955708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_Toc377547199 \h </w:instrText>
      </w:r>
      <w:r>
        <w:rPr>
          <w:noProof/>
        </w:rPr>
      </w:r>
      <w:r>
        <w:rPr>
          <w:noProof/>
        </w:rPr>
        <w:fldChar w:fldCharType="separate"/>
      </w:r>
      <w:r>
        <w:rPr>
          <w:noProof/>
        </w:rPr>
        <w:t>33</w:t>
      </w:r>
      <w:r>
        <w:rPr>
          <w:noProof/>
        </w:rPr>
        <w:fldChar w:fldCharType="end"/>
      </w:r>
    </w:p>
    <w:p w14:paraId="6DCBBD6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3.9.1.</w:t>
      </w:r>
      <w:r>
        <w:rPr>
          <w:noProof/>
        </w:rPr>
        <w:t xml:space="preserve"> Prescribed Nodal Degrees of Freedom</w:t>
      </w:r>
      <w:r>
        <w:rPr>
          <w:noProof/>
        </w:rPr>
        <w:tab/>
      </w:r>
      <w:r>
        <w:rPr>
          <w:noProof/>
        </w:rPr>
        <w:fldChar w:fldCharType="begin"/>
      </w:r>
      <w:r>
        <w:rPr>
          <w:noProof/>
        </w:rPr>
        <w:instrText xml:space="preserve"> PAGEREF _Toc377547200 \h </w:instrText>
      </w:r>
      <w:r>
        <w:rPr>
          <w:noProof/>
        </w:rPr>
      </w:r>
      <w:r>
        <w:rPr>
          <w:noProof/>
        </w:rPr>
        <w:fldChar w:fldCharType="separate"/>
      </w:r>
      <w:r>
        <w:rPr>
          <w:noProof/>
        </w:rPr>
        <w:t>33</w:t>
      </w:r>
      <w:r>
        <w:rPr>
          <w:noProof/>
        </w:rPr>
        <w:fldChar w:fldCharType="end"/>
      </w:r>
    </w:p>
    <w:p w14:paraId="3C2E96C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3.9.2.</w:t>
      </w:r>
      <w:r>
        <w:rPr>
          <w:noProof/>
        </w:rPr>
        <w:t xml:space="preserve"> Fixed Nodal Degrees of Freedom</w:t>
      </w:r>
      <w:r>
        <w:rPr>
          <w:noProof/>
        </w:rPr>
        <w:tab/>
      </w:r>
      <w:r>
        <w:rPr>
          <w:noProof/>
        </w:rPr>
        <w:fldChar w:fldCharType="begin"/>
      </w:r>
      <w:r>
        <w:rPr>
          <w:noProof/>
        </w:rPr>
        <w:instrText xml:space="preserve"> PAGEREF _Toc377547201 \h </w:instrText>
      </w:r>
      <w:r>
        <w:rPr>
          <w:noProof/>
        </w:rPr>
      </w:r>
      <w:r>
        <w:rPr>
          <w:noProof/>
        </w:rPr>
        <w:fldChar w:fldCharType="separate"/>
      </w:r>
      <w:r>
        <w:rPr>
          <w:noProof/>
        </w:rPr>
        <w:t>34</w:t>
      </w:r>
      <w:r>
        <w:rPr>
          <w:noProof/>
        </w:rPr>
        <w:fldChar w:fldCharType="end"/>
      </w:r>
    </w:p>
    <w:p w14:paraId="625C03B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_Toc377547202 \h </w:instrText>
      </w:r>
      <w:r>
        <w:rPr>
          <w:noProof/>
        </w:rPr>
      </w:r>
      <w:r>
        <w:rPr>
          <w:noProof/>
        </w:rPr>
        <w:fldChar w:fldCharType="separate"/>
      </w:r>
      <w:r>
        <w:rPr>
          <w:noProof/>
        </w:rPr>
        <w:t>35</w:t>
      </w:r>
      <w:r>
        <w:rPr>
          <w:noProof/>
        </w:rPr>
        <w:fldChar w:fldCharType="end"/>
      </w:r>
    </w:p>
    <w:p w14:paraId="7F07B47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lastRenderedPageBreak/>
        <w:t>3.10.1.</w:t>
      </w:r>
      <w:r>
        <w:rPr>
          <w:noProof/>
        </w:rPr>
        <w:t xml:space="preserve"> Nodal Loads</w:t>
      </w:r>
      <w:r>
        <w:rPr>
          <w:noProof/>
        </w:rPr>
        <w:tab/>
      </w:r>
      <w:r>
        <w:rPr>
          <w:noProof/>
        </w:rPr>
        <w:fldChar w:fldCharType="begin"/>
      </w:r>
      <w:r>
        <w:rPr>
          <w:noProof/>
        </w:rPr>
        <w:instrText xml:space="preserve"> PAGEREF _Toc377547203 \h </w:instrText>
      </w:r>
      <w:r>
        <w:rPr>
          <w:noProof/>
        </w:rPr>
      </w:r>
      <w:r>
        <w:rPr>
          <w:noProof/>
        </w:rPr>
        <w:fldChar w:fldCharType="separate"/>
      </w:r>
      <w:r>
        <w:rPr>
          <w:noProof/>
        </w:rPr>
        <w:t>35</w:t>
      </w:r>
      <w:r>
        <w:rPr>
          <w:noProof/>
        </w:rPr>
        <w:fldChar w:fldCharType="end"/>
      </w:r>
    </w:p>
    <w:p w14:paraId="65A2EE0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3.10.2.</w:t>
      </w:r>
      <w:r>
        <w:rPr>
          <w:noProof/>
        </w:rPr>
        <w:t xml:space="preserve"> Surface Loads</w:t>
      </w:r>
      <w:r>
        <w:rPr>
          <w:noProof/>
        </w:rPr>
        <w:tab/>
      </w:r>
      <w:r>
        <w:rPr>
          <w:noProof/>
        </w:rPr>
        <w:fldChar w:fldCharType="begin"/>
      </w:r>
      <w:r>
        <w:rPr>
          <w:noProof/>
        </w:rPr>
        <w:instrText xml:space="preserve"> PAGEREF _Toc377547204 \h </w:instrText>
      </w:r>
      <w:r>
        <w:rPr>
          <w:noProof/>
        </w:rPr>
      </w:r>
      <w:r>
        <w:rPr>
          <w:noProof/>
        </w:rPr>
        <w:fldChar w:fldCharType="separate"/>
      </w:r>
      <w:r>
        <w:rPr>
          <w:noProof/>
        </w:rPr>
        <w:t>35</w:t>
      </w:r>
      <w:r>
        <w:rPr>
          <w:noProof/>
        </w:rPr>
        <w:fldChar w:fldCharType="end"/>
      </w:r>
    </w:p>
    <w:p w14:paraId="36936B2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_Toc377547205 \h </w:instrText>
      </w:r>
      <w:r>
        <w:rPr>
          <w:noProof/>
        </w:rPr>
      </w:r>
      <w:r>
        <w:rPr>
          <w:noProof/>
        </w:rPr>
        <w:fldChar w:fldCharType="separate"/>
      </w:r>
      <w:r>
        <w:rPr>
          <w:noProof/>
        </w:rPr>
        <w:t>36</w:t>
      </w:r>
      <w:r>
        <w:rPr>
          <w:noProof/>
        </w:rPr>
        <w:fldChar w:fldCharType="end"/>
      </w:r>
    </w:p>
    <w:p w14:paraId="508359E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_Toc377547206 \h </w:instrText>
      </w:r>
      <w:r>
        <w:rPr>
          <w:noProof/>
        </w:rPr>
      </w:r>
      <w:r>
        <w:rPr>
          <w:noProof/>
        </w:rPr>
        <w:fldChar w:fldCharType="separate"/>
      </w:r>
      <w:r>
        <w:rPr>
          <w:noProof/>
        </w:rPr>
        <w:t>36</w:t>
      </w:r>
      <w:r>
        <w:rPr>
          <w:noProof/>
        </w:rPr>
        <w:fldChar w:fldCharType="end"/>
      </w:r>
    </w:p>
    <w:p w14:paraId="5A1C50A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_Toc377547207 \h </w:instrText>
      </w:r>
      <w:r>
        <w:rPr>
          <w:noProof/>
        </w:rPr>
      </w:r>
      <w:r>
        <w:rPr>
          <w:noProof/>
        </w:rPr>
        <w:fldChar w:fldCharType="separate"/>
      </w:r>
      <w:r>
        <w:rPr>
          <w:noProof/>
        </w:rPr>
        <w:t>37</w:t>
      </w:r>
      <w:r>
        <w:rPr>
          <w:noProof/>
        </w:rPr>
        <w:fldChar w:fldCharType="end"/>
      </w:r>
    </w:p>
    <w:p w14:paraId="0B4FD65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_Toc377547208 \h </w:instrText>
      </w:r>
      <w:r>
        <w:rPr>
          <w:noProof/>
        </w:rPr>
      </w:r>
      <w:r>
        <w:rPr>
          <w:noProof/>
        </w:rPr>
        <w:fldChar w:fldCharType="separate"/>
      </w:r>
      <w:r>
        <w:rPr>
          <w:noProof/>
        </w:rPr>
        <w:t>38</w:t>
      </w:r>
      <w:r>
        <w:rPr>
          <w:noProof/>
        </w:rPr>
        <w:fldChar w:fldCharType="end"/>
      </w:r>
    </w:p>
    <w:p w14:paraId="10DD904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_Toc377547209 \h </w:instrText>
      </w:r>
      <w:r>
        <w:rPr>
          <w:noProof/>
        </w:rPr>
      </w:r>
      <w:r>
        <w:rPr>
          <w:noProof/>
        </w:rPr>
        <w:fldChar w:fldCharType="separate"/>
      </w:r>
      <w:r>
        <w:rPr>
          <w:noProof/>
        </w:rPr>
        <w:t>40</w:t>
      </w:r>
      <w:r>
        <w:rPr>
          <w:noProof/>
        </w:rPr>
        <w:fldChar w:fldCharType="end"/>
      </w:r>
    </w:p>
    <w:p w14:paraId="1EF3FB9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_Toc377547210 \h </w:instrText>
      </w:r>
      <w:r>
        <w:rPr>
          <w:noProof/>
        </w:rPr>
      </w:r>
      <w:r>
        <w:rPr>
          <w:noProof/>
        </w:rPr>
        <w:fldChar w:fldCharType="separate"/>
      </w:r>
      <w:r>
        <w:rPr>
          <w:noProof/>
        </w:rPr>
        <w:t>40</w:t>
      </w:r>
      <w:r>
        <w:rPr>
          <w:noProof/>
        </w:rPr>
        <w:fldChar w:fldCharType="end"/>
      </w:r>
    </w:p>
    <w:p w14:paraId="11085C0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_Toc377547211 \h </w:instrText>
      </w:r>
      <w:r>
        <w:rPr>
          <w:noProof/>
        </w:rPr>
      </w:r>
      <w:r>
        <w:rPr>
          <w:noProof/>
        </w:rPr>
        <w:fldChar w:fldCharType="separate"/>
      </w:r>
      <w:r>
        <w:rPr>
          <w:noProof/>
        </w:rPr>
        <w:t>41</w:t>
      </w:r>
      <w:r>
        <w:rPr>
          <w:noProof/>
        </w:rPr>
        <w:fldChar w:fldCharType="end"/>
      </w:r>
    </w:p>
    <w:p w14:paraId="08BF2F8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3.10.3.</w:t>
      </w:r>
      <w:r>
        <w:rPr>
          <w:noProof/>
        </w:rPr>
        <w:t xml:space="preserve"> Body Loads</w:t>
      </w:r>
      <w:r>
        <w:rPr>
          <w:noProof/>
        </w:rPr>
        <w:tab/>
      </w:r>
      <w:r>
        <w:rPr>
          <w:noProof/>
        </w:rPr>
        <w:fldChar w:fldCharType="begin"/>
      </w:r>
      <w:r>
        <w:rPr>
          <w:noProof/>
        </w:rPr>
        <w:instrText xml:space="preserve"> PAGEREF _Toc377547212 \h </w:instrText>
      </w:r>
      <w:r>
        <w:rPr>
          <w:noProof/>
        </w:rPr>
      </w:r>
      <w:r>
        <w:rPr>
          <w:noProof/>
        </w:rPr>
        <w:fldChar w:fldCharType="separate"/>
      </w:r>
      <w:r>
        <w:rPr>
          <w:noProof/>
        </w:rPr>
        <w:t>41</w:t>
      </w:r>
      <w:r>
        <w:rPr>
          <w:noProof/>
        </w:rPr>
        <w:fldChar w:fldCharType="end"/>
      </w:r>
    </w:p>
    <w:p w14:paraId="298FA76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_Toc377547213 \h </w:instrText>
      </w:r>
      <w:r>
        <w:rPr>
          <w:noProof/>
        </w:rPr>
      </w:r>
      <w:r>
        <w:rPr>
          <w:noProof/>
        </w:rPr>
        <w:fldChar w:fldCharType="separate"/>
      </w:r>
      <w:r>
        <w:rPr>
          <w:noProof/>
        </w:rPr>
        <w:t>41</w:t>
      </w:r>
      <w:r>
        <w:rPr>
          <w:noProof/>
        </w:rPr>
        <w:fldChar w:fldCharType="end"/>
      </w:r>
    </w:p>
    <w:p w14:paraId="07163EA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_Toc377547214 \h </w:instrText>
      </w:r>
      <w:r>
        <w:rPr>
          <w:noProof/>
        </w:rPr>
      </w:r>
      <w:r>
        <w:rPr>
          <w:noProof/>
        </w:rPr>
        <w:fldChar w:fldCharType="separate"/>
      </w:r>
      <w:r>
        <w:rPr>
          <w:noProof/>
        </w:rPr>
        <w:t>41</w:t>
      </w:r>
      <w:r>
        <w:rPr>
          <w:noProof/>
        </w:rPr>
        <w:fldChar w:fldCharType="end"/>
      </w:r>
    </w:p>
    <w:p w14:paraId="7B6EB93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_Toc377547215 \h </w:instrText>
      </w:r>
      <w:r>
        <w:rPr>
          <w:noProof/>
        </w:rPr>
      </w:r>
      <w:r>
        <w:rPr>
          <w:noProof/>
        </w:rPr>
        <w:fldChar w:fldCharType="separate"/>
      </w:r>
      <w:r>
        <w:rPr>
          <w:noProof/>
        </w:rPr>
        <w:t>42</w:t>
      </w:r>
      <w:r>
        <w:rPr>
          <w:noProof/>
        </w:rPr>
        <w:fldChar w:fldCharType="end"/>
      </w:r>
    </w:p>
    <w:p w14:paraId="61C4CC1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_Toc377547216 \h </w:instrText>
      </w:r>
      <w:r>
        <w:rPr>
          <w:noProof/>
        </w:rPr>
      </w:r>
      <w:r>
        <w:rPr>
          <w:noProof/>
        </w:rPr>
        <w:fldChar w:fldCharType="separate"/>
      </w:r>
      <w:r>
        <w:rPr>
          <w:noProof/>
        </w:rPr>
        <w:t>42</w:t>
      </w:r>
      <w:r>
        <w:rPr>
          <w:noProof/>
        </w:rPr>
        <w:fldChar w:fldCharType="end"/>
      </w:r>
    </w:p>
    <w:p w14:paraId="55D7AA63"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_Toc377547217 \h </w:instrText>
      </w:r>
      <w:r>
        <w:rPr>
          <w:noProof/>
        </w:rPr>
      </w:r>
      <w:r>
        <w:rPr>
          <w:noProof/>
        </w:rPr>
        <w:fldChar w:fldCharType="separate"/>
      </w:r>
      <w:r>
        <w:rPr>
          <w:noProof/>
        </w:rPr>
        <w:t>43</w:t>
      </w:r>
      <w:r>
        <w:rPr>
          <w:noProof/>
        </w:rPr>
        <w:fldChar w:fldCharType="end"/>
      </w:r>
    </w:p>
    <w:p w14:paraId="4DB06BB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3.11.1.</w:t>
      </w:r>
      <w:r>
        <w:rPr>
          <w:noProof/>
        </w:rPr>
        <w:t xml:space="preserve"> Sliding Interfaces</w:t>
      </w:r>
      <w:r>
        <w:rPr>
          <w:noProof/>
        </w:rPr>
        <w:tab/>
      </w:r>
      <w:r>
        <w:rPr>
          <w:noProof/>
        </w:rPr>
        <w:fldChar w:fldCharType="begin"/>
      </w:r>
      <w:r>
        <w:rPr>
          <w:noProof/>
        </w:rPr>
        <w:instrText xml:space="preserve"> PAGEREF _Toc377547218 \h </w:instrText>
      </w:r>
      <w:r>
        <w:rPr>
          <w:noProof/>
        </w:rPr>
      </w:r>
      <w:r>
        <w:rPr>
          <w:noProof/>
        </w:rPr>
        <w:fldChar w:fldCharType="separate"/>
      </w:r>
      <w:r>
        <w:rPr>
          <w:noProof/>
        </w:rPr>
        <w:t>43</w:t>
      </w:r>
      <w:r>
        <w:rPr>
          <w:noProof/>
        </w:rPr>
        <w:fldChar w:fldCharType="end"/>
      </w:r>
    </w:p>
    <w:p w14:paraId="0421E7F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3.11.2.</w:t>
      </w:r>
      <w:r>
        <w:rPr>
          <w:noProof/>
        </w:rPr>
        <w:t xml:space="preserve"> Biphasic Contact</w:t>
      </w:r>
      <w:r>
        <w:rPr>
          <w:noProof/>
        </w:rPr>
        <w:tab/>
      </w:r>
      <w:r>
        <w:rPr>
          <w:noProof/>
        </w:rPr>
        <w:fldChar w:fldCharType="begin"/>
      </w:r>
      <w:r>
        <w:rPr>
          <w:noProof/>
        </w:rPr>
        <w:instrText xml:space="preserve"> PAGEREF _Toc377547219 \h </w:instrText>
      </w:r>
      <w:r>
        <w:rPr>
          <w:noProof/>
        </w:rPr>
      </w:r>
      <w:r>
        <w:rPr>
          <w:noProof/>
        </w:rPr>
        <w:fldChar w:fldCharType="separate"/>
      </w:r>
      <w:r>
        <w:rPr>
          <w:noProof/>
        </w:rPr>
        <w:t>48</w:t>
      </w:r>
      <w:r>
        <w:rPr>
          <w:noProof/>
        </w:rPr>
        <w:fldChar w:fldCharType="end"/>
      </w:r>
    </w:p>
    <w:p w14:paraId="23CD7C7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_Toc377547220 \h </w:instrText>
      </w:r>
      <w:r>
        <w:rPr>
          <w:noProof/>
        </w:rPr>
      </w:r>
      <w:r>
        <w:rPr>
          <w:noProof/>
        </w:rPr>
        <w:fldChar w:fldCharType="separate"/>
      </w:r>
      <w:r>
        <w:rPr>
          <w:noProof/>
        </w:rPr>
        <w:t>49</w:t>
      </w:r>
      <w:r>
        <w:rPr>
          <w:noProof/>
        </w:rPr>
        <w:fldChar w:fldCharType="end"/>
      </w:r>
    </w:p>
    <w:p w14:paraId="1D2D043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3.11.4.</w:t>
      </w:r>
      <w:r>
        <w:rPr>
          <w:noProof/>
        </w:rPr>
        <w:t xml:space="preserve"> Rigid Wall Interfaces</w:t>
      </w:r>
      <w:r>
        <w:rPr>
          <w:noProof/>
        </w:rPr>
        <w:tab/>
      </w:r>
      <w:r>
        <w:rPr>
          <w:noProof/>
        </w:rPr>
        <w:fldChar w:fldCharType="begin"/>
      </w:r>
      <w:r>
        <w:rPr>
          <w:noProof/>
        </w:rPr>
        <w:instrText xml:space="preserve"> PAGEREF _Toc377547221 \h </w:instrText>
      </w:r>
      <w:r>
        <w:rPr>
          <w:noProof/>
        </w:rPr>
      </w:r>
      <w:r>
        <w:rPr>
          <w:noProof/>
        </w:rPr>
        <w:fldChar w:fldCharType="separate"/>
      </w:r>
      <w:r>
        <w:rPr>
          <w:noProof/>
        </w:rPr>
        <w:t>50</w:t>
      </w:r>
      <w:r>
        <w:rPr>
          <w:noProof/>
        </w:rPr>
        <w:fldChar w:fldCharType="end"/>
      </w:r>
    </w:p>
    <w:p w14:paraId="6306F4F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3.11.5.</w:t>
      </w:r>
      <w:r>
        <w:rPr>
          <w:noProof/>
        </w:rPr>
        <w:t xml:space="preserve"> Tied Interfaces</w:t>
      </w:r>
      <w:r>
        <w:rPr>
          <w:noProof/>
        </w:rPr>
        <w:tab/>
      </w:r>
      <w:r>
        <w:rPr>
          <w:noProof/>
        </w:rPr>
        <w:fldChar w:fldCharType="begin"/>
      </w:r>
      <w:r>
        <w:rPr>
          <w:noProof/>
        </w:rPr>
        <w:instrText xml:space="preserve"> PAGEREF _Toc377547222 \h </w:instrText>
      </w:r>
      <w:r>
        <w:rPr>
          <w:noProof/>
        </w:rPr>
      </w:r>
      <w:r>
        <w:rPr>
          <w:noProof/>
        </w:rPr>
        <w:fldChar w:fldCharType="separate"/>
      </w:r>
      <w:r>
        <w:rPr>
          <w:noProof/>
        </w:rPr>
        <w:t>51</w:t>
      </w:r>
      <w:r>
        <w:rPr>
          <w:noProof/>
        </w:rPr>
        <w:fldChar w:fldCharType="end"/>
      </w:r>
    </w:p>
    <w:p w14:paraId="1CF16D4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3.11.6.</w:t>
      </w:r>
      <w:r>
        <w:rPr>
          <w:noProof/>
        </w:rPr>
        <w:t xml:space="preserve"> Tied Biphasic Interfaces</w:t>
      </w:r>
      <w:r>
        <w:rPr>
          <w:noProof/>
        </w:rPr>
        <w:tab/>
      </w:r>
      <w:r>
        <w:rPr>
          <w:noProof/>
        </w:rPr>
        <w:fldChar w:fldCharType="begin"/>
      </w:r>
      <w:r>
        <w:rPr>
          <w:noProof/>
        </w:rPr>
        <w:instrText xml:space="preserve"> PAGEREF _Toc377547223 \h </w:instrText>
      </w:r>
      <w:r>
        <w:rPr>
          <w:noProof/>
        </w:rPr>
      </w:r>
      <w:r>
        <w:rPr>
          <w:noProof/>
        </w:rPr>
        <w:fldChar w:fldCharType="separate"/>
      </w:r>
      <w:r>
        <w:rPr>
          <w:noProof/>
        </w:rPr>
        <w:t>51</w:t>
      </w:r>
      <w:r>
        <w:rPr>
          <w:noProof/>
        </w:rPr>
        <w:fldChar w:fldCharType="end"/>
      </w:r>
    </w:p>
    <w:p w14:paraId="74FAB8D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3.11.7.</w:t>
      </w:r>
      <w:r>
        <w:rPr>
          <w:noProof/>
        </w:rPr>
        <w:t xml:space="preserve"> Rigid Interfaces</w:t>
      </w:r>
      <w:r>
        <w:rPr>
          <w:noProof/>
        </w:rPr>
        <w:tab/>
      </w:r>
      <w:r>
        <w:rPr>
          <w:noProof/>
        </w:rPr>
        <w:fldChar w:fldCharType="begin"/>
      </w:r>
      <w:r>
        <w:rPr>
          <w:noProof/>
        </w:rPr>
        <w:instrText xml:space="preserve"> PAGEREF _Toc377547224 \h </w:instrText>
      </w:r>
      <w:r>
        <w:rPr>
          <w:noProof/>
        </w:rPr>
      </w:r>
      <w:r>
        <w:rPr>
          <w:noProof/>
        </w:rPr>
        <w:fldChar w:fldCharType="separate"/>
      </w:r>
      <w:r>
        <w:rPr>
          <w:noProof/>
        </w:rPr>
        <w:t>52</w:t>
      </w:r>
      <w:r>
        <w:rPr>
          <w:noProof/>
        </w:rPr>
        <w:fldChar w:fldCharType="end"/>
      </w:r>
    </w:p>
    <w:p w14:paraId="51925E8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3.11.8.</w:t>
      </w:r>
      <w:r>
        <w:rPr>
          <w:noProof/>
        </w:rPr>
        <w:t xml:space="preserve"> Rigid Joints</w:t>
      </w:r>
      <w:r>
        <w:rPr>
          <w:noProof/>
        </w:rPr>
        <w:tab/>
      </w:r>
      <w:r>
        <w:rPr>
          <w:noProof/>
        </w:rPr>
        <w:fldChar w:fldCharType="begin"/>
      </w:r>
      <w:r>
        <w:rPr>
          <w:noProof/>
        </w:rPr>
        <w:instrText xml:space="preserve"> PAGEREF _Toc377547225 \h </w:instrText>
      </w:r>
      <w:r>
        <w:rPr>
          <w:noProof/>
        </w:rPr>
      </w:r>
      <w:r>
        <w:rPr>
          <w:noProof/>
        </w:rPr>
        <w:fldChar w:fldCharType="separate"/>
      </w:r>
      <w:r>
        <w:rPr>
          <w:noProof/>
        </w:rPr>
        <w:t>52</w:t>
      </w:r>
      <w:r>
        <w:rPr>
          <w:noProof/>
        </w:rPr>
        <w:fldChar w:fldCharType="end"/>
      </w:r>
    </w:p>
    <w:p w14:paraId="7741716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_Toc377547226 \h </w:instrText>
      </w:r>
      <w:r>
        <w:rPr>
          <w:noProof/>
        </w:rPr>
      </w:r>
      <w:r>
        <w:rPr>
          <w:noProof/>
        </w:rPr>
        <w:fldChar w:fldCharType="separate"/>
      </w:r>
      <w:r>
        <w:rPr>
          <w:noProof/>
        </w:rPr>
        <w:t>53</w:t>
      </w:r>
      <w:r>
        <w:rPr>
          <w:noProof/>
        </w:rPr>
        <w:fldChar w:fldCharType="end"/>
      </w:r>
    </w:p>
    <w:p w14:paraId="24A963A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3.12.1.</w:t>
      </w:r>
      <w:r>
        <w:rPr>
          <w:noProof/>
        </w:rPr>
        <w:t xml:space="preserve"> Rigid Body Constraints</w:t>
      </w:r>
      <w:r>
        <w:rPr>
          <w:noProof/>
        </w:rPr>
        <w:tab/>
      </w:r>
      <w:r>
        <w:rPr>
          <w:noProof/>
        </w:rPr>
        <w:fldChar w:fldCharType="begin"/>
      </w:r>
      <w:r>
        <w:rPr>
          <w:noProof/>
        </w:rPr>
        <w:instrText xml:space="preserve"> PAGEREF _Toc377547227 \h </w:instrText>
      </w:r>
      <w:r>
        <w:rPr>
          <w:noProof/>
        </w:rPr>
      </w:r>
      <w:r>
        <w:rPr>
          <w:noProof/>
        </w:rPr>
        <w:fldChar w:fldCharType="separate"/>
      </w:r>
      <w:r>
        <w:rPr>
          <w:noProof/>
        </w:rPr>
        <w:t>53</w:t>
      </w:r>
      <w:r>
        <w:rPr>
          <w:noProof/>
        </w:rPr>
        <w:fldChar w:fldCharType="end"/>
      </w:r>
    </w:p>
    <w:p w14:paraId="115FC2E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_Toc377547228 \h </w:instrText>
      </w:r>
      <w:r>
        <w:rPr>
          <w:noProof/>
        </w:rPr>
      </w:r>
      <w:r>
        <w:rPr>
          <w:noProof/>
        </w:rPr>
        <w:fldChar w:fldCharType="separate"/>
      </w:r>
      <w:r>
        <w:rPr>
          <w:noProof/>
        </w:rPr>
        <w:t>55</w:t>
      </w:r>
      <w:r>
        <w:rPr>
          <w:noProof/>
        </w:rPr>
        <w:fldChar w:fldCharType="end"/>
      </w:r>
    </w:p>
    <w:p w14:paraId="21C3C55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3.13.1.</w:t>
      </w:r>
      <w:r>
        <w:rPr>
          <w:noProof/>
        </w:rPr>
        <w:t xml:space="preserve"> Springs</w:t>
      </w:r>
      <w:r>
        <w:rPr>
          <w:noProof/>
        </w:rPr>
        <w:tab/>
      </w:r>
      <w:r>
        <w:rPr>
          <w:noProof/>
        </w:rPr>
        <w:fldChar w:fldCharType="begin"/>
      </w:r>
      <w:r>
        <w:rPr>
          <w:noProof/>
        </w:rPr>
        <w:instrText xml:space="preserve"> PAGEREF _Toc377547229 \h </w:instrText>
      </w:r>
      <w:r>
        <w:rPr>
          <w:noProof/>
        </w:rPr>
      </w:r>
      <w:r>
        <w:rPr>
          <w:noProof/>
        </w:rPr>
        <w:fldChar w:fldCharType="separate"/>
      </w:r>
      <w:r>
        <w:rPr>
          <w:noProof/>
        </w:rPr>
        <w:t>55</w:t>
      </w:r>
      <w:r>
        <w:rPr>
          <w:noProof/>
        </w:rPr>
        <w:fldChar w:fldCharType="end"/>
      </w:r>
    </w:p>
    <w:p w14:paraId="6E77979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_Toc377547241 \h </w:instrText>
      </w:r>
      <w:r>
        <w:rPr>
          <w:noProof/>
        </w:rPr>
      </w:r>
      <w:r>
        <w:rPr>
          <w:noProof/>
        </w:rPr>
        <w:fldChar w:fldCharType="separate"/>
      </w:r>
      <w:r>
        <w:rPr>
          <w:noProof/>
        </w:rPr>
        <w:t>57</w:t>
      </w:r>
      <w:r>
        <w:rPr>
          <w:noProof/>
        </w:rPr>
        <w:fldChar w:fldCharType="end"/>
      </w:r>
    </w:p>
    <w:p w14:paraId="7D00548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_Toc377547242 \h </w:instrText>
      </w:r>
      <w:r>
        <w:rPr>
          <w:noProof/>
        </w:rPr>
      </w:r>
      <w:r>
        <w:rPr>
          <w:noProof/>
        </w:rPr>
        <w:fldChar w:fldCharType="separate"/>
      </w:r>
      <w:r>
        <w:rPr>
          <w:noProof/>
        </w:rPr>
        <w:t>59</w:t>
      </w:r>
      <w:r>
        <w:rPr>
          <w:noProof/>
        </w:rPr>
        <w:fldChar w:fldCharType="end"/>
      </w:r>
    </w:p>
    <w:p w14:paraId="10B7878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3.15.1.</w:t>
      </w:r>
      <w:r>
        <w:rPr>
          <w:noProof/>
        </w:rPr>
        <w:t xml:space="preserve"> Logfile</w:t>
      </w:r>
      <w:r>
        <w:rPr>
          <w:noProof/>
        </w:rPr>
        <w:tab/>
      </w:r>
      <w:r>
        <w:rPr>
          <w:noProof/>
        </w:rPr>
        <w:fldChar w:fldCharType="begin"/>
      </w:r>
      <w:r>
        <w:rPr>
          <w:noProof/>
        </w:rPr>
        <w:instrText xml:space="preserve"> PAGEREF _Toc377547243 \h </w:instrText>
      </w:r>
      <w:r>
        <w:rPr>
          <w:noProof/>
        </w:rPr>
      </w:r>
      <w:r>
        <w:rPr>
          <w:noProof/>
        </w:rPr>
        <w:fldChar w:fldCharType="separate"/>
      </w:r>
      <w:r>
        <w:rPr>
          <w:noProof/>
        </w:rPr>
        <w:t>59</w:t>
      </w:r>
      <w:r>
        <w:rPr>
          <w:noProof/>
        </w:rPr>
        <w:fldChar w:fldCharType="end"/>
      </w:r>
    </w:p>
    <w:p w14:paraId="6BD605D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_Toc377547244 \h </w:instrText>
      </w:r>
      <w:r>
        <w:rPr>
          <w:noProof/>
        </w:rPr>
      </w:r>
      <w:r>
        <w:rPr>
          <w:noProof/>
        </w:rPr>
        <w:fldChar w:fldCharType="separate"/>
      </w:r>
      <w:r>
        <w:rPr>
          <w:noProof/>
        </w:rPr>
        <w:t>61</w:t>
      </w:r>
      <w:r>
        <w:rPr>
          <w:noProof/>
        </w:rPr>
        <w:fldChar w:fldCharType="end"/>
      </w:r>
    </w:p>
    <w:p w14:paraId="0CAB598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_Toc377547245 \h </w:instrText>
      </w:r>
      <w:r>
        <w:rPr>
          <w:noProof/>
        </w:rPr>
      </w:r>
      <w:r>
        <w:rPr>
          <w:noProof/>
        </w:rPr>
        <w:fldChar w:fldCharType="separate"/>
      </w:r>
      <w:r>
        <w:rPr>
          <w:noProof/>
        </w:rPr>
        <w:t>62</w:t>
      </w:r>
      <w:r>
        <w:rPr>
          <w:noProof/>
        </w:rPr>
        <w:fldChar w:fldCharType="end"/>
      </w:r>
    </w:p>
    <w:p w14:paraId="2497830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_Toc377547246 \h </w:instrText>
      </w:r>
      <w:r>
        <w:rPr>
          <w:noProof/>
        </w:rPr>
      </w:r>
      <w:r>
        <w:rPr>
          <w:noProof/>
        </w:rPr>
        <w:fldChar w:fldCharType="separate"/>
      </w:r>
      <w:r>
        <w:rPr>
          <w:noProof/>
        </w:rPr>
        <w:t>63</w:t>
      </w:r>
      <w:r>
        <w:rPr>
          <w:noProof/>
        </w:rPr>
        <w:fldChar w:fldCharType="end"/>
      </w:r>
    </w:p>
    <w:p w14:paraId="6389EF8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3.15.2.</w:t>
      </w:r>
      <w:r>
        <w:rPr>
          <w:noProof/>
        </w:rPr>
        <w:t xml:space="preserve"> Plotfile</w:t>
      </w:r>
      <w:r>
        <w:rPr>
          <w:noProof/>
        </w:rPr>
        <w:tab/>
      </w:r>
      <w:r>
        <w:rPr>
          <w:noProof/>
        </w:rPr>
        <w:fldChar w:fldCharType="begin"/>
      </w:r>
      <w:r>
        <w:rPr>
          <w:noProof/>
        </w:rPr>
        <w:instrText xml:space="preserve"> PAGEREF _Toc377547247 \h </w:instrText>
      </w:r>
      <w:r>
        <w:rPr>
          <w:noProof/>
        </w:rPr>
      </w:r>
      <w:r>
        <w:rPr>
          <w:noProof/>
        </w:rPr>
        <w:fldChar w:fldCharType="separate"/>
      </w:r>
      <w:r>
        <w:rPr>
          <w:noProof/>
        </w:rPr>
        <w:t>64</w:t>
      </w:r>
      <w:r>
        <w:rPr>
          <w:noProof/>
        </w:rPr>
        <w:fldChar w:fldCharType="end"/>
      </w:r>
    </w:p>
    <w:p w14:paraId="3DB77F16"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4</w:t>
      </w:r>
      <w:r>
        <w:rPr>
          <w:noProof/>
        </w:rPr>
        <w:t xml:space="preserve"> Materials</w:t>
      </w:r>
      <w:r>
        <w:rPr>
          <w:noProof/>
        </w:rPr>
        <w:tab/>
      </w:r>
      <w:r>
        <w:rPr>
          <w:noProof/>
        </w:rPr>
        <w:fldChar w:fldCharType="begin"/>
      </w:r>
      <w:r>
        <w:rPr>
          <w:noProof/>
        </w:rPr>
        <w:instrText xml:space="preserve"> PAGEREF _Toc377547248 \h </w:instrText>
      </w:r>
      <w:r>
        <w:rPr>
          <w:noProof/>
        </w:rPr>
      </w:r>
      <w:r>
        <w:rPr>
          <w:noProof/>
        </w:rPr>
        <w:fldChar w:fldCharType="separate"/>
      </w:r>
      <w:r>
        <w:rPr>
          <w:noProof/>
        </w:rPr>
        <w:t>66</w:t>
      </w:r>
      <w:r>
        <w:rPr>
          <w:noProof/>
        </w:rPr>
        <w:fldChar w:fldCharType="end"/>
      </w:r>
    </w:p>
    <w:p w14:paraId="439355CB"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_Toc377547249 \h </w:instrText>
      </w:r>
      <w:r>
        <w:rPr>
          <w:noProof/>
        </w:rPr>
      </w:r>
      <w:r>
        <w:rPr>
          <w:noProof/>
        </w:rPr>
        <w:fldChar w:fldCharType="separate"/>
      </w:r>
      <w:r>
        <w:rPr>
          <w:noProof/>
        </w:rPr>
        <w:t>66</w:t>
      </w:r>
      <w:r>
        <w:rPr>
          <w:noProof/>
        </w:rPr>
        <w:fldChar w:fldCharType="end"/>
      </w:r>
    </w:p>
    <w:p w14:paraId="064F2EA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4.1.1.</w:t>
      </w:r>
      <w:r>
        <w:rPr>
          <w:noProof/>
        </w:rPr>
        <w:t xml:space="preserve"> Specifying Fiber Orientation</w:t>
      </w:r>
      <w:r>
        <w:rPr>
          <w:noProof/>
        </w:rPr>
        <w:tab/>
      </w:r>
      <w:r>
        <w:rPr>
          <w:noProof/>
        </w:rPr>
        <w:fldChar w:fldCharType="begin"/>
      </w:r>
      <w:r>
        <w:rPr>
          <w:noProof/>
        </w:rPr>
        <w:instrText xml:space="preserve"> PAGEREF _Toc377547250 \h </w:instrText>
      </w:r>
      <w:r>
        <w:rPr>
          <w:noProof/>
        </w:rPr>
      </w:r>
      <w:r>
        <w:rPr>
          <w:noProof/>
        </w:rPr>
        <w:fldChar w:fldCharType="separate"/>
      </w:r>
      <w:r>
        <w:rPr>
          <w:noProof/>
        </w:rPr>
        <w:t>66</w:t>
      </w:r>
      <w:r>
        <w:rPr>
          <w:noProof/>
        </w:rPr>
        <w:fldChar w:fldCharType="end"/>
      </w:r>
    </w:p>
    <w:p w14:paraId="26BE8C3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_Toc377547251 \h </w:instrText>
      </w:r>
      <w:r>
        <w:rPr>
          <w:noProof/>
        </w:rPr>
      </w:r>
      <w:r>
        <w:rPr>
          <w:noProof/>
        </w:rPr>
        <w:fldChar w:fldCharType="separate"/>
      </w:r>
      <w:r>
        <w:rPr>
          <w:noProof/>
        </w:rPr>
        <w:t>66</w:t>
      </w:r>
      <w:r>
        <w:rPr>
          <w:noProof/>
        </w:rPr>
        <w:fldChar w:fldCharType="end"/>
      </w:r>
    </w:p>
    <w:p w14:paraId="771542D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_Toc377547252 \h </w:instrText>
      </w:r>
      <w:r>
        <w:rPr>
          <w:noProof/>
        </w:rPr>
      </w:r>
      <w:r>
        <w:rPr>
          <w:noProof/>
        </w:rPr>
        <w:fldChar w:fldCharType="separate"/>
      </w:r>
      <w:r>
        <w:rPr>
          <w:noProof/>
        </w:rPr>
        <w:t>68</w:t>
      </w:r>
      <w:r>
        <w:rPr>
          <w:noProof/>
        </w:rPr>
        <w:fldChar w:fldCharType="end"/>
      </w:r>
    </w:p>
    <w:p w14:paraId="05B2026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4.1.2.</w:t>
      </w:r>
      <w:r>
        <w:rPr>
          <w:noProof/>
        </w:rPr>
        <w:t xml:space="preserve"> Uncoupled Materials</w:t>
      </w:r>
      <w:r>
        <w:rPr>
          <w:noProof/>
        </w:rPr>
        <w:tab/>
      </w:r>
      <w:r>
        <w:rPr>
          <w:noProof/>
        </w:rPr>
        <w:fldChar w:fldCharType="begin"/>
      </w:r>
      <w:r>
        <w:rPr>
          <w:noProof/>
        </w:rPr>
        <w:instrText xml:space="preserve"> PAGEREF _Toc377547253 \h </w:instrText>
      </w:r>
      <w:r>
        <w:rPr>
          <w:noProof/>
        </w:rPr>
      </w:r>
      <w:r>
        <w:rPr>
          <w:noProof/>
        </w:rPr>
        <w:fldChar w:fldCharType="separate"/>
      </w:r>
      <w:r>
        <w:rPr>
          <w:noProof/>
        </w:rPr>
        <w:t>70</w:t>
      </w:r>
      <w:r>
        <w:rPr>
          <w:noProof/>
        </w:rPr>
        <w:fldChar w:fldCharType="end"/>
      </w:r>
    </w:p>
    <w:p w14:paraId="1914050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_Toc377547254 \h </w:instrText>
      </w:r>
      <w:r>
        <w:rPr>
          <w:noProof/>
        </w:rPr>
      </w:r>
      <w:r>
        <w:rPr>
          <w:noProof/>
        </w:rPr>
        <w:fldChar w:fldCharType="separate"/>
      </w:r>
      <w:r>
        <w:rPr>
          <w:noProof/>
        </w:rPr>
        <w:t>72</w:t>
      </w:r>
      <w:r>
        <w:rPr>
          <w:noProof/>
        </w:rPr>
        <w:fldChar w:fldCharType="end"/>
      </w:r>
    </w:p>
    <w:p w14:paraId="30110FC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_Toc377547255 \h </w:instrText>
      </w:r>
      <w:r>
        <w:rPr>
          <w:noProof/>
        </w:rPr>
      </w:r>
      <w:r>
        <w:rPr>
          <w:noProof/>
        </w:rPr>
        <w:fldChar w:fldCharType="separate"/>
      </w:r>
      <w:r>
        <w:rPr>
          <w:noProof/>
        </w:rPr>
        <w:t>73</w:t>
      </w:r>
      <w:r>
        <w:rPr>
          <w:noProof/>
        </w:rPr>
        <w:fldChar w:fldCharType="end"/>
      </w:r>
    </w:p>
    <w:p w14:paraId="1996BD9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_Toc377547256 \h </w:instrText>
      </w:r>
      <w:r>
        <w:rPr>
          <w:noProof/>
        </w:rPr>
      </w:r>
      <w:r>
        <w:rPr>
          <w:noProof/>
        </w:rPr>
        <w:fldChar w:fldCharType="separate"/>
      </w:r>
      <w:r>
        <w:rPr>
          <w:noProof/>
        </w:rPr>
        <w:t>74</w:t>
      </w:r>
      <w:r>
        <w:rPr>
          <w:noProof/>
        </w:rPr>
        <w:fldChar w:fldCharType="end"/>
      </w:r>
    </w:p>
    <w:p w14:paraId="46F3956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_Toc377547257 \h </w:instrText>
      </w:r>
      <w:r>
        <w:rPr>
          <w:noProof/>
        </w:rPr>
      </w:r>
      <w:r>
        <w:rPr>
          <w:noProof/>
        </w:rPr>
        <w:fldChar w:fldCharType="separate"/>
      </w:r>
      <w:r>
        <w:rPr>
          <w:noProof/>
        </w:rPr>
        <w:t>75</w:t>
      </w:r>
      <w:r>
        <w:rPr>
          <w:noProof/>
        </w:rPr>
        <w:fldChar w:fldCharType="end"/>
      </w:r>
    </w:p>
    <w:p w14:paraId="09B78AE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_Toc377547258 \h </w:instrText>
      </w:r>
      <w:r>
        <w:rPr>
          <w:noProof/>
        </w:rPr>
      </w:r>
      <w:r>
        <w:rPr>
          <w:noProof/>
        </w:rPr>
        <w:fldChar w:fldCharType="separate"/>
      </w:r>
      <w:r>
        <w:rPr>
          <w:noProof/>
        </w:rPr>
        <w:t>76</w:t>
      </w:r>
      <w:r>
        <w:rPr>
          <w:noProof/>
        </w:rPr>
        <w:fldChar w:fldCharType="end"/>
      </w:r>
    </w:p>
    <w:p w14:paraId="61597F4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_Toc377547259 \h </w:instrText>
      </w:r>
      <w:r>
        <w:rPr>
          <w:noProof/>
        </w:rPr>
      </w:r>
      <w:r>
        <w:rPr>
          <w:noProof/>
        </w:rPr>
        <w:fldChar w:fldCharType="separate"/>
      </w:r>
      <w:r>
        <w:rPr>
          <w:noProof/>
        </w:rPr>
        <w:t>78</w:t>
      </w:r>
      <w:r>
        <w:rPr>
          <w:noProof/>
        </w:rPr>
        <w:fldChar w:fldCharType="end"/>
      </w:r>
    </w:p>
    <w:p w14:paraId="41740D0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_Toc377547260 \h </w:instrText>
      </w:r>
      <w:r>
        <w:rPr>
          <w:noProof/>
        </w:rPr>
      </w:r>
      <w:r>
        <w:rPr>
          <w:noProof/>
        </w:rPr>
        <w:fldChar w:fldCharType="separate"/>
      </w:r>
      <w:r>
        <w:rPr>
          <w:noProof/>
        </w:rPr>
        <w:t>79</w:t>
      </w:r>
      <w:r>
        <w:rPr>
          <w:noProof/>
        </w:rPr>
        <w:fldChar w:fldCharType="end"/>
      </w:r>
    </w:p>
    <w:p w14:paraId="1C24774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_Toc377547261 \h </w:instrText>
      </w:r>
      <w:r>
        <w:rPr>
          <w:noProof/>
        </w:rPr>
      </w:r>
      <w:r>
        <w:rPr>
          <w:noProof/>
        </w:rPr>
        <w:fldChar w:fldCharType="separate"/>
      </w:r>
      <w:r>
        <w:rPr>
          <w:noProof/>
        </w:rPr>
        <w:t>80</w:t>
      </w:r>
      <w:r>
        <w:rPr>
          <w:noProof/>
        </w:rPr>
        <w:fldChar w:fldCharType="end"/>
      </w:r>
    </w:p>
    <w:p w14:paraId="3E01697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_Toc377547262 \h </w:instrText>
      </w:r>
      <w:r>
        <w:rPr>
          <w:noProof/>
        </w:rPr>
      </w:r>
      <w:r>
        <w:rPr>
          <w:noProof/>
        </w:rPr>
        <w:fldChar w:fldCharType="separate"/>
      </w:r>
      <w:r>
        <w:rPr>
          <w:noProof/>
        </w:rPr>
        <w:t>82</w:t>
      </w:r>
      <w:r>
        <w:rPr>
          <w:noProof/>
        </w:rPr>
        <w:fldChar w:fldCharType="end"/>
      </w:r>
    </w:p>
    <w:p w14:paraId="5737BF50"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_Toc377547263 \h </w:instrText>
      </w:r>
      <w:r>
        <w:rPr>
          <w:noProof/>
        </w:rPr>
      </w:r>
      <w:r>
        <w:rPr>
          <w:noProof/>
        </w:rPr>
        <w:fldChar w:fldCharType="separate"/>
      </w:r>
      <w:r>
        <w:rPr>
          <w:noProof/>
        </w:rPr>
        <w:t>83</w:t>
      </w:r>
      <w:r>
        <w:rPr>
          <w:noProof/>
        </w:rPr>
        <w:fldChar w:fldCharType="end"/>
      </w:r>
    </w:p>
    <w:p w14:paraId="10B34C0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_Toc377547264 \h </w:instrText>
      </w:r>
      <w:r>
        <w:rPr>
          <w:noProof/>
        </w:rPr>
      </w:r>
      <w:r>
        <w:rPr>
          <w:noProof/>
        </w:rPr>
        <w:fldChar w:fldCharType="separate"/>
      </w:r>
      <w:r>
        <w:rPr>
          <w:noProof/>
        </w:rPr>
        <w:t>84</w:t>
      </w:r>
      <w:r>
        <w:rPr>
          <w:noProof/>
        </w:rPr>
        <w:fldChar w:fldCharType="end"/>
      </w:r>
    </w:p>
    <w:p w14:paraId="4978C54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_Toc377547265 \h </w:instrText>
      </w:r>
      <w:r>
        <w:rPr>
          <w:noProof/>
        </w:rPr>
      </w:r>
      <w:r>
        <w:rPr>
          <w:noProof/>
        </w:rPr>
        <w:fldChar w:fldCharType="separate"/>
      </w:r>
      <w:r>
        <w:rPr>
          <w:noProof/>
        </w:rPr>
        <w:t>85</w:t>
      </w:r>
      <w:r>
        <w:rPr>
          <w:noProof/>
        </w:rPr>
        <w:fldChar w:fldCharType="end"/>
      </w:r>
    </w:p>
    <w:p w14:paraId="3935A7C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_Toc377547266 \h </w:instrText>
      </w:r>
      <w:r>
        <w:rPr>
          <w:noProof/>
        </w:rPr>
      </w:r>
      <w:r>
        <w:rPr>
          <w:noProof/>
        </w:rPr>
        <w:fldChar w:fldCharType="separate"/>
      </w:r>
      <w:r>
        <w:rPr>
          <w:noProof/>
        </w:rPr>
        <w:t>87</w:t>
      </w:r>
      <w:r>
        <w:rPr>
          <w:noProof/>
        </w:rPr>
        <w:fldChar w:fldCharType="end"/>
      </w:r>
    </w:p>
    <w:p w14:paraId="5A72A62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_Toc377547267 \h </w:instrText>
      </w:r>
      <w:r>
        <w:rPr>
          <w:noProof/>
        </w:rPr>
      </w:r>
      <w:r>
        <w:rPr>
          <w:noProof/>
        </w:rPr>
        <w:fldChar w:fldCharType="separate"/>
      </w:r>
      <w:r>
        <w:rPr>
          <w:noProof/>
        </w:rPr>
        <w:t>88</w:t>
      </w:r>
      <w:r>
        <w:rPr>
          <w:noProof/>
        </w:rPr>
        <w:fldChar w:fldCharType="end"/>
      </w:r>
    </w:p>
    <w:p w14:paraId="7B5E1C9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_Toc377547268 \h </w:instrText>
      </w:r>
      <w:r>
        <w:rPr>
          <w:noProof/>
        </w:rPr>
      </w:r>
      <w:r>
        <w:rPr>
          <w:noProof/>
        </w:rPr>
        <w:fldChar w:fldCharType="separate"/>
      </w:r>
      <w:r>
        <w:rPr>
          <w:noProof/>
        </w:rPr>
        <w:t>89</w:t>
      </w:r>
      <w:r>
        <w:rPr>
          <w:noProof/>
        </w:rPr>
        <w:fldChar w:fldCharType="end"/>
      </w:r>
    </w:p>
    <w:p w14:paraId="647B733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_Toc377547269 \h </w:instrText>
      </w:r>
      <w:r>
        <w:rPr>
          <w:noProof/>
        </w:rPr>
      </w:r>
      <w:r>
        <w:rPr>
          <w:noProof/>
        </w:rPr>
        <w:fldChar w:fldCharType="separate"/>
      </w:r>
      <w:r>
        <w:rPr>
          <w:noProof/>
        </w:rPr>
        <w:t>90</w:t>
      </w:r>
      <w:r>
        <w:rPr>
          <w:noProof/>
        </w:rPr>
        <w:fldChar w:fldCharType="end"/>
      </w:r>
    </w:p>
    <w:p w14:paraId="6F00052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4.1.3.</w:t>
      </w:r>
      <w:r>
        <w:rPr>
          <w:noProof/>
        </w:rPr>
        <w:t xml:space="preserve"> Compressible Materials</w:t>
      </w:r>
      <w:r>
        <w:rPr>
          <w:noProof/>
        </w:rPr>
        <w:tab/>
      </w:r>
      <w:r>
        <w:rPr>
          <w:noProof/>
        </w:rPr>
        <w:fldChar w:fldCharType="begin"/>
      </w:r>
      <w:r>
        <w:rPr>
          <w:noProof/>
        </w:rPr>
        <w:instrText xml:space="preserve"> PAGEREF _Toc377547270 \h </w:instrText>
      </w:r>
      <w:r>
        <w:rPr>
          <w:noProof/>
        </w:rPr>
      </w:r>
      <w:r>
        <w:rPr>
          <w:noProof/>
        </w:rPr>
        <w:fldChar w:fldCharType="separate"/>
      </w:r>
      <w:r>
        <w:rPr>
          <w:noProof/>
        </w:rPr>
        <w:t>93</w:t>
      </w:r>
      <w:r>
        <w:rPr>
          <w:noProof/>
        </w:rPr>
        <w:fldChar w:fldCharType="end"/>
      </w:r>
    </w:p>
    <w:p w14:paraId="6ED3ADB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_Toc377547271 \h </w:instrText>
      </w:r>
      <w:r>
        <w:rPr>
          <w:noProof/>
        </w:rPr>
      </w:r>
      <w:r>
        <w:rPr>
          <w:noProof/>
        </w:rPr>
        <w:fldChar w:fldCharType="separate"/>
      </w:r>
      <w:r>
        <w:rPr>
          <w:noProof/>
        </w:rPr>
        <w:t>93</w:t>
      </w:r>
      <w:r>
        <w:rPr>
          <w:noProof/>
        </w:rPr>
        <w:fldChar w:fldCharType="end"/>
      </w:r>
    </w:p>
    <w:p w14:paraId="49BD51E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lastRenderedPageBreak/>
        <w:t>4.1.3.2. Cell Growth</w:t>
      </w:r>
      <w:r>
        <w:rPr>
          <w:noProof/>
        </w:rPr>
        <w:tab/>
      </w:r>
      <w:r>
        <w:rPr>
          <w:noProof/>
        </w:rPr>
        <w:fldChar w:fldCharType="begin"/>
      </w:r>
      <w:r>
        <w:rPr>
          <w:noProof/>
        </w:rPr>
        <w:instrText xml:space="preserve"> PAGEREF _Toc377547272 \h </w:instrText>
      </w:r>
      <w:r>
        <w:rPr>
          <w:noProof/>
        </w:rPr>
      </w:r>
      <w:r>
        <w:rPr>
          <w:noProof/>
        </w:rPr>
        <w:fldChar w:fldCharType="separate"/>
      </w:r>
      <w:r>
        <w:rPr>
          <w:noProof/>
        </w:rPr>
        <w:t>95</w:t>
      </w:r>
      <w:r>
        <w:rPr>
          <w:noProof/>
        </w:rPr>
        <w:fldChar w:fldCharType="end"/>
      </w:r>
    </w:p>
    <w:p w14:paraId="7EFCCD5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_Toc377547273 \h </w:instrText>
      </w:r>
      <w:r>
        <w:rPr>
          <w:noProof/>
        </w:rPr>
      </w:r>
      <w:r>
        <w:rPr>
          <w:noProof/>
        </w:rPr>
        <w:fldChar w:fldCharType="separate"/>
      </w:r>
      <w:r>
        <w:rPr>
          <w:noProof/>
        </w:rPr>
        <w:t>97</w:t>
      </w:r>
      <w:r>
        <w:rPr>
          <w:noProof/>
        </w:rPr>
        <w:fldChar w:fldCharType="end"/>
      </w:r>
    </w:p>
    <w:p w14:paraId="435E26B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_Toc377547274 \h </w:instrText>
      </w:r>
      <w:r>
        <w:rPr>
          <w:noProof/>
        </w:rPr>
      </w:r>
      <w:r>
        <w:rPr>
          <w:noProof/>
        </w:rPr>
        <w:fldChar w:fldCharType="separate"/>
      </w:r>
      <w:r>
        <w:rPr>
          <w:noProof/>
        </w:rPr>
        <w:t>99</w:t>
      </w:r>
      <w:r>
        <w:rPr>
          <w:noProof/>
        </w:rPr>
        <w:fldChar w:fldCharType="end"/>
      </w:r>
    </w:p>
    <w:p w14:paraId="0E004FF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_Toc377547275 \h </w:instrText>
      </w:r>
      <w:r>
        <w:rPr>
          <w:noProof/>
        </w:rPr>
      </w:r>
      <w:r>
        <w:rPr>
          <w:noProof/>
        </w:rPr>
        <w:fldChar w:fldCharType="separate"/>
      </w:r>
      <w:r>
        <w:rPr>
          <w:noProof/>
        </w:rPr>
        <w:t>100</w:t>
      </w:r>
      <w:r>
        <w:rPr>
          <w:noProof/>
        </w:rPr>
        <w:fldChar w:fldCharType="end"/>
      </w:r>
    </w:p>
    <w:p w14:paraId="3D08788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_Toc377547276 \h </w:instrText>
      </w:r>
      <w:r>
        <w:rPr>
          <w:noProof/>
        </w:rPr>
      </w:r>
      <w:r>
        <w:rPr>
          <w:noProof/>
        </w:rPr>
        <w:fldChar w:fldCharType="separate"/>
      </w:r>
      <w:r>
        <w:rPr>
          <w:noProof/>
        </w:rPr>
        <w:t>101</w:t>
      </w:r>
      <w:r>
        <w:rPr>
          <w:noProof/>
        </w:rPr>
        <w:fldChar w:fldCharType="end"/>
      </w:r>
    </w:p>
    <w:p w14:paraId="09044C3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_Toc377547277 \h </w:instrText>
      </w:r>
      <w:r>
        <w:rPr>
          <w:noProof/>
        </w:rPr>
      </w:r>
      <w:r>
        <w:rPr>
          <w:noProof/>
        </w:rPr>
        <w:fldChar w:fldCharType="separate"/>
      </w:r>
      <w:r>
        <w:rPr>
          <w:noProof/>
        </w:rPr>
        <w:t>102</w:t>
      </w:r>
      <w:r>
        <w:rPr>
          <w:noProof/>
        </w:rPr>
        <w:fldChar w:fldCharType="end"/>
      </w:r>
    </w:p>
    <w:p w14:paraId="04ED129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_Toc377547278 \h </w:instrText>
      </w:r>
      <w:r>
        <w:rPr>
          <w:noProof/>
        </w:rPr>
      </w:r>
      <w:r>
        <w:rPr>
          <w:noProof/>
        </w:rPr>
        <w:fldChar w:fldCharType="separate"/>
      </w:r>
      <w:r>
        <w:rPr>
          <w:noProof/>
        </w:rPr>
        <w:t>104</w:t>
      </w:r>
      <w:r>
        <w:rPr>
          <w:noProof/>
        </w:rPr>
        <w:fldChar w:fldCharType="end"/>
      </w:r>
    </w:p>
    <w:p w14:paraId="15EF8D5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_Toc377547279 \h </w:instrText>
      </w:r>
      <w:r>
        <w:rPr>
          <w:noProof/>
        </w:rPr>
      </w:r>
      <w:r>
        <w:rPr>
          <w:noProof/>
        </w:rPr>
        <w:fldChar w:fldCharType="separate"/>
      </w:r>
      <w:r>
        <w:rPr>
          <w:noProof/>
        </w:rPr>
        <w:t>105</w:t>
      </w:r>
      <w:r>
        <w:rPr>
          <w:noProof/>
        </w:rPr>
        <w:fldChar w:fldCharType="end"/>
      </w:r>
    </w:p>
    <w:p w14:paraId="220F067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_Toc377547280 \h </w:instrText>
      </w:r>
      <w:r>
        <w:rPr>
          <w:noProof/>
        </w:rPr>
      </w:r>
      <w:r>
        <w:rPr>
          <w:noProof/>
        </w:rPr>
        <w:fldChar w:fldCharType="separate"/>
      </w:r>
      <w:r>
        <w:rPr>
          <w:noProof/>
        </w:rPr>
        <w:t>106</w:t>
      </w:r>
      <w:r>
        <w:rPr>
          <w:noProof/>
        </w:rPr>
        <w:fldChar w:fldCharType="end"/>
      </w:r>
    </w:p>
    <w:p w14:paraId="35771F3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_Toc377547281 \h </w:instrText>
      </w:r>
      <w:r>
        <w:rPr>
          <w:noProof/>
        </w:rPr>
      </w:r>
      <w:r>
        <w:rPr>
          <w:noProof/>
        </w:rPr>
        <w:fldChar w:fldCharType="separate"/>
      </w:r>
      <w:r>
        <w:rPr>
          <w:noProof/>
        </w:rPr>
        <w:t>107</w:t>
      </w:r>
      <w:r>
        <w:rPr>
          <w:noProof/>
        </w:rPr>
        <w:fldChar w:fldCharType="end"/>
      </w:r>
    </w:p>
    <w:p w14:paraId="35F4D4E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_Toc377547282 \h </w:instrText>
      </w:r>
      <w:r>
        <w:rPr>
          <w:noProof/>
        </w:rPr>
      </w:r>
      <w:r>
        <w:rPr>
          <w:noProof/>
        </w:rPr>
        <w:fldChar w:fldCharType="separate"/>
      </w:r>
      <w:r>
        <w:rPr>
          <w:noProof/>
        </w:rPr>
        <w:t>108</w:t>
      </w:r>
      <w:r>
        <w:rPr>
          <w:noProof/>
        </w:rPr>
        <w:fldChar w:fldCharType="end"/>
      </w:r>
    </w:p>
    <w:p w14:paraId="0C99431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_Toc377547283 \h </w:instrText>
      </w:r>
      <w:r>
        <w:rPr>
          <w:noProof/>
        </w:rPr>
      </w:r>
      <w:r>
        <w:rPr>
          <w:noProof/>
        </w:rPr>
        <w:fldChar w:fldCharType="separate"/>
      </w:r>
      <w:r>
        <w:rPr>
          <w:noProof/>
        </w:rPr>
        <w:t>109</w:t>
      </w:r>
      <w:r>
        <w:rPr>
          <w:noProof/>
        </w:rPr>
        <w:fldChar w:fldCharType="end"/>
      </w:r>
    </w:p>
    <w:p w14:paraId="6EAEBB2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_Toc377547284 \h </w:instrText>
      </w:r>
      <w:r>
        <w:rPr>
          <w:noProof/>
        </w:rPr>
      </w:r>
      <w:r>
        <w:rPr>
          <w:noProof/>
        </w:rPr>
        <w:fldChar w:fldCharType="separate"/>
      </w:r>
      <w:r>
        <w:rPr>
          <w:noProof/>
        </w:rPr>
        <w:t>111</w:t>
      </w:r>
      <w:r>
        <w:rPr>
          <w:noProof/>
        </w:rPr>
        <w:fldChar w:fldCharType="end"/>
      </w:r>
    </w:p>
    <w:p w14:paraId="404E375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_Toc377547285 \h </w:instrText>
      </w:r>
      <w:r>
        <w:rPr>
          <w:noProof/>
        </w:rPr>
      </w:r>
      <w:r>
        <w:rPr>
          <w:noProof/>
        </w:rPr>
        <w:fldChar w:fldCharType="separate"/>
      </w:r>
      <w:r>
        <w:rPr>
          <w:noProof/>
        </w:rPr>
        <w:t>112</w:t>
      </w:r>
      <w:r>
        <w:rPr>
          <w:noProof/>
        </w:rPr>
        <w:fldChar w:fldCharType="end"/>
      </w:r>
    </w:p>
    <w:p w14:paraId="13AE91D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_Toc377547286 \h </w:instrText>
      </w:r>
      <w:r>
        <w:rPr>
          <w:noProof/>
        </w:rPr>
      </w:r>
      <w:r>
        <w:rPr>
          <w:noProof/>
        </w:rPr>
        <w:fldChar w:fldCharType="separate"/>
      </w:r>
      <w:r>
        <w:rPr>
          <w:noProof/>
        </w:rPr>
        <w:t>114</w:t>
      </w:r>
      <w:r>
        <w:rPr>
          <w:noProof/>
        </w:rPr>
        <w:fldChar w:fldCharType="end"/>
      </w:r>
    </w:p>
    <w:p w14:paraId="2B1D177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_Toc377547287 \h </w:instrText>
      </w:r>
      <w:r>
        <w:rPr>
          <w:noProof/>
        </w:rPr>
      </w:r>
      <w:r>
        <w:rPr>
          <w:noProof/>
        </w:rPr>
        <w:fldChar w:fldCharType="separate"/>
      </w:r>
      <w:r>
        <w:rPr>
          <w:noProof/>
        </w:rPr>
        <w:t>116</w:t>
      </w:r>
      <w:r>
        <w:rPr>
          <w:noProof/>
        </w:rPr>
        <w:fldChar w:fldCharType="end"/>
      </w:r>
    </w:p>
    <w:p w14:paraId="161A9CA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_Toc377547288 \h </w:instrText>
      </w:r>
      <w:r>
        <w:rPr>
          <w:noProof/>
        </w:rPr>
      </w:r>
      <w:r>
        <w:rPr>
          <w:noProof/>
        </w:rPr>
        <w:fldChar w:fldCharType="separate"/>
      </w:r>
      <w:r>
        <w:rPr>
          <w:noProof/>
        </w:rPr>
        <w:t>117</w:t>
      </w:r>
      <w:r>
        <w:rPr>
          <w:noProof/>
        </w:rPr>
        <w:fldChar w:fldCharType="end"/>
      </w:r>
    </w:p>
    <w:p w14:paraId="15F7A94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_Toc377547289 \h </w:instrText>
      </w:r>
      <w:r>
        <w:rPr>
          <w:noProof/>
        </w:rPr>
      </w:r>
      <w:r>
        <w:rPr>
          <w:noProof/>
        </w:rPr>
        <w:fldChar w:fldCharType="separate"/>
      </w:r>
      <w:r>
        <w:rPr>
          <w:noProof/>
        </w:rPr>
        <w:t>118</w:t>
      </w:r>
      <w:r>
        <w:rPr>
          <w:noProof/>
        </w:rPr>
        <w:fldChar w:fldCharType="end"/>
      </w:r>
    </w:p>
    <w:p w14:paraId="5924D12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4.2.1.</w:t>
      </w:r>
      <w:r>
        <w:rPr>
          <w:noProof/>
        </w:rPr>
        <w:t xml:space="preserve"> Uncoupled Viscoelastic Materials</w:t>
      </w:r>
      <w:r>
        <w:rPr>
          <w:noProof/>
        </w:rPr>
        <w:tab/>
      </w:r>
      <w:r>
        <w:rPr>
          <w:noProof/>
        </w:rPr>
        <w:fldChar w:fldCharType="begin"/>
      </w:r>
      <w:r>
        <w:rPr>
          <w:noProof/>
        </w:rPr>
        <w:instrText xml:space="preserve"> PAGEREF _Toc377547290 \h </w:instrText>
      </w:r>
      <w:r>
        <w:rPr>
          <w:noProof/>
        </w:rPr>
      </w:r>
      <w:r>
        <w:rPr>
          <w:noProof/>
        </w:rPr>
        <w:fldChar w:fldCharType="separate"/>
      </w:r>
      <w:r>
        <w:rPr>
          <w:noProof/>
        </w:rPr>
        <w:t>118</w:t>
      </w:r>
      <w:r>
        <w:rPr>
          <w:noProof/>
        </w:rPr>
        <w:fldChar w:fldCharType="end"/>
      </w:r>
    </w:p>
    <w:p w14:paraId="74784A8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4.2.2.</w:t>
      </w:r>
      <w:r>
        <w:rPr>
          <w:noProof/>
        </w:rPr>
        <w:t xml:space="preserve"> Compressible Viscoelastic Materials</w:t>
      </w:r>
      <w:r>
        <w:rPr>
          <w:noProof/>
        </w:rPr>
        <w:tab/>
      </w:r>
      <w:r>
        <w:rPr>
          <w:noProof/>
        </w:rPr>
        <w:fldChar w:fldCharType="begin"/>
      </w:r>
      <w:r>
        <w:rPr>
          <w:noProof/>
        </w:rPr>
        <w:instrText xml:space="preserve"> PAGEREF _Toc377547291 \h </w:instrText>
      </w:r>
      <w:r>
        <w:rPr>
          <w:noProof/>
        </w:rPr>
      </w:r>
      <w:r>
        <w:rPr>
          <w:noProof/>
        </w:rPr>
        <w:fldChar w:fldCharType="separate"/>
      </w:r>
      <w:r>
        <w:rPr>
          <w:noProof/>
        </w:rPr>
        <w:t>119</w:t>
      </w:r>
      <w:r>
        <w:rPr>
          <w:noProof/>
        </w:rPr>
        <w:fldChar w:fldCharType="end"/>
      </w:r>
    </w:p>
    <w:p w14:paraId="45D1532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_Toc377547292 \h </w:instrText>
      </w:r>
      <w:r>
        <w:rPr>
          <w:noProof/>
        </w:rPr>
      </w:r>
      <w:r>
        <w:rPr>
          <w:noProof/>
        </w:rPr>
        <w:fldChar w:fldCharType="separate"/>
      </w:r>
      <w:r>
        <w:rPr>
          <w:noProof/>
        </w:rPr>
        <w:t>119</w:t>
      </w:r>
      <w:r>
        <w:rPr>
          <w:noProof/>
        </w:rPr>
        <w:fldChar w:fldCharType="end"/>
      </w:r>
    </w:p>
    <w:p w14:paraId="0A6FB4B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_Toc377547293 \h </w:instrText>
      </w:r>
      <w:r>
        <w:rPr>
          <w:noProof/>
        </w:rPr>
      </w:r>
      <w:r>
        <w:rPr>
          <w:noProof/>
        </w:rPr>
        <w:fldChar w:fldCharType="separate"/>
      </w:r>
      <w:r>
        <w:rPr>
          <w:noProof/>
        </w:rPr>
        <w:t>120</w:t>
      </w:r>
      <w:r>
        <w:rPr>
          <w:noProof/>
        </w:rPr>
        <w:fldChar w:fldCharType="end"/>
      </w:r>
    </w:p>
    <w:p w14:paraId="7A75B1F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_Toc377547294 \h </w:instrText>
      </w:r>
      <w:r>
        <w:rPr>
          <w:noProof/>
        </w:rPr>
      </w:r>
      <w:r>
        <w:rPr>
          <w:noProof/>
        </w:rPr>
        <w:fldChar w:fldCharType="separate"/>
      </w:r>
      <w:r>
        <w:rPr>
          <w:noProof/>
        </w:rPr>
        <w:t>122</w:t>
      </w:r>
      <w:r>
        <w:rPr>
          <w:noProof/>
        </w:rPr>
        <w:fldChar w:fldCharType="end"/>
      </w:r>
    </w:p>
    <w:p w14:paraId="103A365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_Toc377547295 \h </w:instrText>
      </w:r>
      <w:r>
        <w:rPr>
          <w:noProof/>
        </w:rPr>
      </w:r>
      <w:r>
        <w:rPr>
          <w:noProof/>
        </w:rPr>
        <w:fldChar w:fldCharType="separate"/>
      </w:r>
      <w:r>
        <w:rPr>
          <w:noProof/>
        </w:rPr>
        <w:t>123</w:t>
      </w:r>
      <w:r>
        <w:rPr>
          <w:noProof/>
        </w:rPr>
        <w:fldChar w:fldCharType="end"/>
      </w:r>
    </w:p>
    <w:p w14:paraId="2444669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4.4.2.</w:t>
      </w:r>
      <w:r>
        <w:rPr>
          <w:noProof/>
        </w:rPr>
        <w:t xml:space="preserve"> Permeability Materials</w:t>
      </w:r>
      <w:r>
        <w:rPr>
          <w:noProof/>
        </w:rPr>
        <w:tab/>
      </w:r>
      <w:r>
        <w:rPr>
          <w:noProof/>
        </w:rPr>
        <w:fldChar w:fldCharType="begin"/>
      </w:r>
      <w:r>
        <w:rPr>
          <w:noProof/>
        </w:rPr>
        <w:instrText xml:space="preserve"> PAGEREF _Toc377547296 \h </w:instrText>
      </w:r>
      <w:r>
        <w:rPr>
          <w:noProof/>
        </w:rPr>
      </w:r>
      <w:r>
        <w:rPr>
          <w:noProof/>
        </w:rPr>
        <w:fldChar w:fldCharType="separate"/>
      </w:r>
      <w:r>
        <w:rPr>
          <w:noProof/>
        </w:rPr>
        <w:t>124</w:t>
      </w:r>
      <w:r>
        <w:rPr>
          <w:noProof/>
        </w:rPr>
        <w:fldChar w:fldCharType="end"/>
      </w:r>
    </w:p>
    <w:p w14:paraId="6F1FF89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_Toc377547297 \h </w:instrText>
      </w:r>
      <w:r>
        <w:rPr>
          <w:noProof/>
        </w:rPr>
      </w:r>
      <w:r>
        <w:rPr>
          <w:noProof/>
        </w:rPr>
        <w:fldChar w:fldCharType="separate"/>
      </w:r>
      <w:r>
        <w:rPr>
          <w:noProof/>
        </w:rPr>
        <w:t>125</w:t>
      </w:r>
      <w:r>
        <w:rPr>
          <w:noProof/>
        </w:rPr>
        <w:fldChar w:fldCharType="end"/>
      </w:r>
    </w:p>
    <w:p w14:paraId="38913F0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_Toc377547298 \h </w:instrText>
      </w:r>
      <w:r>
        <w:rPr>
          <w:noProof/>
        </w:rPr>
      </w:r>
      <w:r>
        <w:rPr>
          <w:noProof/>
        </w:rPr>
        <w:fldChar w:fldCharType="separate"/>
      </w:r>
      <w:r>
        <w:rPr>
          <w:noProof/>
        </w:rPr>
        <w:t>126</w:t>
      </w:r>
      <w:r>
        <w:rPr>
          <w:noProof/>
        </w:rPr>
        <w:fldChar w:fldCharType="end"/>
      </w:r>
    </w:p>
    <w:p w14:paraId="372BDEF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_Toc377547299 \h </w:instrText>
      </w:r>
      <w:r>
        <w:rPr>
          <w:noProof/>
        </w:rPr>
      </w:r>
      <w:r>
        <w:rPr>
          <w:noProof/>
        </w:rPr>
        <w:fldChar w:fldCharType="separate"/>
      </w:r>
      <w:r>
        <w:rPr>
          <w:noProof/>
        </w:rPr>
        <w:t>127</w:t>
      </w:r>
      <w:r>
        <w:rPr>
          <w:noProof/>
        </w:rPr>
        <w:fldChar w:fldCharType="end"/>
      </w:r>
    </w:p>
    <w:p w14:paraId="2915610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_Toc377547300 \h </w:instrText>
      </w:r>
      <w:r>
        <w:rPr>
          <w:noProof/>
        </w:rPr>
      </w:r>
      <w:r>
        <w:rPr>
          <w:noProof/>
        </w:rPr>
        <w:fldChar w:fldCharType="separate"/>
      </w:r>
      <w:r>
        <w:rPr>
          <w:noProof/>
        </w:rPr>
        <w:t>128</w:t>
      </w:r>
      <w:r>
        <w:rPr>
          <w:noProof/>
        </w:rPr>
        <w:fldChar w:fldCharType="end"/>
      </w:r>
    </w:p>
    <w:p w14:paraId="3438255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_Toc377547301 \h </w:instrText>
      </w:r>
      <w:r>
        <w:rPr>
          <w:noProof/>
        </w:rPr>
      </w:r>
      <w:r>
        <w:rPr>
          <w:noProof/>
        </w:rPr>
        <w:fldChar w:fldCharType="separate"/>
      </w:r>
      <w:r>
        <w:rPr>
          <w:noProof/>
        </w:rPr>
        <w:t>130</w:t>
      </w:r>
      <w:r>
        <w:rPr>
          <w:noProof/>
        </w:rPr>
        <w:fldChar w:fldCharType="end"/>
      </w:r>
    </w:p>
    <w:p w14:paraId="68FCF4E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4.4.3.</w:t>
      </w:r>
      <w:r>
        <w:rPr>
          <w:noProof/>
        </w:rPr>
        <w:t xml:space="preserve"> Fluid Supply Materials</w:t>
      </w:r>
      <w:r>
        <w:rPr>
          <w:noProof/>
        </w:rPr>
        <w:tab/>
      </w:r>
      <w:r>
        <w:rPr>
          <w:noProof/>
        </w:rPr>
        <w:fldChar w:fldCharType="begin"/>
      </w:r>
      <w:r>
        <w:rPr>
          <w:noProof/>
        </w:rPr>
        <w:instrText xml:space="preserve"> PAGEREF _Toc377547302 \h </w:instrText>
      </w:r>
      <w:r>
        <w:rPr>
          <w:noProof/>
        </w:rPr>
      </w:r>
      <w:r>
        <w:rPr>
          <w:noProof/>
        </w:rPr>
        <w:fldChar w:fldCharType="separate"/>
      </w:r>
      <w:r>
        <w:rPr>
          <w:noProof/>
        </w:rPr>
        <w:t>132</w:t>
      </w:r>
      <w:r>
        <w:rPr>
          <w:noProof/>
        </w:rPr>
        <w:fldChar w:fldCharType="end"/>
      </w:r>
    </w:p>
    <w:p w14:paraId="4B4C6FF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_Toc377547303 \h </w:instrText>
      </w:r>
      <w:r>
        <w:rPr>
          <w:noProof/>
        </w:rPr>
      </w:r>
      <w:r>
        <w:rPr>
          <w:noProof/>
        </w:rPr>
        <w:fldChar w:fldCharType="separate"/>
      </w:r>
      <w:r>
        <w:rPr>
          <w:noProof/>
        </w:rPr>
        <w:t>133</w:t>
      </w:r>
      <w:r>
        <w:rPr>
          <w:noProof/>
        </w:rPr>
        <w:fldChar w:fldCharType="end"/>
      </w:r>
    </w:p>
    <w:p w14:paraId="4E70A1C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_Toc377547304 \h </w:instrText>
      </w:r>
      <w:r>
        <w:rPr>
          <w:noProof/>
        </w:rPr>
      </w:r>
      <w:r>
        <w:rPr>
          <w:noProof/>
        </w:rPr>
        <w:fldChar w:fldCharType="separate"/>
      </w:r>
      <w:r>
        <w:rPr>
          <w:noProof/>
        </w:rPr>
        <w:t>134</w:t>
      </w:r>
      <w:r>
        <w:rPr>
          <w:noProof/>
        </w:rPr>
        <w:fldChar w:fldCharType="end"/>
      </w:r>
    </w:p>
    <w:p w14:paraId="51FB7F4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_Toc377547305 \h </w:instrText>
      </w:r>
      <w:r>
        <w:rPr>
          <w:noProof/>
        </w:rPr>
      </w:r>
      <w:r>
        <w:rPr>
          <w:noProof/>
        </w:rPr>
        <w:fldChar w:fldCharType="separate"/>
      </w:r>
      <w:r>
        <w:rPr>
          <w:noProof/>
        </w:rPr>
        <w:t>136</w:t>
      </w:r>
      <w:r>
        <w:rPr>
          <w:noProof/>
        </w:rPr>
        <w:fldChar w:fldCharType="end"/>
      </w:r>
    </w:p>
    <w:p w14:paraId="384F7A4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_Toc377547306 \h </w:instrText>
      </w:r>
      <w:r>
        <w:rPr>
          <w:noProof/>
        </w:rPr>
      </w:r>
      <w:r>
        <w:rPr>
          <w:noProof/>
        </w:rPr>
        <w:fldChar w:fldCharType="separate"/>
      </w:r>
      <w:r>
        <w:rPr>
          <w:noProof/>
        </w:rPr>
        <w:t>136</w:t>
      </w:r>
      <w:r>
        <w:rPr>
          <w:noProof/>
        </w:rPr>
        <w:fldChar w:fldCharType="end"/>
      </w:r>
    </w:p>
    <w:p w14:paraId="5C13A0D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_Toc377547307 \h </w:instrText>
      </w:r>
      <w:r>
        <w:rPr>
          <w:noProof/>
        </w:rPr>
      </w:r>
      <w:r>
        <w:rPr>
          <w:noProof/>
        </w:rPr>
        <w:fldChar w:fldCharType="separate"/>
      </w:r>
      <w:r>
        <w:rPr>
          <w:noProof/>
        </w:rPr>
        <w:t>136</w:t>
      </w:r>
      <w:r>
        <w:rPr>
          <w:noProof/>
        </w:rPr>
        <w:fldChar w:fldCharType="end"/>
      </w:r>
    </w:p>
    <w:p w14:paraId="780DE27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_Toc377547308 \h </w:instrText>
      </w:r>
      <w:r>
        <w:rPr>
          <w:noProof/>
        </w:rPr>
      </w:r>
      <w:r>
        <w:rPr>
          <w:noProof/>
        </w:rPr>
        <w:fldChar w:fldCharType="separate"/>
      </w:r>
      <w:r>
        <w:rPr>
          <w:noProof/>
        </w:rPr>
        <w:t>137</w:t>
      </w:r>
      <w:r>
        <w:rPr>
          <w:noProof/>
        </w:rPr>
        <w:fldChar w:fldCharType="end"/>
      </w:r>
    </w:p>
    <w:p w14:paraId="47B50BC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4.5.3.</w:t>
      </w:r>
      <w:r>
        <w:rPr>
          <w:noProof/>
        </w:rPr>
        <w:t xml:space="preserve"> Diffusivity Materials</w:t>
      </w:r>
      <w:r>
        <w:rPr>
          <w:noProof/>
        </w:rPr>
        <w:tab/>
      </w:r>
      <w:r>
        <w:rPr>
          <w:noProof/>
        </w:rPr>
        <w:fldChar w:fldCharType="begin"/>
      </w:r>
      <w:r>
        <w:rPr>
          <w:noProof/>
        </w:rPr>
        <w:instrText xml:space="preserve"> PAGEREF _Toc377547309 \h </w:instrText>
      </w:r>
      <w:r>
        <w:rPr>
          <w:noProof/>
        </w:rPr>
      </w:r>
      <w:r>
        <w:rPr>
          <w:noProof/>
        </w:rPr>
        <w:fldChar w:fldCharType="separate"/>
      </w:r>
      <w:r>
        <w:rPr>
          <w:noProof/>
        </w:rPr>
        <w:t>139</w:t>
      </w:r>
      <w:r>
        <w:rPr>
          <w:noProof/>
        </w:rPr>
        <w:fldChar w:fldCharType="end"/>
      </w:r>
    </w:p>
    <w:p w14:paraId="07928FF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_Toc377547310 \h </w:instrText>
      </w:r>
      <w:r>
        <w:rPr>
          <w:noProof/>
        </w:rPr>
      </w:r>
      <w:r>
        <w:rPr>
          <w:noProof/>
        </w:rPr>
        <w:fldChar w:fldCharType="separate"/>
      </w:r>
      <w:r>
        <w:rPr>
          <w:noProof/>
        </w:rPr>
        <w:t>139</w:t>
      </w:r>
      <w:r>
        <w:rPr>
          <w:noProof/>
        </w:rPr>
        <w:fldChar w:fldCharType="end"/>
      </w:r>
    </w:p>
    <w:p w14:paraId="1CA9BE1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_Toc377547311 \h </w:instrText>
      </w:r>
      <w:r>
        <w:rPr>
          <w:noProof/>
        </w:rPr>
      </w:r>
      <w:r>
        <w:rPr>
          <w:noProof/>
        </w:rPr>
        <w:fldChar w:fldCharType="separate"/>
      </w:r>
      <w:r>
        <w:rPr>
          <w:noProof/>
        </w:rPr>
        <w:t>140</w:t>
      </w:r>
      <w:r>
        <w:rPr>
          <w:noProof/>
        </w:rPr>
        <w:fldChar w:fldCharType="end"/>
      </w:r>
    </w:p>
    <w:p w14:paraId="36ED42A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_Toc377547312 \h </w:instrText>
      </w:r>
      <w:r>
        <w:rPr>
          <w:noProof/>
        </w:rPr>
      </w:r>
      <w:r>
        <w:rPr>
          <w:noProof/>
        </w:rPr>
        <w:fldChar w:fldCharType="separate"/>
      </w:r>
      <w:r>
        <w:rPr>
          <w:noProof/>
        </w:rPr>
        <w:t>141</w:t>
      </w:r>
      <w:r>
        <w:rPr>
          <w:noProof/>
        </w:rPr>
        <w:fldChar w:fldCharType="end"/>
      </w:r>
    </w:p>
    <w:p w14:paraId="4722EE8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_Toc377547313 \h </w:instrText>
      </w:r>
      <w:r>
        <w:rPr>
          <w:noProof/>
        </w:rPr>
      </w:r>
      <w:r>
        <w:rPr>
          <w:noProof/>
        </w:rPr>
        <w:fldChar w:fldCharType="separate"/>
      </w:r>
      <w:r>
        <w:rPr>
          <w:noProof/>
        </w:rPr>
        <w:t>142</w:t>
      </w:r>
      <w:r>
        <w:rPr>
          <w:noProof/>
        </w:rPr>
        <w:fldChar w:fldCharType="end"/>
      </w:r>
    </w:p>
    <w:p w14:paraId="2224FC5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_Toc377547314 \h </w:instrText>
      </w:r>
      <w:r>
        <w:rPr>
          <w:noProof/>
        </w:rPr>
      </w:r>
      <w:r>
        <w:rPr>
          <w:noProof/>
        </w:rPr>
        <w:fldChar w:fldCharType="separate"/>
      </w:r>
      <w:r>
        <w:rPr>
          <w:noProof/>
        </w:rPr>
        <w:t>144</w:t>
      </w:r>
      <w:r>
        <w:rPr>
          <w:noProof/>
        </w:rPr>
        <w:fldChar w:fldCharType="end"/>
      </w:r>
    </w:p>
    <w:p w14:paraId="7FF287B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4.5.4.</w:t>
      </w:r>
      <w:r>
        <w:rPr>
          <w:noProof/>
        </w:rPr>
        <w:t xml:space="preserve"> Solubility Materials</w:t>
      </w:r>
      <w:r>
        <w:rPr>
          <w:noProof/>
        </w:rPr>
        <w:tab/>
      </w:r>
      <w:r>
        <w:rPr>
          <w:noProof/>
        </w:rPr>
        <w:fldChar w:fldCharType="begin"/>
      </w:r>
      <w:r>
        <w:rPr>
          <w:noProof/>
        </w:rPr>
        <w:instrText xml:space="preserve"> PAGEREF _Toc377547315 \h </w:instrText>
      </w:r>
      <w:r>
        <w:rPr>
          <w:noProof/>
        </w:rPr>
      </w:r>
      <w:r>
        <w:rPr>
          <w:noProof/>
        </w:rPr>
        <w:fldChar w:fldCharType="separate"/>
      </w:r>
      <w:r>
        <w:rPr>
          <w:noProof/>
        </w:rPr>
        <w:t>145</w:t>
      </w:r>
      <w:r>
        <w:rPr>
          <w:noProof/>
        </w:rPr>
        <w:fldChar w:fldCharType="end"/>
      </w:r>
    </w:p>
    <w:p w14:paraId="164EB64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_Toc377547316 \h </w:instrText>
      </w:r>
      <w:r>
        <w:rPr>
          <w:noProof/>
        </w:rPr>
      </w:r>
      <w:r>
        <w:rPr>
          <w:noProof/>
        </w:rPr>
        <w:fldChar w:fldCharType="separate"/>
      </w:r>
      <w:r>
        <w:rPr>
          <w:noProof/>
        </w:rPr>
        <w:t>145</w:t>
      </w:r>
      <w:r>
        <w:rPr>
          <w:noProof/>
        </w:rPr>
        <w:fldChar w:fldCharType="end"/>
      </w:r>
    </w:p>
    <w:p w14:paraId="64B3A06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4.5.5.</w:t>
      </w:r>
      <w:r>
        <w:rPr>
          <w:noProof/>
        </w:rPr>
        <w:t xml:space="preserve"> Osmotic Coefficient Materials</w:t>
      </w:r>
      <w:r>
        <w:rPr>
          <w:noProof/>
        </w:rPr>
        <w:tab/>
      </w:r>
      <w:r>
        <w:rPr>
          <w:noProof/>
        </w:rPr>
        <w:fldChar w:fldCharType="begin"/>
      </w:r>
      <w:r>
        <w:rPr>
          <w:noProof/>
        </w:rPr>
        <w:instrText xml:space="preserve"> PAGEREF _Toc377547317 \h </w:instrText>
      </w:r>
      <w:r>
        <w:rPr>
          <w:noProof/>
        </w:rPr>
      </w:r>
      <w:r>
        <w:rPr>
          <w:noProof/>
        </w:rPr>
        <w:fldChar w:fldCharType="separate"/>
      </w:r>
      <w:r>
        <w:rPr>
          <w:noProof/>
        </w:rPr>
        <w:t>146</w:t>
      </w:r>
      <w:r>
        <w:rPr>
          <w:noProof/>
        </w:rPr>
        <w:fldChar w:fldCharType="end"/>
      </w:r>
    </w:p>
    <w:p w14:paraId="5A1E5F3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_Toc377547318 \h </w:instrText>
      </w:r>
      <w:r>
        <w:rPr>
          <w:noProof/>
        </w:rPr>
      </w:r>
      <w:r>
        <w:rPr>
          <w:noProof/>
        </w:rPr>
        <w:fldChar w:fldCharType="separate"/>
      </w:r>
      <w:r>
        <w:rPr>
          <w:noProof/>
        </w:rPr>
        <w:t>146</w:t>
      </w:r>
      <w:r>
        <w:rPr>
          <w:noProof/>
        </w:rPr>
        <w:fldChar w:fldCharType="end"/>
      </w:r>
    </w:p>
    <w:p w14:paraId="5A38D21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_Toc377547319 \h </w:instrText>
      </w:r>
      <w:r>
        <w:rPr>
          <w:noProof/>
        </w:rPr>
      </w:r>
      <w:r>
        <w:rPr>
          <w:noProof/>
        </w:rPr>
        <w:fldChar w:fldCharType="separate"/>
      </w:r>
      <w:r>
        <w:rPr>
          <w:noProof/>
        </w:rPr>
        <w:t>147</w:t>
      </w:r>
      <w:r>
        <w:rPr>
          <w:noProof/>
        </w:rPr>
        <w:fldChar w:fldCharType="end"/>
      </w:r>
    </w:p>
    <w:p w14:paraId="50DFE2B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_Toc377547320 \h </w:instrText>
      </w:r>
      <w:r>
        <w:rPr>
          <w:noProof/>
        </w:rPr>
      </w:r>
      <w:r>
        <w:rPr>
          <w:noProof/>
        </w:rPr>
        <w:fldChar w:fldCharType="separate"/>
      </w:r>
      <w:r>
        <w:rPr>
          <w:noProof/>
        </w:rPr>
        <w:t>150</w:t>
      </w:r>
      <w:r>
        <w:rPr>
          <w:noProof/>
        </w:rPr>
        <w:fldChar w:fldCharType="end"/>
      </w:r>
    </w:p>
    <w:p w14:paraId="380A6392"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4.6.2.</w:t>
      </w:r>
      <w:r>
        <w:rPr>
          <w:noProof/>
        </w:rPr>
        <w:t xml:space="preserve"> Solvent Supply Materials</w:t>
      </w:r>
      <w:r>
        <w:rPr>
          <w:noProof/>
        </w:rPr>
        <w:tab/>
      </w:r>
      <w:r>
        <w:rPr>
          <w:noProof/>
        </w:rPr>
        <w:fldChar w:fldCharType="begin"/>
      </w:r>
      <w:r>
        <w:rPr>
          <w:noProof/>
        </w:rPr>
        <w:instrText xml:space="preserve"> PAGEREF _Toc377547321 \h </w:instrText>
      </w:r>
      <w:r>
        <w:rPr>
          <w:noProof/>
        </w:rPr>
      </w:r>
      <w:r>
        <w:rPr>
          <w:noProof/>
        </w:rPr>
        <w:fldChar w:fldCharType="separate"/>
      </w:r>
      <w:r>
        <w:rPr>
          <w:noProof/>
        </w:rPr>
        <w:t>154</w:t>
      </w:r>
      <w:r>
        <w:rPr>
          <w:noProof/>
        </w:rPr>
        <w:fldChar w:fldCharType="end"/>
      </w:r>
    </w:p>
    <w:p w14:paraId="019ABBF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_Toc377547322 \h </w:instrText>
      </w:r>
      <w:r>
        <w:rPr>
          <w:noProof/>
        </w:rPr>
      </w:r>
      <w:r>
        <w:rPr>
          <w:noProof/>
        </w:rPr>
        <w:fldChar w:fldCharType="separate"/>
      </w:r>
      <w:r>
        <w:rPr>
          <w:noProof/>
        </w:rPr>
        <w:t>155</w:t>
      </w:r>
      <w:r>
        <w:rPr>
          <w:noProof/>
        </w:rPr>
        <w:fldChar w:fldCharType="end"/>
      </w:r>
    </w:p>
    <w:p w14:paraId="282AE4F4"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_Toc377547323 \h </w:instrText>
      </w:r>
      <w:r>
        <w:rPr>
          <w:noProof/>
        </w:rPr>
      </w:r>
      <w:r>
        <w:rPr>
          <w:noProof/>
        </w:rPr>
        <w:fldChar w:fldCharType="separate"/>
      </w:r>
      <w:r>
        <w:rPr>
          <w:noProof/>
        </w:rPr>
        <w:t>156</w:t>
      </w:r>
      <w:r>
        <w:rPr>
          <w:noProof/>
        </w:rPr>
        <w:fldChar w:fldCharType="end"/>
      </w:r>
    </w:p>
    <w:p w14:paraId="109E2AC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_Toc377547324 \h </w:instrText>
      </w:r>
      <w:r>
        <w:rPr>
          <w:noProof/>
        </w:rPr>
      </w:r>
      <w:r>
        <w:rPr>
          <w:noProof/>
        </w:rPr>
        <w:fldChar w:fldCharType="separate"/>
      </w:r>
      <w:r>
        <w:rPr>
          <w:noProof/>
        </w:rPr>
        <w:t>156</w:t>
      </w:r>
      <w:r>
        <w:rPr>
          <w:noProof/>
        </w:rPr>
        <w:fldChar w:fldCharType="end"/>
      </w:r>
    </w:p>
    <w:p w14:paraId="1EDBD3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_Toc377547325 \h </w:instrText>
      </w:r>
      <w:r>
        <w:rPr>
          <w:noProof/>
        </w:rPr>
      </w:r>
      <w:r>
        <w:rPr>
          <w:noProof/>
        </w:rPr>
        <w:fldChar w:fldCharType="separate"/>
      </w:r>
      <w:r>
        <w:rPr>
          <w:noProof/>
        </w:rPr>
        <w:t>159</w:t>
      </w:r>
      <w:r>
        <w:rPr>
          <w:noProof/>
        </w:rPr>
        <w:fldChar w:fldCharType="end"/>
      </w:r>
    </w:p>
    <w:p w14:paraId="725BDD5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4.7.3.</w:t>
      </w:r>
      <w:r>
        <w:rPr>
          <w:noProof/>
        </w:rPr>
        <w:t xml:space="preserve"> Chemical Reaction Materials</w:t>
      </w:r>
      <w:r>
        <w:rPr>
          <w:noProof/>
        </w:rPr>
        <w:tab/>
      </w:r>
      <w:r>
        <w:rPr>
          <w:noProof/>
        </w:rPr>
        <w:fldChar w:fldCharType="begin"/>
      </w:r>
      <w:r>
        <w:rPr>
          <w:noProof/>
        </w:rPr>
        <w:instrText xml:space="preserve"> PAGEREF _Toc377547326 \h </w:instrText>
      </w:r>
      <w:r>
        <w:rPr>
          <w:noProof/>
        </w:rPr>
      </w:r>
      <w:r>
        <w:rPr>
          <w:noProof/>
        </w:rPr>
        <w:fldChar w:fldCharType="separate"/>
      </w:r>
      <w:r>
        <w:rPr>
          <w:noProof/>
        </w:rPr>
        <w:t>160</w:t>
      </w:r>
      <w:r>
        <w:rPr>
          <w:noProof/>
        </w:rPr>
        <w:fldChar w:fldCharType="end"/>
      </w:r>
    </w:p>
    <w:p w14:paraId="4947A4E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_Toc377547327 \h </w:instrText>
      </w:r>
      <w:r>
        <w:rPr>
          <w:noProof/>
        </w:rPr>
      </w:r>
      <w:r>
        <w:rPr>
          <w:noProof/>
        </w:rPr>
        <w:fldChar w:fldCharType="separate"/>
      </w:r>
      <w:r>
        <w:rPr>
          <w:noProof/>
        </w:rPr>
        <w:t>160</w:t>
      </w:r>
      <w:r>
        <w:rPr>
          <w:noProof/>
        </w:rPr>
        <w:fldChar w:fldCharType="end"/>
      </w:r>
    </w:p>
    <w:p w14:paraId="5C8DA34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_Toc377547328 \h </w:instrText>
      </w:r>
      <w:r>
        <w:rPr>
          <w:noProof/>
        </w:rPr>
      </w:r>
      <w:r>
        <w:rPr>
          <w:noProof/>
        </w:rPr>
        <w:fldChar w:fldCharType="separate"/>
      </w:r>
      <w:r>
        <w:rPr>
          <w:noProof/>
        </w:rPr>
        <w:t>161</w:t>
      </w:r>
      <w:r>
        <w:rPr>
          <w:noProof/>
        </w:rPr>
        <w:fldChar w:fldCharType="end"/>
      </w:r>
    </w:p>
    <w:p w14:paraId="40BED76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_Toc377547329 \h </w:instrText>
      </w:r>
      <w:r>
        <w:rPr>
          <w:noProof/>
        </w:rPr>
      </w:r>
      <w:r>
        <w:rPr>
          <w:noProof/>
        </w:rPr>
        <w:fldChar w:fldCharType="separate"/>
      </w:r>
      <w:r>
        <w:rPr>
          <w:noProof/>
        </w:rPr>
        <w:t>162</w:t>
      </w:r>
      <w:r>
        <w:rPr>
          <w:noProof/>
        </w:rPr>
        <w:fldChar w:fldCharType="end"/>
      </w:r>
    </w:p>
    <w:p w14:paraId="745B669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4.7.4.</w:t>
      </w:r>
      <w:r>
        <w:rPr>
          <w:noProof/>
        </w:rPr>
        <w:t xml:space="preserve"> Specific Reaction Rate Materials</w:t>
      </w:r>
      <w:r>
        <w:rPr>
          <w:noProof/>
        </w:rPr>
        <w:tab/>
      </w:r>
      <w:r>
        <w:rPr>
          <w:noProof/>
        </w:rPr>
        <w:fldChar w:fldCharType="begin"/>
      </w:r>
      <w:r>
        <w:rPr>
          <w:noProof/>
        </w:rPr>
        <w:instrText xml:space="preserve"> PAGEREF _Toc377547330 \h </w:instrText>
      </w:r>
      <w:r>
        <w:rPr>
          <w:noProof/>
        </w:rPr>
      </w:r>
      <w:r>
        <w:rPr>
          <w:noProof/>
        </w:rPr>
        <w:fldChar w:fldCharType="separate"/>
      </w:r>
      <w:r>
        <w:rPr>
          <w:noProof/>
        </w:rPr>
        <w:t>163</w:t>
      </w:r>
      <w:r>
        <w:rPr>
          <w:noProof/>
        </w:rPr>
        <w:fldChar w:fldCharType="end"/>
      </w:r>
    </w:p>
    <w:p w14:paraId="717C4BB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_Toc377547331 \h </w:instrText>
      </w:r>
      <w:r>
        <w:rPr>
          <w:noProof/>
        </w:rPr>
      </w:r>
      <w:r>
        <w:rPr>
          <w:noProof/>
        </w:rPr>
        <w:fldChar w:fldCharType="separate"/>
      </w:r>
      <w:r>
        <w:rPr>
          <w:noProof/>
        </w:rPr>
        <w:t>164</w:t>
      </w:r>
      <w:r>
        <w:rPr>
          <w:noProof/>
        </w:rPr>
        <w:fldChar w:fldCharType="end"/>
      </w:r>
    </w:p>
    <w:p w14:paraId="487235D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lastRenderedPageBreak/>
        <w:t>4.7.4.2. Huiskes Reaction Rate</w:t>
      </w:r>
      <w:r>
        <w:rPr>
          <w:noProof/>
        </w:rPr>
        <w:tab/>
      </w:r>
      <w:r>
        <w:rPr>
          <w:noProof/>
        </w:rPr>
        <w:fldChar w:fldCharType="begin"/>
      </w:r>
      <w:r>
        <w:rPr>
          <w:noProof/>
        </w:rPr>
        <w:instrText xml:space="preserve"> PAGEREF _Toc377547332 \h </w:instrText>
      </w:r>
      <w:r>
        <w:rPr>
          <w:noProof/>
        </w:rPr>
      </w:r>
      <w:r>
        <w:rPr>
          <w:noProof/>
        </w:rPr>
        <w:fldChar w:fldCharType="separate"/>
      </w:r>
      <w:r>
        <w:rPr>
          <w:noProof/>
        </w:rPr>
        <w:t>165</w:t>
      </w:r>
      <w:r>
        <w:rPr>
          <w:noProof/>
        </w:rPr>
        <w:fldChar w:fldCharType="end"/>
      </w:r>
    </w:p>
    <w:p w14:paraId="6088BBD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_Toc377547333 \h </w:instrText>
      </w:r>
      <w:r>
        <w:rPr>
          <w:noProof/>
        </w:rPr>
      </w:r>
      <w:r>
        <w:rPr>
          <w:noProof/>
        </w:rPr>
        <w:fldChar w:fldCharType="separate"/>
      </w:r>
      <w:r>
        <w:rPr>
          <w:noProof/>
        </w:rPr>
        <w:t>166</w:t>
      </w:r>
      <w:r>
        <w:rPr>
          <w:noProof/>
        </w:rPr>
        <w:fldChar w:fldCharType="end"/>
      </w:r>
    </w:p>
    <w:p w14:paraId="789B2A87"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5</w:t>
      </w:r>
      <w:r>
        <w:rPr>
          <w:noProof/>
        </w:rPr>
        <w:t xml:space="preserve"> Restart Input file</w:t>
      </w:r>
      <w:r>
        <w:rPr>
          <w:noProof/>
        </w:rPr>
        <w:tab/>
      </w:r>
      <w:r>
        <w:rPr>
          <w:noProof/>
        </w:rPr>
        <w:fldChar w:fldCharType="begin"/>
      </w:r>
      <w:r>
        <w:rPr>
          <w:noProof/>
        </w:rPr>
        <w:instrText xml:space="preserve"> PAGEREF _Toc377547334 \h </w:instrText>
      </w:r>
      <w:r>
        <w:rPr>
          <w:noProof/>
        </w:rPr>
      </w:r>
      <w:r>
        <w:rPr>
          <w:noProof/>
        </w:rPr>
        <w:fldChar w:fldCharType="separate"/>
      </w:r>
      <w:r>
        <w:rPr>
          <w:noProof/>
        </w:rPr>
        <w:t>167</w:t>
      </w:r>
      <w:r>
        <w:rPr>
          <w:noProof/>
        </w:rPr>
        <w:fldChar w:fldCharType="end"/>
      </w:r>
    </w:p>
    <w:p w14:paraId="73BB6DC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_Toc377547335 \h </w:instrText>
      </w:r>
      <w:r>
        <w:rPr>
          <w:noProof/>
        </w:rPr>
      </w:r>
      <w:r>
        <w:rPr>
          <w:noProof/>
        </w:rPr>
        <w:fldChar w:fldCharType="separate"/>
      </w:r>
      <w:r>
        <w:rPr>
          <w:noProof/>
        </w:rPr>
        <w:t>167</w:t>
      </w:r>
      <w:r>
        <w:rPr>
          <w:noProof/>
        </w:rPr>
        <w:fldChar w:fldCharType="end"/>
      </w:r>
    </w:p>
    <w:p w14:paraId="7870864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_Toc377547336 \h </w:instrText>
      </w:r>
      <w:r>
        <w:rPr>
          <w:noProof/>
        </w:rPr>
      </w:r>
      <w:r>
        <w:rPr>
          <w:noProof/>
        </w:rPr>
        <w:fldChar w:fldCharType="separate"/>
      </w:r>
      <w:r>
        <w:rPr>
          <w:noProof/>
        </w:rPr>
        <w:t>168</w:t>
      </w:r>
      <w:r>
        <w:rPr>
          <w:noProof/>
        </w:rPr>
        <w:fldChar w:fldCharType="end"/>
      </w:r>
    </w:p>
    <w:p w14:paraId="0FDC10D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_Toc377547337 \h </w:instrText>
      </w:r>
      <w:r>
        <w:rPr>
          <w:noProof/>
        </w:rPr>
      </w:r>
      <w:r>
        <w:rPr>
          <w:noProof/>
        </w:rPr>
        <w:fldChar w:fldCharType="separate"/>
      </w:r>
      <w:r>
        <w:rPr>
          <w:noProof/>
        </w:rPr>
        <w:t>168</w:t>
      </w:r>
      <w:r>
        <w:rPr>
          <w:noProof/>
        </w:rPr>
        <w:fldChar w:fldCharType="end"/>
      </w:r>
    </w:p>
    <w:p w14:paraId="087DA5E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_Toc377547338 \h </w:instrText>
      </w:r>
      <w:r>
        <w:rPr>
          <w:noProof/>
        </w:rPr>
      </w:r>
      <w:r>
        <w:rPr>
          <w:noProof/>
        </w:rPr>
        <w:fldChar w:fldCharType="separate"/>
      </w:r>
      <w:r>
        <w:rPr>
          <w:noProof/>
        </w:rPr>
        <w:t>168</w:t>
      </w:r>
      <w:r>
        <w:rPr>
          <w:noProof/>
        </w:rPr>
        <w:fldChar w:fldCharType="end"/>
      </w:r>
    </w:p>
    <w:p w14:paraId="57523415"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6</w:t>
      </w:r>
      <w:r>
        <w:rPr>
          <w:noProof/>
        </w:rPr>
        <w:t xml:space="preserve"> Multi-step Analysis</w:t>
      </w:r>
      <w:r>
        <w:rPr>
          <w:noProof/>
        </w:rPr>
        <w:tab/>
      </w:r>
      <w:r>
        <w:rPr>
          <w:noProof/>
        </w:rPr>
        <w:fldChar w:fldCharType="begin"/>
      </w:r>
      <w:r>
        <w:rPr>
          <w:noProof/>
        </w:rPr>
        <w:instrText xml:space="preserve"> PAGEREF _Toc377547339 \h </w:instrText>
      </w:r>
      <w:r>
        <w:rPr>
          <w:noProof/>
        </w:rPr>
      </w:r>
      <w:r>
        <w:rPr>
          <w:noProof/>
        </w:rPr>
        <w:fldChar w:fldCharType="separate"/>
      </w:r>
      <w:r>
        <w:rPr>
          <w:noProof/>
        </w:rPr>
        <w:t>169</w:t>
      </w:r>
      <w:r>
        <w:rPr>
          <w:noProof/>
        </w:rPr>
        <w:fldChar w:fldCharType="end"/>
      </w:r>
    </w:p>
    <w:p w14:paraId="07A4E71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_Toc377547340 \h </w:instrText>
      </w:r>
      <w:r>
        <w:rPr>
          <w:noProof/>
        </w:rPr>
      </w:r>
      <w:r>
        <w:rPr>
          <w:noProof/>
        </w:rPr>
        <w:fldChar w:fldCharType="separate"/>
      </w:r>
      <w:r>
        <w:rPr>
          <w:noProof/>
        </w:rPr>
        <w:t>169</w:t>
      </w:r>
      <w:r>
        <w:rPr>
          <w:noProof/>
        </w:rPr>
        <w:fldChar w:fldCharType="end"/>
      </w:r>
    </w:p>
    <w:p w14:paraId="5C413E0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6.1.1.</w:t>
      </w:r>
      <w:r>
        <w:rPr>
          <w:noProof/>
        </w:rPr>
        <w:t xml:space="preserve"> Control Settings</w:t>
      </w:r>
      <w:r>
        <w:rPr>
          <w:noProof/>
        </w:rPr>
        <w:tab/>
      </w:r>
      <w:r>
        <w:rPr>
          <w:noProof/>
        </w:rPr>
        <w:fldChar w:fldCharType="begin"/>
      </w:r>
      <w:r>
        <w:rPr>
          <w:noProof/>
        </w:rPr>
        <w:instrText xml:space="preserve"> PAGEREF _Toc377547341 \h </w:instrText>
      </w:r>
      <w:r>
        <w:rPr>
          <w:noProof/>
        </w:rPr>
      </w:r>
      <w:r>
        <w:rPr>
          <w:noProof/>
        </w:rPr>
        <w:fldChar w:fldCharType="separate"/>
      </w:r>
      <w:r>
        <w:rPr>
          <w:noProof/>
        </w:rPr>
        <w:t>170</w:t>
      </w:r>
      <w:r>
        <w:rPr>
          <w:noProof/>
        </w:rPr>
        <w:fldChar w:fldCharType="end"/>
      </w:r>
    </w:p>
    <w:p w14:paraId="4DF698D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6.1.2.</w:t>
      </w:r>
      <w:r>
        <w:rPr>
          <w:noProof/>
        </w:rPr>
        <w:t xml:space="preserve"> Boundary Conditions</w:t>
      </w:r>
      <w:r>
        <w:rPr>
          <w:noProof/>
        </w:rPr>
        <w:tab/>
      </w:r>
      <w:r>
        <w:rPr>
          <w:noProof/>
        </w:rPr>
        <w:fldChar w:fldCharType="begin"/>
      </w:r>
      <w:r>
        <w:rPr>
          <w:noProof/>
        </w:rPr>
        <w:instrText xml:space="preserve"> PAGEREF _Toc377547342 \h </w:instrText>
      </w:r>
      <w:r>
        <w:rPr>
          <w:noProof/>
        </w:rPr>
      </w:r>
      <w:r>
        <w:rPr>
          <w:noProof/>
        </w:rPr>
        <w:fldChar w:fldCharType="separate"/>
      </w:r>
      <w:r>
        <w:rPr>
          <w:noProof/>
        </w:rPr>
        <w:t>170</w:t>
      </w:r>
      <w:r>
        <w:rPr>
          <w:noProof/>
        </w:rPr>
        <w:fldChar w:fldCharType="end"/>
      </w:r>
    </w:p>
    <w:p w14:paraId="085276A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6.1.3.</w:t>
      </w:r>
      <w:r>
        <w:rPr>
          <w:noProof/>
        </w:rPr>
        <w:t xml:space="preserve"> Relative Boundary Conditions</w:t>
      </w:r>
      <w:r>
        <w:rPr>
          <w:noProof/>
        </w:rPr>
        <w:tab/>
      </w:r>
      <w:r>
        <w:rPr>
          <w:noProof/>
        </w:rPr>
        <w:fldChar w:fldCharType="begin"/>
      </w:r>
      <w:r>
        <w:rPr>
          <w:noProof/>
        </w:rPr>
        <w:instrText xml:space="preserve"> PAGEREF _Toc377547343 \h </w:instrText>
      </w:r>
      <w:r>
        <w:rPr>
          <w:noProof/>
        </w:rPr>
      </w:r>
      <w:r>
        <w:rPr>
          <w:noProof/>
        </w:rPr>
        <w:fldChar w:fldCharType="separate"/>
      </w:r>
      <w:r>
        <w:rPr>
          <w:noProof/>
        </w:rPr>
        <w:t>170</w:t>
      </w:r>
      <w:r>
        <w:rPr>
          <w:noProof/>
        </w:rPr>
        <w:fldChar w:fldCharType="end"/>
      </w:r>
    </w:p>
    <w:p w14:paraId="5E9FAD6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_Toc377547344 \h </w:instrText>
      </w:r>
      <w:r>
        <w:rPr>
          <w:noProof/>
        </w:rPr>
      </w:r>
      <w:r>
        <w:rPr>
          <w:noProof/>
        </w:rPr>
        <w:fldChar w:fldCharType="separate"/>
      </w:r>
      <w:r>
        <w:rPr>
          <w:noProof/>
        </w:rPr>
        <w:t>170</w:t>
      </w:r>
      <w:r>
        <w:rPr>
          <w:noProof/>
        </w:rPr>
        <w:fldChar w:fldCharType="end"/>
      </w:r>
    </w:p>
    <w:p w14:paraId="2ECB369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7</w:t>
      </w:r>
      <w:r>
        <w:rPr>
          <w:noProof/>
        </w:rPr>
        <w:t xml:space="preserve"> Parameter Optimization</w:t>
      </w:r>
      <w:r>
        <w:rPr>
          <w:noProof/>
        </w:rPr>
        <w:tab/>
      </w:r>
      <w:r>
        <w:rPr>
          <w:noProof/>
        </w:rPr>
        <w:fldChar w:fldCharType="begin"/>
      </w:r>
      <w:r>
        <w:rPr>
          <w:noProof/>
        </w:rPr>
        <w:instrText xml:space="preserve"> PAGEREF _Toc377547345 \h </w:instrText>
      </w:r>
      <w:r>
        <w:rPr>
          <w:noProof/>
        </w:rPr>
      </w:r>
      <w:r>
        <w:rPr>
          <w:noProof/>
        </w:rPr>
        <w:fldChar w:fldCharType="separate"/>
      </w:r>
      <w:r>
        <w:rPr>
          <w:noProof/>
        </w:rPr>
        <w:t>173</w:t>
      </w:r>
      <w:r>
        <w:rPr>
          <w:noProof/>
        </w:rPr>
        <w:fldChar w:fldCharType="end"/>
      </w:r>
    </w:p>
    <w:p w14:paraId="44FAC66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_Toc377547346 \h </w:instrText>
      </w:r>
      <w:r>
        <w:rPr>
          <w:noProof/>
        </w:rPr>
      </w:r>
      <w:r>
        <w:rPr>
          <w:noProof/>
        </w:rPr>
        <w:fldChar w:fldCharType="separate"/>
      </w:r>
      <w:r>
        <w:rPr>
          <w:noProof/>
        </w:rPr>
        <w:t>173</w:t>
      </w:r>
      <w:r>
        <w:rPr>
          <w:noProof/>
        </w:rPr>
        <w:fldChar w:fldCharType="end"/>
      </w:r>
    </w:p>
    <w:p w14:paraId="63994A8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7.1.1.</w:t>
      </w:r>
      <w:r>
        <w:rPr>
          <w:noProof/>
        </w:rPr>
        <w:t xml:space="preserve"> Model Section</w:t>
      </w:r>
      <w:r>
        <w:rPr>
          <w:noProof/>
        </w:rPr>
        <w:tab/>
      </w:r>
      <w:r>
        <w:rPr>
          <w:noProof/>
        </w:rPr>
        <w:fldChar w:fldCharType="begin"/>
      </w:r>
      <w:r>
        <w:rPr>
          <w:noProof/>
        </w:rPr>
        <w:instrText xml:space="preserve"> PAGEREF _Toc377547347 \h </w:instrText>
      </w:r>
      <w:r>
        <w:rPr>
          <w:noProof/>
        </w:rPr>
      </w:r>
      <w:r>
        <w:rPr>
          <w:noProof/>
        </w:rPr>
        <w:fldChar w:fldCharType="separate"/>
      </w:r>
      <w:r>
        <w:rPr>
          <w:noProof/>
        </w:rPr>
        <w:t>173</w:t>
      </w:r>
      <w:r>
        <w:rPr>
          <w:noProof/>
        </w:rPr>
        <w:fldChar w:fldCharType="end"/>
      </w:r>
    </w:p>
    <w:p w14:paraId="0ACE293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7.1.2.</w:t>
      </w:r>
      <w:r>
        <w:rPr>
          <w:noProof/>
        </w:rPr>
        <w:t xml:space="preserve"> Options Section</w:t>
      </w:r>
      <w:r>
        <w:rPr>
          <w:noProof/>
        </w:rPr>
        <w:tab/>
      </w:r>
      <w:r>
        <w:rPr>
          <w:noProof/>
        </w:rPr>
        <w:fldChar w:fldCharType="begin"/>
      </w:r>
      <w:r>
        <w:rPr>
          <w:noProof/>
        </w:rPr>
        <w:instrText xml:space="preserve"> PAGEREF _Toc377547348 \h </w:instrText>
      </w:r>
      <w:r>
        <w:rPr>
          <w:noProof/>
        </w:rPr>
      </w:r>
      <w:r>
        <w:rPr>
          <w:noProof/>
        </w:rPr>
        <w:fldChar w:fldCharType="separate"/>
      </w:r>
      <w:r>
        <w:rPr>
          <w:noProof/>
        </w:rPr>
        <w:t>173</w:t>
      </w:r>
      <w:r>
        <w:rPr>
          <w:noProof/>
        </w:rPr>
        <w:fldChar w:fldCharType="end"/>
      </w:r>
    </w:p>
    <w:p w14:paraId="220EFD1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7.1.3.</w:t>
      </w:r>
      <w:r>
        <w:rPr>
          <w:noProof/>
        </w:rPr>
        <w:t xml:space="preserve"> Function Section</w:t>
      </w:r>
      <w:r>
        <w:rPr>
          <w:noProof/>
        </w:rPr>
        <w:tab/>
      </w:r>
      <w:r>
        <w:rPr>
          <w:noProof/>
        </w:rPr>
        <w:fldChar w:fldCharType="begin"/>
      </w:r>
      <w:r>
        <w:rPr>
          <w:noProof/>
        </w:rPr>
        <w:instrText xml:space="preserve"> PAGEREF _Toc377547349 \h </w:instrText>
      </w:r>
      <w:r>
        <w:rPr>
          <w:noProof/>
        </w:rPr>
      </w:r>
      <w:r>
        <w:rPr>
          <w:noProof/>
        </w:rPr>
        <w:fldChar w:fldCharType="separate"/>
      </w:r>
      <w:r>
        <w:rPr>
          <w:noProof/>
        </w:rPr>
        <w:t>174</w:t>
      </w:r>
      <w:r>
        <w:rPr>
          <w:noProof/>
        </w:rPr>
        <w:fldChar w:fldCharType="end"/>
      </w:r>
    </w:p>
    <w:p w14:paraId="34102F5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7.1.4.</w:t>
      </w:r>
      <w:r>
        <w:rPr>
          <w:noProof/>
        </w:rPr>
        <w:t xml:space="preserve"> Parameters Section</w:t>
      </w:r>
      <w:r>
        <w:rPr>
          <w:noProof/>
        </w:rPr>
        <w:tab/>
      </w:r>
      <w:r>
        <w:rPr>
          <w:noProof/>
        </w:rPr>
        <w:fldChar w:fldCharType="begin"/>
      </w:r>
      <w:r>
        <w:rPr>
          <w:noProof/>
        </w:rPr>
        <w:instrText xml:space="preserve"> PAGEREF _Toc377547350 \h </w:instrText>
      </w:r>
      <w:r>
        <w:rPr>
          <w:noProof/>
        </w:rPr>
      </w:r>
      <w:r>
        <w:rPr>
          <w:noProof/>
        </w:rPr>
        <w:fldChar w:fldCharType="separate"/>
      </w:r>
      <w:r>
        <w:rPr>
          <w:noProof/>
        </w:rPr>
        <w:t>175</w:t>
      </w:r>
      <w:r>
        <w:rPr>
          <w:noProof/>
        </w:rPr>
        <w:fldChar w:fldCharType="end"/>
      </w:r>
    </w:p>
    <w:p w14:paraId="6BF55AE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7.1.5.</w:t>
      </w:r>
      <w:r>
        <w:rPr>
          <w:noProof/>
        </w:rPr>
        <w:t xml:space="preserve"> Load Data Section</w:t>
      </w:r>
      <w:r>
        <w:rPr>
          <w:noProof/>
        </w:rPr>
        <w:tab/>
      </w:r>
      <w:r>
        <w:rPr>
          <w:noProof/>
        </w:rPr>
        <w:fldChar w:fldCharType="begin"/>
      </w:r>
      <w:r>
        <w:rPr>
          <w:noProof/>
        </w:rPr>
        <w:instrText xml:space="preserve"> PAGEREF _Toc377547351 \h </w:instrText>
      </w:r>
      <w:r>
        <w:rPr>
          <w:noProof/>
        </w:rPr>
      </w:r>
      <w:r>
        <w:rPr>
          <w:noProof/>
        </w:rPr>
        <w:fldChar w:fldCharType="separate"/>
      </w:r>
      <w:r>
        <w:rPr>
          <w:noProof/>
        </w:rPr>
        <w:t>177</w:t>
      </w:r>
      <w:r>
        <w:rPr>
          <w:noProof/>
        </w:rPr>
        <w:fldChar w:fldCharType="end"/>
      </w:r>
    </w:p>
    <w:p w14:paraId="3EADF7A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_Toc377547352 \h </w:instrText>
      </w:r>
      <w:r>
        <w:rPr>
          <w:noProof/>
        </w:rPr>
      </w:r>
      <w:r>
        <w:rPr>
          <w:noProof/>
        </w:rPr>
        <w:fldChar w:fldCharType="separate"/>
      </w:r>
      <w:r>
        <w:rPr>
          <w:noProof/>
        </w:rPr>
        <w:t>177</w:t>
      </w:r>
      <w:r>
        <w:rPr>
          <w:noProof/>
        </w:rPr>
        <w:fldChar w:fldCharType="end"/>
      </w:r>
    </w:p>
    <w:p w14:paraId="3302E5D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_Toc377547353 \h </w:instrText>
      </w:r>
      <w:r>
        <w:rPr>
          <w:noProof/>
        </w:rPr>
      </w:r>
      <w:r>
        <w:rPr>
          <w:noProof/>
        </w:rPr>
        <w:fldChar w:fldCharType="separate"/>
      </w:r>
      <w:r>
        <w:rPr>
          <w:noProof/>
        </w:rPr>
        <w:t>178</w:t>
      </w:r>
      <w:r>
        <w:rPr>
          <w:noProof/>
        </w:rPr>
        <w:fldChar w:fldCharType="end"/>
      </w:r>
    </w:p>
    <w:p w14:paraId="11381B9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8</w:t>
      </w:r>
      <w:r>
        <w:rPr>
          <w:noProof/>
        </w:rPr>
        <w:t xml:space="preserve"> Troubleshooting</w:t>
      </w:r>
      <w:r>
        <w:rPr>
          <w:noProof/>
        </w:rPr>
        <w:tab/>
      </w:r>
      <w:r>
        <w:rPr>
          <w:noProof/>
        </w:rPr>
        <w:fldChar w:fldCharType="begin"/>
      </w:r>
      <w:r>
        <w:rPr>
          <w:noProof/>
        </w:rPr>
        <w:instrText xml:space="preserve"> PAGEREF _Toc377547354 \h </w:instrText>
      </w:r>
      <w:r>
        <w:rPr>
          <w:noProof/>
        </w:rPr>
      </w:r>
      <w:r>
        <w:rPr>
          <w:noProof/>
        </w:rPr>
        <w:fldChar w:fldCharType="separate"/>
      </w:r>
      <w:r>
        <w:rPr>
          <w:noProof/>
        </w:rPr>
        <w:t>179</w:t>
      </w:r>
      <w:r>
        <w:rPr>
          <w:noProof/>
        </w:rPr>
        <w:fldChar w:fldCharType="end"/>
      </w:r>
    </w:p>
    <w:p w14:paraId="3087F37C"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_Toc377547355 \h </w:instrText>
      </w:r>
      <w:r>
        <w:rPr>
          <w:noProof/>
        </w:rPr>
      </w:r>
      <w:r>
        <w:rPr>
          <w:noProof/>
        </w:rPr>
        <w:fldChar w:fldCharType="separate"/>
      </w:r>
      <w:r>
        <w:rPr>
          <w:noProof/>
        </w:rPr>
        <w:t>179</w:t>
      </w:r>
      <w:r>
        <w:rPr>
          <w:noProof/>
        </w:rPr>
        <w:fldChar w:fldCharType="end"/>
      </w:r>
    </w:p>
    <w:p w14:paraId="6A949E4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8.1.1.</w:t>
      </w:r>
      <w:r>
        <w:rPr>
          <w:noProof/>
        </w:rPr>
        <w:t xml:space="preserve"> The Finite Element Mesh</w:t>
      </w:r>
      <w:r>
        <w:rPr>
          <w:noProof/>
        </w:rPr>
        <w:tab/>
      </w:r>
      <w:r>
        <w:rPr>
          <w:noProof/>
        </w:rPr>
        <w:fldChar w:fldCharType="begin"/>
      </w:r>
      <w:r>
        <w:rPr>
          <w:noProof/>
        </w:rPr>
        <w:instrText xml:space="preserve"> PAGEREF _Toc377547356 \h </w:instrText>
      </w:r>
      <w:r>
        <w:rPr>
          <w:noProof/>
        </w:rPr>
      </w:r>
      <w:r>
        <w:rPr>
          <w:noProof/>
        </w:rPr>
        <w:fldChar w:fldCharType="separate"/>
      </w:r>
      <w:r>
        <w:rPr>
          <w:noProof/>
        </w:rPr>
        <w:t>179</w:t>
      </w:r>
      <w:r>
        <w:rPr>
          <w:noProof/>
        </w:rPr>
        <w:fldChar w:fldCharType="end"/>
      </w:r>
    </w:p>
    <w:p w14:paraId="62891F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8.1.2.</w:t>
      </w:r>
      <w:r>
        <w:rPr>
          <w:noProof/>
        </w:rPr>
        <w:t xml:space="preserve"> Materials</w:t>
      </w:r>
      <w:r>
        <w:rPr>
          <w:noProof/>
        </w:rPr>
        <w:tab/>
      </w:r>
      <w:r>
        <w:rPr>
          <w:noProof/>
        </w:rPr>
        <w:fldChar w:fldCharType="begin"/>
      </w:r>
      <w:r>
        <w:rPr>
          <w:noProof/>
        </w:rPr>
        <w:instrText xml:space="preserve"> PAGEREF _Toc377547357 \h </w:instrText>
      </w:r>
      <w:r>
        <w:rPr>
          <w:noProof/>
        </w:rPr>
      </w:r>
      <w:r>
        <w:rPr>
          <w:noProof/>
        </w:rPr>
        <w:fldChar w:fldCharType="separate"/>
      </w:r>
      <w:r>
        <w:rPr>
          <w:noProof/>
        </w:rPr>
        <w:t>180</w:t>
      </w:r>
      <w:r>
        <w:rPr>
          <w:noProof/>
        </w:rPr>
        <w:fldChar w:fldCharType="end"/>
      </w:r>
    </w:p>
    <w:p w14:paraId="4198A78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8.1.3.</w:t>
      </w:r>
      <w:r>
        <w:rPr>
          <w:noProof/>
        </w:rPr>
        <w:t xml:space="preserve"> Boundary Conditions</w:t>
      </w:r>
      <w:r>
        <w:rPr>
          <w:noProof/>
        </w:rPr>
        <w:tab/>
      </w:r>
      <w:r>
        <w:rPr>
          <w:noProof/>
        </w:rPr>
        <w:fldChar w:fldCharType="begin"/>
      </w:r>
      <w:r>
        <w:rPr>
          <w:noProof/>
        </w:rPr>
        <w:instrText xml:space="preserve"> PAGEREF _Toc377547358 \h </w:instrText>
      </w:r>
      <w:r>
        <w:rPr>
          <w:noProof/>
        </w:rPr>
      </w:r>
      <w:r>
        <w:rPr>
          <w:noProof/>
        </w:rPr>
        <w:fldChar w:fldCharType="separate"/>
      </w:r>
      <w:r>
        <w:rPr>
          <w:noProof/>
        </w:rPr>
        <w:t>180</w:t>
      </w:r>
      <w:r>
        <w:rPr>
          <w:noProof/>
        </w:rPr>
        <w:fldChar w:fldCharType="end"/>
      </w:r>
    </w:p>
    <w:p w14:paraId="1860712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_Toc377547359 \h </w:instrText>
      </w:r>
      <w:r>
        <w:rPr>
          <w:noProof/>
        </w:rPr>
      </w:r>
      <w:r>
        <w:rPr>
          <w:noProof/>
        </w:rPr>
        <w:fldChar w:fldCharType="separate"/>
      </w:r>
      <w:r>
        <w:rPr>
          <w:noProof/>
        </w:rPr>
        <w:t>181</w:t>
      </w:r>
      <w:r>
        <w:rPr>
          <w:noProof/>
        </w:rPr>
        <w:fldChar w:fldCharType="end"/>
      </w:r>
    </w:p>
    <w:p w14:paraId="46E220C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_Toc377547360 \h </w:instrText>
      </w:r>
      <w:r>
        <w:rPr>
          <w:noProof/>
        </w:rPr>
      </w:r>
      <w:r>
        <w:rPr>
          <w:noProof/>
        </w:rPr>
        <w:fldChar w:fldCharType="separate"/>
      </w:r>
      <w:r>
        <w:rPr>
          <w:noProof/>
        </w:rPr>
        <w:t>181</w:t>
      </w:r>
      <w:r>
        <w:rPr>
          <w:noProof/>
        </w:rPr>
        <w:fldChar w:fldCharType="end"/>
      </w:r>
    </w:p>
    <w:p w14:paraId="6C10B8A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8.3.1.</w:t>
      </w:r>
      <w:r>
        <w:rPr>
          <w:noProof/>
        </w:rPr>
        <w:t xml:space="preserve"> Inverted elements</w:t>
      </w:r>
      <w:r>
        <w:rPr>
          <w:noProof/>
        </w:rPr>
        <w:tab/>
      </w:r>
      <w:r>
        <w:rPr>
          <w:noProof/>
        </w:rPr>
        <w:fldChar w:fldCharType="begin"/>
      </w:r>
      <w:r>
        <w:rPr>
          <w:noProof/>
        </w:rPr>
        <w:instrText xml:space="preserve"> PAGEREF _Toc377547361 \h </w:instrText>
      </w:r>
      <w:r>
        <w:rPr>
          <w:noProof/>
        </w:rPr>
      </w:r>
      <w:r>
        <w:rPr>
          <w:noProof/>
        </w:rPr>
        <w:fldChar w:fldCharType="separate"/>
      </w:r>
      <w:r>
        <w:rPr>
          <w:noProof/>
        </w:rPr>
        <w:t>181</w:t>
      </w:r>
      <w:r>
        <w:rPr>
          <w:noProof/>
        </w:rPr>
        <w:fldChar w:fldCharType="end"/>
      </w:r>
    </w:p>
    <w:p w14:paraId="5887CAC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_Toc377547362 \h </w:instrText>
      </w:r>
      <w:r>
        <w:rPr>
          <w:noProof/>
        </w:rPr>
      </w:r>
      <w:r>
        <w:rPr>
          <w:noProof/>
        </w:rPr>
        <w:fldChar w:fldCharType="separate"/>
      </w:r>
      <w:r>
        <w:rPr>
          <w:noProof/>
        </w:rPr>
        <w:t>182</w:t>
      </w:r>
      <w:r>
        <w:rPr>
          <w:noProof/>
        </w:rPr>
        <w:fldChar w:fldCharType="end"/>
      </w:r>
    </w:p>
    <w:p w14:paraId="6C7A5F6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_Toc377547363 \h </w:instrText>
      </w:r>
      <w:r>
        <w:rPr>
          <w:noProof/>
        </w:rPr>
      </w:r>
      <w:r>
        <w:rPr>
          <w:noProof/>
        </w:rPr>
        <w:fldChar w:fldCharType="separate"/>
      </w:r>
      <w:r>
        <w:rPr>
          <w:noProof/>
        </w:rPr>
        <w:t>182</w:t>
      </w:r>
      <w:r>
        <w:rPr>
          <w:noProof/>
        </w:rPr>
        <w:fldChar w:fldCharType="end"/>
      </w:r>
    </w:p>
    <w:p w14:paraId="2DAAAD9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_Toc377547364 \h </w:instrText>
      </w:r>
      <w:r>
        <w:rPr>
          <w:noProof/>
        </w:rPr>
      </w:r>
      <w:r>
        <w:rPr>
          <w:noProof/>
        </w:rPr>
        <w:fldChar w:fldCharType="separate"/>
      </w:r>
      <w:r>
        <w:rPr>
          <w:noProof/>
        </w:rPr>
        <w:t>182</w:t>
      </w:r>
      <w:r>
        <w:rPr>
          <w:noProof/>
        </w:rPr>
        <w:fldChar w:fldCharType="end"/>
      </w:r>
    </w:p>
    <w:p w14:paraId="07D326B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_Toc377547365 \h </w:instrText>
      </w:r>
      <w:r>
        <w:rPr>
          <w:noProof/>
        </w:rPr>
      </w:r>
      <w:r>
        <w:rPr>
          <w:noProof/>
        </w:rPr>
        <w:fldChar w:fldCharType="separate"/>
      </w:r>
      <w:r>
        <w:rPr>
          <w:noProof/>
        </w:rPr>
        <w:t>182</w:t>
      </w:r>
      <w:r>
        <w:rPr>
          <w:noProof/>
        </w:rPr>
        <w:fldChar w:fldCharType="end"/>
      </w:r>
    </w:p>
    <w:p w14:paraId="4A80392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_Toc377547366 \h </w:instrText>
      </w:r>
      <w:r>
        <w:rPr>
          <w:noProof/>
        </w:rPr>
      </w:r>
      <w:r>
        <w:rPr>
          <w:noProof/>
        </w:rPr>
        <w:fldChar w:fldCharType="separate"/>
      </w:r>
      <w:r>
        <w:rPr>
          <w:noProof/>
        </w:rPr>
        <w:t>182</w:t>
      </w:r>
      <w:r>
        <w:rPr>
          <w:noProof/>
        </w:rPr>
        <w:fldChar w:fldCharType="end"/>
      </w:r>
    </w:p>
    <w:p w14:paraId="341D79B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8.3.2.</w:t>
      </w:r>
      <w:r>
        <w:rPr>
          <w:noProof/>
        </w:rPr>
        <w:t xml:space="preserve"> Failure to converge</w:t>
      </w:r>
      <w:r>
        <w:rPr>
          <w:noProof/>
        </w:rPr>
        <w:tab/>
      </w:r>
      <w:r>
        <w:rPr>
          <w:noProof/>
        </w:rPr>
        <w:fldChar w:fldCharType="begin"/>
      </w:r>
      <w:r>
        <w:rPr>
          <w:noProof/>
        </w:rPr>
        <w:instrText xml:space="preserve"> PAGEREF _Toc377547367 \h </w:instrText>
      </w:r>
      <w:r>
        <w:rPr>
          <w:noProof/>
        </w:rPr>
      </w:r>
      <w:r>
        <w:rPr>
          <w:noProof/>
        </w:rPr>
        <w:fldChar w:fldCharType="separate"/>
      </w:r>
      <w:r>
        <w:rPr>
          <w:noProof/>
        </w:rPr>
        <w:t>182</w:t>
      </w:r>
      <w:r>
        <w:rPr>
          <w:noProof/>
        </w:rPr>
        <w:fldChar w:fldCharType="end"/>
      </w:r>
    </w:p>
    <w:p w14:paraId="69D4291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_Toc377547368 \h </w:instrText>
      </w:r>
      <w:r>
        <w:rPr>
          <w:noProof/>
        </w:rPr>
      </w:r>
      <w:r>
        <w:rPr>
          <w:noProof/>
        </w:rPr>
        <w:fldChar w:fldCharType="separate"/>
      </w:r>
      <w:r>
        <w:rPr>
          <w:noProof/>
        </w:rPr>
        <w:t>183</w:t>
      </w:r>
      <w:r>
        <w:rPr>
          <w:noProof/>
        </w:rPr>
        <w:fldChar w:fldCharType="end"/>
      </w:r>
    </w:p>
    <w:p w14:paraId="0B38501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_Toc377547369 \h </w:instrText>
      </w:r>
      <w:r>
        <w:rPr>
          <w:noProof/>
        </w:rPr>
      </w:r>
      <w:r>
        <w:rPr>
          <w:noProof/>
        </w:rPr>
        <w:fldChar w:fldCharType="separate"/>
      </w:r>
      <w:r>
        <w:rPr>
          <w:noProof/>
        </w:rPr>
        <w:t>183</w:t>
      </w:r>
      <w:r>
        <w:rPr>
          <w:noProof/>
        </w:rPr>
        <w:fldChar w:fldCharType="end"/>
      </w:r>
    </w:p>
    <w:p w14:paraId="0A66215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_Toc377547370 \h </w:instrText>
      </w:r>
      <w:r>
        <w:rPr>
          <w:noProof/>
        </w:rPr>
      </w:r>
      <w:r>
        <w:rPr>
          <w:noProof/>
        </w:rPr>
        <w:fldChar w:fldCharType="separate"/>
      </w:r>
      <w:r>
        <w:rPr>
          <w:noProof/>
        </w:rPr>
        <w:t>183</w:t>
      </w:r>
      <w:r>
        <w:rPr>
          <w:noProof/>
        </w:rPr>
        <w:fldChar w:fldCharType="end"/>
      </w:r>
    </w:p>
    <w:p w14:paraId="0B19879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_Toc377547371 \h </w:instrText>
      </w:r>
      <w:r>
        <w:rPr>
          <w:noProof/>
        </w:rPr>
      </w:r>
      <w:r>
        <w:rPr>
          <w:noProof/>
        </w:rPr>
        <w:fldChar w:fldCharType="separate"/>
      </w:r>
      <w:r>
        <w:rPr>
          <w:noProof/>
        </w:rPr>
        <w:t>184</w:t>
      </w:r>
      <w:r>
        <w:rPr>
          <w:noProof/>
        </w:rPr>
        <w:fldChar w:fldCharType="end"/>
      </w:r>
    </w:p>
    <w:p w14:paraId="6D73207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_Toc377547372 \h </w:instrText>
      </w:r>
      <w:r>
        <w:rPr>
          <w:noProof/>
        </w:rPr>
      </w:r>
      <w:r>
        <w:rPr>
          <w:noProof/>
        </w:rPr>
        <w:fldChar w:fldCharType="separate"/>
      </w:r>
      <w:r>
        <w:rPr>
          <w:noProof/>
        </w:rPr>
        <w:t>184</w:t>
      </w:r>
      <w:r>
        <w:rPr>
          <w:noProof/>
        </w:rPr>
        <w:fldChar w:fldCharType="end"/>
      </w:r>
    </w:p>
    <w:p w14:paraId="74B15E0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8.4.1.</w:t>
      </w:r>
      <w:r>
        <w:rPr>
          <w:noProof/>
        </w:rPr>
        <w:t xml:space="preserve"> The penalty method</w:t>
      </w:r>
      <w:r>
        <w:rPr>
          <w:noProof/>
        </w:rPr>
        <w:tab/>
      </w:r>
      <w:r>
        <w:rPr>
          <w:noProof/>
        </w:rPr>
        <w:fldChar w:fldCharType="begin"/>
      </w:r>
      <w:r>
        <w:rPr>
          <w:noProof/>
        </w:rPr>
        <w:instrText xml:space="preserve"> PAGEREF _Toc377547373 \h </w:instrText>
      </w:r>
      <w:r>
        <w:rPr>
          <w:noProof/>
        </w:rPr>
      </w:r>
      <w:r>
        <w:rPr>
          <w:noProof/>
        </w:rPr>
        <w:fldChar w:fldCharType="separate"/>
      </w:r>
      <w:r>
        <w:rPr>
          <w:noProof/>
        </w:rPr>
        <w:t>184</w:t>
      </w:r>
      <w:r>
        <w:rPr>
          <w:noProof/>
        </w:rPr>
        <w:fldChar w:fldCharType="end"/>
      </w:r>
    </w:p>
    <w:p w14:paraId="53721D6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8.4.2.</w:t>
      </w:r>
      <w:r>
        <w:rPr>
          <w:noProof/>
        </w:rPr>
        <w:t xml:space="preserve"> Augmented Lagrangian Method</w:t>
      </w:r>
      <w:r>
        <w:rPr>
          <w:noProof/>
        </w:rPr>
        <w:tab/>
      </w:r>
      <w:r>
        <w:rPr>
          <w:noProof/>
        </w:rPr>
        <w:fldChar w:fldCharType="begin"/>
      </w:r>
      <w:r>
        <w:rPr>
          <w:noProof/>
        </w:rPr>
        <w:instrText xml:space="preserve"> PAGEREF _Toc377547374 \h </w:instrText>
      </w:r>
      <w:r>
        <w:rPr>
          <w:noProof/>
        </w:rPr>
      </w:r>
      <w:r>
        <w:rPr>
          <w:noProof/>
        </w:rPr>
        <w:fldChar w:fldCharType="separate"/>
      </w:r>
      <w:r>
        <w:rPr>
          <w:noProof/>
        </w:rPr>
        <w:t>184</w:t>
      </w:r>
      <w:r>
        <w:rPr>
          <w:noProof/>
        </w:rPr>
        <w:fldChar w:fldCharType="end"/>
      </w:r>
    </w:p>
    <w:p w14:paraId="5BDF861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8.4.3.</w:t>
      </w:r>
      <w:r>
        <w:rPr>
          <w:noProof/>
        </w:rPr>
        <w:t xml:space="preserve"> Initial Separation</w:t>
      </w:r>
      <w:r>
        <w:rPr>
          <w:noProof/>
        </w:rPr>
        <w:tab/>
      </w:r>
      <w:r>
        <w:rPr>
          <w:noProof/>
        </w:rPr>
        <w:fldChar w:fldCharType="begin"/>
      </w:r>
      <w:r>
        <w:rPr>
          <w:noProof/>
        </w:rPr>
        <w:instrText xml:space="preserve"> PAGEREF _Toc377547375 \h </w:instrText>
      </w:r>
      <w:r>
        <w:rPr>
          <w:noProof/>
        </w:rPr>
      </w:r>
      <w:r>
        <w:rPr>
          <w:noProof/>
        </w:rPr>
        <w:fldChar w:fldCharType="separate"/>
      </w:r>
      <w:r>
        <w:rPr>
          <w:noProof/>
        </w:rPr>
        <w:t>185</w:t>
      </w:r>
      <w:r>
        <w:rPr>
          <w:noProof/>
        </w:rPr>
        <w:fldChar w:fldCharType="end"/>
      </w:r>
    </w:p>
    <w:p w14:paraId="2927C94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_Toc377547376 \h </w:instrText>
      </w:r>
      <w:r>
        <w:rPr>
          <w:noProof/>
        </w:rPr>
      </w:r>
      <w:r>
        <w:rPr>
          <w:noProof/>
        </w:rPr>
        <w:fldChar w:fldCharType="separate"/>
      </w:r>
      <w:r>
        <w:rPr>
          <w:noProof/>
        </w:rPr>
        <w:t>185</w:t>
      </w:r>
      <w:r>
        <w:rPr>
          <w:noProof/>
        </w:rPr>
        <w:fldChar w:fldCharType="end"/>
      </w:r>
    </w:p>
    <w:p w14:paraId="7661164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8.5.1.</w:t>
      </w:r>
      <w:r>
        <w:rPr>
          <w:noProof/>
        </w:rPr>
        <w:t xml:space="preserve"> Initial State of Swelling</w:t>
      </w:r>
      <w:r>
        <w:rPr>
          <w:noProof/>
        </w:rPr>
        <w:tab/>
      </w:r>
      <w:r>
        <w:rPr>
          <w:noProof/>
        </w:rPr>
        <w:fldChar w:fldCharType="begin"/>
      </w:r>
      <w:r>
        <w:rPr>
          <w:noProof/>
        </w:rPr>
        <w:instrText xml:space="preserve"> PAGEREF _Toc377547377 \h </w:instrText>
      </w:r>
      <w:r>
        <w:rPr>
          <w:noProof/>
        </w:rPr>
      </w:r>
      <w:r>
        <w:rPr>
          <w:noProof/>
        </w:rPr>
        <w:fldChar w:fldCharType="separate"/>
      </w:r>
      <w:r>
        <w:rPr>
          <w:noProof/>
        </w:rPr>
        <w:t>185</w:t>
      </w:r>
      <w:r>
        <w:rPr>
          <w:noProof/>
        </w:rPr>
        <w:fldChar w:fldCharType="end"/>
      </w:r>
    </w:p>
    <w:p w14:paraId="05A0CD8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8.5.2.</w:t>
      </w:r>
      <w:r>
        <w:rPr>
          <w:noProof/>
        </w:rPr>
        <w:t xml:space="preserve"> Prescribed Boundary Conditions</w:t>
      </w:r>
      <w:r>
        <w:rPr>
          <w:noProof/>
        </w:rPr>
        <w:tab/>
      </w:r>
      <w:r>
        <w:rPr>
          <w:noProof/>
        </w:rPr>
        <w:fldChar w:fldCharType="begin"/>
      </w:r>
      <w:r>
        <w:rPr>
          <w:noProof/>
        </w:rPr>
        <w:instrText xml:space="preserve"> PAGEREF _Toc377547378 \h </w:instrText>
      </w:r>
      <w:r>
        <w:rPr>
          <w:noProof/>
        </w:rPr>
      </w:r>
      <w:r>
        <w:rPr>
          <w:noProof/>
        </w:rPr>
        <w:fldChar w:fldCharType="separate"/>
      </w:r>
      <w:r>
        <w:rPr>
          <w:noProof/>
        </w:rPr>
        <w:t>186</w:t>
      </w:r>
      <w:r>
        <w:rPr>
          <w:noProof/>
        </w:rPr>
        <w:fldChar w:fldCharType="end"/>
      </w:r>
    </w:p>
    <w:p w14:paraId="04F99A2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8.5.3.</w:t>
      </w:r>
      <w:r>
        <w:rPr>
          <w:noProof/>
        </w:rPr>
        <w:t xml:space="preserve"> Prescribed Initial Conditions</w:t>
      </w:r>
      <w:r>
        <w:rPr>
          <w:noProof/>
        </w:rPr>
        <w:tab/>
      </w:r>
      <w:r>
        <w:rPr>
          <w:noProof/>
        </w:rPr>
        <w:fldChar w:fldCharType="begin"/>
      </w:r>
      <w:r>
        <w:rPr>
          <w:noProof/>
        </w:rPr>
        <w:instrText xml:space="preserve"> PAGEREF _Toc377547379 \h </w:instrText>
      </w:r>
      <w:r>
        <w:rPr>
          <w:noProof/>
        </w:rPr>
      </w:r>
      <w:r>
        <w:rPr>
          <w:noProof/>
        </w:rPr>
        <w:fldChar w:fldCharType="separate"/>
      </w:r>
      <w:r>
        <w:rPr>
          <w:noProof/>
        </w:rPr>
        <w:t>187</w:t>
      </w:r>
      <w:r>
        <w:rPr>
          <w:noProof/>
        </w:rPr>
        <w:fldChar w:fldCharType="end"/>
      </w:r>
    </w:p>
    <w:p w14:paraId="769C539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8.5.4.</w:t>
      </w:r>
      <w:r>
        <w:rPr>
          <w:noProof/>
        </w:rPr>
        <w:t xml:space="preserve"> Prescribed Effective Solute Flux</w:t>
      </w:r>
      <w:r>
        <w:rPr>
          <w:noProof/>
        </w:rPr>
        <w:tab/>
      </w:r>
      <w:r>
        <w:rPr>
          <w:noProof/>
        </w:rPr>
        <w:fldChar w:fldCharType="begin"/>
      </w:r>
      <w:r>
        <w:rPr>
          <w:noProof/>
        </w:rPr>
        <w:instrText xml:space="preserve"> PAGEREF _Toc377547380 \h </w:instrText>
      </w:r>
      <w:r>
        <w:rPr>
          <w:noProof/>
        </w:rPr>
      </w:r>
      <w:r>
        <w:rPr>
          <w:noProof/>
        </w:rPr>
        <w:fldChar w:fldCharType="separate"/>
      </w:r>
      <w:r>
        <w:rPr>
          <w:noProof/>
        </w:rPr>
        <w:t>187</w:t>
      </w:r>
      <w:r>
        <w:rPr>
          <w:noProof/>
        </w:rPr>
        <w:fldChar w:fldCharType="end"/>
      </w:r>
    </w:p>
    <w:p w14:paraId="663EA363"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8.5.5.</w:t>
      </w:r>
      <w:r>
        <w:rPr>
          <w:noProof/>
        </w:rPr>
        <w:t xml:space="preserve"> Prescribed Electric Current Density</w:t>
      </w:r>
      <w:r>
        <w:rPr>
          <w:noProof/>
        </w:rPr>
        <w:tab/>
      </w:r>
      <w:r>
        <w:rPr>
          <w:noProof/>
        </w:rPr>
        <w:fldChar w:fldCharType="begin"/>
      </w:r>
      <w:r>
        <w:rPr>
          <w:noProof/>
        </w:rPr>
        <w:instrText xml:space="preserve"> PAGEREF _Toc377547381 \h </w:instrText>
      </w:r>
      <w:r>
        <w:rPr>
          <w:noProof/>
        </w:rPr>
      </w:r>
      <w:r>
        <w:rPr>
          <w:noProof/>
        </w:rPr>
        <w:fldChar w:fldCharType="separate"/>
      </w:r>
      <w:r>
        <w:rPr>
          <w:noProof/>
        </w:rPr>
        <w:t>187</w:t>
      </w:r>
      <w:r>
        <w:rPr>
          <w:noProof/>
        </w:rPr>
        <w:fldChar w:fldCharType="end"/>
      </w:r>
    </w:p>
    <w:p w14:paraId="0C0EF25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8.5.6.</w:t>
      </w:r>
      <w:r>
        <w:rPr>
          <w:noProof/>
        </w:rPr>
        <w:t xml:space="preserve"> Electrical Grounding</w:t>
      </w:r>
      <w:r>
        <w:rPr>
          <w:noProof/>
        </w:rPr>
        <w:tab/>
      </w:r>
      <w:r>
        <w:rPr>
          <w:noProof/>
        </w:rPr>
        <w:fldChar w:fldCharType="begin"/>
      </w:r>
      <w:r>
        <w:rPr>
          <w:noProof/>
        </w:rPr>
        <w:instrText xml:space="preserve"> PAGEREF _Toc377547382 \h </w:instrText>
      </w:r>
      <w:r>
        <w:rPr>
          <w:noProof/>
        </w:rPr>
      </w:r>
      <w:r>
        <w:rPr>
          <w:noProof/>
        </w:rPr>
        <w:fldChar w:fldCharType="separate"/>
      </w:r>
      <w:r>
        <w:rPr>
          <w:noProof/>
        </w:rPr>
        <w:t>188</w:t>
      </w:r>
      <w:r>
        <w:rPr>
          <w:noProof/>
        </w:rPr>
        <w:fldChar w:fldCharType="end"/>
      </w:r>
    </w:p>
    <w:p w14:paraId="3473EA9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_Toc377547383 \h </w:instrText>
      </w:r>
      <w:r>
        <w:rPr>
          <w:noProof/>
        </w:rPr>
      </w:r>
      <w:r>
        <w:rPr>
          <w:noProof/>
        </w:rPr>
        <w:fldChar w:fldCharType="separate"/>
      </w:r>
      <w:r>
        <w:rPr>
          <w:noProof/>
        </w:rPr>
        <w:t>188</w:t>
      </w:r>
      <w:r>
        <w:rPr>
          <w:noProof/>
        </w:rPr>
        <w:fldChar w:fldCharType="end"/>
      </w:r>
    </w:p>
    <w:p w14:paraId="5DFB8DC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8.6.1.</w:t>
      </w:r>
      <w:r>
        <w:rPr>
          <w:noProof/>
        </w:rPr>
        <w:t xml:space="preserve"> Mesh convergence</w:t>
      </w:r>
      <w:r>
        <w:rPr>
          <w:noProof/>
        </w:rPr>
        <w:tab/>
      </w:r>
      <w:r>
        <w:rPr>
          <w:noProof/>
        </w:rPr>
        <w:fldChar w:fldCharType="begin"/>
      </w:r>
      <w:r>
        <w:rPr>
          <w:noProof/>
        </w:rPr>
        <w:instrText xml:space="preserve"> PAGEREF _Toc377547384 \h </w:instrText>
      </w:r>
      <w:r>
        <w:rPr>
          <w:noProof/>
        </w:rPr>
      </w:r>
      <w:r>
        <w:rPr>
          <w:noProof/>
        </w:rPr>
        <w:fldChar w:fldCharType="separate"/>
      </w:r>
      <w:r>
        <w:rPr>
          <w:noProof/>
        </w:rPr>
        <w:t>188</w:t>
      </w:r>
      <w:r>
        <w:rPr>
          <w:noProof/>
        </w:rPr>
        <w:fldChar w:fldCharType="end"/>
      </w:r>
    </w:p>
    <w:p w14:paraId="167AECD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lastRenderedPageBreak/>
        <w:t>8.6.2.</w:t>
      </w:r>
      <w:r>
        <w:rPr>
          <w:noProof/>
        </w:rPr>
        <w:t xml:space="preserve"> Constraint enforcement</w:t>
      </w:r>
      <w:r>
        <w:rPr>
          <w:noProof/>
        </w:rPr>
        <w:tab/>
      </w:r>
      <w:r>
        <w:rPr>
          <w:noProof/>
        </w:rPr>
        <w:fldChar w:fldCharType="begin"/>
      </w:r>
      <w:r>
        <w:rPr>
          <w:noProof/>
        </w:rPr>
        <w:instrText xml:space="preserve"> PAGEREF _Toc377547385 \h </w:instrText>
      </w:r>
      <w:r>
        <w:rPr>
          <w:noProof/>
        </w:rPr>
      </w:r>
      <w:r>
        <w:rPr>
          <w:noProof/>
        </w:rPr>
        <w:fldChar w:fldCharType="separate"/>
      </w:r>
      <w:r>
        <w:rPr>
          <w:noProof/>
        </w:rPr>
        <w:t>188</w:t>
      </w:r>
      <w:r>
        <w:rPr>
          <w:noProof/>
        </w:rPr>
        <w:fldChar w:fldCharType="end"/>
      </w:r>
    </w:p>
    <w:p w14:paraId="04DD2DB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_Toc377547387 \h </w:instrText>
      </w:r>
      <w:r>
        <w:rPr>
          <w:noProof/>
        </w:rPr>
      </w:r>
      <w:r>
        <w:rPr>
          <w:noProof/>
        </w:rPr>
        <w:fldChar w:fldCharType="separate"/>
      </w:r>
      <w:r>
        <w:rPr>
          <w:noProof/>
        </w:rPr>
        <w:t>189</w:t>
      </w:r>
      <w:r>
        <w:rPr>
          <w:noProof/>
        </w:rPr>
        <w:fldChar w:fldCharType="end"/>
      </w:r>
    </w:p>
    <w:p w14:paraId="342F294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8.7.1.</w:t>
      </w:r>
      <w:r>
        <w:rPr>
          <w:noProof/>
        </w:rPr>
        <w:t xml:space="preserve"> Geometrical instabilities</w:t>
      </w:r>
      <w:r>
        <w:rPr>
          <w:noProof/>
        </w:rPr>
        <w:tab/>
      </w:r>
      <w:r>
        <w:rPr>
          <w:noProof/>
        </w:rPr>
        <w:fldChar w:fldCharType="begin"/>
      </w:r>
      <w:r>
        <w:rPr>
          <w:noProof/>
        </w:rPr>
        <w:instrText xml:space="preserve"> PAGEREF _Toc377547388 \h </w:instrText>
      </w:r>
      <w:r>
        <w:rPr>
          <w:noProof/>
        </w:rPr>
      </w:r>
      <w:r>
        <w:rPr>
          <w:noProof/>
        </w:rPr>
        <w:fldChar w:fldCharType="separate"/>
      </w:r>
      <w:r>
        <w:rPr>
          <w:noProof/>
        </w:rPr>
        <w:t>189</w:t>
      </w:r>
      <w:r>
        <w:rPr>
          <w:noProof/>
        </w:rPr>
        <w:fldChar w:fldCharType="end"/>
      </w:r>
    </w:p>
    <w:p w14:paraId="10508A2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8.7.2.</w:t>
      </w:r>
      <w:r>
        <w:rPr>
          <w:noProof/>
        </w:rPr>
        <w:t xml:space="preserve"> Material instabilities</w:t>
      </w:r>
      <w:r>
        <w:rPr>
          <w:noProof/>
        </w:rPr>
        <w:tab/>
      </w:r>
      <w:r>
        <w:rPr>
          <w:noProof/>
        </w:rPr>
        <w:fldChar w:fldCharType="begin"/>
      </w:r>
      <w:r>
        <w:rPr>
          <w:noProof/>
        </w:rPr>
        <w:instrText xml:space="preserve"> PAGEREF _Toc377547389 \h </w:instrText>
      </w:r>
      <w:r>
        <w:rPr>
          <w:noProof/>
        </w:rPr>
      </w:r>
      <w:r>
        <w:rPr>
          <w:noProof/>
        </w:rPr>
        <w:fldChar w:fldCharType="separate"/>
      </w:r>
      <w:r>
        <w:rPr>
          <w:noProof/>
        </w:rPr>
        <w:t>189</w:t>
      </w:r>
      <w:r>
        <w:rPr>
          <w:noProof/>
        </w:rPr>
        <w:fldChar w:fldCharType="end"/>
      </w:r>
    </w:p>
    <w:p w14:paraId="7CD0B47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_Toc377547390 \h </w:instrText>
      </w:r>
      <w:r>
        <w:rPr>
          <w:noProof/>
        </w:rPr>
      </w:r>
      <w:r>
        <w:rPr>
          <w:noProof/>
        </w:rPr>
        <w:fldChar w:fldCharType="separate"/>
      </w:r>
      <w:r>
        <w:rPr>
          <w:noProof/>
        </w:rPr>
        <w:t>189</w:t>
      </w:r>
      <w:r>
        <w:rPr>
          <w:noProof/>
        </w:rPr>
        <w:fldChar w:fldCharType="end"/>
      </w:r>
    </w:p>
    <w:p w14:paraId="6DA7F8D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8.7.3.</w:t>
      </w:r>
      <w:r>
        <w:rPr>
          <w:noProof/>
        </w:rPr>
        <w:tab/>
      </w:r>
      <w:r>
        <w:rPr>
          <w:noProof/>
        </w:rPr>
        <w:fldChar w:fldCharType="begin"/>
      </w:r>
      <w:r>
        <w:rPr>
          <w:noProof/>
        </w:rPr>
        <w:instrText xml:space="preserve"> PAGEREF _Toc377547391 \h </w:instrText>
      </w:r>
      <w:r>
        <w:rPr>
          <w:noProof/>
        </w:rPr>
      </w:r>
      <w:r>
        <w:rPr>
          <w:noProof/>
        </w:rPr>
        <w:fldChar w:fldCharType="separate"/>
      </w:r>
      <w:r>
        <w:rPr>
          <w:noProof/>
        </w:rPr>
        <w:t>189</w:t>
      </w:r>
      <w:r>
        <w:rPr>
          <w:noProof/>
        </w:rPr>
        <w:fldChar w:fldCharType="end"/>
      </w:r>
    </w:p>
    <w:p w14:paraId="6002588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8.7.4.</w:t>
      </w:r>
      <w:r>
        <w:rPr>
          <w:noProof/>
        </w:rPr>
        <w:t xml:space="preserve"> Force-driven Problems</w:t>
      </w:r>
      <w:r>
        <w:rPr>
          <w:noProof/>
        </w:rPr>
        <w:tab/>
      </w:r>
      <w:r>
        <w:rPr>
          <w:noProof/>
        </w:rPr>
        <w:fldChar w:fldCharType="begin"/>
      </w:r>
      <w:r>
        <w:rPr>
          <w:noProof/>
        </w:rPr>
        <w:instrText xml:space="preserve"> PAGEREF _Toc377547392 \h </w:instrText>
      </w:r>
      <w:r>
        <w:rPr>
          <w:noProof/>
        </w:rPr>
      </w:r>
      <w:r>
        <w:rPr>
          <w:noProof/>
        </w:rPr>
        <w:fldChar w:fldCharType="separate"/>
      </w:r>
      <w:r>
        <w:rPr>
          <w:noProof/>
        </w:rPr>
        <w:t>190</w:t>
      </w:r>
      <w:r>
        <w:rPr>
          <w:noProof/>
        </w:rPr>
        <w:fldChar w:fldCharType="end"/>
      </w:r>
    </w:p>
    <w:p w14:paraId="550BEA3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_Toc377547393 \h </w:instrText>
      </w:r>
      <w:r>
        <w:rPr>
          <w:noProof/>
        </w:rPr>
      </w:r>
      <w:r>
        <w:rPr>
          <w:noProof/>
        </w:rPr>
        <w:fldChar w:fldCharType="separate"/>
      </w:r>
      <w:r>
        <w:rPr>
          <w:noProof/>
        </w:rPr>
        <w:t>190</w:t>
      </w:r>
      <w:r>
        <w:rPr>
          <w:noProof/>
        </w:rPr>
        <w:fldChar w:fldCharType="end"/>
      </w:r>
    </w:p>
    <w:p w14:paraId="45254DB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_Toc377547394 \h </w:instrText>
      </w:r>
      <w:r>
        <w:rPr>
          <w:noProof/>
        </w:rPr>
      </w:r>
      <w:r>
        <w:rPr>
          <w:noProof/>
        </w:rPr>
        <w:fldChar w:fldCharType="separate"/>
      </w:r>
      <w:r>
        <w:rPr>
          <w:noProof/>
        </w:rPr>
        <w:t>190</w:t>
      </w:r>
      <w:r>
        <w:rPr>
          <w:noProof/>
        </w:rPr>
        <w:fldChar w:fldCharType="end"/>
      </w:r>
    </w:p>
    <w:p w14:paraId="43246557"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_Toc377547395 \h </w:instrText>
      </w:r>
      <w:r>
        <w:rPr>
          <w:noProof/>
        </w:rPr>
      </w:r>
      <w:r>
        <w:rPr>
          <w:noProof/>
        </w:rPr>
        <w:fldChar w:fldCharType="separate"/>
      </w:r>
      <w:r>
        <w:rPr>
          <w:noProof/>
        </w:rPr>
        <w:t>192</w:t>
      </w:r>
      <w:r>
        <w:rPr>
          <w:noProof/>
        </w:rPr>
        <w:fldChar w:fldCharType="end"/>
      </w:r>
    </w:p>
    <w:p w14:paraId="665082F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_Toc377547396 \h </w:instrText>
      </w:r>
      <w:r>
        <w:rPr>
          <w:noProof/>
        </w:rPr>
      </w:r>
      <w:r>
        <w:rPr>
          <w:noProof/>
        </w:rPr>
        <w:fldChar w:fldCharType="separate"/>
      </w:r>
      <w:r>
        <w:rPr>
          <w:noProof/>
        </w:rPr>
        <w:t>193</w:t>
      </w:r>
      <w:r>
        <w:rPr>
          <w:noProof/>
        </w:rPr>
        <w:fldChar w:fldCharType="end"/>
      </w:r>
    </w:p>
    <w:p w14:paraId="39BDE938"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_Toc377547397 \h </w:instrText>
      </w:r>
      <w:r>
        <w:rPr>
          <w:noProof/>
        </w:rPr>
      </w:r>
      <w:r>
        <w:rPr>
          <w:noProof/>
        </w:rPr>
        <w:fldChar w:fldCharType="separate"/>
      </w:r>
      <w:r>
        <w:rPr>
          <w:noProof/>
        </w:rPr>
        <w:t>194</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0" w:name="_Toc377547154"/>
      <w:r>
        <w:lastRenderedPageBreak/>
        <w:t>Introduction</w:t>
      </w:r>
      <w:bookmarkEnd w:id="0"/>
    </w:p>
    <w:p w14:paraId="497FD52E" w14:textId="77777777" w:rsidR="006A0BC1" w:rsidRPr="00070A8D" w:rsidRDefault="006A0BC1" w:rsidP="006A0BC1">
      <w:pPr>
        <w:pStyle w:val="Heading2"/>
      </w:pPr>
      <w:bookmarkStart w:id="1" w:name="_Toc377547155"/>
      <w:r>
        <w:t>Overview of FEBio</w:t>
      </w:r>
      <w:bookmarkEnd w:id="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t>
      </w:r>
      <w:proofErr w:type="gramStart"/>
      <w:r>
        <w:t>Windows,</w:t>
      </w:r>
      <w:proofErr w:type="gramEnd"/>
      <w:r>
        <w:t xml:space="preserve">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w:t>
      </w:r>
      <w:proofErr w:type="gramStart"/>
      <w:r>
        <w:t>biphasic</w:t>
      </w:r>
      <w:proofErr w:type="gramEnd"/>
      <w:r>
        <w:t xml:space="preserve">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2" w:author="Steve Maas" w:date="2013-12-14T22:01:00Z"/>
        </w:rPr>
      </w:pPr>
      <w:ins w:id="3"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4" w:name="_Toc377547156"/>
      <w:r>
        <w:t>About this document</w:t>
      </w:r>
      <w:bookmarkEnd w:id="4"/>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4833FD53" w14:textId="34DF5B6E" w:rsidR="0085038F" w:rsidRDefault="0085038F" w:rsidP="0085038F">
      <w:pPr>
        <w:pStyle w:val="Heading2"/>
      </w:pPr>
      <w:r>
        <w:t>Units in FEBio</w:t>
      </w:r>
    </w:p>
    <w:p w14:paraId="1F7A60C6" w14:textId="10CDD5D2" w:rsidR="0085038F" w:rsidRDefault="0085038F" w:rsidP="0085038F">
      <w:r>
        <w:t xml:space="preserve">It is important to understand that FEBio does not expect a specific unit system. It is up to the user to enter numbers that are defined in consistent units. </w:t>
      </w:r>
      <w:proofErr w:type="gramStart"/>
      <w:r>
        <w:t>For example, when entering material parameters in SI units, all loads, contact parameters and other boundary conditions must be entered in SI units as well.</w:t>
      </w:r>
      <w:proofErr w:type="gramEnd"/>
      <w:r>
        <w:t xml:space="preserve"> The units of all the parameters are given when they are defined in this manual. We use a non-specific designation of units for all the parameters using the following symbols. </w:t>
      </w:r>
    </w:p>
    <w:p w14:paraId="43909049" w14:textId="77777777" w:rsidR="0085038F" w:rsidRDefault="0085038F" w:rsidP="0085038F"/>
    <w:tbl>
      <w:tblPr>
        <w:tblStyle w:val="TableGrid"/>
        <w:tblW w:w="0" w:type="auto"/>
        <w:tblLook w:val="04A0" w:firstRow="1" w:lastRow="0" w:firstColumn="1" w:lastColumn="0" w:noHBand="0" w:noVBand="1"/>
      </w:tblPr>
      <w:tblGrid>
        <w:gridCol w:w="3192"/>
        <w:gridCol w:w="3192"/>
        <w:gridCol w:w="3192"/>
      </w:tblGrid>
      <w:tr w:rsidR="0085038F" w14:paraId="35422241" w14:textId="77777777" w:rsidTr="0085038F">
        <w:tc>
          <w:tcPr>
            <w:tcW w:w="3192" w:type="dxa"/>
          </w:tcPr>
          <w:p w14:paraId="3443C855" w14:textId="7437C96B" w:rsidR="0085038F" w:rsidRPr="00A93565" w:rsidRDefault="0085038F" w:rsidP="0085038F">
            <w:pPr>
              <w:rPr>
                <w:b/>
                <w:i/>
              </w:rPr>
            </w:pPr>
            <w:r w:rsidRPr="00A93565">
              <w:rPr>
                <w:b/>
                <w:i/>
              </w:rPr>
              <w:t>Symbol</w:t>
            </w:r>
          </w:p>
        </w:tc>
        <w:tc>
          <w:tcPr>
            <w:tcW w:w="3192" w:type="dxa"/>
          </w:tcPr>
          <w:p w14:paraId="2769282B" w14:textId="2CEB336D" w:rsidR="0085038F" w:rsidRPr="00A93565" w:rsidRDefault="0085038F" w:rsidP="0085038F">
            <w:pPr>
              <w:rPr>
                <w:b/>
                <w:i/>
              </w:rPr>
            </w:pPr>
            <w:r w:rsidRPr="00A93565">
              <w:rPr>
                <w:b/>
                <w:i/>
              </w:rPr>
              <w:t>Mea</w:t>
            </w:r>
            <w:r w:rsidR="00A93565" w:rsidRPr="00A93565">
              <w:rPr>
                <w:b/>
                <w:i/>
              </w:rPr>
              <w:t>n</w:t>
            </w:r>
            <w:r w:rsidRPr="00A93565">
              <w:rPr>
                <w:b/>
                <w:i/>
              </w:rPr>
              <w:t>ing</w:t>
            </w:r>
          </w:p>
        </w:tc>
        <w:tc>
          <w:tcPr>
            <w:tcW w:w="3192" w:type="dxa"/>
          </w:tcPr>
          <w:p w14:paraId="0836B172" w14:textId="2AAAFCA1" w:rsidR="0085038F" w:rsidRPr="00A93565" w:rsidRDefault="0085038F" w:rsidP="0085038F">
            <w:pPr>
              <w:rPr>
                <w:b/>
                <w:i/>
              </w:rPr>
            </w:pPr>
            <w:r w:rsidRPr="00A93565">
              <w:rPr>
                <w:b/>
                <w:i/>
              </w:rPr>
              <w:t>Example</w:t>
            </w:r>
          </w:p>
        </w:tc>
      </w:tr>
      <w:tr w:rsidR="0085038F" w14:paraId="0641B9BA" w14:textId="77777777" w:rsidTr="0085038F">
        <w:tc>
          <w:tcPr>
            <w:tcW w:w="3192" w:type="dxa"/>
          </w:tcPr>
          <w:p w14:paraId="4528E829" w14:textId="22D6FE6C" w:rsidR="0085038F" w:rsidRPr="00A93565" w:rsidRDefault="00A93565" w:rsidP="0085038F">
            <w:pPr>
              <w:rPr>
                <w:b/>
              </w:rPr>
            </w:pPr>
            <w:r>
              <w:rPr>
                <w:b/>
              </w:rPr>
              <w:t>L</w:t>
            </w:r>
          </w:p>
        </w:tc>
        <w:tc>
          <w:tcPr>
            <w:tcW w:w="3192" w:type="dxa"/>
          </w:tcPr>
          <w:p w14:paraId="4D5F50D9" w14:textId="77C9AD1D" w:rsidR="0085038F" w:rsidRDefault="00A93565" w:rsidP="0085038F">
            <w:r>
              <w:t>Length</w:t>
            </w:r>
          </w:p>
        </w:tc>
        <w:tc>
          <w:tcPr>
            <w:tcW w:w="3192" w:type="dxa"/>
          </w:tcPr>
          <w:p w14:paraId="5CAD7A82" w14:textId="7583A01F" w:rsidR="00A93565" w:rsidRPr="00A93565" w:rsidRDefault="00A93565" w:rsidP="0085038F">
            <w:r>
              <w:t>meter (</w:t>
            </w:r>
            <w:r>
              <w:rPr>
                <w:i/>
              </w:rPr>
              <w:t>m</w:t>
            </w:r>
            <w:r>
              <w:t>)</w:t>
            </w:r>
          </w:p>
        </w:tc>
      </w:tr>
      <w:tr w:rsidR="00A93565" w14:paraId="5DE72E6B" w14:textId="77777777" w:rsidTr="0085038F">
        <w:tc>
          <w:tcPr>
            <w:tcW w:w="3192" w:type="dxa"/>
          </w:tcPr>
          <w:p w14:paraId="00040A97" w14:textId="08EC9EEF" w:rsidR="00A93565" w:rsidRPr="00A93565" w:rsidRDefault="00A93565" w:rsidP="0085038F">
            <w:pPr>
              <w:rPr>
                <w:b/>
              </w:rPr>
            </w:pPr>
            <w:r w:rsidRPr="00A93565">
              <w:rPr>
                <w:b/>
              </w:rPr>
              <w:t>M</w:t>
            </w:r>
          </w:p>
        </w:tc>
        <w:tc>
          <w:tcPr>
            <w:tcW w:w="3192" w:type="dxa"/>
          </w:tcPr>
          <w:p w14:paraId="3616E5EC" w14:textId="7899E50D" w:rsidR="00A93565" w:rsidRDefault="00A93565" w:rsidP="0085038F">
            <w:r>
              <w:t>Mass</w:t>
            </w:r>
          </w:p>
        </w:tc>
        <w:tc>
          <w:tcPr>
            <w:tcW w:w="3192" w:type="dxa"/>
          </w:tcPr>
          <w:p w14:paraId="277F68E0" w14:textId="75057BAC" w:rsidR="00A93565" w:rsidRPr="00A93565" w:rsidRDefault="00A93565" w:rsidP="0085038F">
            <w:r>
              <w:t>kilogram (</w:t>
            </w:r>
            <w:r>
              <w:rPr>
                <w:i/>
              </w:rPr>
              <w:t>kg</w:t>
            </w:r>
            <w:r>
              <w:t>)</w:t>
            </w:r>
          </w:p>
        </w:tc>
      </w:tr>
      <w:tr w:rsidR="00A93565" w14:paraId="765365EB" w14:textId="77777777" w:rsidTr="0085038F">
        <w:tc>
          <w:tcPr>
            <w:tcW w:w="3192" w:type="dxa"/>
          </w:tcPr>
          <w:p w14:paraId="25EEE07A" w14:textId="7879F1F0" w:rsidR="00A93565" w:rsidRPr="00A93565" w:rsidRDefault="00A93565" w:rsidP="0085038F">
            <w:pPr>
              <w:rPr>
                <w:b/>
              </w:rPr>
            </w:pPr>
            <w:r>
              <w:rPr>
                <w:b/>
                <w:i/>
              </w:rPr>
              <w:t>t</w:t>
            </w:r>
          </w:p>
        </w:tc>
        <w:tc>
          <w:tcPr>
            <w:tcW w:w="3192" w:type="dxa"/>
          </w:tcPr>
          <w:p w14:paraId="58265FFE" w14:textId="322E409F" w:rsidR="00A93565" w:rsidRDefault="00A93565" w:rsidP="0085038F">
            <w:r>
              <w:t>Time</w:t>
            </w:r>
          </w:p>
        </w:tc>
        <w:tc>
          <w:tcPr>
            <w:tcW w:w="3192" w:type="dxa"/>
          </w:tcPr>
          <w:p w14:paraId="533D6B8A" w14:textId="345CFA51" w:rsidR="00A93565" w:rsidRPr="00A93565" w:rsidRDefault="00A93565" w:rsidP="00A93565">
            <w:r>
              <w:t>second (</w:t>
            </w:r>
            <w:r>
              <w:rPr>
                <w:i/>
              </w:rPr>
              <w:t>s</w:t>
            </w:r>
            <w:r>
              <w:t>)</w:t>
            </w:r>
          </w:p>
        </w:tc>
      </w:tr>
      <w:tr w:rsidR="00A93565" w14:paraId="03698C56" w14:textId="77777777" w:rsidTr="0085038F">
        <w:tc>
          <w:tcPr>
            <w:tcW w:w="3192" w:type="dxa"/>
          </w:tcPr>
          <w:p w14:paraId="04452367" w14:textId="76B1D4E4" w:rsidR="00A93565" w:rsidRPr="00A93565" w:rsidRDefault="00A93565" w:rsidP="0085038F">
            <w:pPr>
              <w:rPr>
                <w:b/>
              </w:rPr>
            </w:pPr>
            <w:r>
              <w:rPr>
                <w:b/>
              </w:rPr>
              <w:t>F</w:t>
            </w:r>
          </w:p>
        </w:tc>
        <w:tc>
          <w:tcPr>
            <w:tcW w:w="3192" w:type="dxa"/>
          </w:tcPr>
          <w:p w14:paraId="6B6BDFA9" w14:textId="4BD386F5" w:rsidR="00A93565" w:rsidRDefault="00A93565" w:rsidP="0085038F">
            <w:r>
              <w:t>Force</w:t>
            </w:r>
          </w:p>
        </w:tc>
        <w:tc>
          <w:tcPr>
            <w:tcW w:w="3192" w:type="dxa"/>
          </w:tcPr>
          <w:p w14:paraId="24704DE8" w14:textId="71167678" w:rsidR="00A93565" w:rsidRPr="00A93565" w:rsidRDefault="00A93565" w:rsidP="0085038F">
            <w:r>
              <w:t>Newton (</w:t>
            </w:r>
            <w:r>
              <w:rPr>
                <w:i/>
              </w:rPr>
              <w:t>N</w:t>
            </w:r>
            <w:r>
              <w:t>)</w:t>
            </w:r>
          </w:p>
        </w:tc>
      </w:tr>
      <w:tr w:rsidR="00A93565" w14:paraId="3082EC16" w14:textId="77777777" w:rsidTr="0085038F">
        <w:tc>
          <w:tcPr>
            <w:tcW w:w="3192" w:type="dxa"/>
          </w:tcPr>
          <w:p w14:paraId="50237FB0" w14:textId="29A7C5E2" w:rsidR="00A93565" w:rsidRPr="00A93565" w:rsidRDefault="00A93565" w:rsidP="0085038F">
            <w:pPr>
              <w:rPr>
                <w:b/>
              </w:rPr>
            </w:pPr>
            <w:r>
              <w:rPr>
                <w:b/>
              </w:rPr>
              <w:t>V</w:t>
            </w:r>
          </w:p>
        </w:tc>
        <w:tc>
          <w:tcPr>
            <w:tcW w:w="3192" w:type="dxa"/>
          </w:tcPr>
          <w:p w14:paraId="7CE651D5" w14:textId="1F413121" w:rsidR="00A93565" w:rsidRDefault="00A93565" w:rsidP="0085038F">
            <w:r>
              <w:t>Volume</w:t>
            </w:r>
          </w:p>
        </w:tc>
        <w:tc>
          <w:tcPr>
            <w:tcW w:w="3192" w:type="dxa"/>
          </w:tcPr>
          <w:p w14:paraId="2ADE62D9" w14:textId="6CDC5949" w:rsidR="00A93565" w:rsidRPr="00A93565" w:rsidRDefault="00A93565" w:rsidP="0085038F">
            <w:r>
              <w:t>Cubic meter (</w:t>
            </w:r>
            <w:r>
              <w:rPr>
                <w:i/>
              </w:rPr>
              <w:t>m</w:t>
            </w:r>
            <w:r>
              <w:rPr>
                <w:i/>
                <w:vertAlign w:val="superscript"/>
              </w:rPr>
              <w:t>3</w:t>
            </w:r>
            <w:r>
              <w:t>)</w:t>
            </w:r>
          </w:p>
        </w:tc>
      </w:tr>
      <w:tr w:rsidR="00CF0159" w14:paraId="2D85DB28" w14:textId="77777777" w:rsidTr="0085038F">
        <w:tc>
          <w:tcPr>
            <w:tcW w:w="3192" w:type="dxa"/>
          </w:tcPr>
          <w:p w14:paraId="07719AB6" w14:textId="03354E46" w:rsidR="00CF0159" w:rsidRDefault="00CF0159" w:rsidP="0085038F">
            <w:pPr>
              <w:rPr>
                <w:b/>
              </w:rPr>
            </w:pPr>
            <w:r>
              <w:rPr>
                <w:b/>
              </w:rPr>
              <w:t>A</w:t>
            </w:r>
          </w:p>
        </w:tc>
        <w:tc>
          <w:tcPr>
            <w:tcW w:w="3192" w:type="dxa"/>
          </w:tcPr>
          <w:p w14:paraId="2C48E8E6" w14:textId="2F088482" w:rsidR="00CF0159" w:rsidRDefault="00CF0159" w:rsidP="0085038F">
            <w:r>
              <w:t>Area</w:t>
            </w:r>
          </w:p>
        </w:tc>
        <w:tc>
          <w:tcPr>
            <w:tcW w:w="3192" w:type="dxa"/>
          </w:tcPr>
          <w:p w14:paraId="041B7C8D" w14:textId="2456BD5F" w:rsidR="00CF0159" w:rsidRPr="00CF0159" w:rsidRDefault="00CF0159" w:rsidP="0085038F">
            <w:r>
              <w:t>Meter squared (</w:t>
            </w:r>
            <w:r>
              <w:rPr>
                <w:i/>
              </w:rPr>
              <w:t>m</w:t>
            </w:r>
            <w:r>
              <w:rPr>
                <w:i/>
                <w:vertAlign w:val="superscript"/>
              </w:rPr>
              <w:t>2</w:t>
            </w:r>
            <w:r>
              <w:t>)</w:t>
            </w:r>
          </w:p>
        </w:tc>
      </w:tr>
    </w:tbl>
    <w:p w14:paraId="1BFC26CD" w14:textId="77777777" w:rsidR="0085038F" w:rsidRDefault="0085038F" w:rsidP="0085038F"/>
    <w:p w14:paraId="6DFBBEC7" w14:textId="70DB318C" w:rsidR="00A93565" w:rsidRPr="00CF0159" w:rsidRDefault="00A93565" w:rsidP="0085038F">
      <w:r>
        <w:t>Units will be given using the bracket notation. For instance, the unit for density is [</w:t>
      </w:r>
      <w:r>
        <w:rPr>
          <w:b/>
        </w:rPr>
        <w:t>M/V</w:t>
      </w:r>
      <w:r>
        <w:t>] and the unit for permeability is [</w:t>
      </w:r>
      <w:r>
        <w:rPr>
          <w:b/>
        </w:rPr>
        <w:t>L</w:t>
      </w:r>
      <w:r>
        <w:rPr>
          <w:b/>
          <w:vertAlign w:val="superscript"/>
        </w:rPr>
        <w:t>4</w:t>
      </w:r>
      <w:r>
        <w:rPr>
          <w:b/>
        </w:rPr>
        <w:t>/F</w:t>
      </w:r>
      <w:r w:rsidR="00CF0159">
        <w:rPr>
          <w:b/>
        </w:rPr>
        <w:t>.</w:t>
      </w:r>
      <w:r>
        <w:rPr>
          <w:b/>
          <w:i/>
        </w:rPr>
        <w:t>t</w:t>
      </w:r>
      <w:r w:rsidR="00CF0159">
        <w:rPr>
          <w:b/>
        </w:rPr>
        <w:t>].</w:t>
      </w:r>
      <w:r w:rsidR="00CF0159">
        <w:t xml:space="preserve"> When using SI units</w:t>
      </w:r>
      <w:r w:rsidR="00594983">
        <w:t>,</w:t>
      </w:r>
      <w:r w:rsidR="00CF0159">
        <w:t xml:space="preserve"> this corresponds to a unit of [kg/m</w:t>
      </w:r>
      <w:r w:rsidR="00CF0159">
        <w:rPr>
          <w:vertAlign w:val="superscript"/>
        </w:rPr>
        <w:t>3</w:t>
      </w:r>
      <w:r w:rsidR="00CF0159">
        <w:t>] for density and [m</w:t>
      </w:r>
      <w:r w:rsidR="00CF0159">
        <w:rPr>
          <w:vertAlign w:val="superscript"/>
        </w:rPr>
        <w:t>4</w:t>
      </w:r>
      <w:r w:rsidR="00CF0159">
        <w:t xml:space="preserve">/N.s] for permeability. </w:t>
      </w:r>
      <w:bookmarkStart w:id="5" w:name="_GoBack"/>
      <w:bookmarkEnd w:id="5"/>
    </w:p>
    <w:p w14:paraId="4273A2B7" w14:textId="77777777" w:rsidR="006A0BC1" w:rsidRPr="00B27FE9" w:rsidRDefault="006A0BC1" w:rsidP="006A0BC1">
      <w:r>
        <w:br w:type="page"/>
      </w:r>
    </w:p>
    <w:p w14:paraId="69361A66" w14:textId="77777777" w:rsidR="006A0BC1" w:rsidRDefault="006A0BC1" w:rsidP="006A0BC1">
      <w:pPr>
        <w:pStyle w:val="Heading1"/>
      </w:pPr>
      <w:bookmarkStart w:id="6" w:name="_Ref293568163"/>
      <w:bookmarkStart w:id="7" w:name="_Toc377547157"/>
      <w:r>
        <w:lastRenderedPageBreak/>
        <w:t>Running FEBio</w:t>
      </w:r>
      <w:bookmarkEnd w:id="6"/>
      <w:bookmarkEnd w:id="7"/>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8" w:name="_Toc377547158"/>
      <w:r>
        <w:t>Running FEBio on Windows</w:t>
      </w:r>
      <w:bookmarkEnd w:id="8"/>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9" w:name="_Toc377547159"/>
      <w:r>
        <w:t>Windows XP</w:t>
      </w:r>
      <w:bookmarkEnd w:id="9"/>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0" w:name="_Toc377547160"/>
      <w:r>
        <w:t>Windows 7</w:t>
      </w:r>
      <w:bookmarkEnd w:id="10"/>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1" w:name="_Toc377547161"/>
      <w:r>
        <w:t>Running FEBio from Explorer</w:t>
      </w:r>
      <w:bookmarkEnd w:id="11"/>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 w:name="_Toc377547162"/>
      <w:r>
        <w:t>Running FEBio on Linux or MAC</w:t>
      </w:r>
      <w:bookmarkEnd w:id="12"/>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3" w:name="_Ref172430769"/>
      <w:bookmarkStart w:id="14" w:name="_Toc377547163"/>
      <w:r>
        <w:t>The Command Line</w:t>
      </w:r>
      <w:bookmarkEnd w:id="13"/>
      <w:bookmarkEnd w:id="14"/>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proofErr w:type="gramStart"/>
      <w:r w:rsidRPr="003C1730">
        <w:rPr>
          <w:rFonts w:ascii="Courier New" w:hAnsi="Courier New" w:cs="Courier New"/>
          <w:i/>
        </w:rPr>
        <w:t>name2</w:t>
      </w:r>
      <w:r w:rsidRPr="003C1730">
        <w:rPr>
          <w:rFonts w:ascii="Courier New" w:hAnsi="Courier New" w:cs="Courier New"/>
        </w:rPr>
        <w:t>, …</w:t>
      </w:r>
      <w:proofErr w:type="gramEnd"/>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5" w:name="OLE_LINK1"/>
      <w:bookmarkStart w:id="16" w:name="OLE_LINK2"/>
      <w:r w:rsidRPr="00541457">
        <w:rPr>
          <w:rStyle w:val="codeChar"/>
        </w:rPr>
        <w:t>-</w:t>
      </w:r>
      <w:r>
        <w:rPr>
          <w:rStyle w:val="codeChar"/>
        </w:rPr>
        <w:t>o</w:t>
      </w:r>
      <w:r>
        <w:t>: log file name</w:t>
      </w:r>
      <w:bookmarkEnd w:id="15"/>
      <w:bookmarkEnd w:id="16"/>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7"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8" w:author="Steve Maas" w:date="2014-01-02T13:04:00Z">
        <w:r w:rsidR="00873D59">
          <w:t>3.4.1</w:t>
        </w:r>
      </w:ins>
      <w:del w:id="19"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20"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1" w:name="_Toc377547164"/>
      <w:r>
        <w:t xml:space="preserve">The FEBio </w:t>
      </w:r>
      <w:r w:rsidR="00D153DC">
        <w:t>P</w:t>
      </w:r>
      <w:r>
        <w:t>rompt</w:t>
      </w:r>
      <w:bookmarkEnd w:id="21"/>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22" w:name="_Ref230508346"/>
      <w:bookmarkStart w:id="23" w:name="_Toc377547165"/>
      <w:r>
        <w:t xml:space="preserve">The </w:t>
      </w:r>
      <w:r w:rsidR="00D153DC">
        <w:t>C</w:t>
      </w:r>
      <w:r w:rsidRPr="00DF311C">
        <w:t>onfiguration</w:t>
      </w:r>
      <w:r>
        <w:t xml:space="preserve"> </w:t>
      </w:r>
      <w:r w:rsidR="00D153DC">
        <w:t>F</w:t>
      </w:r>
      <w:r>
        <w:t>ile</w:t>
      </w:r>
      <w:bookmarkEnd w:id="22"/>
      <w:bookmarkEnd w:id="23"/>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4" w:name="_Ref376446157"/>
      <w:bookmarkStart w:id="25" w:name="_Toc377547166"/>
      <w:r>
        <w:t xml:space="preserve">Using </w:t>
      </w:r>
      <w:r w:rsidR="00D153DC">
        <w:t>M</w:t>
      </w:r>
      <w:r>
        <w:t xml:space="preserve">ultiple </w:t>
      </w:r>
      <w:r w:rsidR="00D153DC">
        <w:t>P</w:t>
      </w:r>
      <w:r>
        <w:t>rocessors</w:t>
      </w:r>
      <w:bookmarkEnd w:id="24"/>
      <w:bookmarkEnd w:id="25"/>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 xml:space="preserve">Using the c shell </w:t>
      </w:r>
      <w:proofErr w:type="gramStart"/>
      <w:r>
        <w:t>execute</w:t>
      </w:r>
      <w:proofErr w:type="gramEnd"/>
      <w:r>
        <w:t>:</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26" w:name="_Ref250284432"/>
      <w:bookmarkStart w:id="27" w:name="_Ref250285226"/>
      <w:bookmarkStart w:id="28" w:name="_Toc377547167"/>
      <w:r>
        <w:lastRenderedPageBreak/>
        <w:t xml:space="preserve">FEBio </w:t>
      </w:r>
      <w:r w:rsidR="00D153DC">
        <w:t>O</w:t>
      </w:r>
      <w:r>
        <w:t>utput</w:t>
      </w:r>
      <w:bookmarkEnd w:id="26"/>
      <w:bookmarkEnd w:id="27"/>
      <w:bookmarkEnd w:id="28"/>
    </w:p>
    <w:p w14:paraId="1792A476" w14:textId="77777777" w:rsidR="004F447E" w:rsidRDefault="006A0BC1" w:rsidP="006A0BC1">
      <w:pPr>
        <w:rPr>
          <w:ins w:id="29"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30" w:author="Steve Maas" w:date="2014-01-15T10:56:00Z"/>
        </w:rPr>
      </w:pPr>
    </w:p>
    <w:p w14:paraId="41A3CD4E" w14:textId="77777777" w:rsidR="004F447E" w:rsidRDefault="004F447E" w:rsidP="006A0BC1">
      <w:pPr>
        <w:rPr>
          <w:ins w:id="31" w:author="Steve Maas" w:date="2014-01-15T10:57:00Z"/>
        </w:rPr>
      </w:pPr>
      <w:ins w:id="32" w:author="Steve Maas" w:date="2014-01-15T10:56:00Z">
        <w:r>
          <w:rPr>
            <w:i/>
          </w:rPr>
          <w:t xml:space="preserve">Note 1: </w:t>
        </w:r>
        <w:r>
          <w:t xml:space="preserve">The name of the log and plot file can also be specified in the FEBio input file. See section </w:t>
        </w:r>
      </w:ins>
      <w:ins w:id="33" w:author="Steve Maas" w:date="2014-01-15T10:57:00Z">
        <w:r>
          <w:fldChar w:fldCharType="begin"/>
        </w:r>
        <w:r>
          <w:instrText xml:space="preserve"> REF _Ref377546765 \r \h </w:instrText>
        </w:r>
      </w:ins>
      <w:r>
        <w:fldChar w:fldCharType="separate"/>
      </w:r>
      <w:ins w:id="34" w:author="Steve Maas" w:date="2014-01-15T10:57:00Z">
        <w:r>
          <w:t>3.15</w:t>
        </w:r>
        <w:r>
          <w:fldChar w:fldCharType="end"/>
        </w:r>
        <w:r>
          <w:t xml:space="preserve"> for more information. </w:t>
        </w:r>
      </w:ins>
    </w:p>
    <w:p w14:paraId="021E2AA5" w14:textId="77777777" w:rsidR="004F447E" w:rsidRDefault="004F447E" w:rsidP="006A0BC1">
      <w:pPr>
        <w:rPr>
          <w:ins w:id="35" w:author="Steve Maas" w:date="2014-01-15T10:57:00Z"/>
        </w:rPr>
      </w:pPr>
    </w:p>
    <w:p w14:paraId="1962D1BE" w14:textId="46D5510D" w:rsidR="006A0BC1" w:rsidRDefault="004F447E" w:rsidP="006A0BC1">
      <w:ins w:id="36" w:author="Steve Maas" w:date="2014-01-15T10:57:00Z">
        <w:r>
          <w:rPr>
            <w:i/>
          </w:rPr>
          <w:t xml:space="preserve">Note 2: </w:t>
        </w:r>
        <w:r>
          <w:t xml:space="preserve">When running an optimization problem the name of the log file is derived from the optimization control file. See </w:t>
        </w:r>
      </w:ins>
      <w:ins w:id="37" w:author="Steve Maas" w:date="2014-01-15T10:58:00Z">
        <w:r>
          <w:fldChar w:fldCharType="begin"/>
        </w:r>
        <w:r>
          <w:instrText xml:space="preserve"> REF _Ref230581893 \r \h </w:instrText>
        </w:r>
      </w:ins>
      <w:r>
        <w:fldChar w:fldCharType="separate"/>
      </w:r>
      <w:ins w:id="38"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39" w:name="_Toc377547168"/>
      <w:r>
        <w:t>Advanced Options</w:t>
      </w:r>
      <w:bookmarkEnd w:id="39"/>
    </w:p>
    <w:p w14:paraId="123FE510" w14:textId="43FCB63B" w:rsidR="006A0BC1" w:rsidRDefault="006A0BC1" w:rsidP="006A0BC1">
      <w:pPr>
        <w:pStyle w:val="Heading3"/>
      </w:pPr>
      <w:bookmarkStart w:id="40" w:name="_Ref278195084"/>
      <w:bookmarkStart w:id="41" w:name="_Toc377547169"/>
      <w:r>
        <w:t xml:space="preserve">Interrupting a </w:t>
      </w:r>
      <w:r w:rsidR="00D153DC">
        <w:t>R</w:t>
      </w:r>
      <w:r>
        <w:t>un</w:t>
      </w:r>
      <w:r>
        <w:rPr>
          <w:rStyle w:val="FootnoteReference"/>
        </w:rPr>
        <w:footnoteReference w:id="2"/>
      </w:r>
      <w:bookmarkEnd w:id="40"/>
      <w:bookmarkEnd w:id="41"/>
    </w:p>
    <w:p w14:paraId="38435142" w14:textId="77777777" w:rsidR="006A0BC1" w:rsidRPr="00306209" w:rsidRDefault="006A0BC1" w:rsidP="006A0BC1">
      <w:r>
        <w:t xml:space="preserve">The user can </w:t>
      </w:r>
      <w:proofErr w:type="gramStart"/>
      <w:r>
        <w:t>pause</w:t>
      </w:r>
      <w:proofErr w:type="gramEnd"/>
      <w:r>
        <w:t xml:space="preserv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w:t>
      </w:r>
      <w:proofErr w:type="gramStart"/>
      <w:r>
        <w:t>file,</w:t>
      </w:r>
      <w:proofErr w:type="gramEnd"/>
      <w:r>
        <w:t xml:space="preserv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42" w:name="_Ref230422001"/>
      <w:bookmarkStart w:id="43" w:name="_Toc377547170"/>
      <w:r>
        <w:t xml:space="preserve">Debugging a </w:t>
      </w:r>
      <w:r w:rsidR="00D153DC">
        <w:t>R</w:t>
      </w:r>
      <w:r>
        <w:t>un</w:t>
      </w:r>
      <w:bookmarkEnd w:id="42"/>
      <w:bookmarkEnd w:id="43"/>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w:t>
      </w:r>
      <w:proofErr w:type="gramStart"/>
      <w:r>
        <w:t>file,</w:t>
      </w:r>
      <w:proofErr w:type="gramEnd"/>
      <w:r>
        <w:t xml:space="preserv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44" w:name="_Ref254341727"/>
      <w:bookmarkStart w:id="45" w:name="_Ref254341812"/>
      <w:bookmarkStart w:id="46" w:name="_Toc377547171"/>
      <w:r>
        <w:t xml:space="preserve">Restarting a </w:t>
      </w:r>
      <w:r w:rsidR="00D153DC">
        <w:t>R</w:t>
      </w:r>
      <w:r>
        <w:t>un</w:t>
      </w:r>
      <w:bookmarkEnd w:id="44"/>
      <w:bookmarkEnd w:id="45"/>
      <w:bookmarkEnd w:id="46"/>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47" w:name="_Ref250285572"/>
      <w:bookmarkStart w:id="48" w:name="_Toc377547172"/>
      <w:r>
        <w:t xml:space="preserve">Input </w:t>
      </w:r>
      <w:r w:rsidR="00D153DC">
        <w:t>F</w:t>
      </w:r>
      <w:r>
        <w:t xml:space="preserve">ile </w:t>
      </w:r>
      <w:r w:rsidR="00D153DC">
        <w:t>C</w:t>
      </w:r>
      <w:r>
        <w:t>hecking</w:t>
      </w:r>
      <w:bookmarkEnd w:id="47"/>
      <w:bookmarkEnd w:id="48"/>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9" w:name="_Ref293568180"/>
      <w:bookmarkStart w:id="50" w:name="_Ref293568311"/>
      <w:bookmarkStart w:id="51" w:name="_Toc377547173"/>
      <w:r>
        <w:lastRenderedPageBreak/>
        <w:t>Free Format Input</w:t>
      </w:r>
      <w:bookmarkEnd w:id="49"/>
      <w:bookmarkEnd w:id="50"/>
      <w:bookmarkEnd w:id="51"/>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52" w:name="_Toc377547174"/>
      <w:r>
        <w:lastRenderedPageBreak/>
        <w:t xml:space="preserve">Free </w:t>
      </w:r>
      <w:r w:rsidR="00D153DC">
        <w:t>F</w:t>
      </w:r>
      <w:r>
        <w:t xml:space="preserve">ormat </w:t>
      </w:r>
      <w:r w:rsidR="00D153DC">
        <w:t>O</w:t>
      </w:r>
      <w:r>
        <w:t>verview</w:t>
      </w:r>
      <w:bookmarkEnd w:id="52"/>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53"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55" w:author="Steve Maas" w:date="2013-12-14T22:03:00Z"/>
        </w:rPr>
      </w:pPr>
      <w:bookmarkStart w:id="56" w:name="_Ref374797496"/>
      <w:bookmarkStart w:id="57" w:name="_Toc377547175"/>
      <w:ins w:id="58" w:author="Steve Maas" w:date="2013-12-14T22:03:00Z">
        <w:r>
          <w:t>Format Specification Versions</w:t>
        </w:r>
        <w:bookmarkEnd w:id="56"/>
        <w:bookmarkEnd w:id="57"/>
      </w:ins>
    </w:p>
    <w:p w14:paraId="24787915" w14:textId="39A1C1C9" w:rsidR="00EB23E8" w:rsidRDefault="00EB23E8" w:rsidP="00EB23E8">
      <w:pPr>
        <w:rPr>
          <w:ins w:id="59" w:author="Steve Maas" w:date="2013-12-14T22:03:00Z"/>
        </w:rPr>
      </w:pPr>
      <w:ins w:id="60"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61" w:author="Steve Maas" w:date="2013-12-14T22:03:00Z"/>
        </w:rPr>
      </w:pPr>
    </w:p>
    <w:p w14:paraId="3D159959" w14:textId="748E094D" w:rsidR="00891956" w:rsidRDefault="00EB23E8" w:rsidP="00EB23E8">
      <w:pPr>
        <w:pStyle w:val="ListParagraph"/>
        <w:numPr>
          <w:ilvl w:val="0"/>
          <w:numId w:val="59"/>
        </w:numPr>
        <w:rPr>
          <w:ins w:id="62" w:author="Steve Maas" w:date="2013-12-15T09:14:00Z"/>
        </w:rPr>
      </w:pPr>
      <w:ins w:id="63" w:author="Steve Maas" w:date="2013-12-14T22:03:00Z">
        <w:r w:rsidRPr="00181CF0">
          <w:rPr>
            <w:b/>
          </w:rPr>
          <w:lastRenderedPageBreak/>
          <w:t>Version 2.0</w:t>
        </w:r>
        <w:r>
          <w:t>: The latest and recommended version of the FEBio input specification</w:t>
        </w:r>
      </w:ins>
      <w:ins w:id="64" w:author="Steve Maas" w:date="2013-12-14T22:08:00Z">
        <w:r>
          <w:t xml:space="preserve"> described in this document.</w:t>
        </w:r>
      </w:ins>
      <w:ins w:id="65" w:author="Steve Maas" w:date="2013-12-14T22:03:00Z">
        <w:r>
          <w:t xml:space="preserve"> </w:t>
        </w:r>
      </w:ins>
      <w:ins w:id="66" w:author="Steve Maas" w:date="2013-12-16T10:25:00Z">
        <w:r w:rsidR="00BC30CE">
          <w:t xml:space="preserve">This is the first major revision of the input file format and redefines many of the file sections: The </w:t>
        </w:r>
      </w:ins>
      <w:ins w:id="67" w:author="Steve Maas" w:date="2013-12-16T10:26:00Z">
        <w:r w:rsidR="00BC30CE">
          <w:rPr>
            <w:i/>
          </w:rPr>
          <w:t xml:space="preserve">Elements </w:t>
        </w:r>
        <w:r w:rsidR="00BC30CE">
          <w:t xml:space="preserve">section uses a different organization. </w:t>
        </w:r>
      </w:ins>
      <w:ins w:id="68" w:author="Steve Maas" w:date="2013-12-14T22:03:00Z">
        <w:r>
          <w:t xml:space="preserve">Elements are </w:t>
        </w:r>
      </w:ins>
      <w:ins w:id="69" w:author="Steve Maas" w:date="2013-12-16T10:26:00Z">
        <w:r w:rsidR="00BC30CE">
          <w:t xml:space="preserve">now </w:t>
        </w:r>
      </w:ins>
      <w:ins w:id="70" w:author="Steve Maas" w:date="2013-12-14T22:03:00Z">
        <w:r>
          <w:t>grouped by material and element type.</w:t>
        </w:r>
      </w:ins>
      <w:ins w:id="71" w:author="Steve Maas" w:date="2013-12-16T10:26:00Z">
        <w:r w:rsidR="00BC30CE">
          <w:t xml:space="preserve"> Multiple </w:t>
        </w:r>
        <w:r w:rsidR="00BC30CE">
          <w:rPr>
            <w:i/>
          </w:rPr>
          <w:t>Elemen</w:t>
        </w:r>
      </w:ins>
      <w:ins w:id="72" w:author="Steve Maas" w:date="2013-12-16T10:29:00Z">
        <w:r w:rsidR="00BC30CE">
          <w:rPr>
            <w:i/>
          </w:rPr>
          <w:t>t</w:t>
        </w:r>
      </w:ins>
      <w:ins w:id="73" w:author="Steve Maas" w:date="2013-12-16T10:26:00Z">
        <w:r w:rsidR="00BC30CE">
          <w:rPr>
            <w:i/>
          </w:rPr>
          <w:t xml:space="preserve">s </w:t>
        </w:r>
        <w:r w:rsidR="00BC30CE">
          <w:t>sections can now be defined to create multiple parts.</w:t>
        </w:r>
      </w:ins>
      <w:ins w:id="74"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75" w:author="Steve Maas" w:date="2013-12-14T22:03:00Z">
        <w:r>
          <w:t xml:space="preserve">A new </w:t>
        </w:r>
        <w:r w:rsidRPr="00181CF0">
          <w:rPr>
            <w:i/>
          </w:rPr>
          <w:t>Contact</w:t>
        </w:r>
        <w:r>
          <w:t xml:space="preserve"> section contains all the contact definitions.</w:t>
        </w:r>
      </w:ins>
      <w:ins w:id="76" w:author="Steve Maas" w:date="2013-12-15T09:15:00Z">
        <w:r w:rsidR="00B82B9F">
          <w:t xml:space="preserve"> A new </w:t>
        </w:r>
      </w:ins>
      <w:ins w:id="77" w:author="Steve Maas" w:date="2013-12-15T09:16:00Z">
        <w:r w:rsidR="00B82B9F">
          <w:rPr>
            <w:i/>
          </w:rPr>
          <w:t xml:space="preserve">Discrete </w:t>
        </w:r>
        <w:r w:rsidR="00B82B9F">
          <w:t xml:space="preserve">section was defined that contains all the materials and definitions of the discrete elements (e.g. springs). </w:t>
        </w:r>
      </w:ins>
      <w:ins w:id="78"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79" w:author="Steve Maas" w:date="2013-12-14T22:03:00Z"/>
        </w:rPr>
      </w:pPr>
      <w:ins w:id="80"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81" w:author="Steve Maas" w:date="2013-12-15T09:15:00Z">
        <w:r>
          <w:t>version</w:t>
        </w:r>
      </w:ins>
      <w:ins w:id="82" w:author="Steve Maas" w:date="2013-12-15T09:14:00Z">
        <w:r>
          <w:t xml:space="preserve"> 2.0</w:t>
        </w:r>
      </w:ins>
      <w:ins w:id="83" w:author="Steve Maas" w:date="2013-12-15T09:15:00Z">
        <w:r>
          <w:t>.</w:t>
        </w:r>
        <w:r w:rsidR="00B82B9F">
          <w:t xml:space="preserve"> This version is </w:t>
        </w:r>
        <w:r w:rsidR="00B82B9F" w:rsidRPr="005F474E">
          <w:rPr>
            <w:b/>
            <w:rPrChange w:id="84"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85" w:author="Steve Maas" w:date="2013-12-14T22:03:00Z"/>
        </w:rPr>
      </w:pPr>
      <w:ins w:id="86"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87" w:author="Steve Maas" w:date="2013-12-15T11:37:00Z">
        <w:r w:rsidR="006E42CB">
          <w:t xml:space="preserve"> This version is </w:t>
        </w:r>
        <w:r w:rsidR="006E42CB" w:rsidRPr="005F474E">
          <w:rPr>
            <w:b/>
            <w:rPrChange w:id="88"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89" w:author="Steve Maas" w:date="2013-12-14T22:03:00Z"/>
        </w:rPr>
      </w:pPr>
      <w:ins w:id="90"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91"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92" w:author="Steve Maas" w:date="2013-12-14T22:03:00Z"/>
        </w:rPr>
      </w:pPr>
      <w:ins w:id="93" w:author="Steve Maas" w:date="2013-12-14T22:03:00Z">
        <w:r>
          <w:rPr>
            <w:b/>
          </w:rPr>
          <w:t>Version 1.0</w:t>
        </w:r>
        <w:r>
          <w:t xml:space="preserve">: The original input format specification. This version is </w:t>
        </w:r>
        <w:r w:rsidRPr="005F474E">
          <w:rPr>
            <w:b/>
            <w:rPrChange w:id="94" w:author="Steve Maas" w:date="2013-12-30T14:16:00Z">
              <w:rPr/>
            </w:rPrChange>
          </w:rPr>
          <w:t>no longer supported</w:t>
        </w:r>
        <w:r>
          <w:t>.</w:t>
        </w:r>
      </w:ins>
    </w:p>
    <w:p w14:paraId="70E2D220" w14:textId="77777777" w:rsidR="00EB23E8" w:rsidRDefault="00EB23E8" w:rsidP="00EB23E8">
      <w:pPr>
        <w:rPr>
          <w:ins w:id="95" w:author="Steve Maas" w:date="2013-12-14T22:03:00Z"/>
        </w:rPr>
      </w:pPr>
    </w:p>
    <w:p w14:paraId="72F2EA3D" w14:textId="3E5181AA" w:rsidR="00EB23E8" w:rsidRDefault="00EB23E8" w:rsidP="00EB23E8">
      <w:pPr>
        <w:rPr>
          <w:ins w:id="96" w:author="Steve Maas" w:date="2013-12-14T22:05:00Z"/>
        </w:rPr>
      </w:pPr>
      <w:ins w:id="97" w:author="Steve Maas" w:date="2013-12-14T22:03:00Z">
        <w:r>
          <w:t>As of FEBio 2.0, only versions 1.2, 2.0 and up are supported. Version 1.2 is considered obsolete and it is highly recommended to convert older files to the new 2.0 specification</w:t>
        </w:r>
      </w:ins>
      <w:ins w:id="98" w:author="Steve Maas" w:date="2013-12-14T22:08:00Z">
        <w:r>
          <w:t xml:space="preserve"> for use with newer versions of FEBio</w:t>
        </w:r>
      </w:ins>
      <w:ins w:id="99" w:author="Steve Maas" w:date="2013-12-14T22:03:00Z">
        <w:r>
          <w:t xml:space="preserve">. This can be done for instance using PreView. </w:t>
        </w:r>
      </w:ins>
    </w:p>
    <w:p w14:paraId="66F9E68D" w14:textId="77777777" w:rsidR="00EB23E8" w:rsidRDefault="00EB23E8" w:rsidP="00EB23E8">
      <w:pPr>
        <w:rPr>
          <w:ins w:id="100"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101" w:name="_Toc377547176"/>
      <w:r>
        <w:lastRenderedPageBreak/>
        <w:t>Module Section</w:t>
      </w:r>
      <w:bookmarkEnd w:id="101"/>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102" w:author="Steve Maas" w:date="2013-12-30T14:47:00Z">
        <w:r w:rsidR="002D1B6A">
          <w:t>[</w:t>
        </w:r>
      </w:ins>
      <w:del w:id="103" w:author="Steve Maas" w:date="2013-12-30T14:47:00Z">
        <w:r w:rsidDel="002D1B6A">
          <w:delText>&lt;</w:delText>
        </w:r>
      </w:del>
      <w:r>
        <w:t>type</w:t>
      </w:r>
      <w:ins w:id="104" w:author="Steve Maas" w:date="2013-12-30T14:47:00Z">
        <w:r w:rsidR="002D1B6A">
          <w:t>]</w:t>
        </w:r>
      </w:ins>
      <w:del w:id="105"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proofErr w:type="gramStart"/>
      <w:r>
        <w:t>where</w:t>
      </w:r>
      <w:proofErr w:type="gramEnd"/>
      <w:r>
        <w:t xml:space="preserve"> </w:t>
      </w:r>
      <w:del w:id="106" w:author="Steve Maas" w:date="2013-12-30T14:47:00Z">
        <w:r w:rsidRPr="002D1B6A" w:rsidDel="002D1B6A">
          <w:rPr>
            <w:i/>
            <w:rPrChange w:id="107" w:author="Steve Maas" w:date="2013-12-30T14:47:00Z">
              <w:rPr/>
            </w:rPrChange>
          </w:rPr>
          <w:delText>&lt;</w:delText>
        </w:r>
      </w:del>
      <w:r w:rsidRPr="002D1B6A">
        <w:rPr>
          <w:i/>
          <w:rPrChange w:id="108" w:author="Steve Maas" w:date="2013-12-30T14:47:00Z">
            <w:rPr/>
          </w:rPrChange>
        </w:rPr>
        <w:t>type</w:t>
      </w:r>
      <w:del w:id="109" w:author="Steve Maas" w:date="2013-12-30T14:47:00Z">
        <w:r w:rsidRPr="002D1B6A" w:rsidDel="002D1B6A">
          <w:rPr>
            <w:i/>
            <w:rPrChange w:id="110"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111" w:author="Steve Maas" w:date="2013-12-15T16:39:00Z">
              <w:r w:rsidDel="009541D3">
                <w:delText>poro</w:delText>
              </w:r>
            </w:del>
            <w:ins w:id="112"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113" w:author="Steve Maas" w:date="2013-12-15T16:39:00Z">
              <w:r w:rsidDel="009541D3">
                <w:delText xml:space="preserve">Multiphasic </w:delText>
              </w:r>
            </w:del>
            <w:ins w:id="114"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115" w:author="Steve Maas" w:date="2013-12-15T16:39:00Z">
              <w:r w:rsidDel="009541D3">
                <w:delText>heat</w:delText>
              </w:r>
            </w:del>
            <w:ins w:id="116" w:author="Steve Maas" w:date="2013-12-15T16:39:00Z">
              <w:r w:rsidR="009541D3">
                <w:t>multiphasic</w:t>
              </w:r>
            </w:ins>
          </w:p>
        </w:tc>
        <w:tc>
          <w:tcPr>
            <w:tcW w:w="8208" w:type="dxa"/>
            <w:shd w:val="clear" w:color="auto" w:fill="auto"/>
          </w:tcPr>
          <w:p w14:paraId="60EF5467" w14:textId="23E639E4" w:rsidR="006A0BC1" w:rsidRDefault="006A0BC1" w:rsidP="006A0BC1">
            <w:del w:id="117" w:author="Steve Maas" w:date="2013-12-15T16:40:00Z">
              <w:r w:rsidDel="009541D3">
                <w:delText>Heat transfer analysis: steady-state or transient</w:delText>
              </w:r>
            </w:del>
            <w:ins w:id="118" w:author="Steve Maas" w:date="2013-12-15T16:40:00Z">
              <w:r w:rsidR="009541D3">
                <w:t>Multiphasic analysis including solute transport and chemical reactions.</w:t>
              </w:r>
            </w:ins>
          </w:p>
        </w:tc>
      </w:tr>
      <w:tr w:rsidR="009541D3" w14:paraId="6503E84C" w14:textId="77777777">
        <w:trPr>
          <w:ins w:id="119" w:author="Steve Maas" w:date="2013-12-15T16:39:00Z"/>
        </w:trPr>
        <w:tc>
          <w:tcPr>
            <w:tcW w:w="1368" w:type="dxa"/>
            <w:shd w:val="clear" w:color="auto" w:fill="auto"/>
          </w:tcPr>
          <w:p w14:paraId="597ED790" w14:textId="23998194" w:rsidR="009541D3" w:rsidRDefault="009541D3" w:rsidP="006A0BC1">
            <w:pPr>
              <w:pStyle w:val="PlainText"/>
              <w:rPr>
                <w:ins w:id="120" w:author="Steve Maas" w:date="2013-12-15T16:39:00Z"/>
              </w:rPr>
            </w:pPr>
            <w:ins w:id="121" w:author="Steve Maas" w:date="2013-12-15T16:39:00Z">
              <w:r>
                <w:t>heat</w:t>
              </w:r>
            </w:ins>
          </w:p>
        </w:tc>
        <w:tc>
          <w:tcPr>
            <w:tcW w:w="8208" w:type="dxa"/>
            <w:shd w:val="clear" w:color="auto" w:fill="auto"/>
          </w:tcPr>
          <w:p w14:paraId="722087BA" w14:textId="587384B0" w:rsidR="009541D3" w:rsidRDefault="009541D3" w:rsidP="006A0BC1">
            <w:pPr>
              <w:rPr>
                <w:ins w:id="122" w:author="Steve Maas" w:date="2013-12-15T16:39:00Z"/>
              </w:rPr>
            </w:pPr>
            <w:ins w:id="123" w:author="Steve Maas" w:date="2013-12-15T16:39:00Z">
              <w:r>
                <w:t>Heat transfer analysis: steady-state or transient</w:t>
              </w:r>
            </w:ins>
          </w:p>
        </w:tc>
      </w:tr>
    </w:tbl>
    <w:p w14:paraId="2195DDD7" w14:textId="77777777" w:rsidR="006A0BC1" w:rsidRDefault="006A0BC1" w:rsidP="006A0BC1">
      <w:pPr>
        <w:rPr>
          <w:ins w:id="124" w:author="Steve Maas" w:date="2013-12-15T16:40:00Z"/>
        </w:rPr>
      </w:pPr>
    </w:p>
    <w:p w14:paraId="617B5D7A" w14:textId="1A17DA56" w:rsidR="00F2162C" w:rsidRDefault="00F2162C" w:rsidP="006A0BC1">
      <w:pPr>
        <w:rPr>
          <w:ins w:id="125" w:author="Steve Maas" w:date="2013-12-15T16:40:00Z"/>
        </w:rPr>
      </w:pPr>
      <w:ins w:id="126" w:author="Steve Maas" w:date="2013-12-15T16:40:00Z">
        <w:r>
          <w:t>For example:</w:t>
        </w:r>
      </w:ins>
    </w:p>
    <w:p w14:paraId="54BE0D7A" w14:textId="77777777" w:rsidR="00F2162C" w:rsidRDefault="00F2162C" w:rsidP="006A0BC1">
      <w:pPr>
        <w:rPr>
          <w:ins w:id="127" w:author="Steve Maas" w:date="2013-12-15T16:41:00Z"/>
        </w:rPr>
      </w:pPr>
    </w:p>
    <w:p w14:paraId="4CDD2CFE" w14:textId="77777777" w:rsidR="00F2162C" w:rsidRDefault="00F2162C" w:rsidP="00F2162C">
      <w:pPr>
        <w:pStyle w:val="code"/>
        <w:rPr>
          <w:ins w:id="128" w:author="Steve Maas" w:date="2013-12-15T16:41:00Z"/>
        </w:rPr>
      </w:pPr>
      <w:ins w:id="129" w:author="Steve Maas" w:date="2013-12-15T16:41:00Z">
        <w:r>
          <w:t>&lt;febio_spec version="2.0"&gt;</w:t>
        </w:r>
      </w:ins>
    </w:p>
    <w:p w14:paraId="615E2C34" w14:textId="538F8222" w:rsidR="00F2162C" w:rsidRDefault="00F2162C" w:rsidP="00F2162C">
      <w:pPr>
        <w:pStyle w:val="code"/>
        <w:rPr>
          <w:ins w:id="130" w:author="Steve Maas" w:date="2013-12-15T16:41:00Z"/>
        </w:rPr>
      </w:pPr>
      <w:ins w:id="131" w:author="Steve Maas" w:date="2013-12-15T16:41:00Z">
        <w:r>
          <w:tab/>
          <w:t>&lt;Module type="solid"/&gt;</w:t>
        </w:r>
      </w:ins>
    </w:p>
    <w:p w14:paraId="7C3D37B8" w14:textId="09E35445" w:rsidR="00F2162C" w:rsidRDefault="00F2162C" w:rsidP="00F2162C">
      <w:pPr>
        <w:pStyle w:val="code"/>
        <w:rPr>
          <w:ins w:id="132" w:author="Steve Maas" w:date="2013-12-15T16:41:00Z"/>
        </w:rPr>
      </w:pPr>
      <w:ins w:id="133" w:author="Steve Maas" w:date="2013-12-15T16:41:00Z">
        <w:r>
          <w:tab/>
        </w:r>
        <w:proofErr w:type="gramStart"/>
        <w:r>
          <w:t>&lt;!</w:t>
        </w:r>
      </w:ins>
      <w:ins w:id="134" w:author="Steve Maas" w:date="2013-12-16T10:30:00Z">
        <w:r w:rsidR="00BC30CE">
          <w:t>--</w:t>
        </w:r>
        <w:proofErr w:type="gramEnd"/>
        <w:r w:rsidR="00BC30CE">
          <w:t xml:space="preserve"> </w:t>
        </w:r>
      </w:ins>
      <w:ins w:id="135" w:author="Steve Maas" w:date="2013-12-15T16:41:00Z">
        <w:r>
          <w:t>rest of file --&gt;</w:t>
        </w:r>
      </w:ins>
    </w:p>
    <w:p w14:paraId="08BD7FB0" w14:textId="483982DD" w:rsidR="00F2162C" w:rsidRDefault="00F2162C" w:rsidP="00F2162C">
      <w:pPr>
        <w:pStyle w:val="code"/>
        <w:rPr>
          <w:ins w:id="136" w:author="Steve Maas" w:date="2013-12-15T16:41:00Z"/>
        </w:rPr>
      </w:pPr>
      <w:ins w:id="137"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138" w:author="Steve Maas" w:date="2013-12-16T10:31:00Z"/>
        </w:rPr>
      </w:pPr>
      <w:ins w:id="139"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140" w:author="Steve Maas" w:date="2013-12-16T10:31:00Z"/>
        </w:rPr>
      </w:pPr>
      <w:del w:id="141"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142" w:author="Steve Maas" w:date="2013-12-16T10:31:00Z">
        <w:r w:rsidDel="004D4718">
          <w:rPr>
            <w:b/>
          </w:rPr>
          <w:delText xml:space="preserve">Important </w:delText>
        </w:r>
      </w:del>
      <w:r>
        <w:rPr>
          <w:b/>
        </w:rPr>
        <w:t>Note</w:t>
      </w:r>
      <w:ins w:id="143"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144" w:author="Steve Maas" w:date="2013-12-15T16:40:00Z">
        <w:r w:rsidDel="009541D3">
          <w:delText>1.</w:delText>
        </w:r>
      </w:del>
      <w:r w:rsidR="0041246E">
        <w:t>2</w:t>
      </w:r>
      <w:ins w:id="145"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146" w:author="Steve Maas" w:date="2013-12-15T16:40:00Z">
        <w:r w:rsidDel="009541D3">
          <w:delText>poro</w:delText>
        </w:r>
      </w:del>
      <w:ins w:id="147" w:author="Steve Maas" w:date="2013-12-15T16:40:00Z">
        <w:r w:rsidR="009541D3">
          <w:t>biphasic</w:t>
        </w:r>
      </w:ins>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48" w:name="_Toc377547177"/>
      <w:r>
        <w:lastRenderedPageBreak/>
        <w:t>Control Section</w:t>
      </w:r>
      <w:bookmarkEnd w:id="148"/>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49" w:name="_Toc293572196"/>
      <w:bookmarkStart w:id="150" w:name="_Toc293572206"/>
      <w:bookmarkStart w:id="151" w:name="_Toc293572208"/>
      <w:bookmarkStart w:id="152" w:name="_Ref250285979"/>
      <w:bookmarkStart w:id="153" w:name="_Ref292527008"/>
      <w:bookmarkStart w:id="154" w:name="_Toc377547178"/>
      <w:bookmarkEnd w:id="149"/>
      <w:bookmarkEnd w:id="150"/>
      <w:bookmarkEnd w:id="151"/>
      <w:r>
        <w:t>Common Parameters</w:t>
      </w:r>
      <w:bookmarkEnd w:id="152"/>
      <w:bookmarkEnd w:id="153"/>
      <w:bookmarkEnd w:id="154"/>
    </w:p>
    <w:p w14:paraId="16990DE5" w14:textId="77777777" w:rsidR="006A0BC1" w:rsidRDefault="006A0BC1" w:rsidP="006A0BC1">
      <w:r>
        <w:t xml:space="preserve">The following parameters are common for all analysis. If not specified they are assigned default values, which are found in the last column. </w:t>
      </w:r>
      <w:proofErr w:type="gramStart"/>
      <w:r>
        <w:t>An asterisk (*) after the name indicates a required parameter.</w:t>
      </w:r>
      <w:proofErr w:type="gramEnd"/>
      <w:r>
        <w:t xml:space="preserve">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59176175"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59176176"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59176177"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w:t>
      </w:r>
      <w:proofErr w:type="gramStart"/>
      <w:r>
        <w:t>,</w:t>
      </w:r>
      <w:proofErr w:type="gramEnd"/>
      <w:r>
        <w:t xml:space="preserve">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w:t>
      </w:r>
      <w:proofErr w:type="gramStart"/>
      <w:r>
        <w:t>loadpoint&gt;</w:t>
      </w:r>
      <w:proofErr w:type="gramEnd"/>
      <w:r>
        <w:t>0,0&lt;/loadpoint&gt;</w:t>
      </w:r>
    </w:p>
    <w:p w14:paraId="3FB8FCD5" w14:textId="77777777" w:rsidR="00E22B10" w:rsidRDefault="00E22B10" w:rsidP="00E22B10">
      <w:pPr>
        <w:pStyle w:val="code"/>
        <w:ind w:left="720"/>
      </w:pPr>
      <w:r>
        <w:tab/>
        <w:t>&lt;</w:t>
      </w:r>
      <w:proofErr w:type="gramStart"/>
      <w:r>
        <w:t>loadpoint&gt;</w:t>
      </w:r>
      <w:proofErr w:type="gramEnd"/>
      <w:r>
        <w:t>0.5, 0.1&lt;/loadpoint&gt;</w:t>
      </w:r>
    </w:p>
    <w:p w14:paraId="36C84574" w14:textId="77777777" w:rsidR="00E22B10" w:rsidRDefault="00E22B10" w:rsidP="00E22B10">
      <w:pPr>
        <w:pStyle w:val="code"/>
        <w:ind w:left="720"/>
      </w:pPr>
      <w:r>
        <w:tab/>
        <w:t>&lt;</w:t>
      </w:r>
      <w:proofErr w:type="gramStart"/>
      <w:r>
        <w:t>loadpoint&gt;</w:t>
      </w:r>
      <w:proofErr w:type="gramEnd"/>
      <w:r>
        <w: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w:t>
      </w:r>
      <w:proofErr w:type="gramStart"/>
      <w:r>
        <w:t>For each iteration</w:t>
      </w:r>
      <w:proofErr w:type="gramEnd"/>
      <w:r>
        <w:t xml:space="preserve">,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w:t>
      </w:r>
      <w:proofErr w:type="gramStart"/>
      <w:r>
        <w:t>for every iteration</w:t>
      </w:r>
      <w:proofErr w:type="gramEnd"/>
      <w:r>
        <w:t xml:space="preserve">.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w:t>
      </w:r>
      <w:proofErr w:type="gramStart"/>
      <w:r>
        <w:t>cmax&gt;</w:t>
      </w:r>
      <w:proofErr w:type="gramEnd"/>
      <w:r>
        <w: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proofErr w:type="gramStart"/>
            <w:r>
              <w:t>dynamic</w:t>
            </w:r>
            <w:proofErr w:type="gramEnd"/>
            <w:r>
              <w:t xml:space="preserve">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w:t>
      </w:r>
      <w:proofErr w:type="gramStart"/>
      <w:r>
        <w:t>integration</w:t>
      </w:r>
      <w:proofErr w:type="gramEnd"/>
      <w:r>
        <w:t>&gt;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r>
      <w:proofErr w:type="gramStart"/>
      <w:r>
        <w:t>&lt;!--</w:t>
      </w:r>
      <w:proofErr w:type="gramEnd"/>
      <w:r>
        <w:t xml:space="preserve">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w:t>
      </w:r>
      <w:proofErr w:type="gramStart"/>
      <w:r>
        <w:t>alpha&gt;</w:t>
      </w:r>
      <w:proofErr w:type="gramEnd"/>
      <w:r>
        <w: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w:t>
      </w:r>
      <w:proofErr w:type="gramStart"/>
      <w:r>
        <w:t>tet</w:t>
      </w:r>
      <w:proofErr w:type="gramEnd"/>
      <w:r>
        <w:t xml:space="preserve"> and 1 means no contribution from the nodally averaged tet. The </w:t>
      </w:r>
      <w:r>
        <w:rPr>
          <w:i/>
        </w:rPr>
        <w:t xml:space="preserve">iso_stab </w:t>
      </w:r>
      <w:r>
        <w:t xml:space="preserve">parameter is a flag that chooses between two slightly different formulations of the nodally integrated </w:t>
      </w:r>
      <w:proofErr w:type="gramStart"/>
      <w:r>
        <w:t>tet</w:t>
      </w:r>
      <w:proofErr w:type="gramEnd"/>
      <w:r>
        <w: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55" w:name="_Toc377547179"/>
      <w:r>
        <w:t xml:space="preserve">Parameters for </w:t>
      </w:r>
      <w:r w:rsidR="00D153DC">
        <w:rPr>
          <w:i/>
        </w:rPr>
        <w:t>B</w:t>
      </w:r>
      <w:r w:rsidR="00EA184D">
        <w:rPr>
          <w:i/>
        </w:rPr>
        <w:t>iphasic</w:t>
      </w:r>
      <w:r w:rsidR="00EA184D">
        <w:t xml:space="preserve"> </w:t>
      </w:r>
      <w:r w:rsidR="00D153DC">
        <w:t>A</w:t>
      </w:r>
      <w:r>
        <w:t>nalysis</w:t>
      </w:r>
      <w:bookmarkEnd w:id="155"/>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56" w:name="_Toc377547180"/>
      <w:r>
        <w:t xml:space="preserve">Parameters for </w:t>
      </w:r>
      <w:r w:rsidR="00D153DC">
        <w:rPr>
          <w:i/>
        </w:rPr>
        <w:t>S</w:t>
      </w:r>
      <w:r w:rsidRPr="007D6F0D">
        <w:rPr>
          <w:i/>
        </w:rPr>
        <w:t>olute</w:t>
      </w:r>
      <w:r>
        <w:t xml:space="preserve"> </w:t>
      </w:r>
      <w:r w:rsidR="00D153DC">
        <w:t>A</w:t>
      </w:r>
      <w:r>
        <w:t>nalysis</w:t>
      </w:r>
      <w:bookmarkEnd w:id="156"/>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57" w:name="_Toc377547181"/>
      <w:r>
        <w:t xml:space="preserve">Parameters for </w:t>
      </w:r>
      <w:r w:rsidR="00D153DC">
        <w:rPr>
          <w:i/>
        </w:rPr>
        <w:t>H</w:t>
      </w:r>
      <w:r w:rsidRPr="007D6F0D">
        <w:rPr>
          <w:i/>
        </w:rPr>
        <w:t>eat</w:t>
      </w:r>
      <w:r>
        <w:t xml:space="preserve"> </w:t>
      </w:r>
      <w:r w:rsidR="00D153DC">
        <w:t>A</w:t>
      </w:r>
      <w:r>
        <w:t>nalysis</w:t>
      </w:r>
      <w:bookmarkEnd w:id="157"/>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58" w:author="Steve Maas" w:date="2014-01-02T13:04:00Z">
        <w:r w:rsidR="00873D59">
          <w:t>3.4.1</w:t>
        </w:r>
      </w:ins>
      <w:del w:id="159"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60" w:name="_Toc377547182"/>
      <w:r>
        <w:lastRenderedPageBreak/>
        <w:t>Globals Section</w:t>
      </w:r>
      <w:bookmarkEnd w:id="160"/>
    </w:p>
    <w:p w14:paraId="3EA28A47" w14:textId="12191AB3" w:rsidR="0091444A" w:rsidRDefault="0091444A" w:rsidP="0091444A">
      <w:r>
        <w:t xml:space="preserve">The </w:t>
      </w:r>
      <w:r w:rsidRPr="008B6298">
        <w:rPr>
          <w:i/>
        </w:rPr>
        <w:t>Globals</w:t>
      </w:r>
      <w:r>
        <w:t xml:space="preserve"> section is used to define some global variables, such </w:t>
      </w:r>
      <w:ins w:id="161" w:author="Steve Maas" w:date="2014-01-15T10:39:00Z">
        <w:r>
          <w:t xml:space="preserve">as </w:t>
        </w:r>
      </w:ins>
      <w:del w:id="162" w:author="Steve Maas" w:date="2014-01-15T10:39:00Z">
        <w:r w:rsidDel="0091444A">
          <w:delText xml:space="preserve">as body forces and </w:delText>
        </w:r>
      </w:del>
      <w:r>
        <w:t>global constants</w:t>
      </w:r>
      <w:ins w:id="163" w:author="Steve Maas" w:date="2014-01-15T10:39:00Z">
        <w:r>
          <w:t>, solute data and solid bound molecule data</w:t>
        </w:r>
      </w:ins>
      <w:r>
        <w:t>.</w:t>
      </w:r>
    </w:p>
    <w:p w14:paraId="7C9FA480" w14:textId="77777777" w:rsidR="0091444A" w:rsidRDefault="0091444A" w:rsidP="0091444A">
      <w:pPr>
        <w:pStyle w:val="Heading3"/>
      </w:pPr>
      <w:bookmarkStart w:id="164" w:name="_Toc377547183"/>
      <w:r>
        <w:t>Constants</w:t>
      </w:r>
      <w:bookmarkEnd w:id="164"/>
    </w:p>
    <w:p w14:paraId="1376B31F" w14:textId="77777777" w:rsidR="0091444A" w:rsidRDefault="0091444A" w:rsidP="0091444A">
      <w:r>
        <w:t xml:space="preserve">Global constants currently include the universal gas </w:t>
      </w:r>
      <w:proofErr w:type="gramStart"/>
      <w:r>
        <w:t xml:space="preserve">constant </w:t>
      </w:r>
      <w:proofErr w:type="gramEnd"/>
      <w:r w:rsidRPr="00AF2221">
        <w:rPr>
          <w:position w:val="-4"/>
        </w:rPr>
        <w:object w:dxaOrig="240" w:dyaOrig="260" w14:anchorId="74696051">
          <v:shape id="_x0000_i1028" type="#_x0000_t75" style="width:12pt;height:13.5pt" o:ole="">
            <v:imagedata r:id="rId35" o:title=""/>
          </v:shape>
          <o:OLEObject Type="Embed" ProgID="Equation.DSMT4" ShapeID="_x0000_i1028" DrawAspect="Content" ObjectID="_1459176178" r:id="rId36"/>
        </w:object>
      </w:r>
      <w:r>
        <w:t xml:space="preserve">, absolute temperature </w:t>
      </w:r>
      <w:r w:rsidRPr="00AF2221">
        <w:rPr>
          <w:position w:val="-6"/>
        </w:rPr>
        <w:object w:dxaOrig="200" w:dyaOrig="279" w14:anchorId="09A0FF70">
          <v:shape id="_x0000_i1029" type="#_x0000_t75" style="width:10pt;height:14pt" o:ole="">
            <v:imagedata r:id="rId37" o:title=""/>
          </v:shape>
          <o:OLEObject Type="Embed" ProgID="Equation.DSMT4" ShapeID="_x0000_i1029" DrawAspect="Content" ObjectID="_1459176179" r:id="rId38"/>
        </w:object>
      </w:r>
      <w:r>
        <w:t xml:space="preserve">, and Faraday constant </w:t>
      </w:r>
      <w:r w:rsidRPr="00AF2221">
        <w:rPr>
          <w:position w:val="-12"/>
        </w:rPr>
        <w:object w:dxaOrig="279" w:dyaOrig="360" w14:anchorId="0074107B">
          <v:shape id="_x0000_i1030" type="#_x0000_t75" style="width:14pt;height:18pt" o:ole="">
            <v:imagedata r:id="rId39" o:title=""/>
          </v:shape>
          <o:OLEObject Type="Embed" ProgID="Equation.DSMT4" ShapeID="_x0000_i1030" DrawAspect="Content" ObjectID="_1459176180" r:id="rId40"/>
        </w:objec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65" w:name="_Ref188932792"/>
      <w:bookmarkStart w:id="166" w:name="_Toc377547184"/>
      <w:r>
        <w:t>Solutes</w:t>
      </w:r>
      <w:bookmarkEnd w:id="165"/>
      <w:bookmarkEnd w:id="166"/>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1" type="#_x0000_t75" style="width:14pt;height:14pt" o:ole="">
            <v:imagedata r:id="rId41" o:title=""/>
          </v:shape>
          <o:OLEObject Type="Embed" ProgID="Equation.DSMT4" ShapeID="_x0000_i1031" DrawAspect="Content" ObjectID="_1459176181" r:id="rId42"/>
        </w:object>
      </w:r>
      <w:r>
        <w:t xml:space="preserve">, molar mass </w:t>
      </w:r>
      <w:r w:rsidRPr="00AF2221">
        <w:rPr>
          <w:position w:val="-4"/>
        </w:rPr>
        <w:object w:dxaOrig="420" w:dyaOrig="300" w14:anchorId="106FF449">
          <v:shape id="_x0000_i1032" type="#_x0000_t75" style="width:21.5pt;height:14pt" o:ole="">
            <v:imagedata r:id="rId43" o:title=""/>
          </v:shape>
          <o:OLEObject Type="Embed" ProgID="Equation.DSMT4" ShapeID="_x0000_i1032" DrawAspect="Content" ObjectID="_1459176182" r:id="rId44"/>
        </w:object>
      </w:r>
      <w:r>
        <w:t xml:space="preserve">, and density </w:t>
      </w:r>
      <w:r w:rsidRPr="00AF2221">
        <w:rPr>
          <w:position w:val="-12"/>
        </w:rPr>
        <w:object w:dxaOrig="340" w:dyaOrig="380" w14:anchorId="31FB4B4B">
          <v:shape id="_x0000_i1033" type="#_x0000_t75" style="width:16.5pt;height:19.5pt" o:ole="">
            <v:imagedata r:id="rId45" o:title=""/>
          </v:shape>
          <o:OLEObject Type="Embed" ProgID="Equation.DSMT4" ShapeID="_x0000_i1033" DrawAspect="Content" ObjectID="_1459176183"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w:t>
      </w:r>
      <w:proofErr w:type="gramStart"/>
      <w:r>
        <w:t>density&gt;</w:t>
      </w:r>
      <w:proofErr w:type="gramEnd"/>
      <w:r>
        <w: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w:t>
      </w:r>
      <w:proofErr w:type="gramStart"/>
      <w:r>
        <w:t>density&gt;</w:t>
      </w:r>
      <w:proofErr w:type="gramEnd"/>
      <w:r>
        <w: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w:t>
      </w:r>
      <w:proofErr w:type="gramStart"/>
      <w:r>
        <w:t>density&gt;</w:t>
      </w:r>
      <w:proofErr w:type="gramEnd"/>
      <w:r>
        <w: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67" w:name="_Ref240797992"/>
      <w:bookmarkStart w:id="168" w:name="_Toc377547185"/>
      <w:r>
        <w:t>Solid-Bound Molecules</w:t>
      </w:r>
      <w:bookmarkEnd w:id="167"/>
      <w:bookmarkEnd w:id="168"/>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w:t>
      </w:r>
      <w:proofErr w:type="gramStart"/>
      <w:r>
        <w:t>density&gt;</w:t>
      </w:r>
      <w:proofErr w:type="gramEnd"/>
      <w:r>
        <w: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69" w:name="_Ref174185715"/>
      <w:bookmarkStart w:id="170" w:name="_Toc377547186"/>
      <w:r>
        <w:lastRenderedPageBreak/>
        <w:t>Material Section</w:t>
      </w:r>
      <w:bookmarkEnd w:id="169"/>
      <w:bookmarkEnd w:id="170"/>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71" w:name="_Ref178490824"/>
      <w:bookmarkStart w:id="172" w:name="_Ref178491142"/>
      <w:bookmarkStart w:id="173" w:name="_Toc377547187"/>
      <w:r>
        <w:lastRenderedPageBreak/>
        <w:t>Geometry Section</w:t>
      </w:r>
      <w:bookmarkEnd w:id="171"/>
      <w:bookmarkEnd w:id="172"/>
      <w:bookmarkEnd w:id="173"/>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74" w:name="_Toc377547188"/>
      <w:r>
        <w:t>Nodes Section</w:t>
      </w:r>
      <w:bookmarkEnd w:id="174"/>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75" w:name="_Ref376432008"/>
      <w:bookmarkStart w:id="176" w:name="_Toc377547189"/>
      <w:r w:rsidRPr="00EF5020">
        <w:t>Elements</w:t>
      </w:r>
      <w:r>
        <w:t xml:space="preserve"> Section</w:t>
      </w:r>
      <w:bookmarkEnd w:id="175"/>
      <w:bookmarkEnd w:id="176"/>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w:t>
      </w:r>
      <w:proofErr w:type="gramStart"/>
      <w:r>
        <w:t xml:space="preserve">Each  </w:t>
      </w:r>
      <w:r>
        <w:rPr>
          <w:i/>
        </w:rPr>
        <w:t>elem</w:t>
      </w:r>
      <w:proofErr w:type="gramEnd"/>
      <w:r>
        <w:rPr>
          <w:i/>
        </w:rPr>
        <w:t xml:space="preserve">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w:t>
      </w:r>
      <w:proofErr w:type="gramStart"/>
      <w:r w:rsidRPr="00DA02C3">
        <w:t>,2,3,4,5,6,7,8</w:t>
      </w:r>
      <w:proofErr w:type="gramEnd"/>
      <w:r w:rsidRPr="00DA02C3">
        <w:t>&lt;/elem&gt;</w:t>
      </w:r>
    </w:p>
    <w:p w14:paraId="474812FE" w14:textId="33398C25" w:rsidR="00194632" w:rsidRPr="00DA02C3" w:rsidRDefault="00194632" w:rsidP="00194632">
      <w:pPr>
        <w:pStyle w:val="code"/>
      </w:pPr>
      <w:r w:rsidRPr="00DA02C3">
        <w:tab/>
        <w:t>&lt;elem id="2"&gt;1</w:t>
      </w:r>
      <w:proofErr w:type="gramStart"/>
      <w:r w:rsidRPr="00DA02C3">
        <w:t>,2,3,4,5,6,7,8</w:t>
      </w:r>
      <w:proofErr w:type="gramEnd"/>
      <w:r w:rsidRPr="00DA02C3">
        <w:t>&lt;/elem&gt;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177" w:author="Steve Maas" w:date="2013-12-15T09:12:00Z"/>
        </w:rPr>
      </w:pPr>
      <w:r>
        <w:t>FEBio classifies elements in</w:t>
      </w:r>
    </w:p>
    <w:p w14:paraId="5C71634B" w14:textId="5170B280" w:rsidR="006A0BC1" w:rsidRDefault="006A0BC1" w:rsidP="006A0BC1">
      <w:r>
        <w:t xml:space="preserve"> </w:t>
      </w:r>
      <w:proofErr w:type="gramStart"/>
      <w:r>
        <w:t>two</w:t>
      </w:r>
      <w:proofErr w:type="gramEnd"/>
      <w:r>
        <w:t xml:space="preserve">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78" w:name="_Toc350354842"/>
      <w:bookmarkStart w:id="179" w:name="_Toc350439800"/>
      <w:bookmarkStart w:id="180" w:name="_Toc352596206"/>
      <w:bookmarkStart w:id="181" w:name="_Toc363724979"/>
      <w:bookmarkStart w:id="182" w:name="_Toc377547190"/>
      <w:bookmarkEnd w:id="178"/>
      <w:bookmarkEnd w:id="179"/>
      <w:bookmarkEnd w:id="180"/>
      <w:bookmarkEnd w:id="181"/>
      <w:r>
        <w:t>Solid Elements</w:t>
      </w:r>
      <w:bookmarkEnd w:id="182"/>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A93565" w:rsidRDefault="00A93565"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A93565" w:rsidRDefault="00A93565"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A93565" w:rsidRDefault="00A93565"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A93565" w:rsidRDefault="00A93565"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A93565" w:rsidRDefault="00A93565"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A93565" w:rsidRDefault="00A93565"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A93565" w:rsidRDefault="00A93565"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A93565" w:rsidRDefault="00A93565"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A93565" w:rsidRDefault="00A93565"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A93565" w:rsidRDefault="00A93565"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A93565" w:rsidRDefault="00A93565"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A93565" w:rsidRDefault="00A93565"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A93565" w:rsidRDefault="00A93565"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A93565" w:rsidRDefault="00A93565"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A93565" w:rsidRDefault="00A93565"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A93565" w:rsidRDefault="00A93565"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A93565" w:rsidRDefault="00A93565"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A93565" w:rsidRDefault="00A93565"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A93565" w:rsidRDefault="00A93565"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A93565" w:rsidRDefault="00A93565"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A93565" w:rsidRDefault="00A93565"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A93565" w:rsidRDefault="00A93565"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A93565" w:rsidRDefault="00A93565"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A93565" w:rsidRDefault="00A93565"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A93565" w:rsidRDefault="00A93565"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A93565" w:rsidRDefault="00A93565"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A93565" w:rsidRDefault="00A93565"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A93565" w:rsidRDefault="00A93565"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A93565" w:rsidRDefault="00A93565"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A93565" w:rsidRDefault="00A93565"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A93565" w:rsidRDefault="00A93565"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A93565" w:rsidRDefault="00A93565"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A93565" w:rsidRDefault="00A93565"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A93565" w:rsidRDefault="00A93565"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A93565" w:rsidRDefault="00A93565"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A93565" w:rsidRDefault="00A93565"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A93565" w:rsidRDefault="00A93565"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A93565" w:rsidRDefault="00A93565"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A93565" w:rsidRDefault="00A93565"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A93565" w:rsidRDefault="00A93565"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A93565" w:rsidRDefault="00A93565"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A93565" w:rsidRDefault="00A93565"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proofErr w:type="gramStart"/>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w:t>
      </w:r>
      <w:proofErr w:type="gramEnd"/>
      <w:r w:rsidRPr="00DF40FE">
        <w:t xml:space="preserve"> </w:t>
      </w:r>
      <w:proofErr w:type="gramStart"/>
      <w:r w:rsidRPr="00DF40FE">
        <w:t>Node numbering for solid elements.</w:t>
      </w:r>
      <w:proofErr w:type="gramEnd"/>
    </w:p>
    <w:p w14:paraId="36BB92B2" w14:textId="77777777" w:rsidR="006A0BC1" w:rsidRPr="00783FD3" w:rsidRDefault="006A0BC1" w:rsidP="006A0BC1"/>
    <w:p w14:paraId="54F782DD" w14:textId="77777777" w:rsidR="006A0BC1" w:rsidRDefault="006A0BC1" w:rsidP="006A0BC1">
      <w:pPr>
        <w:pStyle w:val="Heading4"/>
      </w:pPr>
      <w:bookmarkStart w:id="183" w:name="_Toc377547191"/>
      <w:r>
        <w:t>Shell Elements</w:t>
      </w:r>
      <w:bookmarkEnd w:id="183"/>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A93565" w:rsidRDefault="00A93565"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A93565" w:rsidRDefault="00A93565"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A93565" w:rsidRDefault="00A93565"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A93565" w:rsidRDefault="00A93565"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A93565" w:rsidRDefault="00A93565"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A93565" w:rsidRDefault="00A93565"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A93565" w:rsidRDefault="00A93565"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A93565" w:rsidRDefault="00A93565"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A93565" w:rsidRDefault="00A93565"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A93565" w:rsidRDefault="00A93565"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A93565" w:rsidRDefault="00A93565"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A93565" w:rsidRDefault="00A93565"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A93565" w:rsidRDefault="00A93565"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A93565" w:rsidRDefault="00A93565"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proofErr w:type="gramStart"/>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w:t>
      </w:r>
      <w:proofErr w:type="gramEnd"/>
      <w:r w:rsidRPr="006768E0">
        <w:t xml:space="preserve"> </w:t>
      </w:r>
      <w:proofErr w:type="gramStart"/>
      <w:r w:rsidRPr="006768E0">
        <w:t>Node numbering for shell elements.</w:t>
      </w:r>
      <w:proofErr w:type="gramEnd"/>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84" w:name="_Ref376174920"/>
      <w:bookmarkStart w:id="185" w:name="_Toc377547192"/>
      <w:r w:rsidRPr="007A75DE">
        <w:lastRenderedPageBreak/>
        <w:t>Surface Elements</w:t>
      </w:r>
      <w:bookmarkEnd w:id="184"/>
      <w:bookmarkEnd w:id="185"/>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186" w:author="Steve Maas" w:date="2013-12-30T13:56:00Z">
        <w:r w:rsidDel="00884C42">
          <w:delText>w</w:delText>
        </w:r>
      </w:del>
      <w:ins w:id="187" w:author="Steve Maas" w:date="2013-12-30T13:56:00Z">
        <w:r w:rsidR="00884C42">
          <w:t>he</w:t>
        </w:r>
      </w:ins>
      <w:del w:id="188" w:author="Steve Maas" w:date="2013-12-30T13:56:00Z">
        <w:r w:rsidDel="00884C42">
          <w:delText>o</w:delText>
        </w:r>
      </w:del>
      <w:ins w:id="189" w:author="Steve Maas" w:date="2013-12-30T13:56:00Z">
        <w:r w:rsidR="00884C42">
          <w:t xml:space="preserve"> following</w:t>
        </w:r>
      </w:ins>
      <w:r>
        <w:t xml:space="preserve"> surface elements </w:t>
      </w:r>
      <w:proofErr w:type="gramStart"/>
      <w:r>
        <w:t>are</w:t>
      </w:r>
      <w:proofErr w:type="gramEnd"/>
      <w:r>
        <w:t xml:space="preserv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190" w:author="Steve Maas" w:date="2013-12-30T13:56:00Z"/>
        </w:rPr>
      </w:pPr>
      <w:r>
        <w:rPr>
          <w:i/>
        </w:rPr>
        <w:t>quad4</w:t>
      </w:r>
      <w:r>
        <w:t>: 4-node quadrilateral element</w:t>
      </w:r>
    </w:p>
    <w:p w14:paraId="2BF6AEA1" w14:textId="5FDC3215" w:rsidR="00884C42" w:rsidRDefault="00884C42" w:rsidP="006A0BC1">
      <w:pPr>
        <w:numPr>
          <w:ilvl w:val="0"/>
          <w:numId w:val="13"/>
        </w:numPr>
      </w:pPr>
      <w:ins w:id="191"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192"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193" w:author="Steve Maas" w:date="2013-12-30T13:56:00Z">
        <w:r>
          <w:rPr>
            <w:i/>
          </w:rPr>
          <w:t>tri6</w:t>
        </w:r>
        <w:r w:rsidRPr="00884C42">
          <w:rPr>
            <w:rPrChange w:id="194"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w:t>
      </w:r>
      <w:proofErr w:type="gramStart"/>
      <w:r w:rsidRPr="00DA02C3">
        <w:t>,n2,n3,n4</w:t>
      </w:r>
      <w:proofErr w:type="gramEnd"/>
      <w:r w:rsidRPr="00DA02C3">
        <w:t>&lt;/quad4&gt;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95" w:name="_Ref230518438"/>
      <w:bookmarkStart w:id="196" w:name="_Toc377547193"/>
      <w:r>
        <w:t>Element</w:t>
      </w:r>
      <w:r w:rsidR="00D153DC">
        <w:t xml:space="preserve"> </w:t>
      </w:r>
      <w:r>
        <w:t>Data Section</w:t>
      </w:r>
      <w:bookmarkEnd w:id="195"/>
      <w:bookmarkEnd w:id="196"/>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w:t>
      </w:r>
      <w:proofErr w:type="gramStart"/>
      <w:r w:rsidRPr="005B36F9">
        <w:rPr>
          <w:rFonts w:ascii="Courier New" w:hAnsi="Courier New"/>
          <w:sz w:val="22"/>
        </w:rPr>
        <w:t>thickness&gt;</w:t>
      </w:r>
      <w:proofErr w:type="gramEnd"/>
      <w:r w:rsidRPr="005B36F9">
        <w:rPr>
          <w:rFonts w:ascii="Courier New" w:hAnsi="Courier New"/>
          <w:sz w:val="22"/>
        </w:rPr>
        <w: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w:t>
      </w:r>
      <w:proofErr w:type="gramStart"/>
      <w:r w:rsidRPr="0097532C">
        <w:t>fiber&gt;</w:t>
      </w:r>
      <w:proofErr w:type="gramEnd"/>
      <w:r w:rsidRPr="0097532C">
        <w: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w:t>
      </w:r>
      <w:proofErr w:type="gramStart"/>
      <w:r w:rsidRPr="00C12561">
        <w:t>is :</w:t>
      </w:r>
      <w:proofErr w:type="gramEnd"/>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w:t>
      </w:r>
      <w:proofErr w:type="gramStart"/>
      <w:r>
        <w:rPr>
          <w:rFonts w:ascii="Courier New" w:hAnsi="Courier New"/>
          <w:sz w:val="22"/>
        </w:rPr>
        <w:t>,2.1</w:t>
      </w:r>
      <w:proofErr w:type="gramEnd"/>
      <w:r w:rsidRPr="005B36F9">
        <w:rPr>
          <w:rFonts w:ascii="Courier New" w:hAnsi="Courier New"/>
          <w:sz w:val="22"/>
        </w:rPr>
        <w:t>&lt;/</w:t>
      </w:r>
      <w:del w:id="197"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198"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w:t>
      </w:r>
      <w:proofErr w:type="gramStart"/>
      <w:r>
        <w:t>used,</w:t>
      </w:r>
      <w:proofErr w:type="gramEnd"/>
      <w:r>
        <w:t xml:space="preserve"> otherwise the directions specified in mat_axis in the </w:t>
      </w:r>
      <w:r w:rsidRPr="00BB729C">
        <w:rPr>
          <w:i/>
        </w:rPr>
        <w:t>Material</w:t>
      </w:r>
      <w:r>
        <w:t xml:space="preserve"> section will be taken. </w:t>
      </w:r>
    </w:p>
    <w:p w14:paraId="058EEE84" w14:textId="77777777" w:rsidR="00AE6184" w:rsidRDefault="00AE6184" w:rsidP="007D6F0D">
      <w:pPr>
        <w:rPr>
          <w:ins w:id="199" w:author="Steve Maas" w:date="2013-12-30T13:49:00Z"/>
        </w:rPr>
      </w:pPr>
    </w:p>
    <w:p w14:paraId="5760EC2F" w14:textId="458E94C2" w:rsidR="00AE6184" w:rsidRDefault="00AE6184">
      <w:pPr>
        <w:pStyle w:val="Heading3"/>
        <w:rPr>
          <w:ins w:id="200" w:author="Steve Maas" w:date="2013-12-30T13:49:00Z"/>
        </w:rPr>
        <w:pPrChange w:id="201" w:author="Steve Maas" w:date="2013-12-30T13:49:00Z">
          <w:pPr/>
        </w:pPrChange>
      </w:pPr>
      <w:bookmarkStart w:id="202" w:name="_Ref376175517"/>
      <w:bookmarkStart w:id="203" w:name="_Toc377547194"/>
      <w:ins w:id="204" w:author="Steve Maas" w:date="2013-12-30T13:49:00Z">
        <w:r>
          <w:t>Surface Section</w:t>
        </w:r>
        <w:bookmarkEnd w:id="202"/>
        <w:bookmarkEnd w:id="203"/>
      </w:ins>
    </w:p>
    <w:p w14:paraId="3E1BA4D0" w14:textId="65EE2763" w:rsidR="00AE6184" w:rsidRDefault="00AE6184">
      <w:pPr>
        <w:rPr>
          <w:ins w:id="205" w:author="Steve Maas" w:date="2013-12-30T13:54:00Z"/>
        </w:rPr>
      </w:pPr>
      <w:ins w:id="206"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207" w:author="Steve Maas" w:date="2013-12-30T13:51:00Z">
        <w:r>
          <w:t xml:space="preserve"> </w:t>
        </w:r>
      </w:ins>
      <w:ins w:id="208" w:author="Steve Maas" w:date="2013-12-30T13:52:00Z">
        <w:r>
          <w:t xml:space="preserve">A surface definition is followed by a list of surface elements, following the format described in section </w:t>
        </w:r>
      </w:ins>
      <w:ins w:id="209" w:author="Steve Maas" w:date="2013-12-30T13:53:00Z">
        <w:r>
          <w:fldChar w:fldCharType="begin"/>
        </w:r>
        <w:r>
          <w:instrText xml:space="preserve"> REF _Ref376174920 \r \h </w:instrText>
        </w:r>
      </w:ins>
      <w:r>
        <w:fldChar w:fldCharType="separate"/>
      </w:r>
      <w:ins w:id="210" w:author="Steve Maas" w:date="2014-01-02T13:04:00Z">
        <w:r w:rsidR="00873D59">
          <w:t xml:space="preserve">3.6.2.3. </w:t>
        </w:r>
      </w:ins>
      <w:ins w:id="211" w:author="Steve Maas" w:date="2013-12-30T13:53:00Z">
        <w:r>
          <w:fldChar w:fldCharType="end"/>
        </w:r>
      </w:ins>
      <w:ins w:id="212" w:author="Steve Maas" w:date="2013-12-30T13:52:00Z">
        <w:r>
          <w:t>.</w:t>
        </w:r>
      </w:ins>
    </w:p>
    <w:p w14:paraId="7C69F76C" w14:textId="77777777" w:rsidR="00AE6184" w:rsidRDefault="00AE6184">
      <w:pPr>
        <w:rPr>
          <w:ins w:id="213" w:author="Steve Maas" w:date="2013-12-30T13:54:00Z"/>
        </w:rPr>
      </w:pPr>
    </w:p>
    <w:p w14:paraId="18520E2B" w14:textId="7DC48CEE" w:rsidR="00AE6184" w:rsidRDefault="00AE6184" w:rsidP="00AE6184">
      <w:pPr>
        <w:pStyle w:val="code"/>
        <w:rPr>
          <w:ins w:id="214" w:author="Steve Maas" w:date="2013-12-30T13:54:00Z"/>
        </w:rPr>
      </w:pPr>
      <w:ins w:id="215" w:author="Steve Maas" w:date="2013-12-30T13:54:00Z">
        <w:r>
          <w:t>&lt;Surface name="named_surface"&gt;</w:t>
        </w:r>
      </w:ins>
    </w:p>
    <w:p w14:paraId="785F7A00" w14:textId="32C99888" w:rsidR="00AE6184" w:rsidRDefault="00AE6184" w:rsidP="00AE6184">
      <w:pPr>
        <w:pStyle w:val="code"/>
        <w:rPr>
          <w:ins w:id="216" w:author="Steve Maas" w:date="2013-12-30T13:54:00Z"/>
        </w:rPr>
      </w:pPr>
      <w:ins w:id="217" w:author="Steve Maas" w:date="2013-12-30T13:54:00Z">
        <w:r>
          <w:tab/>
          <w:t>&lt;quad4 id="1"&gt;1</w:t>
        </w:r>
        <w:proofErr w:type="gramStart"/>
        <w:r>
          <w:t>,2,3,4</w:t>
        </w:r>
        <w:proofErr w:type="gramEnd"/>
        <w:r>
          <w:t>&lt;/quad4&gt;</w:t>
        </w:r>
      </w:ins>
    </w:p>
    <w:p w14:paraId="1EF65660" w14:textId="6C78EE70" w:rsidR="00AE6184" w:rsidRPr="0097532C" w:rsidRDefault="00AE6184" w:rsidP="00AE6184">
      <w:pPr>
        <w:rPr>
          <w:ins w:id="218" w:author="Steve Maas" w:date="2013-12-30T13:54:00Z"/>
        </w:rPr>
      </w:pPr>
      <w:ins w:id="219" w:author="Steve Maas" w:date="2013-12-30T13:54:00Z">
        <w:r w:rsidRPr="0097532C">
          <w:tab/>
        </w:r>
        <w:r>
          <w:rPr>
            <w:rFonts w:ascii="Courier New" w:hAnsi="Courier New"/>
            <w:sz w:val="22"/>
          </w:rPr>
          <w:t>&lt;...</w:t>
        </w:r>
      </w:ins>
      <w:ins w:id="220" w:author="Steve Maas" w:date="2013-12-30T13:55:00Z">
        <w:r>
          <w:rPr>
            <w:rFonts w:ascii="Courier New" w:hAnsi="Courier New"/>
            <w:sz w:val="22"/>
          </w:rPr>
          <w:t>&gt;</w:t>
        </w:r>
      </w:ins>
    </w:p>
    <w:p w14:paraId="6B5C50AD" w14:textId="00E57C9E" w:rsidR="00AE6184" w:rsidRDefault="00AE6184" w:rsidP="00AE6184">
      <w:pPr>
        <w:pStyle w:val="code"/>
        <w:rPr>
          <w:ins w:id="221" w:author="Steve Maas" w:date="2013-12-30T13:54:00Z"/>
        </w:rPr>
      </w:pPr>
      <w:ins w:id="222" w:author="Steve Maas" w:date="2013-12-30T13:54:00Z">
        <w:r>
          <w:t>&lt;/</w:t>
        </w:r>
      </w:ins>
      <w:ins w:id="223" w:author="Steve Maas" w:date="2013-12-30T13:55:00Z">
        <w:r>
          <w:t>Surface</w:t>
        </w:r>
      </w:ins>
      <w:ins w:id="224" w:author="Steve Maas" w:date="2013-12-30T13:54:00Z">
        <w:r>
          <w:t>&gt;</w:t>
        </w:r>
      </w:ins>
    </w:p>
    <w:p w14:paraId="3E8A31FC" w14:textId="77777777" w:rsidR="00AE6184" w:rsidRDefault="00AE6184" w:rsidP="00C72BAD">
      <w:pPr>
        <w:rPr>
          <w:ins w:id="225" w:author="Steve Maas" w:date="2013-12-30T13:54:00Z"/>
        </w:rPr>
      </w:pPr>
    </w:p>
    <w:p w14:paraId="0845F11C" w14:textId="3944D9E1" w:rsidR="00AE6184" w:rsidRDefault="00AE6184" w:rsidP="00BB02DD">
      <w:ins w:id="226"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227" w:name="_Ref378149880"/>
      <w:r>
        <w:t>NodeSet Section</w:t>
      </w:r>
      <w:bookmarkEnd w:id="227"/>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228" w:author="Steve Maas" w:date="2013-12-30T13:55:00Z"/>
        </w:rPr>
      </w:pPr>
      <w:r>
        <w:t>&lt;NodeSet name="nodeset1"&gt;1:5</w:t>
      </w:r>
      <w:proofErr w:type="gramStart"/>
      <w:r>
        <w:t>,6,7,8:12:2</w:t>
      </w:r>
      <w:proofErr w:type="gramEnd"/>
      <w:r>
        <w:t>&lt;/NodeSet&gt;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proofErr w:type="gramStart"/>
      <w:r>
        <w:t>where</w:t>
      </w:r>
      <w:proofErr w:type="gramEnd"/>
      <w:r>
        <w:t xml:space="preserv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proofErr w:type="gramStart"/>
      <w:r>
        <w:t>where</w:t>
      </w:r>
      <w:proofErr w:type="gramEnd"/>
      <w:r>
        <w:t xml:space="preserv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w:t>
      </w:r>
      <w:proofErr w:type="gramStart"/>
      <w:r>
        <w:t>,2,3,4,5</w:t>
      </w:r>
      <w:proofErr w:type="gramEnd"/>
      <w:r>
        <w:t>,</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w:t>
      </w:r>
      <w:proofErr w:type="gramStart"/>
      <w:r>
        <w:t>,1001</w:t>
      </w:r>
      <w:proofErr w:type="gramEnd"/>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29" w:name="_Toc377547195"/>
      <w:r>
        <w:lastRenderedPageBreak/>
        <w:t>Initial Section</w:t>
      </w:r>
      <w:bookmarkEnd w:id="229"/>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30" w:name="_Toc377547196"/>
      <w:r>
        <w:t>Initial Nodal Velocities</w:t>
      </w:r>
      <w:bookmarkEnd w:id="230"/>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31" w:author="Steve Maas" w:date="2014-01-02T13:04:00Z">
        <w:r w:rsidR="00873D59">
          <w:t>3.4.1</w:t>
        </w:r>
      </w:ins>
      <w:del w:id="232"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w:t>
      </w:r>
      <w:proofErr w:type="gramStart"/>
      <w:r>
        <w:t>velocity</w:t>
      </w:r>
      <w:proofErr w:type="gramEnd"/>
      <w:r>
        <w:t>&gt;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33" w:name="_Toc377547197"/>
      <w:r>
        <w:t>Initial Nodal Effective Fluid Pressure</w:t>
      </w:r>
      <w:bookmarkEnd w:id="233"/>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34" w:name="_Toc377547198"/>
      <w:r>
        <w:t>Initial Nodal Effective Concentration</w:t>
      </w:r>
      <w:bookmarkEnd w:id="234"/>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35" w:author="Steve Maas" w:date="2014-01-02T13:04:00Z">
        <w:r w:rsidR="00873D59">
          <w:t>3.12.2</w:t>
        </w:r>
      </w:ins>
      <w:del w:id="236"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37" w:name="_Ref172095122"/>
      <w:bookmarkStart w:id="238" w:name="_Toc377547199"/>
      <w:r>
        <w:lastRenderedPageBreak/>
        <w:t>Boundary Section</w:t>
      </w:r>
      <w:bookmarkEnd w:id="237"/>
      <w:bookmarkEnd w:id="238"/>
    </w:p>
    <w:p w14:paraId="72C5517E" w14:textId="176A54EC" w:rsidR="006A0BC1" w:rsidRDefault="006A0BC1" w:rsidP="006A0BC1">
      <w:r>
        <w:t xml:space="preserve">The </w:t>
      </w:r>
      <w:r>
        <w:rPr>
          <w:i/>
        </w:rPr>
        <w:t>Boundary</w:t>
      </w:r>
      <w:r>
        <w:t xml:space="preserve"> section defines all </w:t>
      </w:r>
      <w:r w:rsidR="0098023B">
        <w:t>fixed</w:t>
      </w:r>
      <w:ins w:id="239" w:author="Steve Maas" w:date="2013-12-16T10:05:00Z">
        <w:r w:rsidR="00C80F4A">
          <w:t xml:space="preserve"> and</w:t>
        </w:r>
      </w:ins>
      <w:del w:id="240" w:author="Steve Maas" w:date="2013-12-16T10:05:00Z">
        <w:r w:rsidR="0098023B" w:rsidDel="00C80F4A">
          <w:delText>,</w:delText>
        </w:r>
      </w:del>
      <w:r w:rsidR="0098023B">
        <w:t xml:space="preserve"> prescribed </w:t>
      </w:r>
      <w:ins w:id="241" w:author="Steve Maas" w:date="2013-12-16T10:05:00Z">
        <w:r w:rsidR="00C80F4A">
          <w:t xml:space="preserve">boundary conditions </w:t>
        </w:r>
      </w:ins>
      <w:del w:id="242"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43" w:name="_Ref172095051"/>
      <w:bookmarkStart w:id="244" w:name="_Toc377547200"/>
      <w:r>
        <w:t>Prescribed Nodal Degrees of Freedom</w:t>
      </w:r>
      <w:bookmarkEnd w:id="243"/>
      <w:bookmarkEnd w:id="244"/>
    </w:p>
    <w:p w14:paraId="16E2CAE1" w14:textId="5055D971" w:rsidR="006A0BC1" w:rsidRDefault="006A0BC1" w:rsidP="006A0BC1">
      <w:r>
        <w:t xml:space="preserve">Nodal degrees of freedom (dof) can be prescribed using the </w:t>
      </w:r>
      <w:r>
        <w:rPr>
          <w:i/>
        </w:rPr>
        <w:t>prescribe</w:t>
      </w:r>
      <w:r>
        <w:t xml:space="preserve"> sub-element.</w:t>
      </w:r>
      <w:ins w:id="245" w:author="Steve Maas" w:date="2013-12-16T10:07:00Z">
        <w:r w:rsidR="00C80F4A">
          <w:t xml:space="preserve"> This element has two required attributes (</w:t>
        </w:r>
        <w:proofErr w:type="gramStart"/>
        <w:r w:rsidR="00C80F4A" w:rsidRPr="00C80F4A">
          <w:rPr>
            <w:i/>
            <w:rPrChange w:id="246" w:author="Steve Maas" w:date="2013-12-16T10:08:00Z">
              <w:rPr/>
            </w:rPrChange>
          </w:rPr>
          <w:t>bc</w:t>
        </w:r>
        <w:proofErr w:type="gramEnd"/>
        <w:r w:rsidR="00C80F4A">
          <w:t xml:space="preserve"> and </w:t>
        </w:r>
        <w:r w:rsidR="00C80F4A" w:rsidRPr="00C80F4A">
          <w:rPr>
            <w:i/>
            <w:rPrChange w:id="247" w:author="Steve Maas" w:date="2013-12-16T10:08:00Z">
              <w:rPr/>
            </w:rPrChange>
          </w:rPr>
          <w:t>lc</w:t>
        </w:r>
        <w:r w:rsidR="00C80F4A">
          <w:t>) and one optional attribute (</w:t>
        </w:r>
        <w:r w:rsidR="00C80F4A">
          <w:rPr>
            <w:i/>
          </w:rPr>
          <w:t>relative</w:t>
        </w:r>
      </w:ins>
      <w:ins w:id="248" w:author="Steve Maas" w:date="2013-12-16T10:08:00Z">
        <w:r w:rsidR="00C80F4A">
          <w:t>)</w:t>
        </w:r>
      </w:ins>
      <w:ins w:id="249" w:author="Steve Maas" w:date="2013-12-16T10:07:00Z">
        <w:r w:rsidR="00C80F4A">
          <w:t>.</w:t>
        </w:r>
      </w:ins>
      <w:ins w:id="250"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proofErr w:type="gramStart"/>
      <w:ins w:id="251" w:author="Steve Maas" w:date="2013-12-16T10:06:00Z">
        <w:r w:rsidR="00C80F4A">
          <w:t>bc</w:t>
        </w:r>
        <w:proofErr w:type="gramEnd"/>
        <w:r w:rsidR="00C80F4A">
          <w:t xml:space="preserve">="x"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252"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253" w:author="Steve Maas" w:date="2013-12-16T10:08:00Z"/>
        </w:rPr>
      </w:pPr>
    </w:p>
    <w:p w14:paraId="6EE2AFDB" w14:textId="1222FCB3" w:rsidR="00C80F4A" w:rsidRDefault="00C80F4A" w:rsidP="00C80F4A">
      <w:moveToRangeStart w:id="254" w:author="Steve Maas" w:date="2013-12-16T10:08:00Z" w:name="move374951847"/>
      <w:moveTo w:id="255" w:author="Steve Maas" w:date="2013-12-16T10:08:00Z">
        <w:r>
          <w:t xml:space="preserve">The </w:t>
        </w:r>
        <w:proofErr w:type="gramStart"/>
        <w:r>
          <w:rPr>
            <w:i/>
          </w:rPr>
          <w:t>bc</w:t>
        </w:r>
        <w:proofErr w:type="gramEnd"/>
        <w:r>
          <w:t xml:space="preserve"> attribute </w:t>
        </w:r>
        <w:del w:id="256"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proofErr w:type="gramStart"/>
      <w:moveTo w:id="257" w:author="Steve Maas" w:date="2013-12-16T10:08:00Z">
        <w:r w:rsidRPr="00B27FE9">
          <w:rPr>
            <w:rStyle w:val="codeChar"/>
          </w:rPr>
          <w:t>x</w:t>
        </w:r>
        <w:proofErr w:type="gramEnd"/>
        <w:r>
          <w:t xml:space="preserve">: apply displacement in </w:t>
        </w:r>
        <w:r>
          <w:rPr>
            <w:i/>
          </w:rPr>
          <w:t>x</w:t>
        </w:r>
        <w:r>
          <w:t>-direction</w:t>
        </w:r>
      </w:moveTo>
    </w:p>
    <w:p w14:paraId="03B57C3A" w14:textId="77777777" w:rsidR="00C80F4A" w:rsidRDefault="00C80F4A" w:rsidP="00C80F4A">
      <w:pPr>
        <w:tabs>
          <w:tab w:val="num" w:pos="720"/>
        </w:tabs>
        <w:ind w:left="720" w:hanging="360"/>
      </w:pPr>
      <w:proofErr w:type="gramStart"/>
      <w:moveTo w:id="258" w:author="Steve Maas" w:date="2013-12-16T10:08:00Z">
        <w:r w:rsidRPr="00B27FE9">
          <w:rPr>
            <w:rStyle w:val="codeChar"/>
          </w:rPr>
          <w:t>y</w:t>
        </w:r>
        <w:proofErr w:type="gramEnd"/>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259" w:author="Steve Maas" w:date="2013-12-16T10:09:00Z"/>
        </w:rPr>
      </w:pPr>
      <w:proofErr w:type="gramStart"/>
      <w:moveTo w:id="260" w:author="Steve Maas" w:date="2013-12-16T10:08:00Z">
        <w:r w:rsidRPr="00B27FE9">
          <w:rPr>
            <w:rStyle w:val="codeChar"/>
          </w:rPr>
          <w:t>z</w:t>
        </w:r>
        <w:proofErr w:type="gramEnd"/>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261" w:author="Steve Maas" w:date="2013-12-16T10:09:00Z"/>
        </w:rPr>
      </w:pPr>
      <w:proofErr w:type="gramStart"/>
      <w:ins w:id="262" w:author="Steve Maas" w:date="2013-12-16T10:09:00Z">
        <w:r>
          <w:rPr>
            <w:rStyle w:val="codeChar"/>
          </w:rPr>
          <w:t>u</w:t>
        </w:r>
        <w:proofErr w:type="gramEnd"/>
        <w:r w:rsidRPr="0015798D">
          <w:t>:</w:t>
        </w:r>
        <w:r>
          <w:t xml:space="preserve"> apply rotation about x-direction</w:t>
        </w:r>
      </w:ins>
    </w:p>
    <w:p w14:paraId="25EE1380" w14:textId="513534F0" w:rsidR="00C80F4A" w:rsidRDefault="00C80F4A" w:rsidP="00602A42">
      <w:pPr>
        <w:tabs>
          <w:tab w:val="num" w:pos="720"/>
        </w:tabs>
        <w:ind w:left="720" w:hanging="360"/>
        <w:rPr>
          <w:ins w:id="263" w:author="Steve Maas" w:date="2013-12-16T10:09:00Z"/>
        </w:rPr>
      </w:pPr>
      <w:proofErr w:type="gramStart"/>
      <w:ins w:id="264" w:author="Steve Maas" w:date="2013-12-16T10:09:00Z">
        <w:r>
          <w:rPr>
            <w:rStyle w:val="codeChar"/>
          </w:rPr>
          <w:t>v</w:t>
        </w:r>
        <w:proofErr w:type="gramEnd"/>
        <w:r w:rsidRPr="0015798D">
          <w:t>:</w:t>
        </w:r>
        <w:r>
          <w:t xml:space="preserve"> apply </w:t>
        </w:r>
      </w:ins>
      <w:ins w:id="265" w:author="Steve Maas" w:date="2013-12-16T10:10:00Z">
        <w:r>
          <w:t>rotation about y</w:t>
        </w:r>
      </w:ins>
      <w:ins w:id="266" w:author="Steve Maas" w:date="2013-12-16T10:09:00Z">
        <w:r>
          <w:t>-direction</w:t>
        </w:r>
      </w:ins>
    </w:p>
    <w:p w14:paraId="013CCC55" w14:textId="3614221C" w:rsidR="00C80F4A" w:rsidRDefault="00C80F4A" w:rsidP="00C80F4A">
      <w:pPr>
        <w:tabs>
          <w:tab w:val="num" w:pos="720"/>
        </w:tabs>
        <w:ind w:left="720" w:hanging="360"/>
        <w:rPr>
          <w:ins w:id="267" w:author="Steve Maas" w:date="2013-12-16T10:10:00Z"/>
        </w:rPr>
      </w:pPr>
      <w:proofErr w:type="gramStart"/>
      <w:ins w:id="268" w:author="Steve Maas" w:date="2013-12-16T10:10:00Z">
        <w:r>
          <w:rPr>
            <w:rStyle w:val="codeChar"/>
          </w:rPr>
          <w:t>w</w:t>
        </w:r>
        <w:proofErr w:type="gramEnd"/>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269" w:author="Steve Maas" w:date="2013-12-16T10:09:00Z"/>
        </w:rPr>
      </w:pPr>
    </w:p>
    <w:p w14:paraId="0656D8BA" w14:textId="77777777" w:rsidR="00C80F4A" w:rsidRDefault="00C80F4A" w:rsidP="00C80F4A">
      <w:pPr>
        <w:tabs>
          <w:tab w:val="num" w:pos="720"/>
        </w:tabs>
        <w:ind w:left="720" w:hanging="360"/>
        <w:rPr>
          <w:ins w:id="270" w:author="Steve Maas" w:date="2013-12-16T10:10:00Z"/>
        </w:rPr>
      </w:pPr>
      <w:proofErr w:type="gramStart"/>
      <w:moveTo w:id="271" w:author="Steve Maas" w:date="2013-12-16T10:08:00Z">
        <w:r w:rsidRPr="00B27FE9">
          <w:rPr>
            <w:rStyle w:val="codeChar"/>
          </w:rPr>
          <w:t>p</w:t>
        </w:r>
        <w:proofErr w:type="gramEnd"/>
        <w:r w:rsidRPr="00DC08E2">
          <w:t>:</w:t>
        </w:r>
        <w:r>
          <w:t xml:space="preserve"> apply prescribed effective fluid pressure</w:t>
        </w:r>
      </w:moveTo>
    </w:p>
    <w:p w14:paraId="2DAC56BD" w14:textId="4788597E" w:rsidR="00C80F4A" w:rsidRDefault="00C80F4A" w:rsidP="00C80F4A">
      <w:pPr>
        <w:tabs>
          <w:tab w:val="num" w:pos="720"/>
        </w:tabs>
        <w:ind w:left="720" w:hanging="360"/>
        <w:rPr>
          <w:ins w:id="272" w:author="Steve Maas" w:date="2013-12-16T10:10:00Z"/>
        </w:rPr>
      </w:pPr>
      <w:proofErr w:type="gramStart"/>
      <w:ins w:id="273" w:author="Steve Maas" w:date="2013-12-16T10:10:00Z">
        <w:r>
          <w:rPr>
            <w:rStyle w:val="codeChar"/>
          </w:rPr>
          <w:t>t</w:t>
        </w:r>
        <w:proofErr w:type="gramEnd"/>
        <w:r w:rsidRPr="00DC08E2">
          <w:t>:</w:t>
        </w:r>
        <w:r>
          <w:t xml:space="preserve"> apply prescribed temperature (heat transfer analysis)</w:t>
        </w:r>
      </w:ins>
    </w:p>
    <w:p w14:paraId="54DDFF87" w14:textId="30B81894" w:rsidR="00C80F4A" w:rsidRDefault="00C80F4A" w:rsidP="00C80F4A">
      <w:pPr>
        <w:tabs>
          <w:tab w:val="num" w:pos="720"/>
        </w:tabs>
        <w:ind w:left="720" w:hanging="360"/>
      </w:pPr>
      <w:proofErr w:type="gramStart"/>
      <w:ins w:id="274" w:author="Steve Maas" w:date="2013-12-16T10:10:00Z">
        <w:r>
          <w:rPr>
            <w:rStyle w:val="codeChar"/>
          </w:rPr>
          <w:t>c</w:t>
        </w:r>
        <w:proofErr w:type="gramEnd"/>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proofErr w:type="gramStart"/>
      <w:moveTo w:id="275" w:author="Steve Maas" w:date="2013-12-16T10:08:00Z">
        <w:r w:rsidRPr="00B27FE9">
          <w:rPr>
            <w:rStyle w:val="codeChar"/>
          </w:rPr>
          <w:t>c</w:t>
        </w:r>
      </w:moveTo>
      <w:ins w:id="276" w:author="Steve Maas" w:date="2013-12-16T10:10:00Z">
        <w:r>
          <w:rPr>
            <w:rStyle w:val="codeChar"/>
          </w:rPr>
          <w:t>[</w:t>
        </w:r>
      </w:ins>
      <w:proofErr w:type="gramEnd"/>
      <w:moveTo w:id="277" w:author="Steve Maas" w:date="2013-12-16T10:08:00Z">
        <w:r w:rsidRPr="00C849CE">
          <w:rPr>
            <w:rStyle w:val="codeChar"/>
            <w:i/>
          </w:rPr>
          <w:t>n</w:t>
        </w:r>
      </w:moveTo>
      <w:ins w:id="278" w:author="Steve Maas" w:date="2013-12-16T10:10:00Z">
        <w:r w:rsidRPr="00C80F4A">
          <w:rPr>
            <w:rStyle w:val="codeChar"/>
            <w:rPrChange w:id="279" w:author="Steve Maas" w:date="2013-12-16T10:10:00Z">
              <w:rPr>
                <w:rStyle w:val="codeChar"/>
                <w:i/>
              </w:rPr>
            </w:rPrChange>
          </w:rPr>
          <w:t>]</w:t>
        </w:r>
      </w:ins>
      <w:moveTo w:id="280"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281" w:author="Steve Maas" w:date="2013-12-16T10:08:00Z">
        <w:del w:id="282"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283" w:author="Steve Maas" w:date="2013-12-16T10:11:00Z"/>
        </w:rPr>
      </w:pPr>
      <w:moveTo w:id="284"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285" w:author="Steve Maas" w:date="2013-12-16T10:08:00Z">
        <w:r>
          <w:fldChar w:fldCharType="separate"/>
        </w:r>
      </w:moveTo>
      <w:ins w:id="286" w:author="Steve Maas" w:date="2014-01-02T13:04:00Z">
        <w:r w:rsidR="00873D59">
          <w:t>3.12.2</w:t>
        </w:r>
      </w:ins>
      <w:moveTo w:id="287" w:author="Steve Maas" w:date="2013-12-16T10:08:00Z">
        <w:del w:id="288"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289" w:author="Steve Maas" w:date="2013-12-16T10:11:00Z"/>
        </w:rPr>
      </w:pPr>
    </w:p>
    <w:p w14:paraId="1F8CFD03" w14:textId="3364BFCA" w:rsidR="00C80F4A" w:rsidRDefault="00C80F4A" w:rsidP="00C80F4A">
      <w:ins w:id="290" w:author="Steve Maas" w:date="2013-12-16T10:11:00Z">
        <w:r>
          <w:t>The</w:t>
        </w:r>
      </w:ins>
      <w:moveTo w:id="291" w:author="Steve Maas" w:date="2013-12-16T10:08:00Z">
        <w:del w:id="292" w:author="Steve Maas" w:date="2013-12-16T10:11:00Z">
          <w:r w:rsidDel="00C80F4A">
            <w:delText>An</w:delText>
          </w:r>
        </w:del>
        <w:r>
          <w:t xml:space="preserve"> </w:t>
        </w:r>
        <w:del w:id="293" w:author="Steve Maas" w:date="2013-12-16T10:11:00Z">
          <w:r w:rsidDel="00C80F4A">
            <w:delText xml:space="preserve">optional </w:delText>
          </w:r>
        </w:del>
        <w:r>
          <w:t xml:space="preserve">loadcurve </w:t>
        </w:r>
        <w:del w:id="294" w:author="Steve Maas" w:date="2013-12-16T10:11:00Z">
          <w:r w:rsidDel="00C80F4A">
            <w:delText>can</w:delText>
          </w:r>
        </w:del>
      </w:moveTo>
      <w:ins w:id="295" w:author="Steve Maas" w:date="2013-12-16T10:11:00Z">
        <w:r>
          <w:t>is</w:t>
        </w:r>
      </w:ins>
      <w:moveTo w:id="296" w:author="Steve Maas" w:date="2013-12-16T10:08:00Z">
        <w:r>
          <w:t xml:space="preserve"> </w:t>
        </w:r>
        <w:del w:id="297" w:author="Steve Maas" w:date="2013-12-16T10:11:00Z">
          <w:r w:rsidDel="00C80F4A">
            <w:delText xml:space="preserve">be </w:delText>
          </w:r>
        </w:del>
        <w:r>
          <w:t xml:space="preserve">specified with the </w:t>
        </w:r>
        <w:r>
          <w:rPr>
            <w:i/>
          </w:rPr>
          <w:t>lc</w:t>
        </w:r>
        <w:r>
          <w:t xml:space="preserve"> attribute</w:t>
        </w:r>
        <w:del w:id="298"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299"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254"/>
    <w:p w14:paraId="3E9ED874" w14:textId="77777777" w:rsidR="00C80F4A" w:rsidRDefault="00C80F4A" w:rsidP="006A0BC1">
      <w:pPr>
        <w:pStyle w:val="code"/>
        <w:rPr>
          <w:ins w:id="300" w:author="Steve Maas" w:date="2013-12-16T10:08:00Z"/>
        </w:rPr>
      </w:pPr>
    </w:p>
    <w:p w14:paraId="088399C6" w14:textId="3BAF039E" w:rsidR="00C80F4A" w:rsidDel="00C80F4A" w:rsidRDefault="00C80F4A" w:rsidP="006A0BC1">
      <w:pPr>
        <w:pStyle w:val="code"/>
        <w:rPr>
          <w:del w:id="301"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302"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303" w:author="Steve Maas" w:date="2013-12-16T10:08:00Z" w:name="move374951847"/>
      <w:moveFrom w:id="304"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303"/>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305"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 xml:space="preserve">&lt;prescribe </w:t>
      </w:r>
      <w:proofErr w:type="gramStart"/>
      <w:r>
        <w:t>bc</w:t>
      </w:r>
      <w:proofErr w:type="gramEnd"/>
      <w:r>
        <w:t>="x"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306" w:name="_Toc377547201"/>
      <w:r>
        <w:t>Fixed Nodal Degrees of Freedom</w:t>
      </w:r>
      <w:bookmarkEnd w:id="306"/>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307" w:author="Steve Maas" w:date="2013-12-16T10:12:00Z">
        <w:r w:rsidR="00C80F4A">
          <w:t xml:space="preserve"> </w:t>
        </w:r>
        <w:proofErr w:type="gramStart"/>
        <w:r w:rsidR="00C80F4A">
          <w:t>bc</w:t>
        </w:r>
        <w:proofErr w:type="gramEnd"/>
        <w:r w:rsidR="00C80F4A">
          <w:t>="</w:t>
        </w:r>
      </w:ins>
      <w:ins w:id="308"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309"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310" w:author="Steve Maas" w:date="2013-12-16T10:13:00Z">
        <w:r w:rsidR="00C80F4A">
          <w:t xml:space="preserve">This results in fewer equations that need to be solved for and </w:t>
        </w:r>
      </w:ins>
      <w:del w:id="311" w:author="Steve Maas" w:date="2013-12-16T10:13:00Z">
        <w:r w:rsidDel="00C80F4A">
          <w:delText>T</w:delText>
        </w:r>
      </w:del>
      <w:proofErr w:type="gramStart"/>
      <w:ins w:id="312" w:author="Steve Maas" w:date="2013-12-16T10:13:00Z">
        <w:r w:rsidR="00C80F4A">
          <w:t>t</w:t>
        </w:r>
      </w:ins>
      <w:r>
        <w:t>h</w:t>
      </w:r>
      <w:proofErr w:type="gramEnd"/>
      <w:del w:id="313" w:author="Steve Maas" w:date="2013-12-16T10:13:00Z">
        <w:r w:rsidDel="00C80F4A">
          <w:delText>i</w:delText>
        </w:r>
      </w:del>
      <w:ins w:id="314"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 xml:space="preserve">&lt;fix </w:t>
      </w:r>
      <w:proofErr w:type="gramStart"/>
      <w:r>
        <w:t>bc</w:t>
      </w:r>
      <w:proofErr w:type="gramEnd"/>
      <w:r>
        <w:t>="x"&gt;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 xml:space="preserve">&lt;fix </w:t>
      </w:r>
      <w:proofErr w:type="gramStart"/>
      <w:r>
        <w:t>bc</w:t>
      </w:r>
      <w:proofErr w:type="gramEnd"/>
      <w:r>
        <w:t>="x"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315" w:author="Steve Maas" w:date="2013-12-16T10:16:00Z"/>
          <w:rFonts w:cs="Arial"/>
          <w:b/>
          <w:bCs/>
          <w:iCs/>
          <w:sz w:val="36"/>
          <w:szCs w:val="28"/>
        </w:rPr>
      </w:pPr>
      <w:bookmarkStart w:id="316" w:name="_Toc315942749"/>
      <w:bookmarkStart w:id="317" w:name="_Toc315943013"/>
      <w:bookmarkStart w:id="318" w:name="_Toc315943277"/>
      <w:bookmarkStart w:id="319" w:name="_Toc315942751"/>
      <w:bookmarkStart w:id="320" w:name="_Toc315943015"/>
      <w:bookmarkStart w:id="321" w:name="_Toc315943279"/>
      <w:bookmarkStart w:id="322" w:name="_Toc315942753"/>
      <w:bookmarkStart w:id="323" w:name="_Toc315943017"/>
      <w:bookmarkStart w:id="324" w:name="_Toc315943281"/>
      <w:bookmarkStart w:id="325" w:name="_Toc315942755"/>
      <w:bookmarkStart w:id="326" w:name="_Toc315943019"/>
      <w:bookmarkStart w:id="327" w:name="_Toc315943283"/>
      <w:bookmarkStart w:id="328" w:name="_Toc315942758"/>
      <w:bookmarkStart w:id="329" w:name="_Toc315943022"/>
      <w:bookmarkStart w:id="330" w:name="_Toc315943286"/>
      <w:bookmarkStart w:id="331" w:name="_Toc315942763"/>
      <w:bookmarkStart w:id="332" w:name="_Toc315943027"/>
      <w:bookmarkStart w:id="333" w:name="_Toc315943291"/>
      <w:bookmarkStart w:id="334" w:name="_Toc315942764"/>
      <w:bookmarkStart w:id="335" w:name="_Toc315943028"/>
      <w:bookmarkStart w:id="336" w:name="_Toc315943292"/>
      <w:bookmarkStart w:id="337" w:name="_Toc315942765"/>
      <w:bookmarkStart w:id="338" w:name="_Toc315943029"/>
      <w:bookmarkStart w:id="339" w:name="_Toc315943293"/>
      <w:bookmarkStart w:id="340" w:name="_Toc315942768"/>
      <w:bookmarkStart w:id="341" w:name="_Toc315943032"/>
      <w:bookmarkStart w:id="342" w:name="_Toc315943296"/>
      <w:bookmarkStart w:id="343" w:name="_Toc315942770"/>
      <w:bookmarkStart w:id="344" w:name="_Toc315943034"/>
      <w:bookmarkStart w:id="345" w:name="_Toc315943298"/>
      <w:bookmarkStart w:id="346" w:name="_Toc315942775"/>
      <w:bookmarkStart w:id="347" w:name="_Toc315943039"/>
      <w:bookmarkStart w:id="348" w:name="_Toc315943303"/>
      <w:bookmarkStart w:id="349" w:name="_Toc315942777"/>
      <w:bookmarkStart w:id="350" w:name="_Toc315943041"/>
      <w:bookmarkStart w:id="351" w:name="_Toc315943305"/>
      <w:bookmarkStart w:id="352" w:name="_Toc315942782"/>
      <w:bookmarkStart w:id="353" w:name="_Toc315943046"/>
      <w:bookmarkStart w:id="354" w:name="_Toc315943310"/>
      <w:bookmarkStart w:id="355" w:name="_Toc315942784"/>
      <w:bookmarkStart w:id="356" w:name="_Toc315943048"/>
      <w:bookmarkStart w:id="357" w:name="_Toc315943312"/>
      <w:bookmarkStart w:id="358" w:name="_Toc315942786"/>
      <w:bookmarkStart w:id="359" w:name="_Toc315943050"/>
      <w:bookmarkStart w:id="360" w:name="_Toc315943314"/>
      <w:bookmarkStart w:id="361" w:name="_Toc315942806"/>
      <w:bookmarkStart w:id="362" w:name="_Toc315943070"/>
      <w:bookmarkStart w:id="363" w:name="_Toc315943334"/>
      <w:bookmarkStart w:id="364" w:name="_Toc315942809"/>
      <w:bookmarkStart w:id="365" w:name="_Toc315943073"/>
      <w:bookmarkStart w:id="366" w:name="_Toc315943337"/>
      <w:bookmarkStart w:id="367" w:name="_Toc315942810"/>
      <w:bookmarkStart w:id="368" w:name="_Toc315943074"/>
      <w:bookmarkStart w:id="369" w:name="_Toc315943338"/>
      <w:bookmarkStart w:id="370" w:name="_Toc315942811"/>
      <w:bookmarkStart w:id="371" w:name="_Toc315943075"/>
      <w:bookmarkStart w:id="372" w:name="_Toc315943339"/>
      <w:bookmarkStart w:id="373" w:name="_Toc315942816"/>
      <w:bookmarkStart w:id="374" w:name="_Toc315943080"/>
      <w:bookmarkStart w:id="375" w:name="_Toc315943344"/>
      <w:bookmarkStart w:id="376" w:name="_Toc315942818"/>
      <w:bookmarkStart w:id="377" w:name="_Toc315943082"/>
      <w:bookmarkStart w:id="378" w:name="_Toc315943346"/>
      <w:bookmarkStart w:id="379" w:name="_Toc315942820"/>
      <w:bookmarkStart w:id="380" w:name="_Toc315943084"/>
      <w:bookmarkStart w:id="381" w:name="_Toc315943348"/>
      <w:bookmarkStart w:id="382" w:name="_Toc315942822"/>
      <w:bookmarkStart w:id="383" w:name="_Toc315943086"/>
      <w:bookmarkStart w:id="384" w:name="_Toc315943350"/>
      <w:bookmarkStart w:id="385" w:name="_Toc315942824"/>
      <w:bookmarkStart w:id="386" w:name="_Toc315943088"/>
      <w:bookmarkStart w:id="387" w:name="_Toc315943352"/>
      <w:bookmarkStart w:id="388" w:name="_Toc315942829"/>
      <w:bookmarkStart w:id="389" w:name="_Toc315943093"/>
      <w:bookmarkStart w:id="390" w:name="_Toc315943357"/>
      <w:bookmarkStart w:id="391" w:name="_Toc315942831"/>
      <w:bookmarkStart w:id="392" w:name="_Toc315943095"/>
      <w:bookmarkStart w:id="393" w:name="_Toc315943359"/>
      <w:bookmarkStart w:id="394" w:name="_Toc315942833"/>
      <w:bookmarkStart w:id="395" w:name="_Toc315943097"/>
      <w:bookmarkStart w:id="396" w:name="_Toc315943361"/>
      <w:bookmarkStart w:id="397" w:name="_Toc315942834"/>
      <w:bookmarkStart w:id="398" w:name="_Toc315943098"/>
      <w:bookmarkStart w:id="399" w:name="_Toc315943362"/>
      <w:bookmarkStart w:id="400" w:name="_Toc315942839"/>
      <w:bookmarkStart w:id="401" w:name="_Toc315943103"/>
      <w:bookmarkStart w:id="402" w:name="_Toc315943367"/>
      <w:bookmarkStart w:id="403" w:name="_Toc315942840"/>
      <w:bookmarkStart w:id="404" w:name="_Toc315943104"/>
      <w:bookmarkStart w:id="405" w:name="_Toc315943368"/>
      <w:bookmarkStart w:id="406" w:name="_Toc315942841"/>
      <w:bookmarkStart w:id="407" w:name="_Toc315943105"/>
      <w:bookmarkStart w:id="408" w:name="_Toc315943369"/>
      <w:bookmarkStart w:id="409" w:name="_Toc315942843"/>
      <w:bookmarkStart w:id="410" w:name="_Toc315943107"/>
      <w:bookmarkStart w:id="411" w:name="_Toc315943371"/>
      <w:bookmarkStart w:id="412" w:name="_Toc315942845"/>
      <w:bookmarkStart w:id="413" w:name="_Toc315943109"/>
      <w:bookmarkStart w:id="414" w:name="_Toc315943373"/>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ins w:id="415" w:author="Steve Maas" w:date="2013-12-16T10:16:00Z">
        <w:r>
          <w:br w:type="page"/>
        </w:r>
      </w:ins>
    </w:p>
    <w:p w14:paraId="4FC9CF1B" w14:textId="38A0E96E" w:rsidR="006A0BC1" w:rsidRDefault="0098023B" w:rsidP="0098023B">
      <w:pPr>
        <w:pStyle w:val="Heading2"/>
      </w:pPr>
      <w:bookmarkStart w:id="416" w:name="_Toc377547202"/>
      <w:r>
        <w:lastRenderedPageBreak/>
        <w:t>Loads Section</w:t>
      </w:r>
      <w:bookmarkEnd w:id="416"/>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17" w:name="_Toc377547203"/>
      <w:r>
        <w:t>Nodal Loads</w:t>
      </w:r>
      <w:bookmarkEnd w:id="417"/>
    </w:p>
    <w:p w14:paraId="343663AC" w14:textId="7DCC6CA5" w:rsidR="00525EB6" w:rsidRDefault="00525EB6" w:rsidP="00525EB6">
      <w:r>
        <w:t xml:space="preserve">Nodal loads are applied by the </w:t>
      </w:r>
      <w:del w:id="418" w:author="Steve Maas" w:date="2013-12-16T17:56:00Z">
        <w:r w:rsidDel="00DB09C5">
          <w:rPr>
            <w:i/>
          </w:rPr>
          <w:delText xml:space="preserve">force </w:delText>
        </w:r>
      </w:del>
      <w:ins w:id="419"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420" w:author="Steve Maas" w:date="2013-12-16T17:57:00Z">
        <w:r w:rsidDel="00DB09C5">
          <w:delText>force</w:delText>
        </w:r>
      </w:del>
      <w:ins w:id="421" w:author="Steve Maas" w:date="2013-12-16T17:57:00Z">
        <w:r w:rsidR="00DB09C5">
          <w:t xml:space="preserve">nodal_load </w:t>
        </w:r>
        <w:proofErr w:type="gramStart"/>
        <w:r w:rsidR="00DB09C5">
          <w:t>bc</w:t>
        </w:r>
        <w:proofErr w:type="gramEnd"/>
        <w:r w:rsidR="00DB09C5">
          <w:t>="x"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422"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proofErr w:type="gramStart"/>
      <w:r>
        <w:rPr>
          <w:i/>
        </w:rPr>
        <w:t>bc</w:t>
      </w:r>
      <w:proofErr w:type="gramEnd"/>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proofErr w:type="gramStart"/>
      <w:r w:rsidRPr="00B27FE9">
        <w:rPr>
          <w:rStyle w:val="codeChar"/>
        </w:rPr>
        <w:t>x</w:t>
      </w:r>
      <w:proofErr w:type="gramEnd"/>
      <w:r>
        <w:t xml:space="preserve">: apply force in </w:t>
      </w:r>
      <w:r>
        <w:rPr>
          <w:i/>
        </w:rPr>
        <w:t>x</w:t>
      </w:r>
      <w:r>
        <w:t>-direction</w:t>
      </w:r>
    </w:p>
    <w:p w14:paraId="71D9EA93" w14:textId="77777777" w:rsidR="00525EB6" w:rsidRDefault="00525EB6" w:rsidP="00525EB6">
      <w:pPr>
        <w:tabs>
          <w:tab w:val="num" w:pos="720"/>
        </w:tabs>
        <w:ind w:left="720" w:hanging="360"/>
      </w:pPr>
      <w:proofErr w:type="gramStart"/>
      <w:r w:rsidRPr="00B27FE9">
        <w:rPr>
          <w:rStyle w:val="codeChar"/>
        </w:rPr>
        <w:t>y</w:t>
      </w:r>
      <w:proofErr w:type="gramEnd"/>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proofErr w:type="gramStart"/>
      <w:r w:rsidRPr="00B27FE9">
        <w:rPr>
          <w:rStyle w:val="codeChar"/>
        </w:rPr>
        <w:t>z</w:t>
      </w:r>
      <w:proofErr w:type="gramEnd"/>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proofErr w:type="gramStart"/>
      <w:r w:rsidRPr="00B27FE9">
        <w:rPr>
          <w:rStyle w:val="codeChar"/>
        </w:rPr>
        <w:t>p</w:t>
      </w:r>
      <w:proofErr w:type="gramEnd"/>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proofErr w:type="gramStart"/>
      <w:r w:rsidRPr="00B27FE9">
        <w:rPr>
          <w:rStyle w:val="codeChar"/>
        </w:rPr>
        <w:t>c</w:t>
      </w:r>
      <w:r w:rsidR="00C849CE" w:rsidRPr="00C849CE">
        <w:rPr>
          <w:rStyle w:val="codeChar"/>
          <w:i/>
        </w:rPr>
        <w:t>n</w:t>
      </w:r>
      <w:proofErr w:type="gramEnd"/>
      <w:r w:rsidRPr="00DC7692">
        <w:t>:</w:t>
      </w:r>
      <w:r w:rsidR="00C13B13">
        <w:t xml:space="preserve"> apply normal molar solute flow rate</w:t>
      </w:r>
    </w:p>
    <w:p w14:paraId="664D6BD2" w14:textId="77777777" w:rsidR="00525EB6" w:rsidRDefault="00525EB6" w:rsidP="00525EB6">
      <w:pPr>
        <w:tabs>
          <w:tab w:val="num" w:pos="720"/>
        </w:tabs>
        <w:ind w:left="720" w:hanging="360"/>
      </w:pPr>
      <w:proofErr w:type="gramStart"/>
      <w:r>
        <w:rPr>
          <w:rStyle w:val="codeChar"/>
        </w:rPr>
        <w:t>t</w:t>
      </w:r>
      <w:proofErr w:type="gramEnd"/>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23" w:author="Steve Maas" w:date="2014-01-02T13:04:00Z">
        <w:r w:rsidR="00873D59">
          <w:t>3.12.2</w:t>
        </w:r>
      </w:ins>
      <w:del w:id="424"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425" w:author="Steve Maas" w:date="2014-01-06T15:53:00Z"/>
        </w:rPr>
      </w:pPr>
    </w:p>
    <w:p w14:paraId="7A39DBF8" w14:textId="441D1546" w:rsidR="002528E9" w:rsidRDefault="002528E9">
      <w:pPr>
        <w:pStyle w:val="Heading3"/>
        <w:rPr>
          <w:ins w:id="426" w:author="Steve Maas" w:date="2014-01-06T15:53:00Z"/>
        </w:rPr>
        <w:pPrChange w:id="427" w:author="Steve Maas" w:date="2014-01-06T15:53:00Z">
          <w:pPr/>
        </w:pPrChange>
      </w:pPr>
      <w:bookmarkStart w:id="428" w:name="_Toc377547204"/>
      <w:ins w:id="429" w:author="Steve Maas" w:date="2014-01-06T15:53:00Z">
        <w:r>
          <w:t>Surface Loads</w:t>
        </w:r>
        <w:bookmarkEnd w:id="428"/>
      </w:ins>
    </w:p>
    <w:p w14:paraId="75C93C59" w14:textId="528F5B83" w:rsidR="002528E9" w:rsidRDefault="002528E9">
      <w:pPr>
        <w:rPr>
          <w:ins w:id="430" w:author="Steve Maas" w:date="2014-01-06T17:06:00Z"/>
        </w:rPr>
      </w:pPr>
      <w:ins w:id="431"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432" w:author="Steve Maas" w:date="2014-01-06T15:54:00Z">
        <w:r>
          <w:t>different</w:t>
        </w:r>
      </w:ins>
      <w:ins w:id="433" w:author="Steve Maas" w:date="2014-01-06T15:53:00Z">
        <w:r>
          <w:t xml:space="preserve"> </w:t>
        </w:r>
      </w:ins>
      <w:ins w:id="434" w:author="Steve Maas" w:date="2014-01-06T15:54:00Z">
        <w:r>
          <w:t>surface loads that can be applied in FEBio.</w:t>
        </w:r>
      </w:ins>
    </w:p>
    <w:p w14:paraId="0AFFC133" w14:textId="77777777" w:rsidR="00CF5CFC" w:rsidRDefault="00CF5CFC">
      <w:pPr>
        <w:rPr>
          <w:ins w:id="435" w:author="Steve Maas" w:date="2014-01-06T17:06:00Z"/>
        </w:rPr>
      </w:pPr>
    </w:p>
    <w:p w14:paraId="10A36D37" w14:textId="51F1DD00" w:rsidR="00CF5CFC" w:rsidRDefault="00CF5CFC">
      <w:pPr>
        <w:rPr>
          <w:ins w:id="436" w:author="Steve Maas" w:date="2014-01-06T17:07:00Z"/>
        </w:rPr>
      </w:pPr>
      <w:ins w:id="437"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438" w:author="Steve Maas" w:date="2014-01-06T17:07:00Z">
        <w:r>
          <w:rPr>
            <w:i/>
          </w:rPr>
          <w:t xml:space="preserve">Geometry </w:t>
        </w:r>
        <w:r>
          <w:t>section.</w:t>
        </w:r>
      </w:ins>
    </w:p>
    <w:p w14:paraId="554EFAA1" w14:textId="77777777" w:rsidR="00CF5CFC" w:rsidRDefault="00CF5CFC">
      <w:pPr>
        <w:rPr>
          <w:ins w:id="439" w:author="Steve Maas" w:date="2014-01-06T17:07:00Z"/>
        </w:rPr>
      </w:pPr>
    </w:p>
    <w:p w14:paraId="46B81760" w14:textId="0E6947B0" w:rsidR="00CF5CFC" w:rsidRDefault="00CF5CFC">
      <w:pPr>
        <w:rPr>
          <w:ins w:id="440" w:author="Steve Maas" w:date="2014-01-06T17:07:00Z"/>
        </w:rPr>
      </w:pPr>
      <w:ins w:id="441"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442" w:author="Steve Maas" w:date="2014-01-06T17:09:00Z"/>
        </w:rPr>
      </w:pPr>
    </w:p>
    <w:p w14:paraId="70058AC5" w14:textId="6C67F699" w:rsidR="00CF5CFC" w:rsidRDefault="009A35E3">
      <w:pPr>
        <w:pStyle w:val="Code0"/>
        <w:rPr>
          <w:ins w:id="443" w:author="Steve Maas" w:date="2014-01-06T17:09:00Z"/>
        </w:rPr>
        <w:pPrChange w:id="444" w:author="Steve Maas" w:date="2014-01-06T17:09:00Z">
          <w:pPr/>
        </w:pPrChange>
      </w:pPr>
      <w:ins w:id="445" w:author="Steve Maas" w:date="2014-01-06T17:09:00Z">
        <w:r>
          <w:t>&lt;</w:t>
        </w:r>
        <w:proofErr w:type="gramStart"/>
        <w:r>
          <w:t>surface</w:t>
        </w:r>
        <w:proofErr w:type="gramEnd"/>
        <w:r>
          <w:t>&gt;</w:t>
        </w:r>
      </w:ins>
    </w:p>
    <w:p w14:paraId="34707218" w14:textId="52F01A09" w:rsidR="009A35E3" w:rsidRDefault="009A35E3">
      <w:pPr>
        <w:pStyle w:val="Code0"/>
        <w:rPr>
          <w:ins w:id="446" w:author="Steve Maas" w:date="2014-01-06T17:09:00Z"/>
        </w:rPr>
        <w:pPrChange w:id="447" w:author="Steve Maas" w:date="2014-01-06T17:09:00Z">
          <w:pPr/>
        </w:pPrChange>
      </w:pPr>
      <w:ins w:id="448" w:author="Steve Maas" w:date="2014-01-06T17:09:00Z">
        <w:r>
          <w:tab/>
          <w:t>&lt;quad4 id="1"&gt;1</w:t>
        </w:r>
        <w:proofErr w:type="gramStart"/>
        <w:r>
          <w:t>,2,3,4</w:t>
        </w:r>
        <w:proofErr w:type="gramEnd"/>
        <w:r>
          <w:t>&lt;/quad&gt;</w:t>
        </w:r>
      </w:ins>
    </w:p>
    <w:p w14:paraId="0EA7B5A4" w14:textId="77F83592" w:rsidR="009A35E3" w:rsidRDefault="009A35E3">
      <w:pPr>
        <w:pStyle w:val="Code0"/>
        <w:rPr>
          <w:ins w:id="449" w:author="Steve Maas" w:date="2014-01-06T17:09:00Z"/>
        </w:rPr>
        <w:pPrChange w:id="450" w:author="Steve Maas" w:date="2014-01-06T17:09:00Z">
          <w:pPr/>
        </w:pPrChange>
      </w:pPr>
      <w:ins w:id="451" w:author="Steve Maas" w:date="2014-01-06T17:09:00Z">
        <w:r>
          <w:tab/>
          <w:t>...</w:t>
        </w:r>
      </w:ins>
    </w:p>
    <w:p w14:paraId="72BD8A1A" w14:textId="6B6C4A6F" w:rsidR="009A35E3" w:rsidRDefault="009A35E3">
      <w:pPr>
        <w:pStyle w:val="Code0"/>
        <w:rPr>
          <w:ins w:id="452" w:author="Steve Maas" w:date="2014-01-06T17:09:00Z"/>
        </w:rPr>
        <w:pPrChange w:id="453" w:author="Steve Maas" w:date="2014-01-06T17:09:00Z">
          <w:pPr/>
        </w:pPrChange>
      </w:pPr>
      <w:ins w:id="454" w:author="Steve Maas" w:date="2014-01-06T17:09:00Z">
        <w:r>
          <w:t>&lt;/surface&gt;</w:t>
        </w:r>
      </w:ins>
    </w:p>
    <w:p w14:paraId="1850D4EF" w14:textId="77777777" w:rsidR="00CF5CFC" w:rsidRDefault="00CF5CFC">
      <w:pPr>
        <w:rPr>
          <w:ins w:id="455" w:author="Steve Maas" w:date="2014-01-06T17:07:00Z"/>
        </w:rPr>
      </w:pPr>
    </w:p>
    <w:p w14:paraId="77EFE8AD" w14:textId="5CE3C79C" w:rsidR="00CF5CFC" w:rsidRDefault="00CF5CFC">
      <w:pPr>
        <w:rPr>
          <w:ins w:id="456" w:author="Steve Maas" w:date="2014-01-06T17:08:00Z"/>
        </w:rPr>
      </w:pPr>
      <w:ins w:id="457"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458" w:author="Steve Maas" w:date="2014-01-06T17:09:00Z"/>
        </w:rPr>
      </w:pPr>
    </w:p>
    <w:p w14:paraId="7C493E88" w14:textId="71004548" w:rsidR="009A35E3" w:rsidRDefault="009A35E3">
      <w:pPr>
        <w:pStyle w:val="Code0"/>
        <w:rPr>
          <w:ins w:id="459" w:author="Steve Maas" w:date="2014-01-06T17:09:00Z"/>
        </w:rPr>
        <w:pPrChange w:id="460" w:author="Steve Maas" w:date="2014-01-06T17:09:00Z">
          <w:pPr/>
        </w:pPrChange>
      </w:pPr>
      <w:ins w:id="461" w:author="Steve Maas" w:date="2014-01-06T17:09:00Z">
        <w:r>
          <w:t>&lt;surface set="surface_name"/&gt;</w:t>
        </w:r>
      </w:ins>
    </w:p>
    <w:p w14:paraId="10C1F7B9" w14:textId="77777777" w:rsidR="009A35E3" w:rsidRDefault="009A35E3">
      <w:pPr>
        <w:rPr>
          <w:ins w:id="462" w:author="Steve Maas" w:date="2014-01-06T17:08:00Z"/>
        </w:rPr>
      </w:pPr>
    </w:p>
    <w:p w14:paraId="296DA0F0" w14:textId="4684389C" w:rsidR="00CF5CFC" w:rsidRPr="009A35E3" w:rsidRDefault="00CF5CFC">
      <w:ins w:id="463" w:author="Steve Maas" w:date="2014-01-06T17:08:00Z">
        <w:r>
          <w:t xml:space="preserve">Here, the </w:t>
        </w:r>
        <w:r>
          <w:rPr>
            <w:i/>
          </w:rPr>
          <w:t xml:space="preserve">surface_name </w:t>
        </w:r>
        <w:r>
          <w:t xml:space="preserve">is the name of a surface that is defined in the </w:t>
        </w:r>
        <w:r w:rsidRPr="00CF5CFC">
          <w:rPr>
            <w:i/>
            <w:rPrChange w:id="464" w:author="Steve Maas" w:date="2014-01-06T17:09:00Z">
              <w:rPr/>
            </w:rPrChange>
          </w:rPr>
          <w:t>Geometry</w:t>
        </w:r>
        <w:r>
          <w:t xml:space="preserve"> </w:t>
        </w:r>
      </w:ins>
      <w:ins w:id="465" w:author="Steve Maas" w:date="2014-01-06T17:09:00Z">
        <w:r>
          <w:t>section</w:t>
        </w:r>
      </w:ins>
      <w:ins w:id="466"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467" w:author="Steve Maas" w:date="2014-01-06T17:10:00Z">
        <w:r w:rsidR="00B515AA">
          <w:t>3.6.4</w:t>
        </w:r>
        <w:r w:rsidR="00B515AA">
          <w:fldChar w:fldCharType="end"/>
        </w:r>
        <w:r w:rsidR="00B515AA">
          <w:t>)</w:t>
        </w:r>
      </w:ins>
      <w:ins w:id="468" w:author="Steve Maas" w:date="2014-01-06T17:09:00Z">
        <w:r>
          <w:t>.</w:t>
        </w:r>
        <w:r w:rsidR="009A35E3">
          <w:t xml:space="preserve"> Note that in this case the </w:t>
        </w:r>
        <w:r w:rsidR="009A35E3">
          <w:rPr>
            <w:i/>
          </w:rPr>
          <w:t xml:space="preserve">surface </w:t>
        </w:r>
      </w:ins>
      <w:ins w:id="469"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470" w:author="Steve Maas" w:date="2014-01-06T15:54:00Z">
          <w:pPr>
            <w:pStyle w:val="Heading3"/>
          </w:pPr>
        </w:pPrChange>
      </w:pPr>
      <w:bookmarkStart w:id="471" w:name="_Toc377547205"/>
      <w:r>
        <w:t xml:space="preserve">Pressure </w:t>
      </w:r>
      <w:del w:id="472" w:author="Steve Maas" w:date="2014-01-07T11:40:00Z">
        <w:r w:rsidR="00D153DC" w:rsidDel="004B0FC6">
          <w:delText>F</w:delText>
        </w:r>
        <w:r w:rsidDel="004B0FC6">
          <w:delText>orces</w:delText>
        </w:r>
      </w:del>
      <w:ins w:id="473" w:author="Steve Maas" w:date="2014-01-07T11:40:00Z">
        <w:r w:rsidR="004B0FC6">
          <w:t>Load</w:t>
        </w:r>
      </w:ins>
      <w:bookmarkEnd w:id="471"/>
    </w:p>
    <w:p w14:paraId="663FF250" w14:textId="766004DC" w:rsidR="00525EB6" w:rsidRDefault="00525EB6" w:rsidP="00525EB6">
      <w:r>
        <w:t xml:space="preserve">Pressure forces are applied to the surface of the geometry and are defined by the </w:t>
      </w:r>
      <w:del w:id="474" w:author="Steve Maas" w:date="2013-12-16T17:58:00Z">
        <w:r w:rsidDel="001E58E6">
          <w:rPr>
            <w:i/>
          </w:rPr>
          <w:delText xml:space="preserve">pressure </w:delText>
        </w:r>
      </w:del>
      <w:ins w:id="475" w:author="Steve Maas" w:date="2013-12-16T17:58:00Z">
        <w:r w:rsidR="001E58E6">
          <w:rPr>
            <w:i/>
          </w:rPr>
          <w:t xml:space="preserve">surface_load </w:t>
        </w:r>
      </w:ins>
      <w:r>
        <w:t>element</w:t>
      </w:r>
      <w:ins w:id="476"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477" w:author="Steve Maas" w:date="2014-01-06T21:54:00Z"/>
        </w:rPr>
      </w:pPr>
      <w:r>
        <w:t>&lt;</w:t>
      </w:r>
      <w:del w:id="478" w:author="Steve Maas" w:date="2013-12-16T17:58:00Z">
        <w:r w:rsidDel="001E58E6">
          <w:delText>pressure</w:delText>
        </w:r>
      </w:del>
      <w:ins w:id="479" w:author="Steve Maas" w:date="2013-12-16T17:58:00Z">
        <w:r w:rsidR="001E58E6">
          <w:t>surface_load type="pressure"</w:t>
        </w:r>
      </w:ins>
      <w:r>
        <w:t>&gt;</w:t>
      </w:r>
    </w:p>
    <w:p w14:paraId="245253BB" w14:textId="387931E6" w:rsidR="006424ED" w:rsidRDefault="006424ED" w:rsidP="00525EB6">
      <w:pPr>
        <w:pStyle w:val="code"/>
        <w:rPr>
          <w:ins w:id="480" w:author="Steve Maas" w:date="2013-12-16T17:58:00Z"/>
        </w:rPr>
      </w:pPr>
      <w:ins w:id="481" w:author="Steve Maas" w:date="2014-01-06T21:54:00Z">
        <w:r>
          <w:tab/>
          <w:t>&lt;pressure [lc="1"]&gt;1.0&lt;/pressure&gt;</w:t>
        </w:r>
      </w:ins>
    </w:p>
    <w:p w14:paraId="3BF286E8" w14:textId="219EBBCD" w:rsidR="00DE723C" w:rsidRDefault="00DE723C" w:rsidP="00525EB6">
      <w:pPr>
        <w:pStyle w:val="code"/>
      </w:pPr>
      <w:ins w:id="482" w:author="Steve Maas" w:date="2013-12-16T17:58:00Z">
        <w:r>
          <w:tab/>
          <w:t>&lt;</w:t>
        </w:r>
        <w:proofErr w:type="gramStart"/>
        <w:r>
          <w:t>surface</w:t>
        </w:r>
        <w:proofErr w:type="gramEnd"/>
        <w:r>
          <w:t>&gt;</w:t>
        </w:r>
      </w:ins>
    </w:p>
    <w:p w14:paraId="4FBD7965" w14:textId="3FAABAE9" w:rsidR="00525EB6" w:rsidDel="006424ED" w:rsidRDefault="00525EB6" w:rsidP="00525EB6">
      <w:pPr>
        <w:pStyle w:val="code"/>
        <w:rPr>
          <w:del w:id="483" w:author="Steve Maas" w:date="2014-01-06T21:55:00Z"/>
        </w:rPr>
      </w:pPr>
      <w:del w:id="484"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485" w:author="Steve Maas" w:date="2013-12-16T17:58:00Z"/>
        </w:rPr>
      </w:pPr>
      <w:r>
        <w:tab/>
      </w:r>
      <w:ins w:id="486" w:author="Steve Maas" w:date="2013-12-16T17:58:00Z">
        <w:r w:rsidR="00DE723C">
          <w:tab/>
        </w:r>
      </w:ins>
      <w:r>
        <w:t>...</w:t>
      </w:r>
    </w:p>
    <w:p w14:paraId="35971468" w14:textId="32AF7677" w:rsidR="00DE723C" w:rsidRDefault="00DE723C" w:rsidP="00525EB6">
      <w:pPr>
        <w:pStyle w:val="code"/>
      </w:pPr>
      <w:ins w:id="487" w:author="Steve Maas" w:date="2013-12-16T17:58:00Z">
        <w:r>
          <w:tab/>
        </w:r>
      </w:ins>
      <w:ins w:id="488" w:author="Steve Maas" w:date="2013-12-16T17:59:00Z">
        <w:r>
          <w:t>&lt;/surface&gt;</w:t>
        </w:r>
      </w:ins>
    </w:p>
    <w:p w14:paraId="62E36806" w14:textId="4FDCE72F" w:rsidR="00525EB6" w:rsidRDefault="00525EB6" w:rsidP="00525EB6">
      <w:pPr>
        <w:pStyle w:val="code"/>
      </w:pPr>
      <w:r>
        <w:t>&lt;/</w:t>
      </w:r>
      <w:del w:id="489" w:author="Steve Maas" w:date="2013-12-16T17:58:00Z">
        <w:r w:rsidDel="001E58E6">
          <w:delText>pressure</w:delText>
        </w:r>
      </w:del>
      <w:ins w:id="490" w:author="Steve Maas" w:date="2013-12-16T17:58:00Z">
        <w:r w:rsidR="001E58E6">
          <w:t>surface_load</w:t>
        </w:r>
      </w:ins>
      <w:r>
        <w:t>&gt;</w:t>
      </w:r>
    </w:p>
    <w:p w14:paraId="491A8851" w14:textId="77777777" w:rsidR="00525EB6" w:rsidRDefault="00525EB6" w:rsidP="00525EB6">
      <w:pPr>
        <w:pStyle w:val="code"/>
      </w:pPr>
    </w:p>
    <w:p w14:paraId="19EC78F9" w14:textId="34C9548D" w:rsidR="00525EB6" w:rsidRDefault="00525EB6" w:rsidP="00525EB6">
      <w:pPr>
        <w:rPr>
          <w:ins w:id="491" w:author="Steve Maas" w:date="2014-01-07T11:40:00Z"/>
        </w:rPr>
      </w:pPr>
      <w:del w:id="492"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493" w:author="Steve Maas" w:date="2014-01-06T21:55:00Z">
        <w:r w:rsidR="006424ED">
          <w:t xml:space="preserve">The </w:t>
        </w:r>
        <w:r w:rsidR="006424ED">
          <w:rPr>
            <w:i/>
          </w:rPr>
          <w:t xml:space="preserve">pressure </w:t>
        </w:r>
        <w:r w:rsidR="006424ED">
          <w:t xml:space="preserve">element defines the pressure value. </w:t>
        </w:r>
      </w:ins>
      <w:r>
        <w:t xml:space="preserve">The optional parameter </w:t>
      </w:r>
      <w:r>
        <w:rPr>
          <w:i/>
        </w:rPr>
        <w:t>lc</w:t>
      </w:r>
      <w:r>
        <w:t xml:space="preserve"> defines a loadcurve for the pressure evolution</w:t>
      </w:r>
      <w:del w:id="494"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495" w:author="Steve Maas" w:date="2014-01-06T21:55:00Z">
        <w:r w:rsidDel="006424ED">
          <w:delText xml:space="preserve">The default scale factor is 1.0 and </w:delText>
        </w:r>
      </w:del>
      <w:ins w:id="496" w:author="Steve Maas" w:date="2014-01-06T21:55:00Z">
        <w:r w:rsidR="006424ED">
          <w:t>I</w:t>
        </w:r>
      </w:ins>
      <w:del w:id="497" w:author="Steve Maas" w:date="2014-01-06T21:55:00Z">
        <w:r w:rsidDel="006424ED">
          <w:delText>i</w:delText>
        </w:r>
      </w:del>
      <w:r>
        <w:t xml:space="preserve">f </w:t>
      </w:r>
      <w:r>
        <w:rPr>
          <w:i/>
        </w:rPr>
        <w:t>lc</w:t>
      </w:r>
      <w:r>
        <w:t xml:space="preserve"> is not defined </w:t>
      </w:r>
      <w:del w:id="498"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499" w:author="Steve Maas" w:date="2014-01-06T21:56:00Z">
        <w:r w:rsidR="006424ED">
          <w:t>a constant pressure is applied</w:t>
        </w:r>
      </w:ins>
      <w:r>
        <w:t>.</w:t>
      </w:r>
    </w:p>
    <w:p w14:paraId="745A026E" w14:textId="77777777" w:rsidR="004B0FC6" w:rsidRDefault="004B0FC6" w:rsidP="00525EB6">
      <w:pPr>
        <w:rPr>
          <w:ins w:id="500" w:author="Steve Maas" w:date="2014-01-07T11:40:00Z"/>
        </w:rPr>
      </w:pPr>
    </w:p>
    <w:p w14:paraId="3C1C381D" w14:textId="5AEFF902" w:rsidR="004B0FC6" w:rsidRDefault="004B0FC6">
      <w:pPr>
        <w:pStyle w:val="Heading4"/>
        <w:rPr>
          <w:ins w:id="501" w:author="Steve Maas" w:date="2014-01-07T11:40:00Z"/>
        </w:rPr>
        <w:pPrChange w:id="502" w:author="Steve Maas" w:date="2014-01-07T11:40:00Z">
          <w:pPr/>
        </w:pPrChange>
      </w:pPr>
      <w:bookmarkStart w:id="503" w:name="_Toc377547206"/>
      <w:ins w:id="504" w:author="Steve Maas" w:date="2014-01-07T11:40:00Z">
        <w:r>
          <w:t>Traction Load</w:t>
        </w:r>
        <w:bookmarkEnd w:id="503"/>
      </w:ins>
    </w:p>
    <w:p w14:paraId="16D094FA" w14:textId="7F8D19DB" w:rsidR="004B0FC6" w:rsidRDefault="004B0FC6">
      <w:pPr>
        <w:rPr>
          <w:ins w:id="505" w:author="Steve Maas" w:date="2014-01-07T11:41:00Z"/>
        </w:rPr>
      </w:pPr>
      <w:ins w:id="506" w:author="Steve Maas" w:date="2014-01-07T11:40:00Z">
        <w:r>
          <w:t xml:space="preserve">A traction load applies </w:t>
        </w:r>
        <w:proofErr w:type="gramStart"/>
        <w:r>
          <w:t>a traction</w:t>
        </w:r>
        <w:proofErr w:type="gramEnd"/>
        <w:r>
          <w:t xml:space="preserve"> to a surface. The direction of the traction remains unchanged as the mesh deforms. </w:t>
        </w:r>
      </w:ins>
    </w:p>
    <w:p w14:paraId="74CE07C4" w14:textId="77777777" w:rsidR="004B0FC6" w:rsidRDefault="004B0FC6">
      <w:pPr>
        <w:rPr>
          <w:ins w:id="507" w:author="Steve Maas" w:date="2014-01-07T11:41:00Z"/>
        </w:rPr>
      </w:pPr>
    </w:p>
    <w:p w14:paraId="1F0CE3E4" w14:textId="0F0810E5" w:rsidR="004B0FC6" w:rsidRDefault="004B0FC6">
      <w:pPr>
        <w:pStyle w:val="Code0"/>
        <w:rPr>
          <w:ins w:id="508" w:author="Steve Maas" w:date="2014-01-07T11:41:00Z"/>
        </w:rPr>
        <w:pPrChange w:id="509" w:author="Steve Maas" w:date="2014-01-07T11:41:00Z">
          <w:pPr/>
        </w:pPrChange>
      </w:pPr>
      <w:ins w:id="510" w:author="Steve Maas" w:date="2014-01-07T11:41:00Z">
        <w:r>
          <w:t>&lt;surface_load type="traction"&gt;</w:t>
        </w:r>
      </w:ins>
    </w:p>
    <w:p w14:paraId="68FEB8E5" w14:textId="1296B25B" w:rsidR="004B0FC6" w:rsidRDefault="004B0FC6">
      <w:pPr>
        <w:pStyle w:val="Code0"/>
        <w:rPr>
          <w:ins w:id="511" w:author="Steve Maas" w:date="2014-01-07T11:41:00Z"/>
        </w:rPr>
        <w:pPrChange w:id="512" w:author="Steve Maas" w:date="2014-01-07T11:41:00Z">
          <w:pPr/>
        </w:pPrChange>
      </w:pPr>
      <w:ins w:id="513" w:author="Steve Maas" w:date="2014-01-07T11:41:00Z">
        <w:r>
          <w:tab/>
          <w:t>&lt;scale [lc="1"]&gt;1.0&lt;/scale&gt;</w:t>
        </w:r>
      </w:ins>
    </w:p>
    <w:p w14:paraId="03313A50" w14:textId="05E7A4CC" w:rsidR="004B0FC6" w:rsidRDefault="004B0FC6">
      <w:pPr>
        <w:pStyle w:val="Code0"/>
        <w:rPr>
          <w:ins w:id="514" w:author="Steve Maas" w:date="2014-01-07T11:41:00Z"/>
        </w:rPr>
        <w:pPrChange w:id="515" w:author="Steve Maas" w:date="2014-01-07T11:41:00Z">
          <w:pPr/>
        </w:pPrChange>
      </w:pPr>
      <w:ins w:id="516" w:author="Steve Maas" w:date="2014-01-07T11:41:00Z">
        <w:r>
          <w:tab/>
          <w:t>&lt;</w:t>
        </w:r>
        <w:proofErr w:type="gramStart"/>
        <w:r>
          <w:t>traction&gt;</w:t>
        </w:r>
        <w:proofErr w:type="gramEnd"/>
        <w:r>
          <w:t>0,0,1&lt;/traction&gt;</w:t>
        </w:r>
      </w:ins>
    </w:p>
    <w:p w14:paraId="075FEBD9" w14:textId="2AE048FA" w:rsidR="004B0FC6" w:rsidRDefault="004B0FC6">
      <w:pPr>
        <w:pStyle w:val="Code0"/>
        <w:rPr>
          <w:ins w:id="517" w:author="Steve Maas" w:date="2014-01-07T11:42:00Z"/>
        </w:rPr>
        <w:pPrChange w:id="518" w:author="Steve Maas" w:date="2014-01-07T11:41:00Z">
          <w:pPr/>
        </w:pPrChange>
      </w:pPr>
      <w:ins w:id="519" w:author="Steve Maas" w:date="2014-01-07T11:41:00Z">
        <w:r>
          <w:tab/>
          <w:t>&lt;surface [set="</w:t>
        </w:r>
      </w:ins>
      <w:ins w:id="520" w:author="Steve Maas" w:date="2014-01-07T11:42:00Z">
        <w:r>
          <w:t>surface_name"]&gt;</w:t>
        </w:r>
      </w:ins>
    </w:p>
    <w:p w14:paraId="34C5FF4F" w14:textId="6F8880B4" w:rsidR="004B0FC6" w:rsidRDefault="004B0FC6">
      <w:pPr>
        <w:pStyle w:val="Code0"/>
        <w:rPr>
          <w:ins w:id="521" w:author="Steve Maas" w:date="2014-01-07T11:42:00Z"/>
        </w:rPr>
        <w:pPrChange w:id="522" w:author="Steve Maas" w:date="2014-01-07T11:41:00Z">
          <w:pPr/>
        </w:pPrChange>
      </w:pPr>
      <w:ins w:id="523" w:author="Steve Maas" w:date="2014-01-07T11:42:00Z">
        <w:r>
          <w:tab/>
        </w:r>
        <w:r>
          <w:tab/>
          <w:t>...</w:t>
        </w:r>
      </w:ins>
    </w:p>
    <w:p w14:paraId="34F5FADF" w14:textId="119F98CD" w:rsidR="004B0FC6" w:rsidRDefault="004B0FC6">
      <w:pPr>
        <w:pStyle w:val="Code0"/>
        <w:rPr>
          <w:ins w:id="524" w:author="Steve Maas" w:date="2014-01-07T11:42:00Z"/>
        </w:rPr>
        <w:pPrChange w:id="525" w:author="Steve Maas" w:date="2014-01-07T11:41:00Z">
          <w:pPr/>
        </w:pPrChange>
      </w:pPr>
      <w:ins w:id="526" w:author="Steve Maas" w:date="2014-01-07T11:42:00Z">
        <w:r>
          <w:tab/>
          <w:t>&lt;/surface&gt;</w:t>
        </w:r>
      </w:ins>
    </w:p>
    <w:p w14:paraId="0C436C54" w14:textId="32B5B27C" w:rsidR="004B0FC6" w:rsidRDefault="004B0FC6">
      <w:pPr>
        <w:pStyle w:val="Code0"/>
        <w:rPr>
          <w:ins w:id="527" w:author="Steve Maas" w:date="2014-01-07T11:40:00Z"/>
        </w:rPr>
        <w:pPrChange w:id="528" w:author="Steve Maas" w:date="2014-01-07T11:41:00Z">
          <w:pPr/>
        </w:pPrChange>
      </w:pPr>
      <w:ins w:id="529" w:author="Steve Maas" w:date="2014-01-07T11:42:00Z">
        <w:r>
          <w:t>&lt;/surface_load&gt;</w:t>
        </w:r>
      </w:ins>
    </w:p>
    <w:p w14:paraId="7542C0FB" w14:textId="5B600C18" w:rsidR="004B0FC6" w:rsidRDefault="004B0FC6">
      <w:pPr>
        <w:rPr>
          <w:ins w:id="530" w:author="Steve Maas" w:date="2014-01-07T11:41:00Z"/>
        </w:rPr>
      </w:pPr>
    </w:p>
    <w:p w14:paraId="19E9C5A6" w14:textId="3310C747" w:rsidR="004B0FC6" w:rsidRPr="004B0FC6" w:rsidRDefault="004B0FC6">
      <w:ins w:id="531"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532"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533" w:author="Steve Maas" w:date="2014-01-06T15:54:00Z">
          <w:pPr>
            <w:pStyle w:val="Heading3"/>
          </w:pPr>
        </w:pPrChange>
      </w:pPr>
      <w:r>
        <w:t xml:space="preserve"> </w:t>
      </w:r>
      <w:bookmarkStart w:id="534" w:name="_Ref194576511"/>
      <w:bookmarkStart w:id="535" w:name="_Ref194576545"/>
      <w:bookmarkStart w:id="536" w:name="_Toc377547207"/>
      <w:r>
        <w:t>Mixture Normal Traction</w:t>
      </w:r>
      <w:bookmarkEnd w:id="534"/>
      <w:bookmarkEnd w:id="535"/>
      <w:bookmarkEnd w:id="536"/>
    </w:p>
    <w:p w14:paraId="115ABB42" w14:textId="745D830C" w:rsidR="00525EB6" w:rsidRPr="00C64641" w:rsidRDefault="00525EB6" w:rsidP="00525EB6">
      <w:r>
        <w:t>This section applies to biphasic, biphasic-solute</w:t>
      </w:r>
      <w:ins w:id="537" w:author="Steve Maas" w:date="2014-01-06T15:28:00Z">
        <w:r w:rsidR="00F10F62">
          <w:t xml:space="preserve">, </w:t>
        </w:r>
      </w:ins>
      <w:del w:id="538" w:author="Steve Maas" w:date="2014-01-06T15:28:00Z">
        <w:r w:rsidDel="00F10F62">
          <w:delText xml:space="preserve"> and </w:delText>
        </w:r>
      </w:del>
      <w:r>
        <w:t xml:space="preserve">triphasic </w:t>
      </w:r>
      <w:ins w:id="539"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540"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541"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8" o:title=""/>
          </v:shape>
          <o:OLEObject Type="Embed" ProgID="Equation.DSMT4" ShapeID="_x0000_i1034" DrawAspect="Content" ObjectID="_1459176184" r:id="rId49"/>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35" type="#_x0000_t75" style="width:10.5pt;height:10.5pt" o:ole="">
            <v:imagedata r:id="rId50" o:title=""/>
          </v:shape>
          <o:OLEObject Type="Embed" ProgID="Equation.DSMT4" ShapeID="_x0000_i1035" DrawAspect="Content" ObjectID="_1459176185" r:id="rId51"/>
        </w:object>
      </w:r>
      <w:r w:rsidRPr="00C64641">
        <w:t xml:space="preserve">; thus </w:t>
      </w:r>
      <w:r w:rsidR="00AF2221" w:rsidRPr="00AF2221">
        <w:rPr>
          <w:position w:val="-6"/>
        </w:rPr>
        <w:object w:dxaOrig="800" w:dyaOrig="260" w14:anchorId="499B6833">
          <v:shape id="_x0000_i1036" type="#_x0000_t75" style="width:40pt;height:13.5pt" o:ole="">
            <v:imagedata r:id="rId52" o:title=""/>
          </v:shape>
          <o:OLEObject Type="Embed" ProgID="Equation.DSMT4" ShapeID="_x0000_i1036" DrawAspect="Content" ObjectID="_1459176186"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59176187" r:id="rId55"/>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8" type="#_x0000_t75" style="width:64pt;height:18pt" o:ole="">
            <v:imagedata r:id="rId56" o:title=""/>
          </v:shape>
          <o:OLEObject Type="Embed" ProgID="Equation.DSMT4" ShapeID="_x0000_i1038" DrawAspect="Content" ObjectID="_1459176188" r:id="rId57"/>
        </w:object>
      </w:r>
      <w:r w:rsidRPr="00C64641">
        <w:t xml:space="preserve">, where </w:t>
      </w:r>
      <w:r w:rsidR="00AF2221" w:rsidRPr="00AF2221">
        <w:rPr>
          <w:position w:val="-10"/>
        </w:rPr>
        <w:object w:dxaOrig="240" w:dyaOrig="260" w14:anchorId="07F75263">
          <v:shape id="_x0000_i1039" type="#_x0000_t75" style="width:12pt;height:13.5pt" o:ole="">
            <v:imagedata r:id="rId58" o:title=""/>
          </v:shape>
          <o:OLEObject Type="Embed" ProgID="Equation.DSMT4" ShapeID="_x0000_i1039" DrawAspect="Content" ObjectID="_1459176189" r:id="rId59"/>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60" o:title=""/>
          </v:shape>
          <o:OLEObject Type="Embed" ProgID="Equation.DSMT4" ShapeID="_x0000_i1040" DrawAspect="Content" ObjectID="_1459176190"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2" o:title=""/>
          </v:shape>
          <o:OLEObject Type="Embed" ProgID="Equation.DSMT4" ShapeID="_x0000_i1041" DrawAspect="Content" ObjectID="_1459176191" r:id="rId63"/>
        </w:object>
      </w:r>
      <w:r w:rsidRPr="00C64641">
        <w:t xml:space="preserve">, where </w:t>
      </w:r>
      <w:r w:rsidR="00AF2221" w:rsidRPr="00AF2221">
        <w:rPr>
          <w:position w:val="-6"/>
        </w:rPr>
        <w:object w:dxaOrig="980" w:dyaOrig="320" w14:anchorId="4874D414">
          <v:shape id="_x0000_i1042" type="#_x0000_t75" style="width:49.5pt;height:16.5pt" o:ole="">
            <v:imagedata r:id="rId64" o:title=""/>
          </v:shape>
          <o:OLEObject Type="Embed" ProgID="Equation.DSMT4" ShapeID="_x0000_i1042" DrawAspect="Content" ObjectID="_1459176192"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6" o:title=""/>
          </v:shape>
          <o:OLEObject Type="Embed" ProgID="Equation.DSMT4" ShapeID="_x0000_i1043" DrawAspect="Content" ObjectID="_1459176193" r:id="rId67"/>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8" o:title=""/>
          </v:shape>
          <o:OLEObject Type="Embed" ProgID="Equation.DSMT4" ShapeID="_x0000_i1044" DrawAspect="Content" ObjectID="_1459176194" r:id="rId69"/>
        </w:object>
      </w:r>
      <w:r w:rsidRPr="00C64641">
        <w:t xml:space="preserve"> (the normal component of the effective traction):</w:t>
      </w:r>
    </w:p>
    <w:p w14:paraId="42795327" w14:textId="77777777" w:rsidR="00F10F62" w:rsidRDefault="00F10F62" w:rsidP="00525EB6">
      <w:pPr>
        <w:rPr>
          <w:ins w:id="542" w:author="Steve Maas" w:date="2014-01-06T15:29:00Z"/>
        </w:rPr>
      </w:pPr>
    </w:p>
    <w:p w14:paraId="4377D94F" w14:textId="3311E6E3" w:rsidR="00F10F62" w:rsidRPr="002528E9" w:rsidRDefault="00F10F62" w:rsidP="00525EB6">
      <w:ins w:id="543" w:author="Steve Maas" w:date="2014-01-06T15:29:00Z">
        <w:r>
          <w:t xml:space="preserve">A mixture normal traction is defined </w:t>
        </w:r>
      </w:ins>
      <w:ins w:id="544" w:author="Steve Maas" w:date="2014-01-06T15:30:00Z">
        <w:r>
          <w:t xml:space="preserve">by </w:t>
        </w:r>
      </w:ins>
      <w:ins w:id="545" w:author="Steve Maas" w:date="2014-01-06T15:29:00Z">
        <w:r>
          <w:t xml:space="preserve">the </w:t>
        </w:r>
        <w:r>
          <w:rPr>
            <w:i/>
          </w:rPr>
          <w:t xml:space="preserve">surface_load </w:t>
        </w:r>
      </w:ins>
      <w:ins w:id="546"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547" w:author="Steve Maas" w:date="2014-01-06T22:16:00Z"/>
        </w:rPr>
      </w:pPr>
      <w:r>
        <w:t>&lt;</w:t>
      </w:r>
      <w:del w:id="548" w:author="Steve Maas" w:date="2014-01-06T15:30:00Z">
        <w:r w:rsidDel="00F10F62">
          <w:delText xml:space="preserve">normal_traction </w:delText>
        </w:r>
      </w:del>
      <w:ins w:id="549" w:author="Steve Maas" w:date="2014-01-06T15:30:00Z">
        <w:r w:rsidR="00F10F62">
          <w:t xml:space="preserve">surface_load </w:t>
        </w:r>
      </w:ins>
      <w:del w:id="550" w:author="Steve Maas" w:date="2014-01-06T15:30:00Z">
        <w:r w:rsidDel="00F10F62">
          <w:delText>traction</w:delText>
        </w:r>
      </w:del>
      <w:ins w:id="551" w:author="Steve Maas" w:date="2014-01-06T15:30:00Z">
        <w:r w:rsidR="00F10F62">
          <w:t>type</w:t>
        </w:r>
      </w:ins>
      <w:r>
        <w:t>=</w:t>
      </w:r>
      <w:r w:rsidR="00C90979">
        <w:t>"</w:t>
      </w:r>
      <w:del w:id="552" w:author="Steve Maas" w:date="2014-01-06T15:30:00Z">
        <w:r w:rsidDel="00F10F62">
          <w:delText>mixture</w:delText>
        </w:r>
      </w:del>
      <w:ins w:id="553" w:author="Steve Maas" w:date="2014-01-06T15:30:00Z">
        <w:r w:rsidR="00F10F62">
          <w:t>normal_traction</w:t>
        </w:r>
      </w:ins>
      <w:r w:rsidR="00C90979">
        <w:t>"</w:t>
      </w:r>
      <w:r>
        <w:t>&gt;</w:t>
      </w:r>
    </w:p>
    <w:p w14:paraId="476B69D1" w14:textId="4D821051" w:rsidR="00BD3F86" w:rsidRDefault="00BD3F86" w:rsidP="00525EB6">
      <w:pPr>
        <w:pStyle w:val="code"/>
        <w:rPr>
          <w:ins w:id="554" w:author="Steve Maas" w:date="2014-01-06T15:30:00Z"/>
        </w:rPr>
      </w:pPr>
      <w:ins w:id="555" w:author="Steve Maas" w:date="2014-01-06T22:16:00Z">
        <w:r>
          <w:tab/>
          <w:t xml:space="preserve">&lt;traction </w:t>
        </w:r>
      </w:ins>
      <w:ins w:id="556" w:author="Steve Maas" w:date="2014-01-06T22:17:00Z">
        <w:r>
          <w:t>[</w:t>
        </w:r>
      </w:ins>
      <w:ins w:id="557" w:author="Steve Maas" w:date="2014-01-06T22:16:00Z">
        <w:r>
          <w:t>lc="1"</w:t>
        </w:r>
      </w:ins>
      <w:ins w:id="558" w:author="Steve Maas" w:date="2014-01-06T22:17:00Z">
        <w:r>
          <w:t>]</w:t>
        </w:r>
      </w:ins>
      <w:ins w:id="559" w:author="Steve Maas" w:date="2014-01-06T22:16:00Z">
        <w:r>
          <w:t>&gt;1.0&lt;/traction&gt;</w:t>
        </w:r>
      </w:ins>
    </w:p>
    <w:p w14:paraId="1AEA86B6" w14:textId="66C7D745" w:rsidR="00F10F62" w:rsidRDefault="00F10F62" w:rsidP="00525EB6">
      <w:pPr>
        <w:pStyle w:val="code"/>
        <w:rPr>
          <w:ins w:id="560" w:author="Steve Maas" w:date="2014-01-06T15:30:00Z"/>
        </w:rPr>
      </w:pPr>
      <w:ins w:id="561" w:author="Steve Maas" w:date="2014-01-06T15:30:00Z">
        <w:r>
          <w:tab/>
          <w:t>&lt;</w:t>
        </w:r>
        <w:proofErr w:type="gramStart"/>
        <w:r>
          <w:t>effective&gt;</w:t>
        </w:r>
        <w:proofErr w:type="gramEnd"/>
        <w:r>
          <w:t>1&lt;/effective&gt;</w:t>
        </w:r>
      </w:ins>
    </w:p>
    <w:p w14:paraId="2D02FD9A" w14:textId="40FDEEC8" w:rsidR="00F10F62" w:rsidRDefault="00F10F62" w:rsidP="00525EB6">
      <w:pPr>
        <w:pStyle w:val="code"/>
        <w:rPr>
          <w:ins w:id="562" w:author="Steve Maas" w:date="2014-01-06T15:30:00Z"/>
        </w:rPr>
      </w:pPr>
      <w:ins w:id="563" w:author="Steve Maas" w:date="2014-01-06T15:30:00Z">
        <w:r>
          <w:tab/>
          <w:t>&lt;</w:t>
        </w:r>
        <w:proofErr w:type="gramStart"/>
        <w:r>
          <w:t>linear&gt;</w:t>
        </w:r>
        <w:proofErr w:type="gramEnd"/>
        <w:r>
          <w:t>0&lt;/linear&gt;</w:t>
        </w:r>
      </w:ins>
    </w:p>
    <w:p w14:paraId="0C0F4605" w14:textId="3FA680BD" w:rsidR="00F10F62" w:rsidRDefault="00F10F62" w:rsidP="00525EB6">
      <w:pPr>
        <w:pStyle w:val="code"/>
      </w:pPr>
      <w:ins w:id="564" w:author="Steve Maas" w:date="2014-01-06T15:31:00Z">
        <w:r>
          <w:tab/>
          <w:t>&lt;surface</w:t>
        </w:r>
      </w:ins>
      <w:ins w:id="565" w:author="Steve Maas" w:date="2014-01-06T22:17:00Z">
        <w:r w:rsidR="00BD3F86">
          <w:t xml:space="preserve"> [set="surface_name"</w:t>
        </w:r>
      </w:ins>
      <w:ins w:id="566" w:author="Steve Maas" w:date="2014-01-06T22:18:00Z">
        <w:r w:rsidR="00BD3F86">
          <w:t>]</w:t>
        </w:r>
      </w:ins>
      <w:ins w:id="567" w:author="Steve Maas" w:date="2014-01-06T15:31:00Z">
        <w:r>
          <w:t>&gt;</w:t>
        </w:r>
      </w:ins>
    </w:p>
    <w:p w14:paraId="2CD53174" w14:textId="35E4F629" w:rsidR="00F10F62" w:rsidRDefault="00525EB6" w:rsidP="00F10F62">
      <w:pPr>
        <w:pStyle w:val="code"/>
      </w:pPr>
      <w:del w:id="568" w:author="Steve Maas" w:date="2014-01-06T22:17:00Z">
        <w:r w:rsidDel="00BD3F86">
          <w:tab/>
          <w:delText>&lt;quad4 id=</w:delText>
        </w:r>
        <w:r w:rsidR="00C90979" w:rsidDel="00BD3F86">
          <w:delText>"</w:delText>
        </w:r>
        <w:r w:rsidDel="00BD3F86">
          <w:delText>n</w:delText>
        </w:r>
        <w:r w:rsidR="00C90979" w:rsidDel="00BD3F86">
          <w:delText>"</w:delText>
        </w:r>
      </w:del>
      <w:del w:id="569" w:author="Steve Maas" w:date="2014-01-06T22:16:00Z">
        <w:r w:rsidDel="00BD3F86">
          <w:delText xml:space="preserve"> </w:delText>
        </w:r>
      </w:del>
      <w:del w:id="570" w:author="Steve Maas" w:date="2014-01-06T15:35:00Z">
        <w:r w:rsidDel="009632B3">
          <w:delText>[</w:delText>
        </w:r>
      </w:del>
      <w:del w:id="571"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572" w:author="Steve Maas" w:date="2014-01-06T15:35:00Z">
        <w:r w:rsidDel="009632B3">
          <w:delText>]</w:delText>
        </w:r>
      </w:del>
      <w:del w:id="573" w:author="Steve Maas" w:date="2014-01-06T22:17:00Z">
        <w:r w:rsidDel="00BD3F86">
          <w:delText>&gt;n1,n2,n3,n4&lt;/quad4&gt;</w:delText>
        </w:r>
      </w:del>
      <w:moveToRangeStart w:id="574" w:author="Steve Maas" w:date="2014-01-06T15:31:00Z" w:name="move376785608"/>
      <w:moveTo w:id="575" w:author="Steve Maas" w:date="2014-01-06T15:31:00Z">
        <w:r w:rsidR="00F10F62">
          <w:tab/>
        </w:r>
      </w:moveTo>
      <w:ins w:id="576" w:author="Steve Maas" w:date="2014-01-06T15:31:00Z">
        <w:r w:rsidR="00F10F62">
          <w:tab/>
        </w:r>
      </w:ins>
      <w:moveTo w:id="577" w:author="Steve Maas" w:date="2014-01-06T15:31:00Z">
        <w:r w:rsidR="00F10F62">
          <w:t>...</w:t>
        </w:r>
      </w:moveTo>
    </w:p>
    <w:moveToRangeEnd w:id="574"/>
    <w:p w14:paraId="5535D859" w14:textId="263BF43F" w:rsidR="00F10F62" w:rsidDel="009519C2" w:rsidRDefault="00F10F62" w:rsidP="00525EB6">
      <w:pPr>
        <w:pStyle w:val="code"/>
        <w:rPr>
          <w:del w:id="578" w:author="Steve Maas" w:date="2014-01-06T22:26:00Z"/>
        </w:rPr>
      </w:pPr>
      <w:ins w:id="579" w:author="Steve Maas" w:date="2014-01-06T15:31:00Z">
        <w:r>
          <w:tab/>
          <w:t>&lt;/surface&gt;</w:t>
        </w:r>
      </w:ins>
    </w:p>
    <w:p w14:paraId="7A6737E9" w14:textId="3BA7BB9C" w:rsidR="00525EB6" w:rsidDel="00F10F62" w:rsidRDefault="00525EB6" w:rsidP="00525EB6">
      <w:pPr>
        <w:pStyle w:val="code"/>
      </w:pPr>
      <w:moveFromRangeStart w:id="580" w:author="Steve Maas" w:date="2014-01-06T15:31:00Z" w:name="move376785608"/>
      <w:moveFrom w:id="581" w:author="Steve Maas" w:date="2014-01-06T15:31:00Z">
        <w:r w:rsidDel="00F10F62">
          <w:tab/>
          <w:t>...</w:t>
        </w:r>
      </w:moveFrom>
    </w:p>
    <w:moveFromRangeEnd w:id="580"/>
    <w:p w14:paraId="64D8D057" w14:textId="775798A6" w:rsidR="00525EB6" w:rsidRDefault="00525EB6" w:rsidP="00525EB6">
      <w:pPr>
        <w:pStyle w:val="code"/>
      </w:pPr>
      <w:r>
        <w:t>&lt;/</w:t>
      </w:r>
      <w:del w:id="582" w:author="Steve Maas" w:date="2014-01-06T15:31:00Z">
        <w:r w:rsidDel="00F10F62">
          <w:delText>normal_traction</w:delText>
        </w:r>
      </w:del>
      <w:ins w:id="583" w:author="Steve Maas" w:date="2014-01-06T15:31:00Z">
        <w:r w:rsidR="00F10F62">
          <w:t>surface_load</w:t>
        </w:r>
      </w:ins>
      <w:r>
        <w:t>&gt;</w:t>
      </w:r>
    </w:p>
    <w:p w14:paraId="6CBD8C9E" w14:textId="77777777" w:rsidR="00525EB6" w:rsidRDefault="00525EB6" w:rsidP="00525EB6">
      <w:pPr>
        <w:rPr>
          <w:ins w:id="584" w:author="Steve Maas" w:date="2014-01-06T22:16:00Z"/>
        </w:rPr>
      </w:pPr>
    </w:p>
    <w:p w14:paraId="34842F1A" w14:textId="784353AA" w:rsidR="00BD3F86" w:rsidRPr="009519C2" w:rsidRDefault="00BD3F86" w:rsidP="00525EB6">
      <w:pPr>
        <w:rPr>
          <w:ins w:id="585" w:author="Steve Maas" w:date="2014-01-06T22:16:00Z"/>
        </w:rPr>
      </w:pPr>
      <w:ins w:id="586" w:author="Steve Maas" w:date="2014-01-06T22:16:00Z">
        <w:r>
          <w:t xml:space="preserve">The </w:t>
        </w:r>
        <w:r>
          <w:rPr>
            <w:i/>
          </w:rPr>
          <w:t xml:space="preserve">traction </w:t>
        </w:r>
        <w:r>
          <w:t>element defines the magnitude of the traction force.</w:t>
        </w:r>
      </w:ins>
      <w:ins w:id="587"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588" w:author="Steve Maas" w:date="2014-01-06T15:32:00Z"/>
        </w:rPr>
      </w:pPr>
    </w:p>
    <w:p w14:paraId="4C0FB4AC" w14:textId="77777777" w:rsidR="00FA354B" w:rsidRDefault="00FA354B" w:rsidP="00525EB6">
      <w:pPr>
        <w:rPr>
          <w:ins w:id="589" w:author="Steve Maas" w:date="2014-01-06T15:33:00Z"/>
        </w:rPr>
      </w:pPr>
      <w:ins w:id="590" w:author="Steve Maas" w:date="2014-01-06T15:32:00Z">
        <w:r>
          <w:t xml:space="preserve">The </w:t>
        </w:r>
        <w:r>
          <w:rPr>
            <w:i/>
          </w:rPr>
          <w:t xml:space="preserve">effective </w:t>
        </w:r>
        <w:r>
          <w:t xml:space="preserve">element defines whether the traction is applied as an effective traction or </w:t>
        </w:r>
        <w:proofErr w:type="gramStart"/>
        <w:r>
          <w:t>a total</w:t>
        </w:r>
        <w:proofErr w:type="gramEnd"/>
        <w:r>
          <w:t xml:space="preserve"> mixture traction. </w:t>
        </w:r>
      </w:ins>
    </w:p>
    <w:p w14:paraId="52F994B7" w14:textId="77777777" w:rsidR="00FA354B" w:rsidRDefault="00FA354B" w:rsidP="00525EB6">
      <w:pPr>
        <w:rPr>
          <w:ins w:id="591" w:author="Steve Maas" w:date="2014-01-06T15:33:00Z"/>
        </w:rPr>
      </w:pPr>
    </w:p>
    <w:p w14:paraId="36B5C557" w14:textId="0350D1E6" w:rsidR="00FA354B" w:rsidRPr="002528E9" w:rsidRDefault="00FA354B" w:rsidP="00525EB6">
      <w:ins w:id="592" w:author="Steve Maas" w:date="2014-01-06T15:32:00Z">
        <w:r>
          <w:t xml:space="preserve">The </w:t>
        </w:r>
        <w:r>
          <w:rPr>
            <w:i/>
          </w:rPr>
          <w:t xml:space="preserve">linear </w:t>
        </w:r>
      </w:ins>
      <w:ins w:id="593" w:author="Steve Maas" w:date="2014-01-06T15:33:00Z">
        <w:r>
          <w:t xml:space="preserve">element defines whether the traction remains normal to the deformed surface or the reference surface. If set to true the traction remains normal to the reference surface. </w:t>
        </w:r>
      </w:ins>
      <w:ins w:id="594" w:author="Steve Maas" w:date="2014-01-06T15:34:00Z">
        <w:r>
          <w:t>When false it defines a follower force that remains normal to the deformed surface.</w:t>
        </w:r>
      </w:ins>
    </w:p>
    <w:p w14:paraId="3A9ACFB1" w14:textId="77777777" w:rsidR="009632B3" w:rsidRDefault="009632B3" w:rsidP="00525EB6">
      <w:pPr>
        <w:rPr>
          <w:ins w:id="595" w:author="Steve Maas" w:date="2014-01-06T15:34:00Z"/>
        </w:rPr>
      </w:pPr>
    </w:p>
    <w:p w14:paraId="3EC882A2" w14:textId="66671D49" w:rsidR="00525EB6" w:rsidRPr="00C64641" w:rsidDel="00F10F62" w:rsidRDefault="009632B3" w:rsidP="00525EB6">
      <w:pPr>
        <w:rPr>
          <w:del w:id="596" w:author="Steve Maas" w:date="2014-01-06T15:31:00Z"/>
        </w:rPr>
      </w:pPr>
      <w:ins w:id="597" w:author="Steve Maas" w:date="2014-01-06T15:34:00Z">
        <w:r>
          <w:t xml:space="preserve">The </w:t>
        </w:r>
        <w:r>
          <w:rPr>
            <w:i/>
          </w:rPr>
          <w:t xml:space="preserve">surface </w:t>
        </w:r>
        <w:r>
          <w:t xml:space="preserve">element defines the surface </w:t>
        </w:r>
      </w:ins>
      <w:ins w:id="598" w:author="Steve Maas" w:date="2014-01-06T15:35:00Z">
        <w:r>
          <w:t xml:space="preserve">to </w:t>
        </w:r>
      </w:ins>
      <w:ins w:id="599" w:author="Steve Maas" w:date="2014-01-06T15:34:00Z">
        <w:r>
          <w:t xml:space="preserve">which </w:t>
        </w:r>
      </w:ins>
      <w:ins w:id="600" w:author="Steve Maas" w:date="2014-01-06T15:35:00Z">
        <w:r>
          <w:t xml:space="preserve">the traction is applied. It consists of child elements defining the individual surface facets. </w:t>
        </w:r>
      </w:ins>
      <w:del w:id="601" w:author="Steve Maas" w:date="2014-01-06T15:31:00Z">
        <w:r w:rsidR="00525EB6" w:rsidRPr="00C64641" w:rsidDel="00F10F62">
          <w:delText>or</w:delText>
        </w:r>
      </w:del>
    </w:p>
    <w:p w14:paraId="2D4856CC" w14:textId="5D914B70" w:rsidR="00525EB6" w:rsidRPr="00C64641" w:rsidDel="00F10F62" w:rsidRDefault="00525EB6" w:rsidP="00525EB6">
      <w:pPr>
        <w:rPr>
          <w:del w:id="602" w:author="Steve Maas" w:date="2014-01-06T15:31:00Z"/>
        </w:rPr>
      </w:pPr>
    </w:p>
    <w:p w14:paraId="4B3690B2" w14:textId="6B8A9F7E" w:rsidR="00525EB6" w:rsidDel="00F10F62" w:rsidRDefault="00525EB6" w:rsidP="00525EB6">
      <w:pPr>
        <w:pStyle w:val="code"/>
        <w:rPr>
          <w:del w:id="603" w:author="Steve Maas" w:date="2014-01-06T15:31:00Z"/>
        </w:rPr>
      </w:pPr>
      <w:del w:id="604"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605" w:author="Steve Maas" w:date="2014-01-06T15:31:00Z"/>
        </w:rPr>
      </w:pPr>
      <w:del w:id="606"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607" w:author="Steve Maas" w:date="2014-01-06T15:31:00Z"/>
        </w:rPr>
      </w:pPr>
      <w:del w:id="608" w:author="Steve Maas" w:date="2014-01-06T15:31:00Z">
        <w:r w:rsidDel="00F10F62">
          <w:tab/>
          <w:delText>...</w:delText>
        </w:r>
      </w:del>
    </w:p>
    <w:p w14:paraId="22D7D104" w14:textId="0BC5B309" w:rsidR="00525EB6" w:rsidDel="00F10F62" w:rsidRDefault="00525EB6" w:rsidP="00525EB6">
      <w:pPr>
        <w:pStyle w:val="code"/>
        <w:rPr>
          <w:del w:id="609" w:author="Steve Maas" w:date="2014-01-06T15:31:00Z"/>
        </w:rPr>
      </w:pPr>
      <w:del w:id="610" w:author="Steve Maas" w:date="2014-01-06T15:31:00Z">
        <w:r w:rsidDel="00F10F62">
          <w:delText>&lt;/normal_traction&gt;</w:delText>
        </w:r>
      </w:del>
    </w:p>
    <w:p w14:paraId="4C7A4FBC" w14:textId="3A72061C" w:rsidR="00525EB6" w:rsidRPr="00C64641" w:rsidDel="00F10F62" w:rsidRDefault="00525EB6" w:rsidP="00525EB6">
      <w:pPr>
        <w:rPr>
          <w:del w:id="611" w:author="Steve Maas" w:date="2014-01-06T15:31:00Z"/>
        </w:rPr>
      </w:pPr>
    </w:p>
    <w:p w14:paraId="0B51AB81" w14:textId="2BBD469D" w:rsidR="00525EB6" w:rsidRDefault="00525EB6" w:rsidP="009519C2">
      <w:del w:id="612" w:author="Steve Maas" w:date="2014-01-06T22:17:00Z">
        <w:r w:rsidDel="00BD3F86">
          <w:delText xml:space="preserve">The </w:delText>
        </w:r>
      </w:del>
      <w:del w:id="613" w:author="Steve Maas" w:date="2014-01-06T15:35:00Z">
        <w:r w:rsidDel="009632B3">
          <w:delText xml:space="preserve">optional </w:delText>
        </w:r>
      </w:del>
      <w:del w:id="614"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615"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70" o:title=""/>
          </v:shape>
          <o:OLEObject Type="Embed" ProgID="Equation.DSMT4" ShapeID="_x0000_i1045" DrawAspect="Content" ObjectID="_1459176195"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6" type="#_x0000_t75" style="width:14pt;height:18pt" o:ole="">
            <v:imagedata r:id="rId72" o:title=""/>
          </v:shape>
          <o:OLEObject Type="Embed" ProgID="Equation.DSMT4" ShapeID="_x0000_i1046" DrawAspect="Content" ObjectID="_1459176196" r:id="rId73"/>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4" o:title=""/>
          </v:shape>
          <o:OLEObject Type="Embed" ProgID="Equation.DSMT4" ShapeID="_x0000_i1047" DrawAspect="Content" ObjectID="_1459176197" r:id="rId75"/>
        </w:object>
      </w:r>
      <w:r w:rsidRPr="00C64641">
        <w:t xml:space="preserve"> and </w:t>
      </w:r>
      <w:r w:rsidR="00AF2221" w:rsidRPr="00AF2221">
        <w:rPr>
          <w:position w:val="-12"/>
        </w:rPr>
        <w:object w:dxaOrig="840" w:dyaOrig="360" w14:anchorId="7B048D93">
          <v:shape id="_x0000_i1048" type="#_x0000_t75" style="width:42pt;height:18pt" o:ole="">
            <v:imagedata r:id="rId76" o:title=""/>
          </v:shape>
          <o:OLEObject Type="Embed" ProgID="Equation.DSMT4" ShapeID="_x0000_i1048" DrawAspect="Content" ObjectID="_1459176198" r:id="rId77"/>
        </w:object>
      </w:r>
      <w:r w:rsidRPr="00C64641">
        <w:t xml:space="preserve"> (or </w:t>
      </w:r>
      <w:r w:rsidR="00AF2221" w:rsidRPr="00AF2221">
        <w:rPr>
          <w:position w:val="-12"/>
        </w:rPr>
        <w:object w:dxaOrig="600" w:dyaOrig="380" w14:anchorId="03F9E89C">
          <v:shape id="_x0000_i1049" type="#_x0000_t75" style="width:30pt;height:19.5pt" o:ole="">
            <v:imagedata r:id="rId78" o:title=""/>
          </v:shape>
          <o:OLEObject Type="Embed" ProgID="Equation.DSMT4" ShapeID="_x0000_i1049" DrawAspect="Content" ObjectID="_1459176199"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616" w:author="Steve Maas" w:date="2014-01-06T15:36:00Z">
        <w:r w:rsidRPr="004A4869" w:rsidDel="00B936B0">
          <w:delText>fix</w:delText>
        </w:r>
      </w:del>
      <w:ins w:id="617" w:author="Steve Maas" w:date="2014-01-06T15:36:00Z">
        <w:r w:rsidR="00B936B0">
          <w:t>prescribed</w:t>
        </w:r>
      </w:ins>
      <w:ins w:id="618" w:author="Steve Maas" w:date="2014-01-06T22:18:00Z">
        <w:r w:rsidR="0061621E">
          <w:t xml:space="preserve"> </w:t>
        </w:r>
        <w:proofErr w:type="gramStart"/>
        <w:r w:rsidR="0061621E">
          <w:t>bc</w:t>
        </w:r>
        <w:proofErr w:type="gramEnd"/>
        <w:r w:rsidR="0061621E">
          <w:t>="p"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619"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620"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621"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622"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623" w:author="Steve Maas" w:date="2014-01-06T15:36:00Z">
        <w:r w:rsidR="00B936B0">
          <w:t>prescribed</w:t>
        </w:r>
      </w:ins>
      <w:del w:id="624" w:author="Steve Maas" w:date="2014-01-06T15:36:00Z">
        <w:r w:rsidRPr="004A4869" w:rsidDel="00B936B0">
          <w:delText>fix</w:delText>
        </w:r>
      </w:del>
      <w:r w:rsidRPr="004A4869">
        <w:t>&gt;</w:t>
      </w:r>
    </w:p>
    <w:p w14:paraId="69616C6B" w14:textId="3F6DE904" w:rsidR="00525EB6" w:rsidRDefault="00525EB6" w:rsidP="00525EB6">
      <w:pPr>
        <w:pStyle w:val="code"/>
        <w:rPr>
          <w:ins w:id="625" w:author="Steve Maas" w:date="2014-01-06T22:18:00Z"/>
        </w:rPr>
      </w:pPr>
      <w:r>
        <w:tab/>
        <w:t>&lt;</w:t>
      </w:r>
      <w:del w:id="626" w:author="Steve Maas" w:date="2014-01-06T15:37:00Z">
        <w:r w:rsidDel="00B936B0">
          <w:delText xml:space="preserve">normal_traction </w:delText>
        </w:r>
      </w:del>
      <w:ins w:id="627" w:author="Steve Maas" w:date="2014-01-06T15:37:00Z">
        <w:r w:rsidR="00B936B0">
          <w:t>surface_load type="normal_traction"</w:t>
        </w:r>
        <w:r w:rsidR="00B936B0" w:rsidDel="00B936B0">
          <w:t xml:space="preserve"> </w:t>
        </w:r>
      </w:ins>
      <w:del w:id="628"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629" w:author="Steve Maas" w:date="2014-01-06T15:37:00Z"/>
        </w:rPr>
      </w:pPr>
      <w:ins w:id="630" w:author="Steve Maas" w:date="2014-01-06T22:18:00Z">
        <w:r>
          <w:tab/>
        </w:r>
        <w:r>
          <w:tab/>
          <w:t>&lt;traction lc="1"&gt;-1.0&lt;/traction&gt;</w:t>
        </w:r>
      </w:ins>
    </w:p>
    <w:p w14:paraId="76910302" w14:textId="632B1338" w:rsidR="00B936B0" w:rsidRDefault="00B936B0" w:rsidP="00525EB6">
      <w:pPr>
        <w:pStyle w:val="code"/>
        <w:rPr>
          <w:ins w:id="631" w:author="Steve Maas" w:date="2014-01-06T15:37:00Z"/>
        </w:rPr>
      </w:pPr>
      <w:ins w:id="632" w:author="Steve Maas" w:date="2014-01-06T15:37:00Z">
        <w:r>
          <w:tab/>
        </w:r>
        <w:r>
          <w:tab/>
          <w:t>&lt;</w:t>
        </w:r>
        <w:proofErr w:type="gramStart"/>
        <w:r>
          <w:t>effective&gt;</w:t>
        </w:r>
        <w:proofErr w:type="gramEnd"/>
        <w:r>
          <w:t>0&lt;/effective&gt;</w:t>
        </w:r>
      </w:ins>
    </w:p>
    <w:p w14:paraId="068D37EB" w14:textId="61FAC530" w:rsidR="00B936B0" w:rsidRDefault="00B936B0" w:rsidP="00525EB6">
      <w:pPr>
        <w:pStyle w:val="code"/>
        <w:rPr>
          <w:ins w:id="633" w:author="Steve Maas" w:date="2014-01-06T15:37:00Z"/>
        </w:rPr>
      </w:pPr>
      <w:ins w:id="634" w:author="Steve Maas" w:date="2014-01-06T15:37:00Z">
        <w:r>
          <w:tab/>
        </w:r>
        <w:r>
          <w:tab/>
          <w:t>&lt;</w:t>
        </w:r>
        <w:proofErr w:type="gramStart"/>
        <w:r>
          <w:t>linear&gt;</w:t>
        </w:r>
        <w:proofErr w:type="gramEnd"/>
        <w:r>
          <w:t>0&lt;/linear&gt;</w:t>
        </w:r>
      </w:ins>
    </w:p>
    <w:p w14:paraId="4E3F0049" w14:textId="221FB381" w:rsidR="00B936B0" w:rsidRDefault="00B936B0" w:rsidP="00525EB6">
      <w:pPr>
        <w:pStyle w:val="code"/>
      </w:pPr>
      <w:ins w:id="635" w:author="Steve Maas" w:date="2014-01-06T15:37:00Z">
        <w:r>
          <w:tab/>
        </w:r>
        <w:r>
          <w:tab/>
          <w:t>&lt;</w:t>
        </w:r>
        <w:proofErr w:type="gramStart"/>
        <w:r>
          <w:t>surface</w:t>
        </w:r>
        <w:proofErr w:type="gramEnd"/>
        <w:r>
          <w:t>&gt;</w:t>
        </w:r>
      </w:ins>
    </w:p>
    <w:p w14:paraId="5989351D" w14:textId="455D21B4" w:rsidR="00525EB6" w:rsidRDefault="00525EB6" w:rsidP="00525EB6">
      <w:pPr>
        <w:pStyle w:val="code"/>
        <w:rPr>
          <w:ins w:id="636" w:author="Steve Maas" w:date="2014-01-06T15:37:00Z"/>
        </w:rPr>
      </w:pPr>
      <w:r>
        <w:tab/>
      </w:r>
      <w:r>
        <w:tab/>
      </w:r>
      <w:ins w:id="637" w:author="Steve Maas" w:date="2014-01-06T15:37:00Z">
        <w:r w:rsidR="00B936B0">
          <w:tab/>
        </w:r>
      </w:ins>
      <w:r>
        <w:t>&lt;quad4 id=</w:t>
      </w:r>
      <w:r w:rsidR="00DD233C">
        <w:t>"</w:t>
      </w:r>
      <w:r>
        <w:t>n</w:t>
      </w:r>
      <w:r w:rsidR="00DD233C">
        <w:t>"</w:t>
      </w:r>
      <w:del w:id="638"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w:t>
      </w:r>
      <w:proofErr w:type="gramStart"/>
      <w:r>
        <w:t>,n2,n3,n4</w:t>
      </w:r>
      <w:proofErr w:type="gramEnd"/>
      <w:r>
        <w:t>&lt;/quad4&gt;</w:t>
      </w:r>
    </w:p>
    <w:p w14:paraId="7A07DF75" w14:textId="10DD1229" w:rsidR="00B936B0" w:rsidDel="00B936B0" w:rsidRDefault="00B936B0" w:rsidP="00525EB6">
      <w:pPr>
        <w:pStyle w:val="code"/>
        <w:rPr>
          <w:del w:id="639" w:author="Steve Maas" w:date="2014-01-06T15:37:00Z"/>
        </w:rPr>
      </w:pPr>
    </w:p>
    <w:p w14:paraId="7FC7771E" w14:textId="4F3335CA" w:rsidR="00525EB6" w:rsidRDefault="00525EB6" w:rsidP="00525EB6">
      <w:pPr>
        <w:pStyle w:val="code"/>
        <w:rPr>
          <w:ins w:id="640" w:author="Steve Maas" w:date="2014-01-06T15:37:00Z"/>
        </w:rPr>
      </w:pPr>
      <w:r>
        <w:tab/>
      </w:r>
      <w:ins w:id="641" w:author="Steve Maas" w:date="2014-01-06T15:37:00Z">
        <w:r w:rsidR="00B936B0">
          <w:tab/>
        </w:r>
        <w:r w:rsidR="00B936B0">
          <w:tab/>
        </w:r>
      </w:ins>
      <w:del w:id="642" w:author="Steve Maas" w:date="2014-01-06T15:37:00Z">
        <w:r w:rsidDel="00B936B0">
          <w:tab/>
        </w:r>
      </w:del>
      <w:r>
        <w:t>...</w:t>
      </w:r>
    </w:p>
    <w:p w14:paraId="7AA361DE" w14:textId="2214892D" w:rsidR="00B936B0" w:rsidRDefault="00B936B0" w:rsidP="00525EB6">
      <w:pPr>
        <w:pStyle w:val="code"/>
      </w:pPr>
      <w:ins w:id="643" w:author="Steve Maas" w:date="2014-01-06T15:37:00Z">
        <w:r>
          <w:tab/>
        </w:r>
        <w:r>
          <w:tab/>
          <w:t>&lt;/surface&gt;</w:t>
        </w:r>
      </w:ins>
    </w:p>
    <w:p w14:paraId="2231B515" w14:textId="1DB09A3A" w:rsidR="00525EB6" w:rsidRDefault="00525EB6" w:rsidP="00525EB6">
      <w:pPr>
        <w:pStyle w:val="code"/>
      </w:pPr>
      <w:r>
        <w:tab/>
        <w:t>&lt;/</w:t>
      </w:r>
      <w:del w:id="644" w:author="Steve Maas" w:date="2014-01-06T15:37:00Z">
        <w:r w:rsidDel="00D423CA">
          <w:delText>normal_traction</w:delText>
        </w:r>
      </w:del>
      <w:ins w:id="645"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w:t>
      </w:r>
      <w:proofErr w:type="gramStart"/>
      <w:r>
        <w:t>loadpoint&gt;</w:t>
      </w:r>
      <w:proofErr w:type="gramEnd"/>
      <w:r>
        <w:t>0,0&lt;/loadpoint&gt;</w:t>
      </w:r>
    </w:p>
    <w:p w14:paraId="2EF8D458" w14:textId="77777777" w:rsidR="00525EB6" w:rsidRDefault="00525EB6" w:rsidP="00525EB6">
      <w:pPr>
        <w:pStyle w:val="code"/>
      </w:pPr>
      <w:r>
        <w:tab/>
      </w:r>
      <w:r>
        <w:tab/>
        <w:t>&lt;</w:t>
      </w:r>
      <w:proofErr w:type="gramStart"/>
      <w:r>
        <w:t>loadpoint&gt;</w:t>
      </w:r>
      <w:proofErr w:type="gramEnd"/>
      <w:r>
        <w: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646" w:author="Steve Maas" w:date="2014-01-06T15:54:00Z">
          <w:pPr>
            <w:pStyle w:val="Heading3"/>
          </w:pPr>
        </w:pPrChange>
      </w:pPr>
      <w:bookmarkStart w:id="647" w:name="_Toc377547208"/>
      <w:r w:rsidRPr="00C64641">
        <w:t>Fluid Flux</w:t>
      </w:r>
      <w:bookmarkEnd w:id="647"/>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50" type="#_x0000_t75" style="width:13.5pt;height:10.5pt" o:ole="">
            <v:imagedata r:id="rId80" o:title=""/>
          </v:shape>
          <o:OLEObject Type="Embed" ProgID="Equation.DSMT4" ShapeID="_x0000_i1050" DrawAspect="Content" ObjectID="_1459176200"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2" o:title=""/>
          </v:shape>
          <o:OLEObject Type="Embed" ProgID="Equation.DSMT4" ShapeID="_x0000_i1051" DrawAspect="Content" ObjectID="_1459176201" r:id="rId83"/>
        </w:object>
      </w:r>
      <w:r w:rsidRPr="00C64641">
        <w:t xml:space="preserve"> on a boundary surface may not be prescribed. </w:t>
      </w:r>
      <w:del w:id="648" w:author="Steve Maas" w:date="2014-01-06T15:39:00Z">
        <w:r w:rsidRPr="00C64641" w:rsidDel="00A9772D">
          <w:delText xml:space="preserve"> </w:delText>
        </w:r>
      </w:del>
      <w:r w:rsidRPr="00C64641">
        <w:t>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52" type="#_x0000_t75" style="width:50pt;height:18pt" o:ole="">
            <v:imagedata r:id="rId84" o:title=""/>
          </v:shape>
          <o:OLEObject Type="Embed" ProgID="Equation.DSMT4" ShapeID="_x0000_i1052" DrawAspect="Content" ObjectID="_1459176202"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6" o:title=""/>
          </v:shape>
          <o:OLEObject Type="Embed" ProgID="Equation.DSMT4" ShapeID="_x0000_i1053" DrawAspect="Content" ObjectID="_1459176203"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649" w:author="Steve Maas" w:date="2014-01-06T17:31:00Z"/>
        </w:rPr>
      </w:pPr>
      <w:r>
        <w:t>&lt;</w:t>
      </w:r>
      <w:del w:id="650" w:author="Steve Maas" w:date="2014-01-06T15:39:00Z">
        <w:r w:rsidDel="00A9772D">
          <w:delText xml:space="preserve">fluidflux </w:delText>
        </w:r>
      </w:del>
      <w:ins w:id="651" w:author="Steve Maas" w:date="2014-01-06T15:39:00Z">
        <w:r w:rsidR="00A9772D">
          <w:t>surface_load type="fluidflux"</w:t>
        </w:r>
      </w:ins>
      <w:del w:id="652"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653" w:author="Steve Maas" w:date="2014-01-06T15:40:00Z"/>
        </w:rPr>
      </w:pPr>
      <w:ins w:id="654" w:author="Steve Maas" w:date="2014-01-06T17:31:00Z">
        <w:r>
          <w:lastRenderedPageBreak/>
          <w:tab/>
          <w:t>&lt;flux [lc="1"]&gt;1.0&lt;/flux&gt;</w:t>
        </w:r>
      </w:ins>
    </w:p>
    <w:p w14:paraId="467C2111" w14:textId="33545B19" w:rsidR="00A9772D" w:rsidRDefault="00A9772D" w:rsidP="00525EB6">
      <w:pPr>
        <w:pStyle w:val="code"/>
        <w:rPr>
          <w:ins w:id="655" w:author="Steve Maas" w:date="2014-01-06T15:40:00Z"/>
        </w:rPr>
      </w:pPr>
      <w:ins w:id="656" w:author="Steve Maas" w:date="2014-01-06T15:40:00Z">
        <w:r>
          <w:tab/>
          <w:t>&lt;</w:t>
        </w:r>
        <w:proofErr w:type="gramStart"/>
        <w:r>
          <w:t>linear&gt;</w:t>
        </w:r>
        <w:proofErr w:type="gramEnd"/>
        <w:r>
          <w:t>0&lt;/linear&gt;</w:t>
        </w:r>
      </w:ins>
    </w:p>
    <w:p w14:paraId="140C34DA" w14:textId="727531BC" w:rsidR="00A9772D" w:rsidRDefault="00A9772D" w:rsidP="00525EB6">
      <w:pPr>
        <w:pStyle w:val="code"/>
        <w:rPr>
          <w:ins w:id="657" w:author="Steve Maas" w:date="2014-01-06T15:40:00Z"/>
        </w:rPr>
      </w:pPr>
      <w:ins w:id="658" w:author="Steve Maas" w:date="2014-01-06T15:40:00Z">
        <w:r>
          <w:tab/>
          <w:t>&lt;</w:t>
        </w:r>
        <w:proofErr w:type="gramStart"/>
        <w:r>
          <w:t>mixture&gt;</w:t>
        </w:r>
        <w:proofErr w:type="gramEnd"/>
        <w:r>
          <w:t>1&lt;/mixture&gt;</w:t>
        </w:r>
      </w:ins>
    </w:p>
    <w:p w14:paraId="1501FD66" w14:textId="6F4460C6" w:rsidR="00A9772D" w:rsidRDefault="00A9772D" w:rsidP="00525EB6">
      <w:pPr>
        <w:pStyle w:val="code"/>
      </w:pPr>
      <w:ins w:id="659" w:author="Steve Maas" w:date="2014-01-06T15:40:00Z">
        <w:r>
          <w:tab/>
          <w:t>&lt;surface</w:t>
        </w:r>
      </w:ins>
      <w:ins w:id="660" w:author="Steve Maas" w:date="2014-01-06T17:32:00Z">
        <w:r w:rsidR="00773AFD">
          <w:t xml:space="preserve"> [set="surface_name"]</w:t>
        </w:r>
      </w:ins>
      <w:ins w:id="661" w:author="Steve Maas" w:date="2014-01-06T15:40:00Z">
        <w:r>
          <w:t>&gt;</w:t>
        </w:r>
      </w:ins>
    </w:p>
    <w:p w14:paraId="5E4B8F96" w14:textId="11339CD4" w:rsidR="00A9772D" w:rsidDel="00A9772D" w:rsidRDefault="00525EB6" w:rsidP="00525EB6">
      <w:pPr>
        <w:pStyle w:val="code"/>
        <w:rPr>
          <w:del w:id="662" w:author="Steve Maas" w:date="2014-01-06T15:40:00Z"/>
        </w:rPr>
      </w:pPr>
      <w:del w:id="663" w:author="Steve Maas" w:date="2014-01-06T17:32:00Z">
        <w:r w:rsidDel="00773AFD">
          <w:tab/>
          <w:delText>&lt;quad4 id=</w:delText>
        </w:r>
        <w:r w:rsidR="004C4F02" w:rsidDel="00773AFD">
          <w:delText>"</w:delText>
        </w:r>
        <w:r w:rsidDel="00773AFD">
          <w:delText>n</w:delText>
        </w:r>
        <w:r w:rsidR="004C4F02" w:rsidDel="00773AFD">
          <w:delText>"</w:delText>
        </w:r>
      </w:del>
      <w:del w:id="664"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665" w:author="Steve Maas" w:date="2014-01-06T17:32:00Z">
        <w:r w:rsidDel="00773AFD">
          <w:delText>&gt;n1,n2,n3,n4&lt;/quad4&gt;</w:delText>
        </w:r>
      </w:del>
    </w:p>
    <w:p w14:paraId="35F4CC8A" w14:textId="3BD9B0AF" w:rsidR="00525EB6" w:rsidRDefault="00A9772D" w:rsidP="00525EB6">
      <w:pPr>
        <w:pStyle w:val="code"/>
        <w:rPr>
          <w:ins w:id="666" w:author="Steve Maas" w:date="2014-01-06T15:40:00Z"/>
        </w:rPr>
      </w:pPr>
      <w:ins w:id="667" w:author="Steve Maas" w:date="2014-01-06T15:40:00Z">
        <w:r>
          <w:tab/>
        </w:r>
      </w:ins>
      <w:r w:rsidR="00525EB6">
        <w:tab/>
        <w:t>...</w:t>
      </w:r>
    </w:p>
    <w:p w14:paraId="295C0510" w14:textId="55BB96B2" w:rsidR="00A9772D" w:rsidRDefault="00A9772D" w:rsidP="00525EB6">
      <w:pPr>
        <w:pStyle w:val="code"/>
      </w:pPr>
      <w:ins w:id="668"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669" w:author="Steve Maas" w:date="2014-01-06T17:31:00Z"/>
        </w:rPr>
      </w:pPr>
    </w:p>
    <w:p w14:paraId="31FC322F" w14:textId="0F4D6DE3" w:rsidR="00773AFD" w:rsidRPr="00773AFD" w:rsidRDefault="00773AFD" w:rsidP="00525EB6">
      <w:pPr>
        <w:rPr>
          <w:ins w:id="670" w:author="Steve Maas" w:date="2014-01-06T17:31:00Z"/>
        </w:rPr>
      </w:pPr>
      <w:ins w:id="671" w:author="Steve Maas" w:date="2014-01-06T17:31:00Z">
        <w:r>
          <w:t xml:space="preserve">The </w:t>
        </w:r>
        <w:r>
          <w:rPr>
            <w:i/>
          </w:rPr>
          <w:t xml:space="preserve">flux </w:t>
        </w:r>
        <w:r>
          <w:t>parameter defines the flux that will be applied to the surface.</w:t>
        </w:r>
      </w:ins>
      <w:ins w:id="672"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673" w:author="Steve Maas" w:date="2014-01-06T17:33:00Z">
        <w:r w:rsidR="000E3C27">
          <w:t>applied</w:t>
        </w:r>
      </w:ins>
      <w:ins w:id="674"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675" w:author="Steve Maas" w:date="2014-01-06T17:34:00Z"/>
        </w:rPr>
      </w:pPr>
      <w:del w:id="676" w:author="Steve Maas" w:date="2014-01-06T17:32:00Z">
        <w:r w:rsidDel="00773AFD">
          <w:delText xml:space="preserve">The </w:delText>
        </w:r>
      </w:del>
      <w:del w:id="677" w:author="Steve Maas" w:date="2014-01-06T15:41:00Z">
        <w:r w:rsidDel="00B47DB8">
          <w:delText xml:space="preserve">optional </w:delText>
        </w:r>
      </w:del>
      <w:del w:id="678"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679"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680" w:author="Steve Maas" w:date="2014-01-06T17:34:00Z"/>
        </w:rPr>
      </w:pPr>
    </w:p>
    <w:p w14:paraId="68657BA6" w14:textId="68DDAE4C" w:rsidR="00525EB6" w:rsidRPr="00C64641" w:rsidRDefault="0018254C" w:rsidP="00525EB6">
      <w:ins w:id="681" w:author="Steve Maas" w:date="2014-01-06T15:41:00Z">
        <w:r>
          <w:t xml:space="preserve">When </w:t>
        </w:r>
        <w:r>
          <w:rPr>
            <w:i/>
          </w:rPr>
          <w:t xml:space="preserve">linear </w:t>
        </w:r>
        <w:r>
          <w:t xml:space="preserve">is </w:t>
        </w:r>
      </w:ins>
      <w:ins w:id="682" w:author="Steve Maas" w:date="2014-01-06T15:42:00Z">
        <w:r>
          <w:t>set to zero</w:t>
        </w:r>
      </w:ins>
      <w:ins w:id="683" w:author="Steve Maas" w:date="2014-01-06T15:41:00Z">
        <w:r>
          <w:t xml:space="preserve"> </w:t>
        </w:r>
      </w:ins>
      <w:del w:id="684"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685"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686" w:author="Steve Maas" w:date="2014-01-06T15:42:00Z">
        <w:r>
          <w:t xml:space="preserve">When </w:t>
        </w:r>
        <w:r>
          <w:rPr>
            <w:i/>
          </w:rPr>
          <w:t xml:space="preserve">linear </w:t>
        </w:r>
        <w:r>
          <w:t xml:space="preserve">is set to non-zero </w:t>
        </w:r>
      </w:ins>
      <w:del w:id="687" w:author="Steve Maas" w:date="2014-01-06T15:42:00Z">
        <w:r w:rsidR="00525EB6" w:rsidRPr="0018254C" w:rsidDel="0018254C">
          <w:rPr>
            <w:rPrChange w:id="688" w:author="Steve Maas" w:date="2014-01-06T15:42:00Z">
              <w:rPr>
                <w:i/>
              </w:rPr>
            </w:rPrChange>
          </w:rPr>
          <w:delText>type="linear"</w:delText>
        </w:r>
        <w:r w:rsidR="00525EB6" w:rsidRPr="002528E9" w:rsidDel="0018254C">
          <w:delText xml:space="preserve"> </w:delText>
        </w:r>
      </w:del>
      <w:ins w:id="689"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54" type="#_x0000_t75" style="width:14pt;height:18pt" o:ole="">
            <v:imagedata r:id="rId88" o:title=""/>
          </v:shape>
          <o:OLEObject Type="Embed" ProgID="Equation.DSMT4" ShapeID="_x0000_i1054" DrawAspect="Content" ObjectID="_1459176204" r:id="rId89"/>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55" type="#_x0000_t75" style="width:79.5pt;height:22pt" o:ole="">
            <v:imagedata r:id="rId90" o:title=""/>
          </v:shape>
          <o:OLEObject Type="Embed" ProgID="Equation.DSMT4" ShapeID="_x0000_i1055" DrawAspect="Content" ObjectID="_1459176205" r:id="rId91"/>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2" o:title=""/>
          </v:shape>
          <o:OLEObject Type="Embed" ProgID="Equation.DSMT4" ShapeID="_x0000_i1056" DrawAspect="Content" ObjectID="_1459176206"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690" w:author="Steve Maas" w:date="2014-01-06T17:34:00Z"/>
        </w:rPr>
      </w:pPr>
      <w:r>
        <w:t>&lt;</w:t>
      </w:r>
      <w:ins w:id="691" w:author="Steve Maas" w:date="2014-01-06T15:43:00Z">
        <w:r w:rsidR="0018254C">
          <w:t>surface_load type="</w:t>
        </w:r>
      </w:ins>
      <w:r>
        <w:t>fluidflux</w:t>
      </w:r>
      <w:ins w:id="692" w:author="Steve Maas" w:date="2014-01-06T15:43:00Z">
        <w:r w:rsidR="0018254C">
          <w:t>"</w:t>
        </w:r>
      </w:ins>
      <w:del w:id="693"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694" w:author="Steve Maas" w:date="2014-01-06T15:43:00Z"/>
        </w:rPr>
      </w:pPr>
      <w:ins w:id="695" w:author="Steve Maas" w:date="2014-01-06T17:34:00Z">
        <w:r>
          <w:tab/>
          <w:t>&lt;flux lc="1"&gt;1.0&lt;/flux&gt;</w:t>
        </w:r>
      </w:ins>
    </w:p>
    <w:p w14:paraId="08D9BDBD" w14:textId="0F4C06EC" w:rsidR="0018254C" w:rsidRDefault="0018254C" w:rsidP="00525EB6">
      <w:pPr>
        <w:pStyle w:val="code"/>
        <w:rPr>
          <w:ins w:id="696" w:author="Steve Maas" w:date="2014-01-06T15:43:00Z"/>
        </w:rPr>
      </w:pPr>
      <w:ins w:id="697" w:author="Steve Maas" w:date="2014-01-06T15:43:00Z">
        <w:r>
          <w:tab/>
          <w:t>&lt;</w:t>
        </w:r>
        <w:proofErr w:type="gramStart"/>
        <w:r>
          <w:t>linear&gt;</w:t>
        </w:r>
        <w:proofErr w:type="gramEnd"/>
        <w:r>
          <w:t>0&lt;/linear&gt;</w:t>
        </w:r>
      </w:ins>
    </w:p>
    <w:p w14:paraId="471F1A98" w14:textId="649F921E" w:rsidR="0018254C" w:rsidRDefault="0018254C" w:rsidP="00525EB6">
      <w:pPr>
        <w:pStyle w:val="code"/>
        <w:rPr>
          <w:ins w:id="698" w:author="Steve Maas" w:date="2014-01-06T15:43:00Z"/>
        </w:rPr>
      </w:pPr>
      <w:ins w:id="699" w:author="Steve Maas" w:date="2014-01-06T15:43:00Z">
        <w:r>
          <w:tab/>
          <w:t>&lt;</w:t>
        </w:r>
        <w:proofErr w:type="gramStart"/>
        <w:r>
          <w:t>mixture&gt;</w:t>
        </w:r>
        <w:proofErr w:type="gramEnd"/>
        <w:r>
          <w:t>1&lt;/mixture&gt;</w:t>
        </w:r>
      </w:ins>
    </w:p>
    <w:p w14:paraId="3D43945D" w14:textId="3A15997D" w:rsidR="0018254C" w:rsidRDefault="0018254C" w:rsidP="00525EB6">
      <w:pPr>
        <w:pStyle w:val="code"/>
      </w:pPr>
      <w:ins w:id="700" w:author="Steve Maas" w:date="2014-01-06T15:44:00Z">
        <w:r>
          <w:tab/>
          <w:t>&lt;surface</w:t>
        </w:r>
      </w:ins>
      <w:ins w:id="701" w:author="Steve Maas" w:date="2014-01-06T17:34:00Z">
        <w:r w:rsidR="00CF168E">
          <w:t xml:space="preserve"> [set="surface_name"]</w:t>
        </w:r>
      </w:ins>
      <w:ins w:id="702" w:author="Steve Maas" w:date="2014-01-06T15:44:00Z">
        <w:r>
          <w:t>&gt;</w:t>
        </w:r>
      </w:ins>
    </w:p>
    <w:p w14:paraId="0A44C877" w14:textId="697EBC80" w:rsidR="0018254C" w:rsidDel="0018254C" w:rsidRDefault="00525EB6" w:rsidP="00525EB6">
      <w:pPr>
        <w:pStyle w:val="code"/>
        <w:rPr>
          <w:del w:id="703" w:author="Steve Maas" w:date="2014-01-06T15:44:00Z"/>
        </w:rPr>
      </w:pPr>
      <w:del w:id="704"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705" w:author="Steve Maas" w:date="2014-01-06T15:44:00Z"/>
        </w:rPr>
      </w:pPr>
      <w:ins w:id="706" w:author="Steve Maas" w:date="2014-01-06T15:44:00Z">
        <w:r>
          <w:tab/>
        </w:r>
      </w:ins>
      <w:r w:rsidR="00525EB6">
        <w:tab/>
        <w:t>...</w:t>
      </w:r>
    </w:p>
    <w:p w14:paraId="4DAE1CCF" w14:textId="68223FB1" w:rsidR="0018254C" w:rsidRDefault="0018254C" w:rsidP="00525EB6">
      <w:pPr>
        <w:pStyle w:val="code"/>
      </w:pPr>
      <w:ins w:id="707" w:author="Steve Maas" w:date="2014-01-06T15:44:00Z">
        <w:r>
          <w:tab/>
          <w:t>&lt;/surface&gt;</w:t>
        </w:r>
      </w:ins>
    </w:p>
    <w:p w14:paraId="010BF891" w14:textId="5A911BF3" w:rsidR="00525EB6" w:rsidRDefault="00525EB6" w:rsidP="00525EB6">
      <w:pPr>
        <w:pStyle w:val="code"/>
      </w:pPr>
      <w:r>
        <w:t>&lt;/</w:t>
      </w:r>
      <w:ins w:id="708" w:author="Steve Maas" w:date="2014-01-06T15:49:00Z">
        <w:r w:rsidR="007D3C17">
          <w:t>surface_load</w:t>
        </w:r>
      </w:ins>
      <w:del w:id="709"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7" type="#_x0000_t75" style="width:34pt;height:18pt" o:ole="">
            <v:imagedata r:id="rId94" o:title=""/>
          </v:shape>
          <o:OLEObject Type="Embed" ProgID="Equation.DSMT4" ShapeID="_x0000_i1057" DrawAspect="Content" ObjectID="_1459176207"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6" o:title=""/>
          </v:shape>
          <o:OLEObject Type="Embed" ProgID="Equation.DSMT4" ShapeID="_x0000_i1058" DrawAspect="Content" ObjectID="_1459176208"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710" w:author="Steve Maas" w:date="2014-01-06T15:54:00Z">
          <w:pPr>
            <w:pStyle w:val="Heading3"/>
          </w:pPr>
        </w:pPrChange>
      </w:pPr>
      <w:bookmarkStart w:id="711" w:name="_Toc377547209"/>
      <w:r w:rsidRPr="00C64641">
        <w:lastRenderedPageBreak/>
        <w:t>Solute Flux</w:t>
      </w:r>
      <w:bookmarkEnd w:id="711"/>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59" type="#_x0000_t75" style="width:8pt;height:16.5pt" o:ole="">
            <v:imagedata r:id="rId98" o:title=""/>
          </v:shape>
          <o:OLEObject Type="Embed" ProgID="Equation.DSMT4" ShapeID="_x0000_i1059" DrawAspect="Content" ObjectID="_1459176209"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100" o:title=""/>
          </v:shape>
          <o:OLEObject Type="Embed" ProgID="Equation.DSMT4" ShapeID="_x0000_i1060" DrawAspect="Content" ObjectID="_1459176210" r:id="rId101"/>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61" type="#_x0000_t75" style="width:42.5pt;height:18pt" o:ole="">
            <v:imagedata r:id="rId102" o:title=""/>
          </v:shape>
          <o:OLEObject Type="Embed" ProgID="Equation.DSMT4" ShapeID="_x0000_i1061" DrawAspect="Content" ObjectID="_1459176211"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4" o:title=""/>
          </v:shape>
          <o:OLEObject Type="Embed" ProgID="Equation.DSMT4" ShapeID="_x0000_i1062" DrawAspect="Content" ObjectID="_1459176212"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712" w:author="Steve Maas" w:date="2014-01-06T22:24:00Z"/>
        </w:rPr>
      </w:pPr>
      <w:r>
        <w:t>&lt;</w:t>
      </w:r>
      <w:ins w:id="713" w:author="Steve Maas" w:date="2014-01-06T15:45:00Z">
        <w:r w:rsidR="004A6CDC">
          <w:t>surface_load type="</w:t>
        </w:r>
      </w:ins>
      <w:r>
        <w:t>soluteflux</w:t>
      </w:r>
      <w:ins w:id="714" w:author="Steve Maas" w:date="2014-01-06T15:45:00Z">
        <w:r w:rsidR="004A6CDC">
          <w:t>"</w:t>
        </w:r>
      </w:ins>
      <w:del w:id="715"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716" w:author="Steve Maas" w:date="2014-01-06T15:45:00Z"/>
        </w:rPr>
      </w:pPr>
      <w:ins w:id="717" w:author="Steve Maas" w:date="2014-01-06T22:24:00Z">
        <w:r>
          <w:tab/>
          <w:t>&lt;flux [lc="</w:t>
        </w:r>
      </w:ins>
      <w:ins w:id="718" w:author="Steve Maas" w:date="2014-01-06T22:25:00Z">
        <w:r>
          <w:t>1"]&gt;1.0&lt;/flux&gt;</w:t>
        </w:r>
      </w:ins>
    </w:p>
    <w:p w14:paraId="4A483FC2" w14:textId="0380FC66" w:rsidR="001F4D5D" w:rsidRDefault="001F4D5D" w:rsidP="00525EB6">
      <w:pPr>
        <w:pStyle w:val="code"/>
        <w:rPr>
          <w:ins w:id="719" w:author="Steve Maas" w:date="2014-01-06T15:45:00Z"/>
        </w:rPr>
      </w:pPr>
      <w:ins w:id="720" w:author="Steve Maas" w:date="2014-01-06T15:45:00Z">
        <w:r>
          <w:tab/>
          <w:t>&lt;</w:t>
        </w:r>
        <w:proofErr w:type="gramStart"/>
        <w:r>
          <w:t>linear&gt;</w:t>
        </w:r>
        <w:proofErr w:type="gramEnd"/>
        <w:r>
          <w:t>0&lt;/linear&gt;</w:t>
        </w:r>
      </w:ins>
    </w:p>
    <w:p w14:paraId="5CCEC5A4" w14:textId="0B9A5638" w:rsidR="001F4D5D" w:rsidRDefault="001F4D5D" w:rsidP="00525EB6">
      <w:pPr>
        <w:pStyle w:val="code"/>
        <w:rPr>
          <w:ins w:id="721" w:author="Steve Maas" w:date="2014-01-06T15:46:00Z"/>
        </w:rPr>
      </w:pPr>
      <w:ins w:id="722" w:author="Steve Maas" w:date="2014-01-06T15:45:00Z">
        <w:r>
          <w:tab/>
        </w:r>
      </w:ins>
      <w:ins w:id="723" w:author="Steve Maas" w:date="2014-01-06T15:46:00Z">
        <w:r>
          <w:t>&lt;solute_id&gt;1&lt;/solute_id&gt;</w:t>
        </w:r>
      </w:ins>
    </w:p>
    <w:p w14:paraId="195922D7" w14:textId="4B8F0397" w:rsidR="001F4D5D" w:rsidRDefault="001F4D5D" w:rsidP="00525EB6">
      <w:pPr>
        <w:pStyle w:val="code"/>
      </w:pPr>
      <w:ins w:id="724" w:author="Steve Maas" w:date="2014-01-06T15:46:00Z">
        <w:r>
          <w:tab/>
          <w:t>&lt;</w:t>
        </w:r>
        <w:proofErr w:type="gramStart"/>
        <w:r>
          <w:t>surface</w:t>
        </w:r>
        <w:proofErr w:type="gramEnd"/>
        <w:r>
          <w:t>&gt;</w:t>
        </w:r>
      </w:ins>
    </w:p>
    <w:p w14:paraId="5A6A64E8" w14:textId="6E5A2AED" w:rsidR="00525EB6" w:rsidDel="00337051" w:rsidRDefault="00525EB6" w:rsidP="00525EB6">
      <w:pPr>
        <w:pStyle w:val="code"/>
        <w:rPr>
          <w:del w:id="725" w:author="Steve Maas" w:date="2014-01-06T22:25:00Z"/>
        </w:rPr>
      </w:pPr>
      <w:del w:id="726"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727" w:author="Steve Maas" w:date="2014-01-06T15:46:00Z"/>
        </w:rPr>
      </w:pPr>
      <w:ins w:id="728" w:author="Steve Maas" w:date="2014-01-06T15:46:00Z">
        <w:r>
          <w:tab/>
        </w:r>
      </w:ins>
      <w:r w:rsidR="00525EB6">
        <w:tab/>
        <w:t>...</w:t>
      </w:r>
    </w:p>
    <w:p w14:paraId="4F3BD12D" w14:textId="2828D28F" w:rsidR="001F4D5D" w:rsidRDefault="001F4D5D" w:rsidP="00525EB6">
      <w:pPr>
        <w:pStyle w:val="code"/>
      </w:pPr>
      <w:ins w:id="729" w:author="Steve Maas" w:date="2014-01-06T15:46:00Z">
        <w:r>
          <w:tab/>
          <w:t>&lt;/surface&gt;</w:t>
        </w:r>
      </w:ins>
    </w:p>
    <w:p w14:paraId="36DA2B23" w14:textId="44D6C989" w:rsidR="00525EB6" w:rsidRDefault="00525EB6" w:rsidP="00525EB6">
      <w:pPr>
        <w:pStyle w:val="code"/>
      </w:pPr>
      <w:r>
        <w:t>&lt;/</w:t>
      </w:r>
      <w:ins w:id="730" w:author="Steve Maas" w:date="2014-01-06T15:49:00Z">
        <w:r w:rsidR="00606D2D" w:rsidRPr="00606D2D">
          <w:t xml:space="preserve"> </w:t>
        </w:r>
        <w:r w:rsidR="00606D2D">
          <w:t>surface_load</w:t>
        </w:r>
      </w:ins>
      <w:del w:id="731"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732" w:author="Steve Maas" w:date="2014-01-06T22:25:00Z"/>
        </w:rPr>
      </w:pPr>
      <w:r>
        <w:t xml:space="preserve">The optional parameter </w:t>
      </w:r>
      <w:r>
        <w:rPr>
          <w:i/>
        </w:rPr>
        <w:t>sol</w:t>
      </w:r>
      <w:ins w:id="733"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734" w:author="Steve Maas" w:date="2014-01-02T13:04:00Z">
        <w:r w:rsidR="00873D59">
          <w:t>3.12.2</w:t>
        </w:r>
      </w:ins>
      <w:del w:id="735" w:author="Steve Maas" w:date="2014-01-02T13:04:00Z">
        <w:r w:rsidR="00B951E2" w:rsidDel="00873D59">
          <w:delText>3.10.2</w:delText>
        </w:r>
      </w:del>
      <w:r>
        <w:fldChar w:fldCharType="end"/>
      </w:r>
      <w:r>
        <w:t xml:space="preserve">).  If </w:t>
      </w:r>
      <w:r>
        <w:rPr>
          <w:i/>
        </w:rPr>
        <w:t>sol</w:t>
      </w:r>
      <w:ins w:id="736" w:author="Steve Maas" w:date="2014-01-06T15:47:00Z">
        <w:r w:rsidR="00476C4E">
          <w:rPr>
            <w:i/>
          </w:rPr>
          <w:t>ute_id</w:t>
        </w:r>
      </w:ins>
      <w:r>
        <w:t xml:space="preserve"> is not defined, the default value is 1.  </w:t>
      </w:r>
    </w:p>
    <w:p w14:paraId="50D0B550" w14:textId="77777777" w:rsidR="00FF17FC" w:rsidRDefault="00FF17FC" w:rsidP="00525EB6">
      <w:pPr>
        <w:rPr>
          <w:ins w:id="737" w:author="Steve Maas" w:date="2014-01-06T22:25:00Z"/>
        </w:rPr>
      </w:pPr>
    </w:p>
    <w:p w14:paraId="544A828E" w14:textId="10A2B319" w:rsidR="00525EB6" w:rsidRPr="003B58FB" w:rsidRDefault="00FF17FC" w:rsidP="00525EB6">
      <w:ins w:id="738" w:author="Steve Maas" w:date="2014-01-06T22:25:00Z">
        <w:r>
          <w:t xml:space="preserve">The </w:t>
        </w:r>
        <w:r>
          <w:rPr>
            <w:i/>
          </w:rPr>
          <w:t xml:space="preserve">flux </w:t>
        </w:r>
        <w:r>
          <w:t xml:space="preserve">element defines the flux magnitude. </w:t>
        </w:r>
      </w:ins>
      <w:r w:rsidR="00525EB6">
        <w:t xml:space="preserve">The </w:t>
      </w:r>
      <w:ins w:id="739" w:author="Steve Maas" w:date="2014-01-06T22:25:00Z">
        <w:r>
          <w:t xml:space="preserve">optional </w:t>
        </w:r>
      </w:ins>
      <w:del w:id="740"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741"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742"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743"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744" w:author="Steve Maas" w:date="2014-01-06T15:47:00Z">
        <w:r>
          <w:t xml:space="preserve">When </w:t>
        </w:r>
        <w:r>
          <w:rPr>
            <w:i/>
          </w:rPr>
          <w:t xml:space="preserve">linear </w:t>
        </w:r>
        <w:r>
          <w:t>is set to 0</w:t>
        </w:r>
      </w:ins>
      <w:del w:id="745" w:author="Steve Maas" w:date="2014-01-06T15:47:00Z">
        <w:r w:rsidR="00525EB6" w:rsidRPr="00C64641" w:rsidDel="00476C4E">
          <w:rPr>
            <w:i/>
          </w:rPr>
          <w:delText>type="nonlinear"</w:delText>
        </w:r>
      </w:del>
      <w:r w:rsidR="00525EB6" w:rsidRPr="00C64641">
        <w:t xml:space="preserve"> (default) </w:t>
      </w:r>
      <w:ins w:id="746"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747" w:author="Steve Maas" w:date="2014-01-06T15:47:00Z">
        <w:r>
          <w:t xml:space="preserve">When </w:t>
        </w:r>
        <w:r>
          <w:rPr>
            <w:i/>
          </w:rPr>
          <w:t xml:space="preserve">linear </w:t>
        </w:r>
        <w:r>
          <w:t xml:space="preserve">is set to </w:t>
        </w:r>
      </w:ins>
      <w:del w:id="748" w:author="Steve Maas" w:date="2014-01-06T15:47:00Z">
        <w:r w:rsidR="00525EB6" w:rsidRPr="00476C4E" w:rsidDel="00476C4E">
          <w:rPr>
            <w:rPrChange w:id="749" w:author="Steve Maas" w:date="2014-01-06T15:47:00Z">
              <w:rPr>
                <w:i/>
              </w:rPr>
            </w:rPrChange>
          </w:rPr>
          <w:delText>type="linear"</w:delText>
        </w:r>
        <w:r w:rsidR="00525EB6" w:rsidRPr="002528E9" w:rsidDel="00476C4E">
          <w:delText xml:space="preserve"> </w:delText>
        </w:r>
      </w:del>
      <w:ins w:id="750"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751" w:author="Steve Maas" w:date="2014-01-06T15:54:00Z">
          <w:pPr>
            <w:pStyle w:val="Heading3"/>
          </w:pPr>
        </w:pPrChange>
      </w:pPr>
      <w:bookmarkStart w:id="752" w:name="_Toc377547210"/>
      <w:r>
        <w:t>Heat Flux</w:t>
      </w:r>
      <w:bookmarkEnd w:id="752"/>
    </w:p>
    <w:p w14:paraId="415BF531" w14:textId="4C31F93A" w:rsidR="004A4869" w:rsidRDefault="004A4869">
      <w:r>
        <w:t xml:space="preserve">A heat flux can be defined for heat transfer analyses using the </w:t>
      </w:r>
      <w:ins w:id="753"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754" w:author="Steve Maas" w:date="2014-01-06T16:59:00Z"/>
        </w:rPr>
      </w:pPr>
      <w:r w:rsidRPr="0097532C">
        <w:t>&lt;</w:t>
      </w:r>
      <w:del w:id="755" w:author="Steve Maas" w:date="2014-01-06T15:48:00Z">
        <w:r w:rsidDel="00476C4E">
          <w:delText>heatflux</w:delText>
        </w:r>
      </w:del>
      <w:ins w:id="756" w:author="Steve Maas" w:date="2014-01-06T15:48:00Z">
        <w:r w:rsidR="00476C4E">
          <w:t>surface_load type="heatflux"</w:t>
        </w:r>
      </w:ins>
      <w:r w:rsidRPr="0097532C">
        <w:t>&gt;</w:t>
      </w:r>
    </w:p>
    <w:p w14:paraId="6608251D" w14:textId="22AC574E" w:rsidR="00FE3C5F" w:rsidRDefault="00FE3C5F" w:rsidP="00F97DD9">
      <w:pPr>
        <w:pStyle w:val="code"/>
        <w:rPr>
          <w:ins w:id="757" w:author="Steve Maas" w:date="2014-01-06T15:48:00Z"/>
        </w:rPr>
      </w:pPr>
      <w:ins w:id="758" w:author="Steve Maas" w:date="2014-01-06T16:59:00Z">
        <w:r>
          <w:tab/>
          <w:t>&lt;flux [lc="1"]&gt;1.0&lt;/flux&gt;</w:t>
        </w:r>
      </w:ins>
    </w:p>
    <w:p w14:paraId="36828350" w14:textId="1FB26F97" w:rsidR="00476C4E" w:rsidRPr="0097532C" w:rsidRDefault="00476C4E" w:rsidP="00F97DD9">
      <w:pPr>
        <w:pStyle w:val="code"/>
      </w:pPr>
      <w:ins w:id="759" w:author="Steve Maas" w:date="2014-01-06T15:48:00Z">
        <w:r>
          <w:tab/>
          <w:t>&lt;surface</w:t>
        </w:r>
      </w:ins>
      <w:ins w:id="760" w:author="Steve Maas" w:date="2014-01-06T16:59:00Z">
        <w:r w:rsidR="00FE3C5F">
          <w:t xml:space="preserve"> [set="surface_name"]</w:t>
        </w:r>
      </w:ins>
      <w:ins w:id="761" w:author="Steve Maas" w:date="2014-01-06T15:48:00Z">
        <w:r>
          <w:t>&gt;</w:t>
        </w:r>
      </w:ins>
    </w:p>
    <w:p w14:paraId="15293E0B" w14:textId="5478D7E6" w:rsidR="00F97DD9" w:rsidRDefault="00476C4E" w:rsidP="00F97DD9">
      <w:pPr>
        <w:pStyle w:val="code"/>
        <w:rPr>
          <w:ins w:id="762" w:author="Steve Maas" w:date="2014-01-06T15:48:00Z"/>
        </w:rPr>
      </w:pPr>
      <w:ins w:id="763" w:author="Steve Maas" w:date="2014-01-06T15:48:00Z">
        <w:r>
          <w:tab/>
        </w:r>
      </w:ins>
      <w:r w:rsidR="00F97DD9">
        <w:tab/>
      </w:r>
      <w:del w:id="764" w:author="Steve Maas" w:date="2014-01-06T17:11:00Z">
        <w:r w:rsidR="00F97DD9" w:rsidDel="00B515AA">
          <w:delText>&lt;quad4</w:delText>
        </w:r>
      </w:del>
      <w:del w:id="765" w:author="Steve Maas" w:date="2014-01-06T17:00:00Z">
        <w:r w:rsidR="00F97DD9" w:rsidDel="00FE3C5F">
          <w:delText xml:space="preserve"> [lc="1" scale="1"]</w:delText>
        </w:r>
      </w:del>
      <w:del w:id="766" w:author="Steve Maas" w:date="2014-01-06T17:11:00Z">
        <w:r w:rsidR="00F97DD9" w:rsidDel="00B515AA">
          <w:delText>&gt;1,2,3,4&lt;/quad4&gt;</w:delText>
        </w:r>
      </w:del>
      <w:ins w:id="767" w:author="Steve Maas" w:date="2014-01-06T17:11:00Z">
        <w:r w:rsidR="00B515AA">
          <w:t>...</w:t>
        </w:r>
      </w:ins>
    </w:p>
    <w:p w14:paraId="7E1A5ECE" w14:textId="6AB28412" w:rsidR="00476C4E" w:rsidRDefault="00476C4E" w:rsidP="00F97DD9">
      <w:pPr>
        <w:pStyle w:val="code"/>
      </w:pPr>
      <w:ins w:id="768" w:author="Steve Maas" w:date="2014-01-06T15:48:00Z">
        <w:r>
          <w:lastRenderedPageBreak/>
          <w:tab/>
          <w:t>&lt;/surface&gt;</w:t>
        </w:r>
      </w:ins>
    </w:p>
    <w:p w14:paraId="1E58D465" w14:textId="74F54E08" w:rsidR="00F97DD9" w:rsidRDefault="00F97DD9" w:rsidP="00F97DD9">
      <w:pPr>
        <w:pStyle w:val="code"/>
      </w:pPr>
      <w:r>
        <w:t>&lt;/</w:t>
      </w:r>
      <w:del w:id="769" w:author="Steve Maas" w:date="2014-01-06T15:48:00Z">
        <w:r w:rsidDel="00476C4E">
          <w:delText>heatflux</w:delText>
        </w:r>
      </w:del>
      <w:ins w:id="770" w:author="Steve Maas" w:date="2014-01-06T15:48:00Z">
        <w:r w:rsidR="00476C4E">
          <w:t>surface_load</w:t>
        </w:r>
      </w:ins>
      <w:r>
        <w:t>&gt;</w:t>
      </w:r>
    </w:p>
    <w:p w14:paraId="22769DD2" w14:textId="77777777" w:rsidR="001A7B22" w:rsidRDefault="001A7B22" w:rsidP="001A7B22">
      <w:pPr>
        <w:rPr>
          <w:ins w:id="771" w:author="Steve Maas" w:date="2014-01-06T17:00:00Z"/>
        </w:rPr>
      </w:pPr>
    </w:p>
    <w:p w14:paraId="381D2DA0" w14:textId="1D4FA8D8" w:rsidR="002F00ED" w:rsidRPr="002F00ED" w:rsidRDefault="002F00ED" w:rsidP="001A7B22">
      <w:ins w:id="772"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773" w:author="Steve Maas" w:date="2014-01-06T17:01:00Z">
        <w:r>
          <w:t>omitted</w:t>
        </w:r>
      </w:ins>
      <w:ins w:id="774" w:author="Steve Maas" w:date="2014-01-06T17:00:00Z">
        <w:r>
          <w:t>,</w:t>
        </w:r>
      </w:ins>
      <w:ins w:id="775" w:author="Steve Maas" w:date="2014-01-06T17:01:00Z">
        <w:r>
          <w:t xml:space="preserve"> a constant heat flux will be applied.</w:t>
        </w:r>
      </w:ins>
    </w:p>
    <w:p w14:paraId="39F365D1" w14:textId="771A381B" w:rsidR="00F97DD9" w:rsidRDefault="00F97DD9">
      <w:pPr>
        <w:pStyle w:val="Heading4"/>
        <w:pPrChange w:id="776" w:author="Steve Maas" w:date="2014-01-06T15:54:00Z">
          <w:pPr>
            <w:pStyle w:val="Heading3"/>
          </w:pPr>
        </w:pPrChange>
      </w:pPr>
      <w:bookmarkStart w:id="777" w:name="_Toc377547211"/>
      <w:r>
        <w:t>Convective Heat Flux</w:t>
      </w:r>
      <w:bookmarkEnd w:id="77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778" w:author="Steve Maas" w:date="2014-01-06T17:01:00Z"/>
        </w:rPr>
      </w:pPr>
      <w:r w:rsidRPr="0097532C">
        <w:t>&lt;</w:t>
      </w:r>
      <w:ins w:id="779" w:author="Steve Maas" w:date="2014-01-06T15:49:00Z">
        <w:r w:rsidR="00D638C7">
          <w:t>surface_load type="</w:t>
        </w:r>
      </w:ins>
      <w:r>
        <w:t>convective_heatflux</w:t>
      </w:r>
      <w:ins w:id="780" w:author="Steve Maas" w:date="2014-01-06T15:49:00Z">
        <w:r w:rsidR="00D638C7">
          <w:t>"</w:t>
        </w:r>
      </w:ins>
      <w:r w:rsidRPr="0097532C">
        <w:t>&gt;</w:t>
      </w:r>
    </w:p>
    <w:p w14:paraId="140D2137" w14:textId="7E01800E" w:rsidR="002F00ED" w:rsidRDefault="002F00ED" w:rsidP="00F97DD9">
      <w:pPr>
        <w:pStyle w:val="code"/>
        <w:rPr>
          <w:ins w:id="781" w:author="Steve Maas" w:date="2014-01-06T17:01:00Z"/>
        </w:rPr>
      </w:pPr>
      <w:ins w:id="782" w:author="Steve Maas" w:date="2014-01-06T17:01:00Z">
        <w:r>
          <w:tab/>
          <w:t>&lt;</w:t>
        </w:r>
      </w:ins>
      <w:ins w:id="783" w:author="Steve Maas" w:date="2014-01-06T17:04:00Z">
        <w:r>
          <w:t>Ta</w:t>
        </w:r>
      </w:ins>
      <w:ins w:id="784" w:author="Steve Maas" w:date="2014-01-06T17:01:00Z">
        <w:r>
          <w:t xml:space="preserve"> [lc="1"]&gt;1.0&lt;/</w:t>
        </w:r>
      </w:ins>
      <w:ins w:id="785" w:author="Steve Maas" w:date="2014-01-06T17:04:00Z">
        <w:r>
          <w:t>Ta</w:t>
        </w:r>
      </w:ins>
      <w:ins w:id="786" w:author="Steve Maas" w:date="2014-01-06T17:01:00Z">
        <w:r>
          <w:t>&gt;</w:t>
        </w:r>
      </w:ins>
    </w:p>
    <w:p w14:paraId="2C81C1BE" w14:textId="5794FC88" w:rsidR="002F00ED" w:rsidRDefault="002F00ED" w:rsidP="00F97DD9">
      <w:pPr>
        <w:pStyle w:val="code"/>
        <w:rPr>
          <w:ins w:id="787" w:author="Steve Maas" w:date="2014-01-06T15:49:00Z"/>
        </w:rPr>
      </w:pPr>
      <w:ins w:id="788" w:author="Steve Maas" w:date="2014-01-06T17:01:00Z">
        <w:r>
          <w:tab/>
          <w:t>&lt;</w:t>
        </w:r>
        <w:proofErr w:type="gramStart"/>
        <w:r>
          <w:t>hc&gt;</w:t>
        </w:r>
        <w:proofErr w:type="gramEnd"/>
        <w:r>
          <w:t>1.0&lt;/hc&gt;</w:t>
        </w:r>
      </w:ins>
    </w:p>
    <w:p w14:paraId="005AE8C4" w14:textId="091EB5D3" w:rsidR="00D638C7" w:rsidRPr="0097532C" w:rsidRDefault="00D638C7" w:rsidP="00F97DD9">
      <w:pPr>
        <w:pStyle w:val="code"/>
      </w:pPr>
      <w:ins w:id="789" w:author="Steve Maas" w:date="2014-01-06T15:49:00Z">
        <w:r>
          <w:tab/>
          <w:t>&lt;surface</w:t>
        </w:r>
      </w:ins>
      <w:ins w:id="790" w:author="Steve Maas" w:date="2014-01-06T17:05:00Z">
        <w:r w:rsidR="00C94D52">
          <w:t xml:space="preserve"> [set="surface_name"]</w:t>
        </w:r>
      </w:ins>
      <w:ins w:id="791" w:author="Steve Maas" w:date="2014-01-06T15:49:00Z">
        <w:r>
          <w:t>&gt;</w:t>
        </w:r>
      </w:ins>
    </w:p>
    <w:p w14:paraId="2763B9BA" w14:textId="02FED5F5" w:rsidR="00F97DD9" w:rsidRDefault="00F97DD9" w:rsidP="00F97DD9">
      <w:pPr>
        <w:pStyle w:val="code"/>
        <w:rPr>
          <w:ins w:id="792" w:author="Steve Maas" w:date="2014-01-06T15:49:00Z"/>
        </w:rPr>
      </w:pPr>
      <w:r>
        <w:tab/>
      </w:r>
      <w:ins w:id="793" w:author="Steve Maas" w:date="2014-01-06T15:49:00Z">
        <w:r w:rsidR="00D638C7">
          <w:tab/>
        </w:r>
      </w:ins>
      <w:del w:id="794" w:author="Steve Maas" w:date="2014-01-06T17:12:00Z">
        <w:r w:rsidDel="00B515AA">
          <w:delText>&lt;quad4</w:delText>
        </w:r>
      </w:del>
      <w:del w:id="795" w:author="Steve Maas" w:date="2014-01-06T17:02:00Z">
        <w:r w:rsidDel="002F00ED">
          <w:delText xml:space="preserve"> hc="1.0" lc="1" [scale="1"]</w:delText>
        </w:r>
      </w:del>
      <w:del w:id="796" w:author="Steve Maas" w:date="2014-01-06T17:12:00Z">
        <w:r w:rsidDel="00B515AA">
          <w:delText>&gt;1,2,3,4&lt;/quad4&gt;</w:delText>
        </w:r>
      </w:del>
      <w:ins w:id="797" w:author="Steve Maas" w:date="2014-01-06T17:12:00Z">
        <w:r w:rsidR="00B515AA">
          <w:t>...</w:t>
        </w:r>
      </w:ins>
    </w:p>
    <w:p w14:paraId="65167BD1" w14:textId="47188B56" w:rsidR="00D638C7" w:rsidRDefault="00D638C7" w:rsidP="00F97DD9">
      <w:pPr>
        <w:pStyle w:val="code"/>
      </w:pPr>
      <w:ins w:id="798" w:author="Steve Maas" w:date="2014-01-06T15:49:00Z">
        <w:r>
          <w:tab/>
          <w:t>&lt;/surface&gt;</w:t>
        </w:r>
      </w:ins>
    </w:p>
    <w:p w14:paraId="37D8D529" w14:textId="49AE9AD4" w:rsidR="00F97DD9" w:rsidRDefault="00F97DD9" w:rsidP="00F97DD9">
      <w:pPr>
        <w:pStyle w:val="code"/>
      </w:pPr>
      <w:r>
        <w:t>&lt;/</w:t>
      </w:r>
      <w:del w:id="799" w:author="Steve Maas" w:date="2014-01-06T15:49:00Z">
        <w:r w:rsidRPr="00F97DD9" w:rsidDel="00D638C7">
          <w:delText xml:space="preserve"> </w:delText>
        </w:r>
        <w:r w:rsidDel="00B21E17">
          <w:delText>convective_heatflux</w:delText>
        </w:r>
      </w:del>
      <w:ins w:id="800"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801" w:author="Steve Maas" w:date="2014-01-06T17:04:00Z">
        <w:r w:rsidDel="00774E5E">
          <w:delText xml:space="preserve">controlled </w:delText>
        </w:r>
      </w:del>
      <w:ins w:id="802" w:author="Steve Maas" w:date="2014-01-06T17:04:00Z">
        <w:r w:rsidR="00774E5E">
          <w:t xml:space="preserve">defined by the </w:t>
        </w:r>
        <w:r w:rsidR="00774E5E">
          <w:rPr>
            <w:i/>
          </w:rPr>
          <w:t xml:space="preserve">Ta </w:t>
        </w:r>
        <w:r w:rsidR="00774E5E">
          <w:t xml:space="preserve">parameter.  </w:t>
        </w:r>
      </w:ins>
      <w:ins w:id="803" w:author="Steve Maas" w:date="2014-01-06T17:05:00Z">
        <w:r w:rsidR="00774E5E">
          <w:t xml:space="preserve">It </w:t>
        </w:r>
      </w:ins>
      <w:del w:id="804" w:author="Steve Maas" w:date="2014-01-06T17:04:00Z">
        <w:r w:rsidDel="00774E5E">
          <w:delText xml:space="preserve">by </w:delText>
        </w:r>
      </w:del>
      <w:ins w:id="805" w:author="Steve Maas" w:date="2014-01-06T17:05:00Z">
        <w:r w:rsidR="00774E5E">
          <w:t xml:space="preserve">takes an </w:t>
        </w:r>
      </w:ins>
      <w:del w:id="806" w:author="Steve Maas" w:date="2014-01-06T17:04:00Z">
        <w:r w:rsidDel="00774E5E">
          <w:delText>t</w:delText>
        </w:r>
      </w:del>
      <w:del w:id="807" w:author="Steve Maas" w:date="2014-01-06T17:05:00Z">
        <w:r w:rsidDel="00774E5E">
          <w:delText xml:space="preserve">he </w:delText>
        </w:r>
      </w:del>
      <w:ins w:id="808" w:author="Steve Maas" w:date="2014-01-06T17:04:00Z">
        <w:r w:rsidR="00774E5E">
          <w:t xml:space="preserve">optional </w:t>
        </w:r>
      </w:ins>
      <w:r>
        <w:t>load curve define</w:t>
      </w:r>
      <w:ins w:id="809" w:author="Steve Maas" w:date="2014-01-06T15:50:00Z">
        <w:r w:rsidR="00A0697D">
          <w:t>d</w:t>
        </w:r>
      </w:ins>
      <w:r>
        <w:t xml:space="preserve"> through the </w:t>
      </w:r>
      <w:r>
        <w:rPr>
          <w:i/>
        </w:rPr>
        <w:t xml:space="preserve">lc </w:t>
      </w:r>
      <w:r>
        <w:t>attribute</w:t>
      </w:r>
      <w:del w:id="810"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811" w:name="_Toc377547212"/>
      <w:r>
        <w:t xml:space="preserve">Body </w:t>
      </w:r>
      <w:del w:id="812" w:author="Steve Maas" w:date="2014-01-06T15:54:00Z">
        <w:r w:rsidDel="002528E9">
          <w:delText>Force</w:delText>
        </w:r>
      </w:del>
      <w:ins w:id="813" w:author="Steve Maas" w:date="2014-01-06T15:54:00Z">
        <w:r w:rsidR="002528E9">
          <w:t>Loads</w:t>
        </w:r>
      </w:ins>
      <w:bookmarkEnd w:id="811"/>
    </w:p>
    <w:p w14:paraId="4DA7A91B" w14:textId="74532E0D" w:rsidR="001A7B22" w:rsidRDefault="002528E9" w:rsidP="001A7B22">
      <w:ins w:id="814" w:author="Steve Maas" w:date="2014-01-06T15:54:00Z">
        <w:r>
          <w:t xml:space="preserve">A body load </w:t>
        </w:r>
      </w:ins>
      <w:ins w:id="815" w:author="Steve Maas" w:date="2014-01-06T15:55:00Z">
        <w:r>
          <w:t xml:space="preserve">can be used to define a source term to the model. The following sections define the different type of body loads that can be applied. </w:t>
        </w:r>
      </w:ins>
      <w:moveFromRangeStart w:id="816" w:author="Steve Maas" w:date="2014-01-06T15:54:00Z" w:name="move376787111"/>
      <w:moveFrom w:id="817" w:author="Steve Maas" w:date="2014-01-06T15:54:00Z">
        <w:r w:rsidR="001A7B22" w:rsidDel="002528E9">
          <w:t>The body force is defined as a 3D vector. Each component can be associated with a load curve to define a time dependent body force. Only the non-zero components need to be def</w:t>
        </w:r>
        <w:del w:id="818" w:author="Steve Maas" w:date="2014-01-06T15:55:00Z">
          <w:r w:rsidR="001A7B22" w:rsidDel="002528E9">
            <w:delText>ined</w:delText>
          </w:r>
          <w:r w:rsidR="00073C1F" w:rsidDel="002528E9">
            <w:delText>.</w:delText>
          </w:r>
        </w:del>
      </w:moveFrom>
      <w:moveFromRangeEnd w:id="816"/>
    </w:p>
    <w:p w14:paraId="340F52D1" w14:textId="77777777" w:rsidR="00073C1F" w:rsidRDefault="00073C1F" w:rsidP="007D6F0D">
      <w:pPr>
        <w:pStyle w:val="Heading4"/>
      </w:pPr>
      <w:bookmarkStart w:id="819" w:name="_Toc377547213"/>
      <w:r>
        <w:t>Constant Body Force</w:t>
      </w:r>
      <w:bookmarkEnd w:id="819"/>
    </w:p>
    <w:p w14:paraId="4AE8E5E1" w14:textId="11363F5A" w:rsidR="00073C1F" w:rsidRDefault="002528E9" w:rsidP="00073C1F">
      <w:moveToRangeStart w:id="820" w:author="Steve Maas" w:date="2014-01-06T15:54:00Z" w:name="move376787111"/>
      <w:moveTo w:id="821" w:author="Steve Maas" w:date="2014-01-06T15:54:00Z">
        <w:r>
          <w:t>The body force is defined as a 3D vector. Each component can be associated with a load curve to define a time dependent body force. Only the non-zero components need to be defined.</w:t>
        </w:r>
      </w:moveTo>
      <w:moveToRangeEnd w:id="820"/>
      <w:ins w:id="822"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823" w:author="Steve Maas" w:date="2014-01-06T15:50:00Z">
        <w:r w:rsidRPr="0097532C" w:rsidDel="00A0697D">
          <w:delText>force</w:delText>
        </w:r>
        <w:r w:rsidR="00073C1F" w:rsidDel="00A0697D">
          <w:delText xml:space="preserve"> </w:delText>
        </w:r>
      </w:del>
      <w:ins w:id="824"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825" w:author="Steve Maas" w:date="2014-01-06T15:50:00Z">
        <w:r w:rsidDel="00A0697D">
          <w:delText>force</w:delText>
        </w:r>
      </w:del>
      <w:ins w:id="826"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827" w:name="_Toc377547214"/>
      <w:r>
        <w:t>Non-Constant Body Force</w:t>
      </w:r>
      <w:bookmarkEnd w:id="827"/>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828" w:author="Steve Maas" w:date="2014-01-06T15:50:00Z">
        <w:r w:rsidRPr="0097532C" w:rsidDel="00C44072">
          <w:delText>force</w:delText>
        </w:r>
        <w:r w:rsidDel="00C44072">
          <w:delText xml:space="preserve"> </w:delText>
        </w:r>
      </w:del>
      <w:ins w:id="829"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lastRenderedPageBreak/>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830" w:author="Steve Maas" w:date="2014-01-06T15:50:00Z">
        <w:r w:rsidDel="00C44072">
          <w:delText>force</w:delText>
        </w:r>
      </w:del>
      <w:ins w:id="831"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832" w:name="_Toc337555754"/>
      <w:bookmarkStart w:id="833" w:name="_Toc350246989"/>
      <w:bookmarkStart w:id="834" w:name="_Toc350354875"/>
      <w:bookmarkStart w:id="835" w:name="_Toc350439833"/>
      <w:bookmarkStart w:id="836" w:name="_Toc352596239"/>
      <w:bookmarkStart w:id="837" w:name="_Toc363725012"/>
      <w:bookmarkStart w:id="838" w:name="_Toc337555755"/>
      <w:bookmarkStart w:id="839" w:name="_Toc350246990"/>
      <w:bookmarkStart w:id="840" w:name="_Toc350354876"/>
      <w:bookmarkStart w:id="841" w:name="_Toc350439834"/>
      <w:bookmarkStart w:id="842" w:name="_Toc352596240"/>
      <w:bookmarkStart w:id="843" w:name="_Toc363725013"/>
      <w:bookmarkStart w:id="844" w:name="_Toc377547215"/>
      <w:bookmarkEnd w:id="832"/>
      <w:bookmarkEnd w:id="833"/>
      <w:bookmarkEnd w:id="834"/>
      <w:bookmarkEnd w:id="835"/>
      <w:bookmarkEnd w:id="836"/>
      <w:bookmarkEnd w:id="837"/>
      <w:bookmarkEnd w:id="838"/>
      <w:bookmarkEnd w:id="839"/>
      <w:bookmarkEnd w:id="840"/>
      <w:bookmarkEnd w:id="841"/>
      <w:bookmarkEnd w:id="842"/>
      <w:bookmarkEnd w:id="843"/>
      <w:r>
        <w:t>Centrifugal Force</w:t>
      </w:r>
      <w:bookmarkEnd w:id="844"/>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6" o:title=""/>
          </v:shape>
          <o:OLEObject Type="Embed" ProgID="Equation.DSMT4" ShapeID="_x0000_i1063" DrawAspect="Content" ObjectID="_1459176213"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59176214" r:id="rId109"/>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65" type="#_x0000_t75" style="width:8.5pt;height:10.5pt" o:ole="">
            <v:imagedata r:id="rId110" o:title=""/>
          </v:shape>
          <o:OLEObject Type="Embed" ProgID="Equation.DSMT4" ShapeID="_x0000_i1065" DrawAspect="Content" ObjectID="_1459176215" r:id="rId111"/>
        </w:object>
      </w:r>
      <w:r w:rsidR="00FA2E2E">
        <w:rPr>
          <w:rStyle w:val="CommentReference"/>
        </w:rPr>
        <w:commentReference w:id="845"/>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846" w:author="Steve Maas" w:date="2014-01-06T15:51:00Z">
        <w:r w:rsidR="00C138A7">
          <w:t>load</w:t>
        </w:r>
      </w:ins>
      <w:del w:id="847"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w:t>
      </w:r>
      <w:proofErr w:type="gramStart"/>
      <w:r w:rsidR="002F271D">
        <w:t>,0.707,0</w:t>
      </w:r>
      <w:proofErr w:type="gramEnd"/>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w:t>
      </w:r>
      <w:proofErr w:type="gramStart"/>
      <w:r w:rsidR="002F271D">
        <w:t>,0,0</w:t>
      </w:r>
      <w:proofErr w:type="gramEnd"/>
      <w:r>
        <w:t>&lt;/</w:t>
      </w:r>
      <w:r w:rsidR="002F271D">
        <w:t>rotation_center</w:t>
      </w:r>
      <w:r>
        <w:t>&gt;</w:t>
      </w:r>
    </w:p>
    <w:p w14:paraId="596EDF30" w14:textId="2235EF10" w:rsidR="00073C1F" w:rsidRDefault="00073C1F" w:rsidP="00073C1F">
      <w:pPr>
        <w:pStyle w:val="code"/>
      </w:pPr>
      <w:r>
        <w:t>&lt;/body_</w:t>
      </w:r>
      <w:del w:id="848" w:author="Steve Maas" w:date="2014-01-06T15:51:00Z">
        <w:r w:rsidDel="00C138A7">
          <w:delText>force</w:delText>
        </w:r>
      </w:del>
      <w:ins w:id="849"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850" w:name="_Toc377547216"/>
      <w:r>
        <w:t>Heat source</w:t>
      </w:r>
      <w:bookmarkEnd w:id="850"/>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851" w:author="Steve Maas" w:date="2014-01-06T15:51:00Z">
        <w:r>
          <w:t>load</w:t>
        </w:r>
      </w:ins>
      <w:del w:id="852"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853" w:author="Steve Maas" w:date="2014-01-06T15:51:00Z">
        <w:r w:rsidDel="00C138A7">
          <w:delText>force</w:delText>
        </w:r>
      </w:del>
      <w:ins w:id="854"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855" w:author="Steve Maas" w:date="2013-12-16T10:14:00Z">
          <w:pPr>
            <w:pStyle w:val="Heading3"/>
          </w:pPr>
        </w:pPrChange>
      </w:pPr>
      <w:r>
        <w:br w:type="page"/>
      </w:r>
      <w:bookmarkStart w:id="856" w:name="_Toc377547217"/>
      <w:r w:rsidR="00602A42">
        <w:lastRenderedPageBreak/>
        <w:t xml:space="preserve">Contact </w:t>
      </w:r>
      <w:del w:id="857" w:author="Steve Maas" w:date="2014-01-15T11:00:00Z">
        <w:r w:rsidR="00602A42" w:rsidDel="008826A0">
          <w:delText>Interfaces</w:delText>
        </w:r>
      </w:del>
      <w:ins w:id="858" w:author="Steve Maas" w:date="2014-01-15T11:00:00Z">
        <w:r w:rsidR="008826A0">
          <w:t>Section</w:t>
        </w:r>
      </w:ins>
      <w:bookmarkEnd w:id="856"/>
    </w:p>
    <w:p w14:paraId="763861E5" w14:textId="77777777" w:rsidR="00602A42" w:rsidRDefault="00602A42" w:rsidP="00602A42">
      <w:ins w:id="859"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860"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861"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862" w:author="Gerard Ateshian" w:date="2014-01-07T09:37:00Z">
              <w:r w:rsidDel="00147151">
                <w:delText xml:space="preserve">and </w:delText>
              </w:r>
            </w:del>
            <w:r>
              <w:t xml:space="preserve">biphasic-solute contact for </w:t>
            </w:r>
            <w:r w:rsidRPr="007D6F0D">
              <w:rPr>
                <w:i/>
              </w:rPr>
              <w:t>sliding3</w:t>
            </w:r>
            <w:ins w:id="863" w:author="Gerard Ateshian" w:date="2014-01-07T09:37:00Z">
              <w:r w:rsidR="00147151">
                <w:t xml:space="preserve">, and multiphasic contact for </w:t>
              </w:r>
            </w:ins>
            <w:ins w:id="864"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 xml:space="preserve">A tied interface (solid-solid, solid-rigid, solid-biphasic, </w:t>
            </w:r>
            <w:proofErr w:type="gramStart"/>
            <w:r>
              <w:t>rigid</w:t>
            </w:r>
            <w:proofErr w:type="gramEnd"/>
            <w:r>
              <w:t>-biphasic)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865" w:author="Steve Maas" w:date="2013-12-16T10:14:00Z">
          <w:pPr>
            <w:pStyle w:val="Heading4"/>
          </w:pPr>
        </w:pPrChange>
      </w:pPr>
      <w:bookmarkStart w:id="866" w:name="_Toc377547218"/>
      <w:r>
        <w:t>Sliding Interfaces</w:t>
      </w:r>
      <w:bookmarkEnd w:id="86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867" w:author="Steve Maas" w:date="2013-12-16T10:18:00Z">
        <w:r w:rsidDel="00602A42">
          <w:delText>lagrange</w:delText>
        </w:r>
      </w:del>
      <w:ins w:id="868"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proofErr w:type="gramStart"/>
      <w:r w:rsidRPr="001707FC">
        <w:rPr>
          <w:b/>
          <w:i/>
        </w:rPr>
        <w:t>facet-to-facet</w:t>
      </w:r>
      <w:proofErr w:type="gramEnd"/>
      <w:r w:rsidRPr="001707FC">
        <w:rPr>
          <w:b/>
          <w:i/>
        </w:rPr>
        <w:t xml:space="preserve">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proofErr w:type="gramStart"/>
      <w:r w:rsidRPr="007D6F0D">
        <w:rPr>
          <w:b/>
          <w:i/>
        </w:rPr>
        <w:t>sliding-tension-compression</w:t>
      </w:r>
      <w:proofErr w:type="gramEnd"/>
      <w:r w:rsidRPr="007D6F0D">
        <w:rPr>
          <w:b/>
          <w:i/>
        </w:rPr>
        <w:t xml:space="preserve">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869"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proofErr w:type="gramStart"/>
      <w:ins w:id="870" w:author="Gerard Ateshian" w:date="2014-01-07T09:40:00Z">
        <w:r>
          <w:rPr>
            <w:b/>
            <w:i/>
          </w:rPr>
          <w:t>sliding-multiphasic</w:t>
        </w:r>
        <w:proofErr w:type="gramEnd"/>
        <w:r>
          <w:rPr>
            <w:b/>
            <w:i/>
          </w:rPr>
          <w:t xml:space="preserve"> (S</w:t>
        </w:r>
      </w:ins>
      <w:ins w:id="871" w:author="Gerard Ateshian" w:date="2014-01-07T09:41:00Z">
        <w:r>
          <w:rPr>
            <w:b/>
            <w:i/>
          </w:rPr>
          <w:t>MP</w:t>
        </w:r>
      </w:ins>
      <w:ins w:id="872" w:author="Gerard Ateshian" w:date="2014-01-07T09:40:00Z">
        <w:r>
          <w:rPr>
            <w:b/>
            <w:i/>
          </w:rPr>
          <w:t>)</w:t>
        </w:r>
        <w:r w:rsidRPr="00D74A7E">
          <w:t>:</w:t>
        </w:r>
        <w:r>
          <w:t xml:space="preserve"> This method is similar to </w:t>
        </w:r>
        <w:r w:rsidRPr="00696CC4">
          <w:rPr>
            <w:i/>
          </w:rPr>
          <w:t>sliding</w:t>
        </w:r>
      </w:ins>
      <w:ins w:id="873" w:author="Gerard Ateshian" w:date="2014-01-07T09:41:00Z">
        <w:r>
          <w:rPr>
            <w:i/>
          </w:rPr>
          <w:t>3</w:t>
        </w:r>
      </w:ins>
      <w:ins w:id="874" w:author="Gerard Ateshian" w:date="2014-01-07T09:40:00Z">
        <w:r>
          <w:t xml:space="preserve">. This contact implementation supports </w:t>
        </w:r>
      </w:ins>
      <w:ins w:id="875" w:author="Gerard Ateshian" w:date="2014-01-07T09:41:00Z">
        <w:r>
          <w:t xml:space="preserve">multiphasic </w:t>
        </w:r>
      </w:ins>
      <w:ins w:id="876" w:author="Gerard Ateshian" w:date="2014-01-07T09:40:00Z">
        <w:r>
          <w:t xml:space="preserve">contact (see the next section).  When using </w:t>
        </w:r>
      </w:ins>
      <w:ins w:id="877" w:author="Gerard Ateshian" w:date="2014-01-07T09:41:00Z">
        <w:r>
          <w:t xml:space="preserve">multiphasic </w:t>
        </w:r>
      </w:ins>
      <w:ins w:id="878"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879"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880" w:author="Steve Maas" w:date="2013-12-30T14:00:00Z"/>
        </w:rPr>
      </w:pPr>
      <w:del w:id="881" w:author="Steve Maas" w:date="2013-12-30T13:59:00Z">
        <w:r w:rsidDel="00BB02DD">
          <w:delText>Both quadrilateral surface elements (quad4) and triangular elements (tri3) can be used to define the master and/or slave surfaces</w:delText>
        </w:r>
      </w:del>
      <w:ins w:id="882" w:author="Steve Maas" w:date="2013-12-30T13:59:00Z">
        <w:r w:rsidR="00BB02DD">
          <w:t xml:space="preserve">The supported surface elements are </w:t>
        </w:r>
      </w:ins>
      <w:ins w:id="883" w:author="Steve Maas" w:date="2013-12-30T14:03:00Z">
        <w:r w:rsidR="00C44CEE">
          <w:t>described</w:t>
        </w:r>
      </w:ins>
      <w:ins w:id="884" w:author="Steve Maas" w:date="2013-12-30T13:59:00Z">
        <w:r w:rsidR="00BB02DD">
          <w:t xml:space="preserve"> in section </w:t>
        </w:r>
      </w:ins>
      <w:ins w:id="885" w:author="Steve Maas" w:date="2013-12-30T14:00:00Z">
        <w:r w:rsidR="00BB02DD">
          <w:fldChar w:fldCharType="begin"/>
        </w:r>
        <w:r w:rsidR="00BB02DD">
          <w:instrText xml:space="preserve"> REF _Ref376174920 \r \h </w:instrText>
        </w:r>
      </w:ins>
      <w:r w:rsidR="00BB02DD">
        <w:fldChar w:fldCharType="separate"/>
      </w:r>
      <w:ins w:id="886" w:author="Steve Maas" w:date="2014-01-02T13:04:00Z">
        <w:r w:rsidR="00873D59">
          <w:t xml:space="preserve">3.6.2.3. </w:t>
        </w:r>
      </w:ins>
      <w:ins w:id="887" w:author="Steve Maas" w:date="2013-12-30T14:00:00Z">
        <w:r w:rsidR="00BB02DD">
          <w:fldChar w:fldCharType="end"/>
        </w:r>
      </w:ins>
      <w:del w:id="888" w:author="Steve Maas" w:date="2013-12-30T14:00:00Z">
        <w:r w:rsidDel="00BB02DD">
          <w:delText>.</w:delText>
        </w:r>
      </w:del>
    </w:p>
    <w:p w14:paraId="1EC8BA4E" w14:textId="77777777" w:rsidR="00BB02DD" w:rsidRDefault="00BB02DD" w:rsidP="00602A42">
      <w:pPr>
        <w:rPr>
          <w:ins w:id="889" w:author="Steve Maas" w:date="2013-12-30T14:00:00Z"/>
        </w:rPr>
      </w:pPr>
    </w:p>
    <w:p w14:paraId="15A00806" w14:textId="5B6EB426" w:rsidR="00BB02DD" w:rsidRDefault="00BB02DD" w:rsidP="00602A42">
      <w:pPr>
        <w:rPr>
          <w:ins w:id="890" w:author="Steve Maas" w:date="2013-12-30T14:01:00Z"/>
        </w:rPr>
      </w:pPr>
      <w:ins w:id="891" w:author="Steve Maas" w:date="2013-12-30T14:00:00Z">
        <w:r>
          <w:t xml:space="preserve">If surfaces are defined in the input file using the </w:t>
        </w:r>
        <w:r w:rsidRPr="00BB02DD">
          <w:rPr>
            <w:i/>
            <w:rPrChange w:id="892" w:author="Steve Maas" w:date="2013-12-30T14:01:00Z">
              <w:rPr/>
            </w:rPrChange>
          </w:rPr>
          <w:t>Geometry/Surface</w:t>
        </w:r>
        <w:r>
          <w:t xml:space="preserve"> section, then the contact surface definition can be defined by referring to the surfaces defined in the </w:t>
        </w:r>
        <w:r w:rsidRPr="00BB02DD">
          <w:rPr>
            <w:i/>
            <w:rPrChange w:id="893" w:author="Steve Maas" w:date="2013-12-30T14:01:00Z">
              <w:rPr/>
            </w:rPrChange>
          </w:rPr>
          <w:t>Geometry/Surface</w:t>
        </w:r>
        <w:r>
          <w:t xml:space="preserve"> section and this can be done using the </w:t>
        </w:r>
      </w:ins>
      <w:ins w:id="894" w:author="Steve Maas" w:date="2013-12-30T14:01:00Z">
        <w:r>
          <w:rPr>
            <w:i/>
          </w:rPr>
          <w:t xml:space="preserve">set </w:t>
        </w:r>
        <w:r>
          <w:t>attribute.</w:t>
        </w:r>
      </w:ins>
      <w:ins w:id="895" w:author="Steve Maas" w:date="2013-12-30T14:02:00Z">
        <w:r w:rsidR="00C44CEE">
          <w:t xml:space="preserve"> For example:</w:t>
        </w:r>
      </w:ins>
    </w:p>
    <w:p w14:paraId="4CF88E71" w14:textId="77777777" w:rsidR="00BB02DD" w:rsidRDefault="00BB02DD" w:rsidP="00602A42">
      <w:pPr>
        <w:rPr>
          <w:ins w:id="896" w:author="Steve Maas" w:date="2013-12-30T14:02:00Z"/>
        </w:rPr>
      </w:pPr>
    </w:p>
    <w:p w14:paraId="40320ECD" w14:textId="5EAB2B4E" w:rsidR="00C44CEE" w:rsidRDefault="00C44CEE" w:rsidP="00C44CEE">
      <w:pPr>
        <w:pStyle w:val="code"/>
        <w:rPr>
          <w:ins w:id="897" w:author="Steve Maas" w:date="2013-12-30T14:02:00Z"/>
        </w:rPr>
      </w:pPr>
      <w:ins w:id="898" w:author="Steve Maas" w:date="2013-12-30T14:02:00Z">
        <w:r>
          <w:t>&lt;surface type="master" set="Surface01"/&gt;</w:t>
        </w:r>
      </w:ins>
    </w:p>
    <w:p w14:paraId="264856AE" w14:textId="77777777" w:rsidR="00C44CEE" w:rsidRDefault="00C44CEE" w:rsidP="00602A42">
      <w:pPr>
        <w:rPr>
          <w:ins w:id="899" w:author="Steve Maas" w:date="2013-12-30T14:01:00Z"/>
        </w:rPr>
      </w:pPr>
    </w:p>
    <w:p w14:paraId="4177B078" w14:textId="404BE351" w:rsidR="00BB02DD" w:rsidRPr="005F474E" w:rsidRDefault="00C44CEE" w:rsidP="00602A42">
      <w:pPr>
        <w:rPr>
          <w:ins w:id="900" w:author="Steve Maas" w:date="2013-12-30T14:01:00Z"/>
        </w:rPr>
      </w:pPr>
      <w:ins w:id="901" w:author="Steve Maas" w:date="2013-12-30T14:02:00Z">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ins>
      <w:ins w:id="902" w:author="Steve Maas" w:date="2013-12-30T14:03:00Z">
        <w:r>
          <w:fldChar w:fldCharType="begin"/>
        </w:r>
        <w:r>
          <w:instrText xml:space="preserve"> REF _Ref376175517 \r \h </w:instrText>
        </w:r>
      </w:ins>
      <w:r>
        <w:fldChar w:fldCharType="separate"/>
      </w:r>
      <w:ins w:id="903" w:author="Steve Maas" w:date="2014-01-02T13:04:00Z">
        <w:r w:rsidR="00873D59">
          <w:t>3.6.4</w:t>
        </w:r>
      </w:ins>
      <w:ins w:id="904" w:author="Steve Maas" w:date="2013-12-30T14:03:00Z">
        <w:r>
          <w:fldChar w:fldCharType="end"/>
        </w:r>
        <w:r>
          <w:t xml:space="preserve"> </w:t>
        </w:r>
      </w:ins>
      <w:ins w:id="905" w:author="Steve Maas" w:date="2013-12-30T14:02:00Z">
        <w:r>
          <w:t>for more information on how to define surfaces.</w:t>
        </w:r>
      </w:ins>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w:t>
      </w:r>
      <w:proofErr w:type="gramStart"/>
      <w:r>
        <w:t>lagrange</w:t>
      </w:r>
      <w:proofErr w:type="gramEnd"/>
      <w:r>
        <w:t xml:space="preserv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3" o:title=""/>
          </v:shape>
          <o:OLEObject Type="Embed" ProgID="Equation.DSMT4" ShapeID="_x0000_i1066" DrawAspect="Content" ObjectID="_1459176216"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5" o:title=""/>
          </v:shape>
          <o:OLEObject Type="Embed" ProgID="Equation.DSMT4" ShapeID="_x0000_i1067" DrawAspect="Content" ObjectID="_1459176217"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w:t>
      </w:r>
      <w:proofErr w:type="gramStart"/>
      <w:r>
        <w:t>in each iteration</w:t>
      </w:r>
      <w:proofErr w:type="gramEnd"/>
      <w:r>
        <w:t xml:space="preserve">, the multiplier’s increments are determined with a penalty-like method. The advantage of this method is twofold: due to the iterative nature, the method will work with a smaller penalty factor, and in the limit, the exact </w:t>
      </w:r>
      <w:proofErr w:type="gramStart"/>
      <w:r>
        <w:t>lagrange</w:t>
      </w:r>
      <w:proofErr w:type="gramEnd"/>
      <w:r>
        <w:t xml:space="preserv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w:t>
      </w:r>
      <w:proofErr w:type="gramStart"/>
      <w:r>
        <w:t>laugon&gt;</w:t>
      </w:r>
      <w:proofErr w:type="gramEnd"/>
      <w:r>
        <w: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w:t>
      </w:r>
      <w:proofErr w:type="gramStart"/>
      <w:r>
        <w:t>tolerance&gt;</w:t>
      </w:r>
      <w:proofErr w:type="gramEnd"/>
      <w:r>
        <w: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7" o:title=""/>
          </v:shape>
          <o:OLEObject Type="Embed" ProgID="Equation.DSMT4" ShapeID="_x0000_i1068" DrawAspect="Content" ObjectID="_1459176218" r:id="rId118"/>
        </w:object>
      </w:r>
      <w:r>
        <w:t xml:space="preserve">, </w:t>
      </w:r>
      <w:r w:rsidRPr="00AF2221">
        <w:rPr>
          <w:position w:val="-4"/>
        </w:rPr>
        <w:object w:dxaOrig="420" w:dyaOrig="200" w14:anchorId="6960DD08">
          <v:shape id="_x0000_i1069" type="#_x0000_t75" style="width:21.5pt;height:10pt" o:ole="">
            <v:imagedata r:id="rId119" o:title=""/>
          </v:shape>
          <o:OLEObject Type="Embed" ProgID="Equation.DSMT4" ShapeID="_x0000_i1069" DrawAspect="Content" ObjectID="_1459176219"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w:t>
      </w:r>
      <w:proofErr w:type="gramStart"/>
      <w:r>
        <w:t>gaptol&gt;</w:t>
      </w:r>
      <w:proofErr w:type="gramEnd"/>
      <w:r>
        <w: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w:t>
      </w:r>
      <w:proofErr w:type="gramStart"/>
      <w:r>
        <w:t>each iteration</w:t>
      </w:r>
      <w:proofErr w:type="gramEnd"/>
      <w:r>
        <w:t xml:space="preserve">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906" w:author="Gerard Ateshian" w:date="2014-01-07T09:42:00Z">
        <w:r w:rsidR="00147151" w:rsidRPr="00147151">
          <w:rPr>
            <w:rPrChange w:id="907" w:author="Gerard Ateshian" w:date="2014-01-07T09:42:00Z">
              <w:rPr>
                <w:i/>
              </w:rPr>
            </w:rPrChange>
          </w:rPr>
          <w:t>,</w:t>
        </w:r>
      </w:ins>
      <w:r>
        <w:t xml:space="preserve"> </w:t>
      </w:r>
      <w:del w:id="908" w:author="Gerard Ateshian" w:date="2014-01-07T09:42:00Z">
        <w:r w:rsidDel="00147151">
          <w:delText xml:space="preserve">and </w:delText>
        </w:r>
      </w:del>
      <w:r w:rsidRPr="00A92C16">
        <w:rPr>
          <w:i/>
        </w:rPr>
        <w:t>sliding3</w:t>
      </w:r>
      <w:r>
        <w:t xml:space="preserve"> </w:t>
      </w:r>
      <w:ins w:id="909" w:author="Gerard Ateshian" w:date="2014-01-07T09:42:00Z">
        <w:r w:rsidR="00147151">
          <w:t xml:space="preserve">and </w:t>
        </w:r>
        <w:r w:rsidR="00147151" w:rsidRPr="00147151">
          <w:rPr>
            <w:i/>
            <w:rPrChange w:id="910"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911" w:author="Steve Maas" w:date="2013-12-16T10:14:00Z">
          <w:pPr>
            <w:pStyle w:val="Heading4"/>
          </w:pPr>
        </w:pPrChange>
      </w:pPr>
      <w:bookmarkStart w:id="912" w:name="_Toc377547219"/>
      <w:r>
        <w:t>Biphasic Contact</w:t>
      </w:r>
      <w:bookmarkEnd w:id="912"/>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21" o:title=""/>
          </v:shape>
          <o:OLEObject Type="Embed" ProgID="Equation.DSMT4" ShapeID="_x0000_i1070" DrawAspect="Content" ObjectID="_1459176220" r:id="rId122"/>
        </w:object>
      </w:r>
      <w:r>
        <w:t>,</w:t>
      </w:r>
    </w:p>
    <w:p w14:paraId="550ACFA8"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913" w:author="Steve Maas" w:date="2013-12-16T10:14:00Z">
          <w:pPr>
            <w:pStyle w:val="Heading4"/>
          </w:pPr>
        </w:pPrChange>
      </w:pPr>
      <w:bookmarkStart w:id="914" w:name="_Toc377547220"/>
      <w:r>
        <w:t xml:space="preserve">Biphasic-Solute </w:t>
      </w:r>
      <w:ins w:id="915" w:author="Gerard Ateshian" w:date="2014-01-07T09:42:00Z">
        <w:r w:rsidR="00147151">
          <w:t xml:space="preserve">and Multiphasic </w:t>
        </w:r>
      </w:ins>
      <w:r>
        <w:t>Contact</w:t>
      </w:r>
      <w:bookmarkEnd w:id="914"/>
    </w:p>
    <w:p w14:paraId="24B919C0" w14:textId="1A50F480" w:rsidR="00602A42" w:rsidRDefault="00602A42" w:rsidP="00602A42">
      <w:r>
        <w:t xml:space="preserve">The </w:t>
      </w:r>
      <w:r>
        <w:rPr>
          <w:i/>
        </w:rPr>
        <w:t xml:space="preserve">sliding3 </w:t>
      </w:r>
      <w:r>
        <w:t xml:space="preserve">implementation for sliding interfaces can deal with biphasic-solute contact surfaces (including biphasic-solute-on-biphasic-solute, biphasic-solute-on-biphasic, </w:t>
      </w:r>
      <w:proofErr w:type="gramStart"/>
      <w:r>
        <w:t>biphasic</w:t>
      </w:r>
      <w:proofErr w:type="gramEnd"/>
      <w:r>
        <w:t>-solute-on-elastic, biphasic-solute-on-rigid)</w:t>
      </w:r>
      <w:ins w:id="916" w:author="Gerard Ateshian" w:date="2014-01-07T09:43:00Z">
        <w:r w:rsidR="00147151">
          <w:t xml:space="preserve"> and the </w:t>
        </w:r>
        <w:r w:rsidR="00147151" w:rsidRPr="00147151">
          <w:rPr>
            <w:i/>
            <w:rPrChange w:id="917" w:author="Gerard Ateshian" w:date="2014-01-07T09:43:00Z">
              <w:rPr/>
            </w:rPrChange>
          </w:rPr>
          <w:t>sliding-multiphasic</w:t>
        </w:r>
        <w:r w:rsidR="00147151">
          <w:t xml:space="preserve"> contact interface can similarly deal with multiphasic contact surfaces</w:t>
        </w:r>
      </w:ins>
      <w:r>
        <w:t xml:space="preserve">. </w:t>
      </w:r>
      <w:del w:id="918" w:author="Gerard Ateshian" w:date="2014-01-07T09:43:00Z">
        <w:r w:rsidDel="00147151">
          <w:delText xml:space="preserve">It </w:delText>
        </w:r>
      </w:del>
      <w:ins w:id="919" w:author="Gerard Ateshian" w:date="2014-01-07T09:43:00Z">
        <w:r w:rsidR="00147151">
          <w:t xml:space="preserve">These contact interfaces </w:t>
        </w:r>
      </w:ins>
      <w:r>
        <w:t>allow</w:t>
      </w:r>
      <w:del w:id="920"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921" w:author="Gerard Ateshian" w:date="2014-01-07T09:44:00Z">
        <w:r w:rsidR="00147151" w:rsidRPr="00147151">
          <w:t xml:space="preserve"> (</w:t>
        </w:r>
      </w:ins>
      <w:ins w:id="922" w:author="Gerard Ateshian" w:date="2014-01-07T09:45:00Z">
        <w:r w:rsidR="00147151">
          <w:t xml:space="preserve">for </w:t>
        </w:r>
      </w:ins>
      <w:ins w:id="923" w:author="Gerard Ateshian" w:date="2014-01-07T09:44:00Z">
        <w:r w:rsidR="00147151" w:rsidRPr="00147151">
          <w:t>sliding3)</w:t>
        </w:r>
      </w:ins>
    </w:p>
    <w:p w14:paraId="0CEF6785" w14:textId="5762FE8E" w:rsidR="00147151" w:rsidRPr="00147151" w:rsidRDefault="00147151">
      <w:pPr>
        <w:rPr>
          <w:ins w:id="924" w:author="Gerard Ateshian" w:date="2014-01-07T09:45:00Z"/>
        </w:rPr>
        <w:pPrChange w:id="925" w:author="Gerard Ateshian" w:date="2014-01-07T09:45:00Z">
          <w:pPr>
            <w:pStyle w:val="code"/>
          </w:pPr>
        </w:pPrChange>
      </w:pPr>
      <w:proofErr w:type="gramStart"/>
      <w:ins w:id="926" w:author="Gerard Ateshian" w:date="2014-01-07T09:45:00Z">
        <w:r w:rsidRPr="00147151">
          <w:t>or</w:t>
        </w:r>
        <w:proofErr w:type="gramEnd"/>
      </w:ins>
    </w:p>
    <w:p w14:paraId="269C4100" w14:textId="3D3DE009" w:rsidR="00147151" w:rsidRDefault="00147151" w:rsidP="00147151">
      <w:pPr>
        <w:pStyle w:val="code"/>
        <w:rPr>
          <w:ins w:id="927" w:author="Gerard Ateshian" w:date="2014-01-07T09:44:00Z"/>
        </w:rPr>
      </w:pPr>
      <w:ins w:id="928" w:author="Gerard Ateshian" w:date="2014-01-07T09:44:00Z">
        <w:r w:rsidRPr="00B7277A">
          <w:t>&lt;ambient_concentration</w:t>
        </w:r>
        <w:r>
          <w:t xml:space="preserve"> sol=”id”</w:t>
        </w:r>
        <w:r w:rsidRPr="00B7277A">
          <w:t>&gt;0&lt;/ambient_concentration&gt;</w:t>
        </w:r>
        <w:r>
          <w:t xml:space="preserve"> (</w:t>
        </w:r>
      </w:ins>
      <w:ins w:id="929" w:author="Gerard Ateshian" w:date="2014-01-07T09:45:00Z">
        <w:r>
          <w:t xml:space="preserve">for </w:t>
        </w:r>
      </w:ins>
      <w:ins w:id="930"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931"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3" o:title=""/>
          </v:shape>
          <o:OLEObject Type="Embed" ProgID="Equation.DSMT4" ShapeID="_x0000_i1071" DrawAspect="Content" ObjectID="_1459176221"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5" o:title=""/>
          </v:shape>
          <o:OLEObject Type="Embed" ProgID="Equation.DSMT4" ShapeID="_x0000_i1072" DrawAspect="Content" ObjectID="_1459176222"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7" o:title=""/>
          </v:shape>
          <o:OLEObject Type="Embed" ProgID="Equation.DSMT4" ShapeID="_x0000_i1073" DrawAspect="Content" ObjectID="_1459176223"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932"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933" w:author="Gerard Ateshian" w:date="2014-01-07T09:47:00Z">
        <w:r w:rsidR="0044192A">
          <w:t xml:space="preserve">or multiphasic-on-rigid </w:t>
        </w:r>
      </w:ins>
      <w:r>
        <w:t xml:space="preserve">contact, a two-pass analysis should not be used; the </w:t>
      </w:r>
      <w:del w:id="934" w:author="Gerard Ateshian" w:date="2014-01-07T09:47:00Z">
        <w:r w:rsidDel="0044192A">
          <w:delText xml:space="preserve">biphasic-solute </w:delText>
        </w:r>
      </w:del>
      <w:ins w:id="935" w:author="Gerard Ateshian" w:date="2014-01-07T09:47:00Z">
        <w:r w:rsidR="0044192A">
          <w:t xml:space="preserve">rigid </w:t>
        </w:r>
      </w:ins>
      <w:r>
        <w:t xml:space="preserve">surface should be the </w:t>
      </w:r>
      <w:del w:id="936" w:author="Gerard Ateshian" w:date="2014-01-07T09:47:00Z">
        <w:r w:rsidDel="0044192A">
          <w:delText xml:space="preserve">slave </w:delText>
        </w:r>
      </w:del>
      <w:ins w:id="937"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938" w:author="Steve Maas" w:date="2013-12-16T10:15:00Z">
          <w:pPr>
            <w:pStyle w:val="Heading4"/>
          </w:pPr>
        </w:pPrChange>
      </w:pPr>
      <w:bookmarkStart w:id="939" w:name="_Toc377547221"/>
      <w:r w:rsidRPr="00793EA8">
        <w:t>Rigid Wall Interfaces</w:t>
      </w:r>
      <w:bookmarkEnd w:id="939"/>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940" w:author="Steve Maas" w:date="2013-12-16T10:20:00Z">
                  <w:rPr>
                    <w:b/>
                  </w:rPr>
                </w:rPrChange>
              </w:rPr>
            </w:pPr>
            <w:r w:rsidRPr="00602A42">
              <w:rPr>
                <w:rFonts w:ascii="Times New Roman" w:hAnsi="Times New Roman"/>
                <w:b/>
                <w:rPrChange w:id="941"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74" type="#_x0000_t75" style="width:44pt;height:18pt" o:ole="">
            <v:imagedata r:id="rId129" o:title=""/>
          </v:shape>
          <o:OLEObject Type="Embed" ProgID="Equation.DSMT4" ShapeID="_x0000_i1074" DrawAspect="Content" ObjectID="_1459176224" r:id="rId130"/>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31" o:title=""/>
          </v:shape>
          <o:OLEObject Type="Embed" ProgID="Equation.DSMT4" ShapeID="_x0000_i1075" DrawAspect="Content" ObjectID="_1459176225"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w:t>
      </w:r>
      <w:proofErr w:type="gramStart"/>
      <w:r>
        <w:t>,0,1,0</w:t>
      </w:r>
      <w:proofErr w:type="gramEnd"/>
      <w:r>
        <w:t>&lt;/plane&gt;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w:t>
      </w:r>
      <w:proofErr w:type="gramStart"/>
      <w:r>
        <w:t>surface</w:t>
      </w:r>
      <w:proofErr w:type="gramEnd"/>
      <w:r>
        <w:t>&gt;</w:t>
      </w:r>
    </w:p>
    <w:p w14:paraId="3467CCBD"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942" w:author="Steve Maas" w:date="2013-12-16T10:15:00Z">
          <w:pPr>
            <w:pStyle w:val="Heading4"/>
          </w:pPr>
        </w:pPrChange>
      </w:pPr>
      <w:bookmarkStart w:id="943" w:name="_Toc377547222"/>
      <w:r>
        <w:t>Tied Interfaces</w:t>
      </w:r>
      <w:bookmarkEnd w:id="943"/>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944" w:author="Steve Maas" w:date="2013-12-16T10:15:00Z">
          <w:pPr>
            <w:pStyle w:val="Heading4"/>
          </w:pPr>
        </w:pPrChange>
      </w:pPr>
      <w:bookmarkStart w:id="945" w:name="_Toc377547223"/>
      <w:r>
        <w:t>Tied Biphasic Interfaces</w:t>
      </w:r>
      <w:bookmarkEnd w:id="94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946" w:author="Steve Maas" w:date="2013-12-16T10:15:00Z">
          <w:pPr>
            <w:pStyle w:val="Heading4"/>
          </w:pPr>
        </w:pPrChange>
      </w:pPr>
      <w:bookmarkStart w:id="947" w:name="_Toc377547224"/>
      <w:r>
        <w:t>Rigid Interfaces</w:t>
      </w:r>
      <w:bookmarkEnd w:id="947"/>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proofErr w:type="gramStart"/>
      <w:r>
        <w:rPr>
          <w:i/>
        </w:rPr>
        <w:t>rb</w:t>
      </w:r>
      <w:proofErr w:type="gramEnd"/>
      <w:r>
        <w:rPr>
          <w:i/>
        </w:rPr>
        <w:t xml:space="preserve">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948" w:author="Steve Maas" w:date="2013-12-16T10:15:00Z">
          <w:pPr>
            <w:pStyle w:val="Heading4"/>
          </w:pPr>
        </w:pPrChange>
      </w:pPr>
      <w:bookmarkStart w:id="949" w:name="_Toc377547225"/>
      <w:r>
        <w:t>Rigid Joints</w:t>
      </w:r>
      <w:bookmarkEnd w:id="949"/>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w:t>
      </w:r>
      <w:proofErr w:type="gramStart"/>
      <w:r>
        <w:t>tolerance&gt;</w:t>
      </w:r>
      <w:proofErr w:type="gramEnd"/>
      <w:r>
        <w:t>0.1&lt;/tolerance&gt;</w:t>
      </w:r>
    </w:p>
    <w:p w14:paraId="3C9C8CA7" w14:textId="77777777" w:rsidR="00602A42" w:rsidRDefault="00602A42" w:rsidP="00602A42">
      <w:pPr>
        <w:pStyle w:val="code"/>
      </w:pPr>
      <w:r>
        <w:tab/>
        <w:t>&lt;</w:t>
      </w:r>
      <w:proofErr w:type="gramStart"/>
      <w:r>
        <w:t>penalty&gt;</w:t>
      </w:r>
      <w:proofErr w:type="gramEnd"/>
      <w:r>
        <w: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w:t>
      </w:r>
      <w:proofErr w:type="gramStart"/>
      <w:r>
        <w:t>joint&gt;</w:t>
      </w:r>
      <w:proofErr w:type="gramEnd"/>
      <w:r>
        <w: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950" w:name="_Toc377547226"/>
      <w:r>
        <w:lastRenderedPageBreak/>
        <w:t>Constraints Section</w:t>
      </w:r>
      <w:bookmarkEnd w:id="950"/>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951" w:name="_Ref275247132"/>
      <w:bookmarkStart w:id="952" w:name="_Toc377547227"/>
      <w:r>
        <w:t>Rigid Body Constraints</w:t>
      </w:r>
      <w:bookmarkEnd w:id="951"/>
      <w:bookmarkEnd w:id="952"/>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r>
      <w:proofErr w:type="gramStart"/>
      <w:r w:rsidRPr="0097532C">
        <w:t>&lt;!--</w:t>
      </w:r>
      <w:proofErr w:type="gramEnd"/>
      <w:r w:rsidRPr="0097532C">
        <w:t xml:space="preserve">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953" w:author="Steve Maas" w:date="2013-12-30T14:13:00Z"/>
        </w:rPr>
      </w:pPr>
      <w:ins w:id="954"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955"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956" w:author="Steve Maas" w:date="2013-12-30T14:13:00Z"/>
        </w:trPr>
        <w:tc>
          <w:tcPr>
            <w:tcW w:w="1417" w:type="dxa"/>
            <w:shd w:val="clear" w:color="auto" w:fill="auto"/>
          </w:tcPr>
          <w:p w14:paraId="72D52CD1" w14:textId="77777777" w:rsidR="005F474E" w:rsidRPr="000B272C" w:rsidRDefault="005F474E" w:rsidP="00470C94">
            <w:pPr>
              <w:rPr>
                <w:ins w:id="957" w:author="Steve Maas" w:date="2013-12-30T14:13:00Z"/>
                <w:b/>
              </w:rPr>
            </w:pPr>
            <w:ins w:id="958" w:author="Steve Maas" w:date="2013-12-30T14:13:00Z">
              <w:r>
                <w:rPr>
                  <w:b/>
                </w:rPr>
                <w:t>Tag</w:t>
              </w:r>
            </w:ins>
          </w:p>
        </w:tc>
        <w:tc>
          <w:tcPr>
            <w:tcW w:w="8231" w:type="dxa"/>
            <w:shd w:val="clear" w:color="auto" w:fill="auto"/>
          </w:tcPr>
          <w:p w14:paraId="7725389F" w14:textId="77777777" w:rsidR="005F474E" w:rsidRPr="000B272C" w:rsidRDefault="005F474E" w:rsidP="00470C94">
            <w:pPr>
              <w:rPr>
                <w:ins w:id="959" w:author="Steve Maas" w:date="2013-12-30T14:13:00Z"/>
                <w:b/>
              </w:rPr>
            </w:pPr>
            <w:ins w:id="960" w:author="Steve Maas" w:date="2013-12-30T14:13:00Z">
              <w:r w:rsidRPr="000B272C">
                <w:rPr>
                  <w:b/>
                </w:rPr>
                <w:t>Description</w:t>
              </w:r>
            </w:ins>
          </w:p>
        </w:tc>
      </w:tr>
      <w:tr w:rsidR="005F474E" w14:paraId="54CD55A1" w14:textId="77777777" w:rsidTr="00470C94">
        <w:trPr>
          <w:ins w:id="961" w:author="Steve Maas" w:date="2013-12-30T14:13:00Z"/>
        </w:trPr>
        <w:tc>
          <w:tcPr>
            <w:tcW w:w="1417" w:type="dxa"/>
            <w:shd w:val="clear" w:color="auto" w:fill="auto"/>
          </w:tcPr>
          <w:p w14:paraId="3B7B8B3D" w14:textId="77777777" w:rsidR="005F474E" w:rsidRDefault="005F474E" w:rsidP="00470C94">
            <w:pPr>
              <w:pStyle w:val="code"/>
              <w:rPr>
                <w:ins w:id="962" w:author="Steve Maas" w:date="2013-12-30T14:13:00Z"/>
              </w:rPr>
            </w:pPr>
            <w:ins w:id="963" w:author="Steve Maas" w:date="2013-12-30T14:13:00Z">
              <w:r>
                <w:t>fixed</w:t>
              </w:r>
            </w:ins>
          </w:p>
        </w:tc>
        <w:tc>
          <w:tcPr>
            <w:tcW w:w="8231" w:type="dxa"/>
            <w:shd w:val="clear" w:color="auto" w:fill="auto"/>
          </w:tcPr>
          <w:p w14:paraId="0D997FED" w14:textId="77777777" w:rsidR="005F474E" w:rsidRDefault="005F474E" w:rsidP="00470C94">
            <w:pPr>
              <w:rPr>
                <w:ins w:id="964" w:author="Steve Maas" w:date="2013-12-30T14:13:00Z"/>
              </w:rPr>
            </w:pPr>
            <w:ins w:id="965" w:author="Steve Maas" w:date="2013-12-30T14:13:00Z">
              <w:r>
                <w:t>Degree of freedom is fixed</w:t>
              </w:r>
            </w:ins>
          </w:p>
        </w:tc>
      </w:tr>
      <w:tr w:rsidR="005F474E" w14:paraId="1E6F2B17" w14:textId="77777777" w:rsidTr="00470C94">
        <w:trPr>
          <w:ins w:id="966" w:author="Steve Maas" w:date="2013-12-30T14:13:00Z"/>
        </w:trPr>
        <w:tc>
          <w:tcPr>
            <w:tcW w:w="1417" w:type="dxa"/>
            <w:shd w:val="clear" w:color="auto" w:fill="auto"/>
          </w:tcPr>
          <w:p w14:paraId="645AD39C" w14:textId="77777777" w:rsidR="005F474E" w:rsidRDefault="005F474E" w:rsidP="00470C94">
            <w:pPr>
              <w:pStyle w:val="code"/>
              <w:rPr>
                <w:ins w:id="967" w:author="Steve Maas" w:date="2013-12-30T14:13:00Z"/>
              </w:rPr>
            </w:pPr>
            <w:ins w:id="968" w:author="Steve Maas" w:date="2013-12-30T14:13:00Z">
              <w:r>
                <w:t>prescribed</w:t>
              </w:r>
            </w:ins>
          </w:p>
        </w:tc>
        <w:tc>
          <w:tcPr>
            <w:tcW w:w="8231" w:type="dxa"/>
            <w:shd w:val="clear" w:color="auto" w:fill="auto"/>
          </w:tcPr>
          <w:p w14:paraId="0B74E483" w14:textId="77777777" w:rsidR="005F474E" w:rsidRDefault="005F474E" w:rsidP="00470C94">
            <w:pPr>
              <w:rPr>
                <w:ins w:id="969" w:author="Steve Maas" w:date="2013-12-30T14:13:00Z"/>
              </w:rPr>
            </w:pPr>
            <w:ins w:id="970" w:author="Steve Maas" w:date="2013-12-30T14:13:00Z">
              <w:r>
                <w:t>Degree of freedom is prescribed by user</w:t>
              </w:r>
            </w:ins>
          </w:p>
        </w:tc>
      </w:tr>
      <w:tr w:rsidR="005F474E" w14:paraId="447DC668" w14:textId="77777777" w:rsidTr="00470C94">
        <w:trPr>
          <w:ins w:id="971" w:author="Steve Maas" w:date="2013-12-30T14:13:00Z"/>
        </w:trPr>
        <w:tc>
          <w:tcPr>
            <w:tcW w:w="1417" w:type="dxa"/>
            <w:shd w:val="clear" w:color="auto" w:fill="auto"/>
          </w:tcPr>
          <w:p w14:paraId="29D4DF5C" w14:textId="77777777" w:rsidR="005F474E" w:rsidRDefault="005F474E" w:rsidP="00470C94">
            <w:pPr>
              <w:pStyle w:val="code"/>
              <w:rPr>
                <w:ins w:id="972" w:author="Steve Maas" w:date="2013-12-30T14:13:00Z"/>
              </w:rPr>
            </w:pPr>
            <w:ins w:id="973" w:author="Steve Maas" w:date="2013-12-30T14:13:00Z">
              <w:r>
                <w:t>force</w:t>
              </w:r>
            </w:ins>
          </w:p>
        </w:tc>
        <w:tc>
          <w:tcPr>
            <w:tcW w:w="8231" w:type="dxa"/>
            <w:shd w:val="clear" w:color="auto" w:fill="auto"/>
          </w:tcPr>
          <w:p w14:paraId="66898344" w14:textId="77777777" w:rsidR="005F474E" w:rsidRDefault="005F474E" w:rsidP="00470C94">
            <w:pPr>
              <w:rPr>
                <w:ins w:id="974" w:author="Steve Maas" w:date="2013-12-30T14:13:00Z"/>
              </w:rPr>
            </w:pPr>
            <w:ins w:id="975" w:author="Steve Maas" w:date="2013-12-30T14:13:00Z">
              <w:r>
                <w:t>A force is applied in direction of degree of freedom</w:t>
              </w:r>
            </w:ins>
          </w:p>
        </w:tc>
      </w:tr>
    </w:tbl>
    <w:p w14:paraId="2831638B" w14:textId="77777777" w:rsidR="005F474E" w:rsidRDefault="005F474E" w:rsidP="005F474E">
      <w:pPr>
        <w:pStyle w:val="code"/>
        <w:rPr>
          <w:ins w:id="976" w:author="Steve Maas" w:date="2013-12-30T14:13:00Z"/>
        </w:rPr>
      </w:pPr>
    </w:p>
    <w:p w14:paraId="09C48438" w14:textId="77777777" w:rsidR="005F474E" w:rsidRDefault="005F474E" w:rsidP="005F474E">
      <w:pPr>
        <w:rPr>
          <w:ins w:id="977" w:author="Steve Maas" w:date="2013-12-30T14:13:00Z"/>
        </w:rPr>
      </w:pPr>
      <w:ins w:id="978" w:author="Steve Maas" w:date="2013-12-30T14:13:00Z">
        <w:r>
          <w:t xml:space="preserve">All these tags require the </w:t>
        </w:r>
        <w:proofErr w:type="gramStart"/>
        <w:r>
          <w:rPr>
            <w:i/>
          </w:rPr>
          <w:t>bc</w:t>
        </w:r>
        <w:proofErr w:type="gramEnd"/>
        <w:r>
          <w:rPr>
            <w:i/>
          </w:rPr>
          <w:t xml:space="preserve"> </w:t>
        </w:r>
        <w:r>
          <w:t xml:space="preserve">attribute which defines the degree of freedom that will be constrained. </w:t>
        </w:r>
      </w:ins>
    </w:p>
    <w:p w14:paraId="53111F13" w14:textId="77777777" w:rsidR="005F474E" w:rsidRDefault="005F474E" w:rsidP="005F474E">
      <w:pPr>
        <w:rPr>
          <w:ins w:id="979"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980" w:author="Steve Maas" w:date="2013-12-30T14:13:00Z"/>
        </w:trPr>
        <w:tc>
          <w:tcPr>
            <w:tcW w:w="2137" w:type="dxa"/>
            <w:shd w:val="clear" w:color="auto" w:fill="auto"/>
          </w:tcPr>
          <w:p w14:paraId="52E207B9" w14:textId="77777777" w:rsidR="005F474E" w:rsidRPr="00890FDC" w:rsidRDefault="005F474E" w:rsidP="00470C94">
            <w:pPr>
              <w:pStyle w:val="code"/>
              <w:rPr>
                <w:ins w:id="981" w:author="Steve Maas" w:date="2013-12-30T14:13:00Z"/>
                <w:rFonts w:ascii="Times New Roman" w:hAnsi="Times New Roman"/>
                <w:b/>
              </w:rPr>
            </w:pPr>
            <w:ins w:id="982"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983" w:author="Steve Maas" w:date="2013-12-30T14:13:00Z"/>
                <w:b/>
              </w:rPr>
            </w:pPr>
            <w:ins w:id="984" w:author="Steve Maas" w:date="2013-12-30T14:13:00Z">
              <w:r>
                <w:rPr>
                  <w:b/>
                </w:rPr>
                <w:t>Description</w:t>
              </w:r>
            </w:ins>
          </w:p>
        </w:tc>
      </w:tr>
      <w:tr w:rsidR="005F474E" w14:paraId="2E06B773" w14:textId="77777777" w:rsidTr="00470C94">
        <w:trPr>
          <w:trHeight w:val="220"/>
          <w:ins w:id="985" w:author="Steve Maas" w:date="2013-12-30T14:13:00Z"/>
        </w:trPr>
        <w:tc>
          <w:tcPr>
            <w:tcW w:w="2137" w:type="dxa"/>
            <w:shd w:val="clear" w:color="auto" w:fill="auto"/>
          </w:tcPr>
          <w:p w14:paraId="07B8A8FB" w14:textId="77777777" w:rsidR="005F474E" w:rsidRDefault="005F474E" w:rsidP="00470C94">
            <w:pPr>
              <w:pStyle w:val="code"/>
              <w:rPr>
                <w:ins w:id="986" w:author="Steve Maas" w:date="2013-12-30T14:13:00Z"/>
              </w:rPr>
            </w:pPr>
            <w:ins w:id="987" w:author="Steve Maas" w:date="2013-12-30T14:13:00Z">
              <w:r>
                <w:t>X</w:t>
              </w:r>
            </w:ins>
          </w:p>
        </w:tc>
        <w:tc>
          <w:tcPr>
            <w:tcW w:w="7440" w:type="dxa"/>
            <w:shd w:val="clear" w:color="auto" w:fill="auto"/>
          </w:tcPr>
          <w:p w14:paraId="52374960" w14:textId="77777777" w:rsidR="005F474E" w:rsidRPr="00890FDC" w:rsidRDefault="005F474E" w:rsidP="00470C94">
            <w:pPr>
              <w:rPr>
                <w:ins w:id="988" w:author="Steve Maas" w:date="2013-12-30T14:13:00Z"/>
              </w:rPr>
            </w:pPr>
            <w:ins w:id="989" w:author="Steve Maas" w:date="2013-12-30T14:13:00Z">
              <w:r>
                <w:t xml:space="preserve">Constrain the </w:t>
              </w:r>
              <w:r>
                <w:rPr>
                  <w:i/>
                </w:rPr>
                <w:t xml:space="preserve">x </w:t>
              </w:r>
              <w:r>
                <w:t>degree of freedom</w:t>
              </w:r>
            </w:ins>
          </w:p>
        </w:tc>
      </w:tr>
      <w:tr w:rsidR="005F474E" w14:paraId="7DA41064" w14:textId="77777777" w:rsidTr="00470C94">
        <w:trPr>
          <w:trHeight w:val="120"/>
          <w:ins w:id="990" w:author="Steve Maas" w:date="2013-12-30T14:13:00Z"/>
        </w:trPr>
        <w:tc>
          <w:tcPr>
            <w:tcW w:w="2137" w:type="dxa"/>
            <w:shd w:val="clear" w:color="auto" w:fill="auto"/>
          </w:tcPr>
          <w:p w14:paraId="52B88CDE" w14:textId="77777777" w:rsidR="005F474E" w:rsidRDefault="005F474E" w:rsidP="00470C94">
            <w:pPr>
              <w:pStyle w:val="code"/>
              <w:rPr>
                <w:ins w:id="991" w:author="Steve Maas" w:date="2013-12-30T14:13:00Z"/>
              </w:rPr>
            </w:pPr>
            <w:ins w:id="992" w:author="Steve Maas" w:date="2013-12-30T14:13:00Z">
              <w:r>
                <w:t>Y</w:t>
              </w:r>
            </w:ins>
          </w:p>
        </w:tc>
        <w:tc>
          <w:tcPr>
            <w:tcW w:w="7440" w:type="dxa"/>
            <w:shd w:val="clear" w:color="auto" w:fill="auto"/>
          </w:tcPr>
          <w:p w14:paraId="0D01158A" w14:textId="77777777" w:rsidR="005F474E" w:rsidRDefault="005F474E" w:rsidP="00470C94">
            <w:pPr>
              <w:rPr>
                <w:ins w:id="993" w:author="Steve Maas" w:date="2013-12-30T14:13:00Z"/>
              </w:rPr>
            </w:pPr>
            <w:ins w:id="994"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995" w:author="Steve Maas" w:date="2013-12-30T14:13:00Z"/>
        </w:trPr>
        <w:tc>
          <w:tcPr>
            <w:tcW w:w="2137" w:type="dxa"/>
            <w:shd w:val="clear" w:color="auto" w:fill="auto"/>
          </w:tcPr>
          <w:p w14:paraId="1A15D48D" w14:textId="77777777" w:rsidR="005F474E" w:rsidRDefault="005F474E" w:rsidP="00470C94">
            <w:pPr>
              <w:pStyle w:val="code"/>
              <w:rPr>
                <w:ins w:id="996" w:author="Steve Maas" w:date="2013-12-30T14:13:00Z"/>
              </w:rPr>
            </w:pPr>
            <w:ins w:id="997" w:author="Steve Maas" w:date="2013-12-30T14:13:00Z">
              <w:r>
                <w:t>Z</w:t>
              </w:r>
            </w:ins>
          </w:p>
        </w:tc>
        <w:tc>
          <w:tcPr>
            <w:tcW w:w="7440" w:type="dxa"/>
            <w:shd w:val="clear" w:color="auto" w:fill="auto"/>
          </w:tcPr>
          <w:p w14:paraId="5287E164" w14:textId="77777777" w:rsidR="005F474E" w:rsidRDefault="005F474E" w:rsidP="00470C94">
            <w:pPr>
              <w:rPr>
                <w:ins w:id="998" w:author="Steve Maas" w:date="2013-12-30T14:13:00Z"/>
              </w:rPr>
            </w:pPr>
            <w:ins w:id="999"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000" w:author="Steve Maas" w:date="2013-12-30T14:13:00Z"/>
        </w:trPr>
        <w:tc>
          <w:tcPr>
            <w:tcW w:w="2137" w:type="dxa"/>
            <w:shd w:val="clear" w:color="auto" w:fill="auto"/>
          </w:tcPr>
          <w:p w14:paraId="11EED3BD" w14:textId="77777777" w:rsidR="005F474E" w:rsidRDefault="005F474E" w:rsidP="00470C94">
            <w:pPr>
              <w:pStyle w:val="code"/>
              <w:rPr>
                <w:ins w:id="1001" w:author="Steve Maas" w:date="2013-12-30T14:13:00Z"/>
              </w:rPr>
            </w:pPr>
            <w:ins w:id="1002" w:author="Steve Maas" w:date="2013-12-30T14:13:00Z">
              <w:r>
                <w:t>Rx</w:t>
              </w:r>
            </w:ins>
          </w:p>
        </w:tc>
        <w:tc>
          <w:tcPr>
            <w:tcW w:w="7440" w:type="dxa"/>
            <w:shd w:val="clear" w:color="auto" w:fill="auto"/>
          </w:tcPr>
          <w:p w14:paraId="123DA69F" w14:textId="77777777" w:rsidR="005F474E" w:rsidRPr="00890FDC" w:rsidRDefault="005F474E" w:rsidP="00470C94">
            <w:pPr>
              <w:rPr>
                <w:ins w:id="1003" w:author="Steve Maas" w:date="2013-12-30T14:13:00Z"/>
              </w:rPr>
            </w:pPr>
            <w:ins w:id="1004"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005" w:author="Steve Maas" w:date="2013-12-30T14:13:00Z"/>
        </w:trPr>
        <w:tc>
          <w:tcPr>
            <w:tcW w:w="2137" w:type="dxa"/>
            <w:shd w:val="clear" w:color="auto" w:fill="auto"/>
          </w:tcPr>
          <w:p w14:paraId="134357DF" w14:textId="77777777" w:rsidR="005F474E" w:rsidRDefault="005F474E" w:rsidP="00470C94">
            <w:pPr>
              <w:pStyle w:val="code"/>
              <w:rPr>
                <w:ins w:id="1006" w:author="Steve Maas" w:date="2013-12-30T14:13:00Z"/>
              </w:rPr>
            </w:pPr>
            <w:ins w:id="1007" w:author="Steve Maas" w:date="2013-12-30T14:13:00Z">
              <w:r>
                <w:t>Ry</w:t>
              </w:r>
            </w:ins>
          </w:p>
        </w:tc>
        <w:tc>
          <w:tcPr>
            <w:tcW w:w="7440" w:type="dxa"/>
            <w:shd w:val="clear" w:color="auto" w:fill="auto"/>
          </w:tcPr>
          <w:p w14:paraId="198EB3A5" w14:textId="77777777" w:rsidR="005F474E" w:rsidRDefault="005F474E" w:rsidP="00470C94">
            <w:pPr>
              <w:rPr>
                <w:ins w:id="1008" w:author="Steve Maas" w:date="2013-12-30T14:13:00Z"/>
              </w:rPr>
            </w:pPr>
            <w:ins w:id="1009"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010" w:author="Steve Maas" w:date="2013-12-30T14:13:00Z"/>
        </w:trPr>
        <w:tc>
          <w:tcPr>
            <w:tcW w:w="2137" w:type="dxa"/>
            <w:shd w:val="clear" w:color="auto" w:fill="auto"/>
          </w:tcPr>
          <w:p w14:paraId="01A4358D" w14:textId="77777777" w:rsidR="005F474E" w:rsidRDefault="005F474E" w:rsidP="00470C94">
            <w:pPr>
              <w:pStyle w:val="code"/>
              <w:rPr>
                <w:ins w:id="1011" w:author="Steve Maas" w:date="2013-12-30T14:13:00Z"/>
              </w:rPr>
            </w:pPr>
            <w:ins w:id="1012" w:author="Steve Maas" w:date="2013-12-30T14:13:00Z">
              <w:r>
                <w:t>Rz</w:t>
              </w:r>
            </w:ins>
          </w:p>
        </w:tc>
        <w:tc>
          <w:tcPr>
            <w:tcW w:w="7440" w:type="dxa"/>
            <w:shd w:val="clear" w:color="auto" w:fill="auto"/>
          </w:tcPr>
          <w:p w14:paraId="13A7133B" w14:textId="77777777" w:rsidR="005F474E" w:rsidRDefault="005F474E" w:rsidP="00470C94">
            <w:pPr>
              <w:rPr>
                <w:ins w:id="1013" w:author="Steve Maas" w:date="2013-12-30T14:13:00Z"/>
              </w:rPr>
            </w:pPr>
            <w:ins w:id="1014"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015" w:author="Steve Maas" w:date="2013-12-30T14:13:00Z"/>
        </w:rPr>
      </w:pPr>
    </w:p>
    <w:p w14:paraId="1CD0658E" w14:textId="77777777" w:rsidR="005F474E" w:rsidRDefault="005F474E" w:rsidP="005F474E">
      <w:pPr>
        <w:rPr>
          <w:ins w:id="1016" w:author="Steve Maas" w:date="2013-12-30T14:13:00Z"/>
        </w:rPr>
      </w:pPr>
      <w:ins w:id="1017"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018" w:author="Steve Maas" w:date="2013-12-30T14:13:00Z"/>
        </w:rPr>
      </w:pPr>
    </w:p>
    <w:p w14:paraId="5AB7F6EE" w14:textId="77777777" w:rsidR="005F474E" w:rsidRPr="0063581B" w:rsidRDefault="005F474E" w:rsidP="005F474E">
      <w:pPr>
        <w:rPr>
          <w:ins w:id="1019" w:author="Steve Maas" w:date="2013-12-30T14:13:00Z"/>
        </w:rPr>
      </w:pPr>
      <w:ins w:id="1020"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021" w:author="Steve Maas" w:date="2013-12-30T14:12:00Z"/>
        </w:rPr>
      </w:pPr>
      <w:ins w:id="1022" w:author="Steve Maas" w:date="2013-12-30T14:12:00Z">
        <w:r>
          <w:t>&lt;rigid_body mat="1"&gt;</w:t>
        </w:r>
      </w:ins>
    </w:p>
    <w:p w14:paraId="1DB7CF6D" w14:textId="77777777" w:rsidR="005F474E" w:rsidRPr="0097532C" w:rsidRDefault="005F474E" w:rsidP="005F474E">
      <w:pPr>
        <w:pStyle w:val="code"/>
        <w:rPr>
          <w:ins w:id="1023" w:author="Steve Maas" w:date="2013-12-30T14:12:00Z"/>
        </w:rPr>
      </w:pPr>
      <w:ins w:id="1024" w:author="Steve Maas" w:date="2013-12-30T14:12:00Z">
        <w:r w:rsidRPr="0097532C">
          <w:tab/>
          <w:t>&lt;</w:t>
        </w:r>
        <w:r>
          <w:t>prescribed</w:t>
        </w:r>
        <w:r w:rsidRPr="0097532C">
          <w:t xml:space="preserve"> </w:t>
        </w:r>
        <w:proofErr w:type="gramStart"/>
        <w:r>
          <w:t>bc</w:t>
        </w:r>
        <w:proofErr w:type="gramEnd"/>
        <w:r>
          <w:t>="x"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025" w:author="Steve Maas" w:date="2013-12-30T14:12:00Z"/>
        </w:rPr>
      </w:pPr>
      <w:ins w:id="1026" w:author="Steve Maas" w:date="2013-12-30T14:12:00Z">
        <w:r>
          <w:tab/>
          <w:t xml:space="preserve">&lt;fixed </w:t>
        </w:r>
        <w:proofErr w:type="gramStart"/>
        <w:r>
          <w:t>bc</w:t>
        </w:r>
        <w:proofErr w:type="gramEnd"/>
        <w:r>
          <w:t>="y"/&gt;</w:t>
        </w:r>
      </w:ins>
    </w:p>
    <w:p w14:paraId="431B5CC4" w14:textId="77777777" w:rsidR="005F474E" w:rsidRDefault="005F474E" w:rsidP="005F474E">
      <w:pPr>
        <w:pStyle w:val="code"/>
        <w:rPr>
          <w:ins w:id="1027" w:author="Steve Maas" w:date="2013-12-30T14:12:00Z"/>
        </w:rPr>
      </w:pPr>
      <w:ins w:id="1028" w:author="Steve Maas" w:date="2013-12-30T14:12:00Z">
        <w:r>
          <w:tab/>
          <w:t xml:space="preserve">&lt;fixed </w:t>
        </w:r>
        <w:proofErr w:type="gramStart"/>
        <w:r>
          <w:t>bc</w:t>
        </w:r>
        <w:proofErr w:type="gramEnd"/>
        <w:r>
          <w:t>="z"/&gt;</w:t>
        </w:r>
      </w:ins>
    </w:p>
    <w:p w14:paraId="0BC2A3EC" w14:textId="77777777" w:rsidR="005F474E" w:rsidRDefault="005F474E" w:rsidP="005F474E">
      <w:pPr>
        <w:pStyle w:val="code"/>
        <w:rPr>
          <w:ins w:id="1029" w:author="Steve Maas" w:date="2013-12-30T14:12:00Z"/>
        </w:rPr>
      </w:pPr>
      <w:ins w:id="1030" w:author="Steve Maas" w:date="2013-12-30T14:12:00Z">
        <w:r>
          <w:tab/>
          <w:t xml:space="preserve">&lt;fixed </w:t>
        </w:r>
        <w:proofErr w:type="gramStart"/>
        <w:r>
          <w:t>bc</w:t>
        </w:r>
        <w:proofErr w:type="gramEnd"/>
        <w:r>
          <w:t>="Rx"/&gt;</w:t>
        </w:r>
      </w:ins>
    </w:p>
    <w:p w14:paraId="45174A9C" w14:textId="77777777" w:rsidR="005F474E" w:rsidRDefault="005F474E" w:rsidP="005F474E">
      <w:pPr>
        <w:pStyle w:val="code"/>
        <w:rPr>
          <w:ins w:id="1031" w:author="Steve Maas" w:date="2013-12-30T14:12:00Z"/>
        </w:rPr>
      </w:pPr>
      <w:ins w:id="1032" w:author="Steve Maas" w:date="2013-12-30T14:12:00Z">
        <w:r>
          <w:tab/>
          <w:t xml:space="preserve">&lt;fixed </w:t>
        </w:r>
        <w:proofErr w:type="gramStart"/>
        <w:r>
          <w:t>bc</w:t>
        </w:r>
        <w:proofErr w:type="gramEnd"/>
        <w:r>
          <w:t>="Ry"/&gt;</w:t>
        </w:r>
      </w:ins>
    </w:p>
    <w:p w14:paraId="29960D27" w14:textId="77777777" w:rsidR="005F474E" w:rsidRDefault="005F474E" w:rsidP="005F474E">
      <w:pPr>
        <w:pStyle w:val="code"/>
        <w:rPr>
          <w:ins w:id="1033" w:author="Steve Maas" w:date="2013-12-30T14:12:00Z"/>
        </w:rPr>
      </w:pPr>
      <w:ins w:id="1034" w:author="Steve Maas" w:date="2013-12-30T14:12:00Z">
        <w:r>
          <w:tab/>
          <w:t xml:space="preserve">&lt;fixed </w:t>
        </w:r>
        <w:proofErr w:type="gramStart"/>
        <w:r>
          <w:t>bc</w:t>
        </w:r>
        <w:proofErr w:type="gramEnd"/>
        <w:r>
          <w:t>="Rz"/&gt;</w:t>
        </w:r>
      </w:ins>
    </w:p>
    <w:p w14:paraId="7C8359C5" w14:textId="77777777" w:rsidR="005F474E" w:rsidRDefault="005F474E" w:rsidP="005F474E">
      <w:pPr>
        <w:pStyle w:val="code"/>
        <w:rPr>
          <w:ins w:id="1035" w:author="Steve Maas" w:date="2013-12-30T14:12:00Z"/>
        </w:rPr>
      </w:pPr>
      <w:ins w:id="1036" w:author="Steve Maas" w:date="2013-12-30T14:12:00Z">
        <w:r>
          <w:t>&lt;/rigid_body&gt;</w:t>
        </w:r>
      </w:ins>
    </w:p>
    <w:p w14:paraId="5617DB24" w14:textId="77777777" w:rsidR="005F474E" w:rsidRPr="00B31E92" w:rsidRDefault="005F474E" w:rsidP="005F474E">
      <w:pPr>
        <w:pStyle w:val="code"/>
        <w:rPr>
          <w:ins w:id="1037" w:author="Steve Maas" w:date="2013-12-30T14:12:00Z"/>
        </w:rPr>
      </w:pPr>
    </w:p>
    <w:p w14:paraId="6C3EE897" w14:textId="77777777" w:rsidR="005F474E" w:rsidRPr="00B31E92" w:rsidRDefault="005F474E" w:rsidP="005F474E">
      <w:pPr>
        <w:rPr>
          <w:ins w:id="1038" w:author="Steve Maas" w:date="2013-12-30T14:12:00Z"/>
          <w:i/>
        </w:rPr>
      </w:pPr>
      <w:ins w:id="1039"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040" w:author="Steve Maas" w:date="2013-12-30T14:12:00Z"/>
        </w:rPr>
      </w:pPr>
    </w:p>
    <w:p w14:paraId="446AFA9D" w14:textId="77777777" w:rsidR="005F474E" w:rsidRDefault="005F474E" w:rsidP="005F474E">
      <w:pPr>
        <w:rPr>
          <w:ins w:id="1041" w:author="Steve Maas" w:date="2013-12-30T14:12:00Z"/>
        </w:rPr>
      </w:pPr>
      <w:ins w:id="1042"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 xml:space="preserve">directions fixed and the rotational degrees of freedom </w:t>
        </w:r>
        <w:proofErr w:type="gramStart"/>
        <w:r>
          <w:t>free,</w:t>
        </w:r>
        <w:proofErr w:type="gramEnd"/>
        <w:r>
          <w:t xml:space="preserve"> can be done as follows:</w:t>
        </w:r>
      </w:ins>
    </w:p>
    <w:p w14:paraId="571D211D" w14:textId="77777777" w:rsidR="005F474E" w:rsidRDefault="005F474E" w:rsidP="005F474E">
      <w:pPr>
        <w:rPr>
          <w:ins w:id="1043" w:author="Steve Maas" w:date="2013-12-30T14:12:00Z"/>
        </w:rPr>
      </w:pPr>
    </w:p>
    <w:p w14:paraId="138C4BB3" w14:textId="77777777" w:rsidR="005F474E" w:rsidRDefault="005F474E" w:rsidP="005F474E">
      <w:pPr>
        <w:pStyle w:val="code"/>
        <w:rPr>
          <w:ins w:id="1044" w:author="Steve Maas" w:date="2013-12-30T14:12:00Z"/>
        </w:rPr>
      </w:pPr>
      <w:ins w:id="1045" w:author="Steve Maas" w:date="2013-12-30T14:12:00Z">
        <w:r>
          <w:t>&lt;rigid_body mat="1" &gt;</w:t>
        </w:r>
      </w:ins>
    </w:p>
    <w:p w14:paraId="0840D6AA" w14:textId="77777777" w:rsidR="005F474E" w:rsidRPr="0097532C" w:rsidRDefault="005F474E" w:rsidP="005F474E">
      <w:pPr>
        <w:pStyle w:val="code"/>
        <w:rPr>
          <w:ins w:id="1046" w:author="Steve Maas" w:date="2013-12-30T14:12:00Z"/>
        </w:rPr>
      </w:pPr>
      <w:ins w:id="1047" w:author="Steve Maas" w:date="2013-12-30T14:12:00Z">
        <w:r w:rsidRPr="0097532C">
          <w:tab/>
          <w:t>&lt;force</w:t>
        </w:r>
        <w:r>
          <w:t xml:space="preserve"> </w:t>
        </w:r>
        <w:proofErr w:type="gramStart"/>
        <w:r>
          <w:t>bc</w:t>
        </w:r>
        <w:proofErr w:type="gramEnd"/>
        <w:r>
          <w:t>="x"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048" w:author="Steve Maas" w:date="2013-12-30T14:12:00Z"/>
        </w:rPr>
      </w:pPr>
      <w:ins w:id="1049" w:author="Steve Maas" w:date="2013-12-30T14:12:00Z">
        <w:r>
          <w:tab/>
          <w:t xml:space="preserve">&lt;fixed </w:t>
        </w:r>
        <w:proofErr w:type="gramStart"/>
        <w:r>
          <w:t>bc</w:t>
        </w:r>
        <w:proofErr w:type="gramEnd"/>
        <w:r>
          <w:t>="y"/&gt;</w:t>
        </w:r>
      </w:ins>
    </w:p>
    <w:p w14:paraId="27BB951F" w14:textId="77777777" w:rsidR="005F474E" w:rsidRDefault="005F474E" w:rsidP="005F474E">
      <w:pPr>
        <w:pStyle w:val="code"/>
        <w:rPr>
          <w:ins w:id="1050" w:author="Steve Maas" w:date="2013-12-30T14:12:00Z"/>
        </w:rPr>
      </w:pPr>
      <w:ins w:id="1051" w:author="Steve Maas" w:date="2013-12-30T14:12:00Z">
        <w:r>
          <w:tab/>
          <w:t xml:space="preserve">&lt;fixed </w:t>
        </w:r>
        <w:proofErr w:type="gramStart"/>
        <w:r>
          <w:t>bc</w:t>
        </w:r>
        <w:proofErr w:type="gramEnd"/>
        <w:r>
          <w:t>="z"/&gt;</w:t>
        </w:r>
      </w:ins>
    </w:p>
    <w:p w14:paraId="0EB89037" w14:textId="62549D8D" w:rsidR="005F474E" w:rsidRDefault="005F474E" w:rsidP="005F474E">
      <w:pPr>
        <w:pStyle w:val="code"/>
      </w:pPr>
      <w:ins w:id="1052"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053" w:name="_Toc377547228"/>
      <w:r>
        <w:lastRenderedPageBreak/>
        <w:t>Discrete Section</w:t>
      </w:r>
      <w:bookmarkEnd w:id="1053"/>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054" w:name="_Toc377547229"/>
      <w:r>
        <w:t>Springs</w:t>
      </w:r>
      <w:bookmarkEnd w:id="1054"/>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055"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w:t>
      </w:r>
      <w:proofErr w:type="gramStart"/>
      <w:r>
        <w:t>node&gt;</w:t>
      </w:r>
      <w:proofErr w:type="gramEnd"/>
      <w:r>
        <w: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056" w:name="_Toc370461174"/>
      <w:bookmarkStart w:id="1057" w:name="_Toc200951584"/>
      <w:bookmarkStart w:id="1058" w:name="_Ref200951687"/>
      <w:bookmarkEnd w:id="1056"/>
      <w:r>
        <w:br w:type="page"/>
      </w:r>
    </w:p>
    <w:p w14:paraId="427C628E" w14:textId="28916DF7" w:rsidR="00B2508D" w:rsidRPr="00690318" w:rsidDel="00645EA5" w:rsidRDefault="00B2508D" w:rsidP="00B2508D">
      <w:pPr>
        <w:pStyle w:val="Heading3"/>
        <w:rPr>
          <w:del w:id="1059" w:author="Steve Maas" w:date="2014-01-02T12:55:00Z"/>
        </w:rPr>
      </w:pPr>
      <w:del w:id="1060" w:author="Steve Maas" w:date="2014-01-02T12:55:00Z">
        <w:r w:rsidRPr="00690318" w:rsidDel="00645EA5">
          <w:lastRenderedPageBreak/>
          <w:delText>Generations</w:delText>
        </w:r>
        <w:bookmarkStart w:id="1061" w:name="_Toc377546984"/>
        <w:bookmarkStart w:id="1062" w:name="_Toc377547230"/>
        <w:bookmarkEnd w:id="1057"/>
        <w:bookmarkEnd w:id="1058"/>
        <w:bookmarkEnd w:id="1061"/>
        <w:bookmarkEnd w:id="1062"/>
      </w:del>
    </w:p>
    <w:p w14:paraId="38DDB3A2" w14:textId="5F1A77AE" w:rsidR="00B2508D" w:rsidRPr="00690318" w:rsidDel="00645EA5" w:rsidRDefault="00B2508D" w:rsidP="00B2508D">
      <w:pPr>
        <w:rPr>
          <w:del w:id="1063" w:author="Steve Maas" w:date="2014-01-02T12:55:00Z"/>
        </w:rPr>
      </w:pPr>
      <w:del w:id="1064"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065" w:name="_Toc377546985"/>
        <w:bookmarkStart w:id="1066" w:name="_Toc377547231"/>
        <w:bookmarkEnd w:id="1065"/>
        <w:bookmarkEnd w:id="1066"/>
      </w:del>
    </w:p>
    <w:p w14:paraId="2C4123B9" w14:textId="156E3CBC" w:rsidR="00B2508D" w:rsidRPr="00690318" w:rsidDel="00645EA5" w:rsidRDefault="00B2508D" w:rsidP="00B2508D">
      <w:pPr>
        <w:rPr>
          <w:del w:id="1067" w:author="Steve Maas" w:date="2014-01-02T12:55:00Z"/>
        </w:rPr>
      </w:pPr>
      <w:bookmarkStart w:id="1068" w:name="_Toc377546986"/>
      <w:bookmarkStart w:id="1069" w:name="_Toc377547232"/>
      <w:bookmarkEnd w:id="1068"/>
      <w:bookmarkEnd w:id="1069"/>
    </w:p>
    <w:p w14:paraId="5A0429D3" w14:textId="0380C1E8" w:rsidR="00B2508D" w:rsidRPr="007D6F0D" w:rsidDel="00645EA5" w:rsidRDefault="00B2508D" w:rsidP="00B2508D">
      <w:pPr>
        <w:pStyle w:val="code"/>
        <w:rPr>
          <w:del w:id="1070" w:author="Steve Maas" w:date="2014-01-02T12:55:00Z"/>
          <w:lang w:val="nl-BE"/>
        </w:rPr>
      </w:pPr>
      <w:del w:id="1071" w:author="Steve Maas" w:date="2014-01-02T12:55:00Z">
        <w:r w:rsidRPr="007D6F0D" w:rsidDel="00645EA5">
          <w:rPr>
            <w:lang w:val="nl-BE"/>
          </w:rPr>
          <w:delText>&lt;Globals&gt;</w:delText>
        </w:r>
        <w:bookmarkStart w:id="1072" w:name="_Toc377546987"/>
        <w:bookmarkStart w:id="1073" w:name="_Toc377547233"/>
        <w:bookmarkEnd w:id="1072"/>
        <w:bookmarkEnd w:id="1073"/>
      </w:del>
    </w:p>
    <w:p w14:paraId="6CC577A4" w14:textId="56E86E27" w:rsidR="00B2508D" w:rsidRPr="007D6F0D" w:rsidDel="00645EA5" w:rsidRDefault="00B2508D" w:rsidP="00B2508D">
      <w:pPr>
        <w:pStyle w:val="code"/>
        <w:rPr>
          <w:del w:id="1074" w:author="Steve Maas" w:date="2014-01-02T12:55:00Z"/>
          <w:lang w:val="nl-BE"/>
        </w:rPr>
      </w:pPr>
      <w:del w:id="1075" w:author="Steve Maas" w:date="2014-01-02T12:55:00Z">
        <w:r w:rsidRPr="007D6F0D" w:rsidDel="00645EA5">
          <w:rPr>
            <w:lang w:val="nl-BE"/>
          </w:rPr>
          <w:tab/>
          <w:delText>&lt;Generations&gt;</w:delText>
        </w:r>
        <w:bookmarkStart w:id="1076" w:name="_Toc377546988"/>
        <w:bookmarkStart w:id="1077" w:name="_Toc377547234"/>
        <w:bookmarkEnd w:id="1076"/>
        <w:bookmarkEnd w:id="1077"/>
      </w:del>
    </w:p>
    <w:p w14:paraId="6E8BAF4F" w14:textId="21428C05" w:rsidR="00B2508D" w:rsidRPr="007D6F0D" w:rsidDel="00645EA5" w:rsidRDefault="00B2508D" w:rsidP="00B2508D">
      <w:pPr>
        <w:pStyle w:val="code"/>
        <w:rPr>
          <w:del w:id="1078" w:author="Steve Maas" w:date="2014-01-02T12:55:00Z"/>
          <w:lang w:val="nl-BE"/>
        </w:rPr>
      </w:pPr>
      <w:del w:id="1079" w:author="Steve Maas" w:date="2014-01-02T12:55:00Z">
        <w:r w:rsidRPr="007D6F0D" w:rsidDel="00645EA5">
          <w:rPr>
            <w:lang w:val="nl-BE"/>
          </w:rPr>
          <w:tab/>
        </w:r>
        <w:r w:rsidRPr="007D6F0D" w:rsidDel="00645EA5">
          <w:rPr>
            <w:lang w:val="nl-BE"/>
          </w:rPr>
          <w:tab/>
          <w:delText>&lt;gen id="1"&gt;0.0&lt;/gen&gt;</w:delText>
        </w:r>
        <w:bookmarkStart w:id="1080" w:name="_Toc377546989"/>
        <w:bookmarkStart w:id="1081" w:name="_Toc377547235"/>
        <w:bookmarkEnd w:id="1080"/>
        <w:bookmarkEnd w:id="1081"/>
      </w:del>
    </w:p>
    <w:p w14:paraId="7FD156B7" w14:textId="2115FD01" w:rsidR="00B2508D" w:rsidRPr="007D6F0D" w:rsidDel="00645EA5" w:rsidRDefault="00B2508D" w:rsidP="00B2508D">
      <w:pPr>
        <w:pStyle w:val="code"/>
        <w:rPr>
          <w:del w:id="1082" w:author="Steve Maas" w:date="2014-01-02T12:55:00Z"/>
          <w:lang w:val="nl-BE"/>
        </w:rPr>
      </w:pPr>
      <w:del w:id="1083" w:author="Steve Maas" w:date="2014-01-02T12:55:00Z">
        <w:r w:rsidRPr="007D6F0D" w:rsidDel="00645EA5">
          <w:rPr>
            <w:lang w:val="nl-BE"/>
          </w:rPr>
          <w:tab/>
        </w:r>
        <w:r w:rsidRPr="007D6F0D" w:rsidDel="00645EA5">
          <w:rPr>
            <w:lang w:val="nl-BE"/>
          </w:rPr>
          <w:tab/>
          <w:delText>&lt;gen id="2"&gt;1.0&lt;/gen&gt;</w:delText>
        </w:r>
        <w:bookmarkStart w:id="1084" w:name="_Toc377546990"/>
        <w:bookmarkStart w:id="1085" w:name="_Toc377547236"/>
        <w:bookmarkEnd w:id="1084"/>
        <w:bookmarkEnd w:id="1085"/>
      </w:del>
    </w:p>
    <w:p w14:paraId="1CF8B5C6" w14:textId="03DE2FF4" w:rsidR="00B2508D" w:rsidRPr="00690318" w:rsidDel="00645EA5" w:rsidRDefault="00B2508D" w:rsidP="00B2508D">
      <w:pPr>
        <w:pStyle w:val="code"/>
        <w:rPr>
          <w:del w:id="1086" w:author="Steve Maas" w:date="2014-01-02T12:55:00Z"/>
        </w:rPr>
      </w:pPr>
      <w:del w:id="1087" w:author="Steve Maas" w:date="2014-01-02T12:55:00Z">
        <w:r w:rsidRPr="007D6F0D" w:rsidDel="00645EA5">
          <w:rPr>
            <w:lang w:val="nl-BE"/>
          </w:rPr>
          <w:tab/>
        </w:r>
        <w:r w:rsidRPr="00690318" w:rsidDel="00645EA5">
          <w:delText>&lt;/Generations&gt;</w:delText>
        </w:r>
        <w:bookmarkStart w:id="1088" w:name="_Toc377546991"/>
        <w:bookmarkStart w:id="1089" w:name="_Toc377547237"/>
        <w:bookmarkEnd w:id="1088"/>
        <w:bookmarkEnd w:id="1089"/>
      </w:del>
    </w:p>
    <w:p w14:paraId="0C623A2F" w14:textId="426C7EB6" w:rsidR="00B2508D" w:rsidRPr="00690318" w:rsidDel="00645EA5" w:rsidRDefault="00B2508D" w:rsidP="00B2508D">
      <w:pPr>
        <w:pStyle w:val="code"/>
        <w:rPr>
          <w:del w:id="1090" w:author="Steve Maas" w:date="2014-01-02T12:55:00Z"/>
        </w:rPr>
      </w:pPr>
      <w:del w:id="1091" w:author="Steve Maas" w:date="2014-01-02T12:55:00Z">
        <w:r w:rsidRPr="00690318" w:rsidDel="00645EA5">
          <w:delText>&lt;/Globals&gt;</w:delText>
        </w:r>
        <w:bookmarkStart w:id="1092" w:name="_Toc377546992"/>
        <w:bookmarkStart w:id="1093" w:name="_Toc377547238"/>
        <w:bookmarkEnd w:id="1092"/>
        <w:bookmarkEnd w:id="1093"/>
      </w:del>
    </w:p>
    <w:p w14:paraId="2F5EDAF7" w14:textId="5745E6DB" w:rsidR="00B2508D" w:rsidRPr="00690318" w:rsidDel="00645EA5" w:rsidRDefault="00B2508D" w:rsidP="00B2508D">
      <w:pPr>
        <w:rPr>
          <w:del w:id="1094" w:author="Steve Maas" w:date="2014-01-02T12:55:00Z"/>
        </w:rPr>
      </w:pPr>
      <w:bookmarkStart w:id="1095" w:name="_Toc377546993"/>
      <w:bookmarkStart w:id="1096" w:name="_Toc377547239"/>
      <w:bookmarkEnd w:id="1095"/>
      <w:bookmarkEnd w:id="1096"/>
    </w:p>
    <w:p w14:paraId="650310EB" w14:textId="0094B726" w:rsidR="00B2508D" w:rsidRPr="00690318" w:rsidDel="00645EA5" w:rsidRDefault="00B2508D" w:rsidP="00B2508D">
      <w:pPr>
        <w:rPr>
          <w:del w:id="1097" w:author="Steve Maas" w:date="2014-01-02T12:55:00Z"/>
        </w:rPr>
      </w:pPr>
      <w:del w:id="1098"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099" w:name="_Toc377546994"/>
        <w:bookmarkStart w:id="1100" w:name="_Toc377547240"/>
        <w:bookmarkEnd w:id="1099"/>
        <w:bookmarkEnd w:id="1100"/>
      </w:del>
    </w:p>
    <w:p w14:paraId="209C028A" w14:textId="77777777" w:rsidR="006A0BC1" w:rsidRDefault="006A0BC1" w:rsidP="006A0BC1">
      <w:pPr>
        <w:pStyle w:val="Heading2"/>
      </w:pPr>
      <w:bookmarkStart w:id="1101" w:name="_Ref259527079"/>
      <w:bookmarkStart w:id="1102" w:name="_Toc377547241"/>
      <w:r>
        <w:t>LoadData Section</w:t>
      </w:r>
      <w:bookmarkEnd w:id="1101"/>
      <w:bookmarkEnd w:id="1102"/>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103"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104" w:author="Steve Maas" w:date="2014-01-15T10:46:00Z">
        <w:r w:rsidRPr="0097532C" w:rsidDel="0091444A">
          <w:delText>loadpoint</w:delText>
        </w:r>
      </w:del>
      <w:ins w:id="1105" w:author="Steve Maas" w:date="2014-01-15T10:46:00Z">
        <w:r w:rsidR="0091444A">
          <w:t>point</w:t>
        </w:r>
      </w:ins>
      <w:r w:rsidRPr="0097532C">
        <w:t>&gt; 0, 0 &lt;/</w:t>
      </w:r>
      <w:del w:id="1106" w:author="Steve Maas" w:date="2014-01-15T10:46:00Z">
        <w:r w:rsidRPr="0097532C" w:rsidDel="0091444A">
          <w:delText>loadpoint</w:delText>
        </w:r>
      </w:del>
      <w:ins w:id="1107"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108" w:author="Steve Maas" w:date="2014-01-15T10:46:00Z">
        <w:r w:rsidDel="0091444A">
          <w:delText>loadpoint</w:delText>
        </w:r>
      </w:del>
      <w:ins w:id="1109" w:author="Steve Maas" w:date="2014-01-15T10:46:00Z">
        <w:r w:rsidR="0091444A">
          <w:t>point</w:t>
        </w:r>
      </w:ins>
      <w:r>
        <w:t>&gt; 1, 1 &lt;/</w:t>
      </w:r>
      <w:del w:id="1110" w:author="Steve Maas" w:date="2014-01-15T10:46:00Z">
        <w:r w:rsidDel="0091444A">
          <w:delText>loadpoint</w:delText>
        </w:r>
      </w:del>
      <w:ins w:id="1111"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A93565" w:rsidRDefault="00A93565">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A93565" w:rsidRDefault="00A93565">
                      <w:r>
                        <w:t xml:space="preserve">(c) </w:t>
                      </w:r>
                      <w:proofErr w:type="gramStart"/>
                      <w:r>
                        <w:t>smooth</w:t>
                      </w:r>
                      <w:proofErr w:type="gram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A93565" w:rsidRDefault="00A93565">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A93565" w:rsidRDefault="00A93565">
                      <w:r>
                        <w:t xml:space="preserve">(b) </w:t>
                      </w:r>
                      <w:proofErr w:type="gramStart"/>
                      <w:r>
                        <w:t>linear</w:t>
                      </w:r>
                      <w:proofErr w:type="gramEnd"/>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A93565" w:rsidRDefault="00A93565">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A93565" w:rsidRDefault="00A93565">
                      <w:r>
                        <w:t xml:space="preserve">(a) </w:t>
                      </w:r>
                      <w:proofErr w:type="gramStart"/>
                      <w:r>
                        <w:t>step</w:t>
                      </w:r>
                      <w:proofErr w:type="gramEnd"/>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A93565" w:rsidRDefault="00A93565">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A93565" w:rsidRDefault="00A93565">
                      <w:r>
                        <w:t xml:space="preserve">(d) </w:t>
                      </w:r>
                      <w:proofErr w:type="gramStart"/>
                      <w:r>
                        <w:t>repeat</w:t>
                      </w:r>
                      <w:proofErr w:type="gramEnd"/>
                      <w:r>
                        <w:t xml:space="preserve">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A93565" w:rsidRDefault="00A93565">
                            <w:r>
                              <w:t xml:space="preserve">(c) </w:t>
                            </w:r>
                            <w:del w:id="1112" w:author="Steve Maas" w:date="2014-01-15T10:42:00Z">
                              <w:r w:rsidDel="0091444A">
                                <w:delText>offset</w:delText>
                              </w:r>
                            </w:del>
                            <w:proofErr w:type="gramStart"/>
                            <w:ins w:id="1113" w:author="Steve Maas" w:date="2014-01-15T10:42:00Z">
                              <w:r>
                                <w:t>repeat</w:t>
                              </w:r>
                            </w:ins>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A93565" w:rsidRDefault="00A93565">
                      <w:r>
                        <w:t xml:space="preserve">(c) </w:t>
                      </w:r>
                      <w:del w:id="1114" w:author="Steve Maas" w:date="2014-01-15T10:42:00Z">
                        <w:r w:rsidDel="0091444A">
                          <w:delText>offset</w:delText>
                        </w:r>
                      </w:del>
                      <w:proofErr w:type="gramStart"/>
                      <w:ins w:id="1115" w:author="Steve Maas" w:date="2014-01-15T10:42:00Z">
                        <w:r>
                          <w:t>repeat</w:t>
                        </w:r>
                      </w:ins>
                      <w:proofErr w:type="gramEnd"/>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A93565" w:rsidRDefault="00A93565">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A93565" w:rsidRDefault="00A93565">
                      <w:r>
                        <w:t xml:space="preserve">(b) </w:t>
                      </w:r>
                      <w:proofErr w:type="gramStart"/>
                      <w:r>
                        <w:t>extrapolate</w:t>
                      </w:r>
                      <w:proofErr w:type="gram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A93565" w:rsidRDefault="00A93565">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A93565" w:rsidRDefault="00A93565">
                      <w:r>
                        <w:t>(</w:t>
                      </w:r>
                      <w:proofErr w:type="gramStart"/>
                      <w:r>
                        <w:t>a</w:t>
                      </w:r>
                      <w:proofErr w:type="gramEnd"/>
                      <w:r>
                        <w:t>)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116" w:name="_Ref377546765"/>
      <w:bookmarkStart w:id="1117" w:name="_Toc377547242"/>
      <w:r>
        <w:lastRenderedPageBreak/>
        <w:t>Output Section</w:t>
      </w:r>
      <w:bookmarkEnd w:id="1116"/>
      <w:bookmarkEnd w:id="1117"/>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118" w:name="_Toc311799480"/>
      <w:bookmarkStart w:id="1119" w:name="_Toc315443351"/>
      <w:bookmarkStart w:id="1120" w:name="_Toc315942869"/>
      <w:bookmarkStart w:id="1121" w:name="_Toc315943133"/>
      <w:bookmarkStart w:id="1122" w:name="_Toc315943397"/>
      <w:bookmarkStart w:id="1123" w:name="_Toc377547243"/>
      <w:bookmarkEnd w:id="1118"/>
      <w:bookmarkEnd w:id="1119"/>
      <w:bookmarkEnd w:id="1120"/>
      <w:bookmarkEnd w:id="1121"/>
      <w:bookmarkEnd w:id="1122"/>
      <w:r>
        <w:t>Logfile</w:t>
      </w:r>
      <w:bookmarkEnd w:id="1123"/>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124" w:author="Steve Maas" w:date="2014-01-15T10:49:00Z">
        <w:r w:rsidR="004F447E">
          <w:t>s</w:t>
        </w:r>
      </w:ins>
      <w:del w:id="1125"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126" w:author="Steve Maas" w:date="2014-01-15T10:49:00Z">
        <w:r w:rsidR="004F447E">
          <w:t>s</w:t>
        </w:r>
      </w:ins>
      <w:del w:id="1127"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128" w:author="Steve Maas" w:date="2014-01-15T10:49:00Z">
        <w:r w:rsidR="004F447E">
          <w:t>s</w:t>
        </w:r>
      </w:ins>
      <w:del w:id="1129"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proofErr w:type="gramStart"/>
      <w:r>
        <w:rPr>
          <w:i/>
        </w:rPr>
        <w:t>file</w:t>
      </w:r>
      <w:proofErr w:type="gramEnd"/>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proofErr w:type="gramStart"/>
      <w:r>
        <w:t>data</w:t>
      </w:r>
      <w:proofErr w:type="gramEnd"/>
      <w:r>
        <w:t>=</w:t>
      </w:r>
      <w:r w:rsidR="002B7C91">
        <w:t>"</w:t>
      </w:r>
      <w:r>
        <w:t>x;y;z</w:t>
      </w:r>
      <w:r w:rsidR="002B7C91">
        <w:t>"</w:t>
      </w:r>
    </w:p>
    <w:p w14:paraId="0B9E4CE0" w14:textId="77777777" w:rsidR="006A0BC1" w:rsidRDefault="006A0BC1" w:rsidP="006A0BC1"/>
    <w:p w14:paraId="52F7D17D" w14:textId="77777777" w:rsidR="006A0BC1" w:rsidRDefault="006A0BC1" w:rsidP="006A0BC1">
      <w:proofErr w:type="gramStart"/>
      <w:r>
        <w:t>will</w:t>
      </w:r>
      <w:proofErr w:type="gramEnd"/>
      <w:r>
        <w:t xml:space="preserve">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proofErr w:type="gramStart"/>
      <w:r>
        <w:t>file</w:t>
      </w:r>
      <w:proofErr w:type="gramEnd"/>
      <w:r>
        <w:t xml:space="preserve"> = </w:t>
      </w:r>
      <w:r w:rsidR="008A07EB">
        <w:t>"</w:t>
      </w:r>
      <w:r>
        <w:t>data.txt</w:t>
      </w:r>
      <w:r w:rsidR="008A07EB">
        <w:t>"</w:t>
      </w:r>
    </w:p>
    <w:p w14:paraId="621B6C0D" w14:textId="34EBEF18" w:rsidR="006A0BC1" w:rsidRDefault="006A0BC1" w:rsidP="006A0BC1"/>
    <w:p w14:paraId="510D18F8" w14:textId="210D99CC" w:rsidR="006A0BC1" w:rsidRDefault="006A0BC1" w:rsidP="006A0BC1">
      <w:proofErr w:type="gramStart"/>
      <w:r>
        <w:t>then</w:t>
      </w:r>
      <w:proofErr w:type="gramEnd"/>
      <w:r>
        <w:t xml:space="preserve">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w:t>
      </w:r>
      <w:proofErr w:type="gramStart"/>
      <w:r>
        <w:t>actual</w:t>
      </w:r>
      <w:proofErr w:type="gramEnd"/>
      <w:r>
        <w:t xml:space="preserve">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w:t>
      </w:r>
      <w:proofErr w:type="gramStart"/>
      <w:r>
        <w:t>Step  =</w:t>
      </w:r>
      <w:proofErr w:type="gramEnd"/>
      <w:r>
        <w:t xml:space="preserve"> &lt;time step&gt;</w:t>
      </w:r>
    </w:p>
    <w:p w14:paraId="359C70BB" w14:textId="3D4BFCD2" w:rsidR="006A0BC1" w:rsidRDefault="006A0BC1" w:rsidP="006A0BC1">
      <w:pPr>
        <w:pStyle w:val="code"/>
      </w:pPr>
      <w:r>
        <w:t>*</w:t>
      </w:r>
      <w:proofErr w:type="gramStart"/>
      <w:r>
        <w:t>Time  =</w:t>
      </w:r>
      <w:proofErr w:type="gramEnd"/>
      <w:r>
        <w:t xml:space="preserve"> &lt;time value&gt;</w:t>
      </w:r>
    </w:p>
    <w:p w14:paraId="4D9D94DE" w14:textId="4B93AF17" w:rsidR="006A0BC1" w:rsidRDefault="006A0BC1" w:rsidP="006A0BC1">
      <w:pPr>
        <w:pStyle w:val="code"/>
      </w:pPr>
      <w:r>
        <w:t>*</w:t>
      </w:r>
      <w:proofErr w:type="gramStart"/>
      <w:r>
        <w:t>Data  =</w:t>
      </w:r>
      <w:proofErr w:type="gramEnd"/>
      <w:r>
        <w:t xml:space="preserve"> &lt;data name&gt;</w:t>
      </w:r>
    </w:p>
    <w:p w14:paraId="3164E7CF" w14:textId="4E4F31BA" w:rsidR="006A0BC1" w:rsidRDefault="006A0BC1" w:rsidP="006A0BC1">
      <w:pPr>
        <w:pStyle w:val="code"/>
      </w:pPr>
      <w:r>
        <w:t>&lt;</w:t>
      </w:r>
      <w:proofErr w:type="gramStart"/>
      <w:r>
        <w:t>actual</w:t>
      </w:r>
      <w:proofErr w:type="gramEnd"/>
      <w:r>
        <w:t xml:space="preserve">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w:t>
      </w:r>
      <w:proofErr w:type="gramStart"/>
      <w:r>
        <w:t>data</w:t>
      </w:r>
      <w:proofErr w:type="gramEnd"/>
      <w:r>
        <w:t>=</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proofErr w:type="gramStart"/>
      <w:r>
        <w:t>will</w:t>
      </w:r>
      <w:proofErr w:type="gramEnd"/>
      <w:r>
        <w:t xml:space="preserve">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w:t>
      </w:r>
      <w:proofErr w:type="gramStart"/>
      <w:r w:rsidRPr="00B27FE9">
        <w:t>,0.000,0.000,0.000</w:t>
      </w:r>
      <w:proofErr w:type="gramEnd"/>
    </w:p>
    <w:p w14:paraId="7BBB5319" w14:textId="77777777" w:rsidR="006A0BC1" w:rsidRPr="00B27FE9" w:rsidRDefault="006A0BC1" w:rsidP="006A0BC1">
      <w:pPr>
        <w:pStyle w:val="code"/>
      </w:pPr>
      <w:r w:rsidRPr="00B27FE9">
        <w:t>2</w:t>
      </w:r>
      <w:proofErr w:type="gramStart"/>
      <w:r w:rsidRPr="00B27FE9">
        <w:t>,1.000,0.000,0.000</w:t>
      </w:r>
      <w:proofErr w:type="gramEnd"/>
    </w:p>
    <w:p w14:paraId="5C6FDB58" w14:textId="77777777" w:rsidR="006A0BC1" w:rsidRPr="00B27FE9" w:rsidRDefault="006A0BC1" w:rsidP="006A0BC1">
      <w:pPr>
        <w:pStyle w:val="code"/>
      </w:pPr>
      <w:r w:rsidRPr="00B27FE9">
        <w:t>3</w:t>
      </w:r>
      <w:proofErr w:type="gramStart"/>
      <w:r w:rsidRPr="00B27FE9">
        <w:t>,1.000,1.000,0.000</w:t>
      </w:r>
      <w:proofErr w:type="gramEnd"/>
    </w:p>
    <w:p w14:paraId="4A3EA326" w14:textId="77777777" w:rsidR="006A0BC1" w:rsidRPr="00B27FE9" w:rsidRDefault="006A0BC1" w:rsidP="006A0BC1">
      <w:pPr>
        <w:pStyle w:val="code"/>
      </w:pPr>
      <w:r w:rsidRPr="00B27FE9">
        <w:t>4</w:t>
      </w:r>
      <w:proofErr w:type="gramStart"/>
      <w:r w:rsidRPr="00B27FE9">
        <w:t>,0.000,1.000,0.000</w:t>
      </w:r>
      <w:proofErr w:type="gramEnd"/>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130" w:name="_Toc377547244"/>
      <w:r>
        <w:t xml:space="preserve">Node_Data </w:t>
      </w:r>
      <w:r w:rsidR="00D153DC">
        <w:t>C</w:t>
      </w:r>
      <w:r>
        <w:t>lass</w:t>
      </w:r>
      <w:bookmarkEnd w:id="1130"/>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w:t>
      </w:r>
      <w:proofErr w:type="gramStart"/>
      <w:r>
        <w:t>;y</w:t>
      </w:r>
      <w:proofErr w:type="gramEnd"/>
      <w:r>
        <w:t>;z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proofErr w:type="gramStart"/>
      <w:r w:rsidR="002512D4">
        <w:t>;</w:t>
      </w:r>
      <w:r>
        <w:t>uy</w:t>
      </w:r>
      <w:proofErr w:type="gramEnd"/>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131" w:name="_Toc377547245"/>
      <w:r>
        <w:t>Element_Data Class</w:t>
      </w:r>
      <w:bookmarkEnd w:id="1131"/>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 xml:space="preserve">element or for all nodes if no list is defined. The following element variables are defined. Note that the actual value is the average over the element’s integration </w:t>
      </w:r>
      <w:proofErr w:type="gramStart"/>
      <w:r>
        <w:t>points</w:t>
      </w:r>
      <w:proofErr w:type="gramEnd"/>
      <w:r>
        <w:t xml:space="preserve">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w:t>
      </w:r>
      <w:proofErr w:type="gramStart"/>
      <w:r>
        <w:t>;syy</w:t>
      </w:r>
      <w:proofErr w:type="gramEnd"/>
      <w:r>
        <w:t>;szz;sxy;syz;sxz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132" w:name="_Toc311799485"/>
      <w:bookmarkStart w:id="1133" w:name="_Toc315443356"/>
      <w:bookmarkStart w:id="1134" w:name="_Toc315942874"/>
      <w:bookmarkStart w:id="1135" w:name="_Toc315943138"/>
      <w:bookmarkStart w:id="1136" w:name="_Toc315943402"/>
      <w:bookmarkStart w:id="1137" w:name="_Toc311799487"/>
      <w:bookmarkStart w:id="1138" w:name="_Toc315443358"/>
      <w:bookmarkStart w:id="1139" w:name="_Toc315942876"/>
      <w:bookmarkStart w:id="1140" w:name="_Toc315943140"/>
      <w:bookmarkStart w:id="1141" w:name="_Toc315943404"/>
      <w:bookmarkStart w:id="1142" w:name="_Toc377547246"/>
      <w:bookmarkEnd w:id="1132"/>
      <w:bookmarkEnd w:id="1133"/>
      <w:bookmarkEnd w:id="1134"/>
      <w:bookmarkEnd w:id="1135"/>
      <w:bookmarkEnd w:id="1136"/>
      <w:bookmarkEnd w:id="1137"/>
      <w:bookmarkEnd w:id="1138"/>
      <w:bookmarkEnd w:id="1139"/>
      <w:bookmarkEnd w:id="1140"/>
      <w:bookmarkEnd w:id="1141"/>
      <w:r>
        <w:t>Rigid_Body_Data Class</w:t>
      </w:r>
      <w:bookmarkEnd w:id="1142"/>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w:t>
      </w:r>
      <w:proofErr w:type="gramStart"/>
      <w:r>
        <w:t>;Fy</w:t>
      </w:r>
      <w:proofErr w:type="gramEnd"/>
      <w:r>
        <w:t>;Fz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143" w:name="_Toc377547247"/>
      <w:r>
        <w:t>Plotfile</w:t>
      </w:r>
      <w:bookmarkEnd w:id="1143"/>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144" w:author="Steve Maas" w:date="2014-01-15T10:51:00Z">
        <w:r w:rsidR="004F447E">
          <w:rPr>
            <w:rStyle w:val="FootnoteReference"/>
          </w:rPr>
          <w:footnoteReference w:id="5"/>
        </w:r>
      </w:ins>
      <w:r w:rsidR="000B74AB">
        <w:t>.</w:t>
      </w:r>
      <w:del w:id="1149"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150"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151" w:author="Steve Maas" w:date="2014-01-15T10:53:00Z">
        <w:r w:rsidDel="004F447E">
          <w:delText xml:space="preserve">use this new format </w:delText>
        </w:r>
      </w:del>
      <w:ins w:id="1152"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153"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154" w:author="Steve Maas" w:date="2014-01-15T10:53:00Z">
        <w:r w:rsidR="004F447E">
          <w:t>&lt;</w:t>
        </w:r>
      </w:ins>
      <w:r>
        <w:t>name</w:t>
      </w:r>
      <w:ins w:id="1155"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proofErr w:type="gramStart"/>
      <w:r>
        <w:t>where</w:t>
      </w:r>
      <w:proofErr w:type="gramEnd"/>
      <w:r>
        <w:t xml:space="preserv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156" w:name="_Ref162343400"/>
    </w:p>
    <w:p w14:paraId="2C1DAE2B" w14:textId="77777777" w:rsidR="006A0BC1" w:rsidRPr="00552529" w:rsidRDefault="006A0BC1" w:rsidP="006A0BC1">
      <w:pPr>
        <w:pStyle w:val="Heading1"/>
      </w:pPr>
      <w:bookmarkStart w:id="1157" w:name="_Ref162410857"/>
      <w:bookmarkStart w:id="1158" w:name="_Toc377547248"/>
      <w:r w:rsidRPr="00552529">
        <w:lastRenderedPageBreak/>
        <w:t>Materials</w:t>
      </w:r>
      <w:bookmarkEnd w:id="1156"/>
      <w:bookmarkEnd w:id="1157"/>
      <w:bookmarkEnd w:id="1158"/>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159" w:name="_Toc377547249"/>
      <w:r>
        <w:t>Elastic Solids</w:t>
      </w:r>
      <w:bookmarkEnd w:id="1159"/>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1160" w:name="_Ref162429694"/>
      <w:bookmarkStart w:id="1161" w:name="_Toc377547250"/>
      <w:r>
        <w:t xml:space="preserve">Specifying </w:t>
      </w:r>
      <w:r w:rsidR="00D153DC">
        <w:t>F</w:t>
      </w:r>
      <w:r>
        <w:t xml:space="preserve">iber </w:t>
      </w:r>
      <w:r w:rsidR="00D153DC">
        <w:t>O</w:t>
      </w:r>
      <w:r>
        <w:t>rientation</w:t>
      </w:r>
      <w:bookmarkEnd w:id="1160"/>
      <w:bookmarkEnd w:id="1161"/>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162" w:author="Steve Maas" w:date="2014-01-02T13:04:00Z">
        <w:r w:rsidR="00873D59">
          <w:t>3.6.3</w:t>
        </w:r>
      </w:ins>
      <w:del w:id="1163"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164" w:name="_Toc377547251"/>
      <w:r>
        <w:t xml:space="preserve">Transversely Isotropic </w:t>
      </w:r>
      <w:r w:rsidR="00D153DC">
        <w:t>M</w:t>
      </w:r>
      <w:r>
        <w:t>aterials</w:t>
      </w:r>
      <w:bookmarkEnd w:id="1164"/>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proofErr w:type="gramStart"/>
            <w:r>
              <w:t>fibers</w:t>
            </w:r>
            <w:proofErr w:type="gramEnd"/>
            <w:r>
              <w:t xml:space="preserve">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w:t>
      </w:r>
      <w:proofErr w:type="gramStart"/>
      <w:r w:rsidR="006A0BC1">
        <w:t>,2</w:t>
      </w:r>
      <w:proofErr w:type="gramEnd"/>
      <w:r w:rsidR="006A0BC1">
        <w:t>”.</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w:t>
      </w:r>
      <w:proofErr w:type="gramStart"/>
      <w:r>
        <w:t>,2</w:t>
      </w:r>
      <w:proofErr w:type="gramEnd"/>
      <w:r>
        <w:t>&lt;/fiber&gt;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A93565" w:rsidRDefault="00A93565"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A93565" w:rsidRDefault="00A93565"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A93565" w:rsidRDefault="00A93565"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A93565" w:rsidRDefault="00A93565"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A93565" w:rsidRPr="00827A42" w:rsidRDefault="00A93565"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A93565" w:rsidRDefault="00A93565"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A93565" w:rsidRDefault="00A93565"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A93565" w:rsidRDefault="00A93565"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A93565" w:rsidRDefault="00A93565"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A93565" w:rsidRPr="00827A42" w:rsidRDefault="00A93565"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proofErr w:type="gramStart"/>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w:t>
      </w:r>
      <w:proofErr w:type="gramEnd"/>
      <w:r w:rsidRPr="000747EC">
        <w:t xml:space="preserve"> </w:t>
      </w:r>
      <w:proofErr w:type="gramStart"/>
      <w:r w:rsidRPr="000747EC">
        <w:rPr>
          <w:i/>
        </w:rPr>
        <w:t>local</w:t>
      </w:r>
      <w:proofErr w:type="gramEnd"/>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w:t>
      </w:r>
      <w:proofErr w:type="gramStart"/>
      <w:r>
        <w:t>,0,1</w:t>
      </w:r>
      <w:proofErr w:type="gramEnd"/>
      <w:r>
        <w:t>&lt;/fiber&gt;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A93565" w:rsidRDefault="00A93565"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A93565" w:rsidRDefault="00A93565"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A93565" w:rsidRDefault="00A93565"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A93565" w:rsidRDefault="00A93565"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A93565" w:rsidRPr="00827A42" w:rsidRDefault="00A93565"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A93565" w:rsidRPr="00FB79C6" w:rsidRDefault="00A93565"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A93565" w:rsidRPr="00827A42" w:rsidRDefault="00A93565"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A93565" w:rsidRDefault="00A93565"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A93565" w:rsidRDefault="00A93565"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A93565" w:rsidRDefault="00A93565"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A93565" w:rsidRDefault="00A93565"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A93565" w:rsidRPr="00827A42" w:rsidRDefault="00A93565" w:rsidP="006A0BC1">
                        <w:pPr>
                          <w:rPr>
                            <w:b/>
                          </w:rPr>
                        </w:pPr>
                        <w:proofErr w:type="gramStart"/>
                        <w:r>
                          <w:rPr>
                            <w:b/>
                          </w:rPr>
                          <w:t>a</w:t>
                        </w:r>
                        <w:proofErr w:type="gramEnd"/>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A93565" w:rsidRPr="00FB79C6" w:rsidRDefault="00A93565" w:rsidP="006A0BC1">
                        <w:pPr>
                          <w:rPr>
                            <w:b/>
                          </w:rPr>
                        </w:pPr>
                        <w:proofErr w:type="gramStart"/>
                        <w:r>
                          <w:rPr>
                            <w:b/>
                          </w:rPr>
                          <w:t>x</w:t>
                        </w:r>
                        <w:proofErr w:type="gramEnd"/>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A93565" w:rsidRPr="00827A42" w:rsidRDefault="00A93565"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proofErr w:type="gramStart"/>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w:t>
      </w:r>
      <w:proofErr w:type="gramEnd"/>
      <w:r w:rsidRPr="00A14366">
        <w:t xml:space="preserve"> </w:t>
      </w:r>
      <w:proofErr w:type="gramStart"/>
      <w:r w:rsidRPr="00A14366">
        <w:t>spherical</w:t>
      </w:r>
      <w:proofErr w:type="gramEnd"/>
      <w:r w:rsidRPr="00A14366">
        <w:t xml:space="preserve">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w:t>
      </w:r>
      <w:proofErr w:type="gramStart"/>
      <w:r>
        <w:t>,0,0</w:t>
      </w:r>
      <w:proofErr w:type="gramEnd"/>
      <w:r>
        <w:t>&lt;/fiber&gt;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A93565" w:rsidRDefault="00A93565"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A93565" w:rsidRDefault="00A93565"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A93565" w:rsidRDefault="00A93565"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A93565" w:rsidRDefault="00A93565"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A93565" w:rsidRPr="00827A42" w:rsidRDefault="00A93565"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A93565" w:rsidRPr="00FB79C6" w:rsidRDefault="00A93565"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A93565" w:rsidRDefault="00A93565"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A93565" w:rsidRDefault="00A93565"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A93565" w:rsidRDefault="00A93565"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A93565" w:rsidRDefault="00A93565"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A93565" w:rsidRPr="00827A42" w:rsidRDefault="00A93565" w:rsidP="006A0BC1">
                        <w:pPr>
                          <w:rPr>
                            <w:b/>
                          </w:rPr>
                        </w:pPr>
                        <w:proofErr w:type="gramStart"/>
                        <w:r>
                          <w:rPr>
                            <w:b/>
                          </w:rPr>
                          <w:t>a</w:t>
                        </w:r>
                        <w:proofErr w:type="gramEnd"/>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A93565" w:rsidRPr="00FB79C6" w:rsidRDefault="00A93565" w:rsidP="006A0BC1">
                        <w:pPr>
                          <w:rPr>
                            <w:b/>
                          </w:rPr>
                        </w:pPr>
                        <w:proofErr w:type="gramStart"/>
                        <w:r>
                          <w:rPr>
                            <w:b/>
                          </w:rPr>
                          <w:t>r</w:t>
                        </w:r>
                        <w:proofErr w:type="gramEnd"/>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proofErr w:type="gramStart"/>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w:t>
      </w:r>
      <w:proofErr w:type="gramEnd"/>
      <w:r w:rsidRPr="000747EC">
        <w:t xml:space="preserve"> </w:t>
      </w:r>
      <w:proofErr w:type="gramStart"/>
      <w:r w:rsidRPr="000747EC">
        <w:rPr>
          <w:i/>
        </w:rPr>
        <w:t>vector</w:t>
      </w:r>
      <w:proofErr w:type="gramEnd"/>
      <w:r w:rsidRPr="000747EC">
        <w:rPr>
          <w:i/>
        </w:rPr>
        <w:t xml:space="preserve">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proofErr w:type="gramStart"/>
      <w:r>
        <w:rPr>
          <w:i/>
        </w:rPr>
        <w:t>user</w:t>
      </w:r>
      <w:proofErr w:type="gramEnd"/>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1165" w:author="Steve Maas" w:date="2014-01-02T13:04:00Z">
        <w:r w:rsidR="00873D59">
          <w:t>3.6</w:t>
        </w:r>
      </w:ins>
      <w:del w:id="1166"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proofErr w:type="gramStart"/>
      <w:r>
        <w:rPr>
          <w:i/>
        </w:rPr>
        <w:t>cylindrical</w:t>
      </w:r>
      <w:proofErr w:type="gramEnd"/>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w:t>
      </w:r>
      <w:proofErr w:type="gramStart"/>
      <w:r>
        <w:t>center&gt;</w:t>
      </w:r>
      <w:proofErr w:type="gramEnd"/>
      <w:r>
        <w:t>0,0,0&lt;/center&gt;</w:t>
      </w:r>
    </w:p>
    <w:p w14:paraId="10160924" w14:textId="543B6374" w:rsidR="006B7F2C" w:rsidRDefault="006B7F2C" w:rsidP="006B7F2C">
      <w:pPr>
        <w:pStyle w:val="code"/>
      </w:pPr>
      <w:r>
        <w:tab/>
      </w:r>
      <w:r>
        <w:tab/>
        <w:t>&lt;</w:t>
      </w:r>
      <w:proofErr w:type="gramStart"/>
      <w:r>
        <w:t>axis&gt;</w:t>
      </w:r>
      <w:proofErr w:type="gramEnd"/>
      <w:r>
        <w:t>0,0,1&lt;/axis&gt;</w:t>
      </w:r>
    </w:p>
    <w:p w14:paraId="037C57A7" w14:textId="3549A40D" w:rsidR="006B7F2C" w:rsidRDefault="006B7F2C" w:rsidP="006B7F2C">
      <w:pPr>
        <w:pStyle w:val="code"/>
      </w:pPr>
      <w:r>
        <w:tab/>
      </w:r>
      <w:r>
        <w:tab/>
        <w:t>&lt;</w:t>
      </w:r>
      <w:proofErr w:type="gramStart"/>
      <w:r>
        <w:t>vector&gt;</w:t>
      </w:r>
      <w:proofErr w:type="gramEnd"/>
      <w:r>
        <w: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167" w:name="_Ref167532051"/>
      <w:bookmarkStart w:id="1168" w:name="_Toc377547252"/>
      <w:r>
        <w:t xml:space="preserve">Orthotropic </w:t>
      </w:r>
      <w:r w:rsidR="00D153DC">
        <w:t>M</w:t>
      </w:r>
      <w:r>
        <w:t>aterials</w:t>
      </w:r>
      <w:bookmarkEnd w:id="1167"/>
      <w:bookmarkEnd w:id="1168"/>
    </w:p>
    <w:p w14:paraId="21004F5E" w14:textId="77777777" w:rsidR="006A0BC1" w:rsidRDefault="006A0BC1" w:rsidP="006A0BC1">
      <w:r>
        <w:t xml:space="preserve">For orthotropic materials, the user needs to specify two fiber directions </w:t>
      </w:r>
      <w:proofErr w:type="gramStart"/>
      <w:r>
        <w:rPr>
          <w:b/>
        </w:rPr>
        <w:t>a</w:t>
      </w:r>
      <w:r>
        <w:t xml:space="preserve"> and</w:t>
      </w:r>
      <w:proofErr w:type="gramEnd"/>
      <w:r>
        <w:t xml:space="preserve">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59176226"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proofErr w:type="gramStart"/>
      <w:r>
        <w:rPr>
          <w:b/>
        </w:rPr>
        <w:t xml:space="preserve">a </w:t>
      </w:r>
      <w:r>
        <w:t>and</w:t>
      </w:r>
      <w:proofErr w:type="gramEnd"/>
      <w:r>
        <w:t xml:space="preserve">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proofErr w:type="gramStart"/>
            <w:r w:rsidRPr="000B272C">
              <w:rPr>
                <w:b/>
              </w:rPr>
              <w:t>a</w:t>
            </w:r>
            <w:r>
              <w:t xml:space="preserve"> and</w:t>
            </w:r>
            <w:proofErr w:type="gramEnd"/>
            <w:r>
              <w:t xml:space="preserve">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w:t>
      </w:r>
      <w:proofErr w:type="gramStart"/>
      <w:r>
        <w:t>,2,4</w:t>
      </w:r>
      <w:proofErr w:type="gramEnd"/>
      <w:r>
        <w:t>)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w:t>
      </w:r>
      <w:proofErr w:type="gramStart"/>
      <w:r w:rsidRPr="00FD2D7B">
        <w:rPr>
          <w:rFonts w:ascii="Courier New" w:hAnsi="Courier New"/>
          <w:sz w:val="22"/>
          <w:szCs w:val="22"/>
        </w:rPr>
        <w:t>,0,0</w:t>
      </w:r>
      <w:proofErr w:type="gramEnd"/>
      <w:r w:rsidRPr="00FD2D7B">
        <w:rPr>
          <w:rFonts w:ascii="Courier New" w:hAnsi="Courier New"/>
          <w:sz w:val="22"/>
          <w:szCs w:val="22"/>
        </w:rPr>
        <w:t>&lt;/mat_axis&gt;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proofErr w:type="gramStart"/>
      <w:r>
        <w:rPr>
          <w:i/>
        </w:rPr>
        <w:t>a</w:t>
      </w:r>
      <w:r>
        <w:t xml:space="preserve"> and</w:t>
      </w:r>
      <w:proofErr w:type="gramEnd"/>
      <w:r>
        <w:t xml:space="preserve">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w:t>
      </w:r>
      <w:proofErr w:type="gramStart"/>
      <w:r>
        <w:t>,0,0</w:t>
      </w:r>
      <w:proofErr w:type="gramEnd"/>
      <w:r>
        <w:t>&lt;/a&gt;</w:t>
      </w:r>
    </w:p>
    <w:p w14:paraId="2220FEDF" w14:textId="77777777" w:rsidR="006A0BC1" w:rsidRDefault="006A0BC1" w:rsidP="006A0BC1">
      <w:pPr>
        <w:pStyle w:val="code"/>
      </w:pPr>
      <w:r>
        <w:tab/>
      </w:r>
      <w:r>
        <w:tab/>
        <w:t>&lt;d&gt;0</w:t>
      </w:r>
      <w:proofErr w:type="gramStart"/>
      <w:r>
        <w:t>,1,0</w:t>
      </w:r>
      <w:proofErr w:type="gramEnd"/>
      <w:r>
        <w:t>&lt;/d&gt;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169" w:name="_Ref167375095"/>
      <w:bookmarkStart w:id="1170" w:name="_Toc377547253"/>
      <w:r>
        <w:lastRenderedPageBreak/>
        <w:t>Uncoupled</w:t>
      </w:r>
      <w:r w:rsidR="006A0BC1">
        <w:t xml:space="preserve"> Materials</w:t>
      </w:r>
      <w:bookmarkEnd w:id="1169"/>
      <w:bookmarkEnd w:id="1170"/>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59176227" r:id="rId137"/>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59176228"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59176229"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59176230" r:id="rId143"/>
        </w:object>
      </w:r>
      <w:r w:rsidRPr="000230DC">
        <w:t>,</w:t>
      </w:r>
    </w:p>
    <w:p w14:paraId="34BC890B" w14:textId="77777777" w:rsidR="006A0BC1" w:rsidRPr="000230DC" w:rsidRDefault="006A0BC1" w:rsidP="006A0BC1">
      <w:proofErr w:type="gramStart"/>
      <w:r w:rsidRPr="000230DC">
        <w:t>where</w:t>
      </w:r>
      <w:proofErr w:type="gramEnd"/>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59176231" r:id="rId145"/>
        </w:object>
      </w:r>
      <w:r w:rsidR="00C45145">
        <w:t xml:space="preserve"> ,</w:t>
      </w:r>
    </w:p>
    <w:p w14:paraId="646C6EF3" w14:textId="77777777" w:rsidR="00C45145" w:rsidRDefault="00C45145" w:rsidP="006A0BC1">
      <w:pPr>
        <w:pStyle w:val="MTDisplayEquation"/>
      </w:pPr>
      <w:proofErr w:type="gramStart"/>
      <w:r>
        <w:t>and</w:t>
      </w:r>
      <w:proofErr w:type="gramEnd"/>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59176232" r:id="rId147"/>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59176233"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59176234" r:id="rId151"/>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59176235"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59176236"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59176237"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59176238"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171"/>
      <w:r>
        <w:t>ratio</w:t>
      </w:r>
      <w:commentRangeEnd w:id="1171"/>
      <w:r w:rsidR="00FA2E2E">
        <w:rPr>
          <w:rStyle w:val="CommentReference"/>
        </w:rPr>
        <w:commentReference w:id="1171"/>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59176239"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59176240"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59176241"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59176242"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59176243"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172" w:name="_Toc377547254"/>
      <w:r>
        <w:lastRenderedPageBreak/>
        <w:t>Arruda-Boyce</w:t>
      </w:r>
      <w:bookmarkEnd w:id="1172"/>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59176244" r:id="rId171"/>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59176245"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59176246"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59176247"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59176248"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59176249"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w:t>
      </w:r>
      <w:proofErr w:type="gramStart"/>
      <w:r>
        <w:t>mu&gt;</w:t>
      </w:r>
      <w:proofErr w:type="gramEnd"/>
      <w:r>
        <w: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173" w:name="_Ref167535331"/>
      <w:bookmarkStart w:id="1174" w:name="_Toc377547255"/>
      <w:r w:rsidRPr="0097532C">
        <w:lastRenderedPageBreak/>
        <w:t>Ellipsoidal Fiber Distribution</w:t>
      </w:r>
      <w:bookmarkEnd w:id="1173"/>
      <w:bookmarkEnd w:id="1174"/>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59176250" r:id="rId183"/>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59176251" r:id="rId185"/>
              </w:object>
            </w:r>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59176252"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59176253"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59176254" r:id="rId191"/>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59176255"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59176256"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59176257"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59176258"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59176259"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59176260" r:id="rId203"/>
        </w:object>
      </w:r>
      <w:r>
        <w:t>,</w:t>
      </w:r>
    </w:p>
    <w:p w14:paraId="2A6087EF" w14:textId="77777777" w:rsidR="006A0BC1" w:rsidRDefault="006A0BC1" w:rsidP="006A0BC1">
      <w:proofErr w:type="gramStart"/>
      <w:r>
        <w:t>where</w:t>
      </w:r>
      <w:proofErr w:type="gramEnd"/>
      <w:r>
        <w:t xml:space="preserv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59176261"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59176262"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59176263"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59176264"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w:t>
      </w:r>
      <w:proofErr w:type="gramStart"/>
      <w:r w:rsidR="00FC6649">
        <w:t>,0,0</w:t>
      </w:r>
      <w:proofErr w:type="gramEnd"/>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175" w:name="_Ref167375501"/>
      <w:bookmarkStart w:id="1176" w:name="_Toc377547256"/>
      <w:r w:rsidRPr="0097532C">
        <w:lastRenderedPageBreak/>
        <w:t>Ellipsoidal Fiber Distribution Mooney-Rivlin</w:t>
      </w:r>
      <w:bookmarkEnd w:id="1175"/>
      <w:bookmarkEnd w:id="1176"/>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59176265" r:id="rId213"/>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59176266" r:id="rId215"/>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59176267"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59176268"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59176269" r:id="rId221"/>
        </w:object>
      </w:r>
      <w:r>
        <w:t xml:space="preserve"> is the stress from the Mooney-Rivlin basis (Section </w:t>
      </w:r>
      <w:r>
        <w:fldChar w:fldCharType="begin"/>
      </w:r>
      <w:r>
        <w:instrText xml:space="preserve"> REF _Ref167535344 \r \h </w:instrText>
      </w:r>
      <w:r>
        <w:fldChar w:fldCharType="separate"/>
      </w:r>
      <w:r w:rsidR="00873D59">
        <w:t>4.1.2.7</w:t>
      </w:r>
      <w:proofErr w:type="gramStart"/>
      <w:r w:rsidR="00873D59">
        <w:t xml:space="preserve">. </w:t>
      </w:r>
      <w:proofErr w:type="gramEnd"/>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59176270"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w:t>
      </w:r>
      <w:proofErr w:type="gramStart"/>
      <w:r>
        <w:t>ksi&gt;</w:t>
      </w:r>
      <w:proofErr w:type="gramEnd"/>
      <w:r>
        <w: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w:t>
      </w:r>
      <w:proofErr w:type="gramStart"/>
      <w:r w:rsidR="00FC6649">
        <w:t>,0,0</w:t>
      </w:r>
      <w:proofErr w:type="gramEnd"/>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177" w:name="_Toc377547257"/>
      <w:r>
        <w:lastRenderedPageBreak/>
        <w:t>Ellipsoidal Fiber Distribution Veronda-Westmann</w:t>
      </w:r>
      <w:bookmarkEnd w:id="1177"/>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59176271" r:id="rId225"/>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59176272" r:id="rId227"/>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59176273"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59176274"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59176275" r:id="rId233"/>
        </w:object>
      </w:r>
      <w:r>
        <w:t xml:space="preserve"> is the stress from the Veronda-Westmann basis (Section </w:t>
      </w:r>
      <w:r>
        <w:fldChar w:fldCharType="begin"/>
      </w:r>
      <w:r>
        <w:instrText xml:space="preserve"> REF _Ref167535458 \r \h </w:instrText>
      </w:r>
      <w:r>
        <w:fldChar w:fldCharType="separate"/>
      </w:r>
      <w:r w:rsidR="00873D59">
        <w:t>4.1.2.15</w:t>
      </w:r>
      <w:proofErr w:type="gramStart"/>
      <w:r w:rsidR="00873D59">
        <w:t xml:space="preserve">. </w:t>
      </w:r>
      <w:proofErr w:type="gramEnd"/>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59176276"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w:t>
      </w:r>
      <w:proofErr w:type="gramStart"/>
      <w:r w:rsidRPr="002C61D2">
        <w:t>beta&gt;</w:t>
      </w:r>
      <w:proofErr w:type="gramEnd"/>
      <w:r w:rsidRPr="002C61D2">
        <w:t>4.5,4.5,4.5&lt;/beta&gt;</w:t>
      </w:r>
    </w:p>
    <w:p w14:paraId="6C349CAA" w14:textId="77777777" w:rsidR="006A0BC1" w:rsidRDefault="006A0BC1" w:rsidP="006A0BC1">
      <w:pPr>
        <w:pStyle w:val="code"/>
      </w:pPr>
      <w:r w:rsidRPr="002C61D2">
        <w:tab/>
      </w:r>
      <w:r>
        <w:t>&lt;</w:t>
      </w:r>
      <w:proofErr w:type="gramStart"/>
      <w:r>
        <w:t>ksi&gt;</w:t>
      </w:r>
      <w:proofErr w:type="gramEnd"/>
      <w:r>
        <w:t>1,1,1&lt;/ksi&gt;</w:t>
      </w:r>
    </w:p>
    <w:p w14:paraId="396B297C" w14:textId="77777777" w:rsidR="006A0BC1" w:rsidRDefault="006A0BC1" w:rsidP="006A0BC1">
      <w:pPr>
        <w:pStyle w:val="code"/>
      </w:pPr>
      <w:r>
        <w:tab/>
        <w:t>&lt;mat_axis type="local"&gt;</w:t>
      </w:r>
      <w:r w:rsidR="00FC6649">
        <w:t>0</w:t>
      </w:r>
      <w:proofErr w:type="gramStart"/>
      <w:r w:rsidR="00FC6649">
        <w:t>,0,0</w:t>
      </w:r>
      <w:proofErr w:type="gramEnd"/>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178" w:name="_Toc377547258"/>
      <w:r>
        <w:lastRenderedPageBreak/>
        <w:t>Fiber with Exponential-Power Law, Uncoupled Formulation</w:t>
      </w:r>
      <w:bookmarkEnd w:id="1178"/>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59176277" r:id="rId237"/>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59176278" r:id="rId239"/>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59176279" r:id="rId241"/>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59176280" r:id="rId243"/>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59176281" r:id="rId245"/>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59176282" r:id="rId247"/>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59176283"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59176284"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59176285" r:id="rId253"/>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59176286"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59176287"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59176288"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59176289" r:id="rId261"/>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59176290"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59176291"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59176292"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59176293"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59176294" r:id="rId271"/>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59176295"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59176296"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59176297"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59176298"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w:t>
      </w:r>
      <w:proofErr w:type="gramStart"/>
      <w:r w:rsidR="00FC6649">
        <w:t>,0,0</w:t>
      </w:r>
      <w:proofErr w:type="gramEnd"/>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251C171"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576CD9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29BAD767" w14:textId="77777777" w:rsidR="006A0BC1" w:rsidRPr="00E24C5F" w:rsidRDefault="006A0BC1" w:rsidP="006A0BC1">
      <w:pPr>
        <w:pStyle w:val="code"/>
      </w:pPr>
      <w:r w:rsidRPr="00E24C5F">
        <w:lastRenderedPageBreak/>
        <w:tab/>
      </w:r>
      <w:r w:rsidRPr="00E24C5F">
        <w:tab/>
        <w:t>&lt;</w:t>
      </w:r>
      <w:proofErr w:type="gramStart"/>
      <w:r w:rsidRPr="00E24C5F">
        <w:t>theta&gt;</w:t>
      </w:r>
      <w:proofErr w:type="gramEnd"/>
      <w:r w:rsidRPr="00E24C5F">
        <w:t>0&lt;/theta&gt;</w:t>
      </w:r>
    </w:p>
    <w:p w14:paraId="7FE65C50"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59176299"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59176300"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w:t>
      </w:r>
      <w:proofErr w:type="gramStart"/>
      <w:r w:rsidR="00FC6649">
        <w:t>,0,0</w:t>
      </w:r>
      <w:proofErr w:type="gramEnd"/>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C48C8B"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17507B6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59BD0A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5A0582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1CA30BFC"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60F84A2"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C601CA3"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179" w:name="_Toc377547259"/>
      <w:r>
        <w:lastRenderedPageBreak/>
        <w:t>Fung Orthotropic</w:t>
      </w:r>
      <w:bookmarkEnd w:id="1179"/>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59176301" r:id="rId285"/>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59176302" r:id="rId287"/>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59176303" r:id="rId289"/>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59176304" r:id="rId291"/>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59176305" r:id="rId293"/>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59176306" r:id="rId295"/>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59176307" r:id="rId297"/>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59176308" r:id="rId299"/>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59176309" r:id="rId301"/>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59176310" r:id="rId303"/>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59176311"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proofErr w:type="gramStart"/>
      <w:r>
        <w:t>where</w:t>
      </w:r>
      <w:proofErr w:type="gramEnd"/>
      <w:r>
        <w:t>,</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59176312"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59176313"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59176314"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59176315"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w:t>
      </w:r>
      <w:proofErr w:type="gramStart"/>
      <w:r>
        <w:t>on</w:t>
      </w:r>
      <w:proofErr w:type="gramEnd"/>
      <w:r>
        <w:t xml:space="preserve">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180" w:name="_Ref167535344"/>
      <w:bookmarkStart w:id="1181" w:name="_Ref299864027"/>
      <w:bookmarkStart w:id="1182" w:name="_Toc377547260"/>
      <w:r>
        <w:lastRenderedPageBreak/>
        <w:t>Mooney-Rivlin</w:t>
      </w:r>
      <w:bookmarkEnd w:id="1180"/>
      <w:bookmarkEnd w:id="1181"/>
      <w:bookmarkEnd w:id="1182"/>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59176316"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59176317" r:id="rId317"/>
        </w:object>
      </w:r>
      <w:proofErr w:type="gramStart"/>
      <w:r w:rsidR="006A0BC1">
        <w:t>and</w:t>
      </w:r>
      <w:proofErr w:type="gramEnd"/>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59176318"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59176319"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59176320" r:id="rId323"/>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59176321"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59176322"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183"/>
      <w:r w:rsidR="00FA2E2E">
        <w:t>10000</w:t>
      </w:r>
      <w:commentRangeEnd w:id="1183"/>
      <w:r w:rsidR="00FA2E2E">
        <w:rPr>
          <w:rStyle w:val="CommentReference"/>
        </w:rPr>
        <w:commentReference w:id="1183"/>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184" w:name="_Toc377547261"/>
      <w:r>
        <w:lastRenderedPageBreak/>
        <w:t>Muscle Material</w:t>
      </w:r>
      <w:bookmarkEnd w:id="1184"/>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59176323"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59176324"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59176325" r:id="rId333"/>
        </w:object>
      </w:r>
      <w:r>
        <w:t>,</w:t>
      </w:r>
    </w:p>
    <w:p w14:paraId="245F36C6" w14:textId="77777777" w:rsidR="006A0BC1" w:rsidRDefault="006A0BC1" w:rsidP="006A0BC1">
      <w:proofErr w:type="gramStart"/>
      <w:r>
        <w:t>where</w:t>
      </w:r>
      <w:proofErr w:type="gramEnd"/>
      <w:r>
        <w:t>,</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59176326" r:id="rId335"/>
        </w:object>
      </w:r>
      <w:r>
        <w:t>,</w:t>
      </w:r>
    </w:p>
    <w:p w14:paraId="6CCEF02D" w14:textId="77777777" w:rsidR="006A0BC1" w:rsidRDefault="006A0BC1" w:rsidP="006A0BC1">
      <w:proofErr w:type="gramStart"/>
      <w:r>
        <w:t>and</w:t>
      </w:r>
      <w:proofErr w:type="gramEnd"/>
      <w:r>
        <w:t>,</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59176327"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59176328"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59176329"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59176330"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59176331" r:id="rId345"/>
        </w:object>
      </w:r>
      <w:r>
        <w:t xml:space="preserve">continuity </w:t>
      </w:r>
      <w:proofErr w:type="gramStart"/>
      <w:r>
        <w:t xml:space="preserve">at </w:t>
      </w:r>
      <w:proofErr w:type="gramEnd"/>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59176332"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59176333"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w:t>
      </w:r>
      <w:proofErr w:type="gramStart"/>
      <w:r>
        <w:t>smax&gt;</w:t>
      </w:r>
      <w:proofErr w:type="gramEnd"/>
      <w:r>
        <w: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w:t>
      </w:r>
      <w:proofErr w:type="gramStart"/>
      <w:r>
        <w:t>lambda&gt;</w:t>
      </w:r>
      <w:proofErr w:type="gramEnd"/>
      <w:r>
        <w: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185" w:name="_Toc377547262"/>
      <w:r>
        <w:lastRenderedPageBreak/>
        <w:t>Ogden</w:t>
      </w:r>
      <w:bookmarkEnd w:id="1185"/>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59176334"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59176335" r:id="rId353"/>
        </w:object>
      </w:r>
      <w:r>
        <w:t xml:space="preserve"> are the eigenvalues </w:t>
      </w:r>
      <w:proofErr w:type="gramStart"/>
      <w:r>
        <w:t xml:space="preserve">of </w:t>
      </w:r>
      <w:proofErr w:type="gramEnd"/>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59176336"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59176337"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59176338"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186" w:name="_Toc377547263"/>
      <w:r>
        <w:lastRenderedPageBreak/>
        <w:t>Tendon Material</w:t>
      </w:r>
      <w:bookmarkEnd w:id="1186"/>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59176339" r:id="rId361"/>
        </w:object>
      </w:r>
      <w:r>
        <w:t>,</w:t>
      </w:r>
    </w:p>
    <w:p w14:paraId="046C2C36" w14:textId="77777777" w:rsidR="006A0BC1" w:rsidRDefault="006A0BC1" w:rsidP="006A0BC1">
      <w:proofErr w:type="gramStart"/>
      <w:r>
        <w:t>where</w:t>
      </w:r>
      <w:proofErr w:type="gramEnd"/>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59176340"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59176341"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59176342"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59176343"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59176344" r:id="rId371"/>
        </w:object>
      </w:r>
      <w:r>
        <w:t xml:space="preserve">continuity </w:t>
      </w:r>
      <w:proofErr w:type="gramStart"/>
      <w:r>
        <w:t xml:space="preserve">at </w:t>
      </w:r>
      <w:proofErr w:type="gramEnd"/>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59176345"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w:t>
      </w:r>
      <w:proofErr w:type="gramStart"/>
      <w:r>
        <w:t>lambda&gt;</w:t>
      </w:r>
      <w:proofErr w:type="gramEnd"/>
      <w:r>
        <w: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187" w:name="_Toc377547264"/>
      <w:r>
        <w:lastRenderedPageBreak/>
        <w:t>Tension-Compression Nonlinear Orthotropic</w:t>
      </w:r>
      <w:bookmarkEnd w:id="118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59176346"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59176347"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59176348"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59176349"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59176350" r:id="rId383"/>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59176351"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w:t>
      </w:r>
      <w:proofErr w:type="gramStart"/>
      <w:r>
        <w:t>ksi&gt;</w:t>
      </w:r>
      <w:proofErr w:type="gramEnd"/>
      <w:r>
        <w:t>4525, 4525, 4525&lt;/ksi&gt;</w:t>
      </w:r>
    </w:p>
    <w:p w14:paraId="5DACB4B9" w14:textId="081B08AD" w:rsidR="006A0BC1" w:rsidRDefault="006A0BC1" w:rsidP="006A0BC1">
      <w:pPr>
        <w:pStyle w:val="code"/>
      </w:pPr>
      <w:r>
        <w:tab/>
        <w:t>&lt;mat_axis type=</w:t>
      </w:r>
      <w:r w:rsidR="00F450DE">
        <w:t>"</w:t>
      </w:r>
      <w:r>
        <w:t>local</w:t>
      </w:r>
      <w:r w:rsidR="00F450DE">
        <w:t>"</w:t>
      </w:r>
      <w:r>
        <w:t>&gt;0</w:t>
      </w:r>
      <w:proofErr w:type="gramStart"/>
      <w:r>
        <w:t>,0,0</w:t>
      </w:r>
      <w:proofErr w:type="gramEnd"/>
      <w:r>
        <w:t>&lt;/mat_axis&gt;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188" w:name="_Toc377547265"/>
      <w:r>
        <w:lastRenderedPageBreak/>
        <w:t>Transversely Isotropic Mooney-Rivlin</w:t>
      </w:r>
      <w:bookmarkEnd w:id="1188"/>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59176352"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59176353"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59176354"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59176355"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59176356"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59176357"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59176358"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59176359"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59176360"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59176361"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59176362"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59176363"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59176364"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59176365"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59176366"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59176367"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59176368"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59176369" r:id="rId421"/>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59176370"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w:t>
      </w:r>
      <w:proofErr w:type="gramStart"/>
      <w:r w:rsidRPr="00AB11BF">
        <w:t>,0,0</w:t>
      </w:r>
      <w:proofErr w:type="gramEnd"/>
      <w:r w:rsidRPr="00AB11BF">
        <w:t>&lt;/fiber&gt;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189" w:name="_Toc377547266"/>
      <w:r>
        <w:lastRenderedPageBreak/>
        <w:t>Transversely Isotropic Veronda-Westmann</w:t>
      </w:r>
      <w:bookmarkEnd w:id="1189"/>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59176371"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59176372"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190" w:name="_Ref167529968"/>
      <w:bookmarkStart w:id="1191" w:name="_Toc377547267"/>
      <w:r>
        <w:lastRenderedPageBreak/>
        <w:t>Uncoupled Solid Mixture</w:t>
      </w:r>
      <w:bookmarkEnd w:id="1190"/>
      <w:bookmarkEnd w:id="1191"/>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w:t>
      </w:r>
      <w:proofErr w:type="gramStart"/>
      <w:r>
        <w:t>,0,0</w:t>
      </w:r>
      <w:proofErr w:type="gramEnd"/>
      <w:r>
        <w:t>&lt;/a&gt;</w:t>
      </w:r>
    </w:p>
    <w:p w14:paraId="419EE17C" w14:textId="77777777" w:rsidR="006A0BC1" w:rsidRDefault="006A0BC1" w:rsidP="006A0BC1">
      <w:pPr>
        <w:pStyle w:val="code"/>
      </w:pPr>
      <w:r>
        <w:tab/>
      </w:r>
      <w:r>
        <w:tab/>
        <w:t>&lt;d&gt;0</w:t>
      </w:r>
      <w:proofErr w:type="gramStart"/>
      <w:r>
        <w:t>,1,0</w:t>
      </w:r>
      <w:proofErr w:type="gramEnd"/>
      <w:r>
        <w:t>&lt;/d&gt;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192" w:name="_Toc377547268"/>
      <w:bookmarkStart w:id="1193" w:name="_Ref167535458"/>
      <w:r>
        <w:lastRenderedPageBreak/>
        <w:t>Veronda-Westmann</w:t>
      </w:r>
      <w:bookmarkEnd w:id="1192"/>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 xml:space="preserve">This model is similar to the Mooney-Rivlin model in that it also uses </w:t>
      </w:r>
      <w:proofErr w:type="gramStart"/>
      <w:r>
        <w:t>an uncoupled</w:t>
      </w:r>
      <w:proofErr w:type="gramEnd"/>
      <w:r>
        <w:t xml:space="preserve">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59176373" r:id="rId429"/>
        </w:object>
      </w:r>
      <w:r w:rsidR="00B2391B">
        <w:t>.</w:t>
      </w:r>
    </w:p>
    <w:p w14:paraId="79801266" w14:textId="344A22BB" w:rsidR="00B2391B" w:rsidRDefault="00B2391B" w:rsidP="00B2391B">
      <w:r>
        <w:t xml:space="preserve">The dilatational term is identical to the one used in the Mooney-Rivlin </w:t>
      </w:r>
      <w:proofErr w:type="gramStart"/>
      <w:r>
        <w:t>model.</w:t>
      </w:r>
      <w:proofErr w:type="gramEnd"/>
      <w:r>
        <w:t xml:space="preserve">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194" w:name="_Toc377547269"/>
      <w:r>
        <w:lastRenderedPageBreak/>
        <w:t xml:space="preserve">Mooney-Rivlin </w:t>
      </w:r>
      <w:r w:rsidR="00B2391B">
        <w:t>V</w:t>
      </w:r>
      <w:r w:rsidR="00B2391B" w:rsidRPr="005F4027">
        <w:t>on Mises Distribut</w:t>
      </w:r>
      <w:r w:rsidR="00B2391B">
        <w:t>ed Fibers</w:t>
      </w:r>
      <w:bookmarkEnd w:id="1193"/>
      <w:bookmarkEnd w:id="1194"/>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59176374" r:id="rId431"/>
        </w:object>
      </w:r>
      <w:r w:rsidR="00B2391B" w:rsidRPr="005F4027">
        <w:t>,</w:t>
      </w:r>
    </w:p>
    <w:p w14:paraId="7A9ECFFD" w14:textId="77777777" w:rsidR="00B2391B" w:rsidRPr="005F4027" w:rsidRDefault="00B2391B" w:rsidP="00B2391B">
      <w:proofErr w:type="gramStart"/>
      <w:r w:rsidRPr="005F4027">
        <w:t>where</w:t>
      </w:r>
      <w:proofErr w:type="gramEnd"/>
      <w:r w:rsidRPr="005F4027">
        <w:t xml:space="preserv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59176375" r:id="rId433"/>
        </w:object>
      </w:r>
      <w:r w:rsidR="00B2391B" w:rsidRPr="005F4027">
        <w:t>.</w:t>
      </w:r>
    </w:p>
    <w:p w14:paraId="7EDBB537" w14:textId="49A52765" w:rsidR="00B2391B" w:rsidRDefault="005C7BE5" w:rsidP="00B2391B">
      <w:proofErr w:type="gramStart"/>
      <w:r w:rsidRPr="00133028">
        <w:rPr>
          <w:i/>
        </w:rPr>
        <w:t>θ</w:t>
      </w:r>
      <w:r w:rsidRPr="00133028">
        <w:rPr>
          <w:i/>
          <w:vertAlign w:val="subscript"/>
        </w:rPr>
        <w:t>P</w:t>
      </w:r>
      <w:proofErr w:type="gramEnd"/>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 xml:space="preserve">The semi-circular von Mises distribution is one of the simplest unimodal </w:t>
      </w:r>
      <w:proofErr w:type="gramStart"/>
      <w:r w:rsidRPr="005F4027">
        <w:t>distribution</w:t>
      </w:r>
      <w:proofErr w:type="gramEnd"/>
      <w:r w:rsidRPr="005F4027">
        <w:t xml:space="preserve">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59176376" r:id="rId435"/>
        </w:object>
      </w:r>
      <w:r w:rsidR="00B2391B" w:rsidRPr="005F4027">
        <w:t xml:space="preserve">, </w:t>
      </w:r>
    </w:p>
    <w:p w14:paraId="17C57876" w14:textId="75EDD548" w:rsidR="00B2391B" w:rsidRPr="005F4027" w:rsidRDefault="00B2391B" w:rsidP="00B2391B">
      <w:proofErr w:type="gramStart"/>
      <w:r w:rsidRPr="005F4027">
        <w:t>where</w:t>
      </w:r>
      <w:proofErr w:type="gramEnd"/>
      <w:r w:rsidRPr="005F4027">
        <w:t xml:space="preserv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proofErr w:type="gramStart"/>
      <w:r w:rsidRPr="005F4027">
        <w:rPr>
          <w:i/>
        </w:rPr>
        <w:t>k</w:t>
      </w:r>
      <w:r w:rsidRPr="005F4027">
        <w:rPr>
          <w:i/>
          <w:vertAlign w:val="subscript"/>
        </w:rPr>
        <w:t>f</w:t>
      </w:r>
      <w:proofErr w:type="gramEnd"/>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proofErr w:type="gramStart"/>
      <w:r w:rsidRPr="005F4027">
        <w:rPr>
          <w:b/>
          <w:sz w:val="20"/>
          <w:szCs w:val="20"/>
        </w:rPr>
        <w:t xml:space="preserve">Figure </w:t>
      </w:r>
      <w:r>
        <w:rPr>
          <w:b/>
          <w:sz w:val="20"/>
          <w:szCs w:val="20"/>
        </w:rPr>
        <w:t>4-4</w:t>
      </w:r>
      <w:r w:rsidRPr="005F4027">
        <w:rPr>
          <w:b/>
          <w:sz w:val="20"/>
          <w:szCs w:val="20"/>
        </w:rPr>
        <w:t>.</w:t>
      </w:r>
      <w:proofErr w:type="gramEnd"/>
      <w:r w:rsidRPr="005F4027">
        <w:rPr>
          <w:b/>
          <w:sz w:val="20"/>
          <w:szCs w:val="20"/>
        </w:rPr>
        <w:t xml:space="preserve"> </w:t>
      </w:r>
      <w:proofErr w:type="gramStart"/>
      <w:r w:rsidRPr="005F4027">
        <w:rPr>
          <w:sz w:val="20"/>
          <w:szCs w:val="20"/>
        </w:rPr>
        <w:t>Polar representation of the semi-circular</w:t>
      </w:r>
      <w:r w:rsidRPr="005F4027">
        <w:rPr>
          <w:b/>
          <w:sz w:val="20"/>
          <w:szCs w:val="20"/>
        </w:rPr>
        <w:t xml:space="preserve"> </w:t>
      </w:r>
      <w:r w:rsidRPr="005F4027">
        <w:rPr>
          <w:sz w:val="20"/>
          <w:szCs w:val="20"/>
        </w:rPr>
        <w:t>von-Mises distribution describing in-plane collagen fiber alignment.</w:t>
      </w:r>
      <w:proofErr w:type="gramEnd"/>
      <w:r w:rsidRPr="005F4027">
        <w:rPr>
          <w:sz w:val="20"/>
          <w:szCs w:val="20"/>
        </w:rPr>
        <w:t xml:space="preserve">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59176377" r:id="rId438"/>
        </w:object>
      </w:r>
      <w:r w:rsidR="00B2391B" w:rsidRPr="005F4027">
        <w:t>,</w:t>
      </w:r>
    </w:p>
    <w:p w14:paraId="1236151B" w14:textId="147E651E" w:rsidR="00B2391B" w:rsidRPr="005F4027" w:rsidRDefault="00B2391B" w:rsidP="00B2391B">
      <w:proofErr w:type="gramStart"/>
      <w:r w:rsidRPr="005F4027">
        <w:t>where</w:t>
      </w:r>
      <w:proofErr w:type="gramEnd"/>
      <w:r w:rsidRPr="005F4027">
        <w:t xml:space="preserve"> </w:t>
      </w:r>
      <w:r w:rsidR="005C7BE5" w:rsidRPr="007D6F0D">
        <w:rPr>
          <w:i/>
        </w:rPr>
        <w:t>β</w:t>
      </w:r>
      <w:r w:rsidRPr="005F4027">
        <w:t xml:space="preserve"> needs to be constrained for uniqueness and stability. </w:t>
      </w:r>
      <w:proofErr w:type="gramStart"/>
      <w:r w:rsidR="005C7BE5" w:rsidRPr="00133028">
        <w:rPr>
          <w:i/>
        </w:rPr>
        <w:t>β</w:t>
      </w:r>
      <w:proofErr w:type="gramEnd"/>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59176378" r:id="rId440"/>
        </w:object>
      </w:r>
      <w:r w:rsidR="00B2391B" w:rsidRPr="005F4027">
        <w:t>,</w:t>
      </w:r>
    </w:p>
    <w:p w14:paraId="4FEF142B" w14:textId="15C46229" w:rsidR="00B2391B" w:rsidRDefault="00B2391B" w:rsidP="00B2391B">
      <w:proofErr w:type="gramStart"/>
      <w:r w:rsidRPr="005F4027">
        <w:t>where</w:t>
      </w:r>
      <w:proofErr w:type="gramEnd"/>
      <w:r w:rsidRPr="005F4027">
        <w:t xml:space="preserv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w:t>
      </w:r>
      <w:proofErr w:type="gramStart"/>
      <w:r>
        <w:t>section  4.1.1.2</w:t>
      </w:r>
      <w:proofErr w:type="gramEnd"/>
      <w:r>
        <w:t xml:space="preserve">., this can be done by defining two directions with the parameter mat_axis. The first direction (vector </w:t>
      </w:r>
      <w:proofErr w:type="gramStart"/>
      <w:r w:rsidRPr="00B94E9A">
        <w:rPr>
          <w:b/>
        </w:rPr>
        <w:t>a</w:t>
      </w:r>
      <w:r>
        <w:t xml:space="preserve"> of</w:t>
      </w:r>
      <w:proofErr w:type="gramEnd"/>
      <w:r>
        <w:t xml:space="preserve">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proofErr w:type="gramStart"/>
      <w:r w:rsidRPr="00B94E9A">
        <w:t xml:space="preserve">where </w:t>
      </w:r>
      <w:proofErr w:type="gramEnd"/>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w:t>
      </w:r>
      <w:proofErr w:type="gramStart"/>
      <w:r w:rsidRPr="007D6F0D">
        <w:rPr>
          <w:rFonts w:ascii="Courier New" w:hAnsi="Courier New" w:cs="Courier New"/>
          <w:sz w:val="22"/>
          <w:szCs w:val="22"/>
        </w:rPr>
        <w:t>tp&gt;</w:t>
      </w:r>
      <w:proofErr w:type="gramEnd"/>
      <w:r w:rsidRPr="007D6F0D">
        <w:rPr>
          <w:rFonts w:ascii="Courier New" w:hAnsi="Courier New" w:cs="Courier New"/>
          <w:sz w:val="22"/>
          <w:szCs w:val="22"/>
        </w:rPr>
        <w: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w:t>
      </w:r>
      <w:proofErr w:type="gramStart"/>
      <w:r w:rsidRPr="007D6F0D">
        <w:rPr>
          <w:rFonts w:ascii="Courier New" w:hAnsi="Courier New" w:cs="Courier New"/>
          <w:sz w:val="22"/>
          <w:szCs w:val="22"/>
        </w:rPr>
        <w:t>gipt&gt;</w:t>
      </w:r>
      <w:proofErr w:type="gramEnd"/>
      <w:r w:rsidRPr="007D6F0D">
        <w:rPr>
          <w:rFonts w:ascii="Courier New" w:hAnsi="Courier New" w:cs="Courier New"/>
          <w:sz w:val="22"/>
          <w:szCs w:val="22"/>
        </w:rPr>
        <w: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&lt;mat_axis type="local"&gt;4</w:t>
      </w:r>
      <w:proofErr w:type="gramStart"/>
      <w:r w:rsidRPr="007D6F0D">
        <w:rPr>
          <w:rFonts w:ascii="Courier New" w:hAnsi="Courier New" w:cs="Courier New"/>
          <w:sz w:val="22"/>
          <w:szCs w:val="22"/>
        </w:rPr>
        <w:t>,1,3</w:t>
      </w:r>
      <w:proofErr w:type="gramEnd"/>
      <w:r w:rsidRPr="007D6F0D">
        <w:rPr>
          <w:rFonts w:ascii="Courier New" w:hAnsi="Courier New" w:cs="Courier New"/>
          <w:sz w:val="22"/>
          <w:szCs w:val="22"/>
        </w:rPr>
        <w:t xml:space="preserve">&lt;/mat_axis&gt;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195" w:name="_Ref162411714"/>
      <w:bookmarkStart w:id="1196" w:name="_Ref162412566"/>
      <w:bookmarkStart w:id="1197" w:name="_Toc377547270"/>
      <w:r>
        <w:lastRenderedPageBreak/>
        <w:t>Compressible Materials</w:t>
      </w:r>
      <w:bookmarkEnd w:id="1195"/>
      <w:bookmarkEnd w:id="1196"/>
      <w:bookmarkEnd w:id="1197"/>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198"/>
      <w:r w:rsidR="008B53FE">
        <w:t>locking</w:t>
      </w:r>
      <w:commentRangeEnd w:id="1198"/>
      <w:r w:rsidR="001D2633">
        <w:rPr>
          <w:rStyle w:val="CommentReference"/>
        </w:rPr>
        <w:commentReference w:id="1198"/>
      </w:r>
      <w:r w:rsidR="008B53FE">
        <w:t>.</w:t>
      </w:r>
    </w:p>
    <w:p w14:paraId="6F7D1E7E" w14:textId="7B8098D6" w:rsidR="00183AC8" w:rsidRDefault="00183AC8" w:rsidP="00183AC8">
      <w:pPr>
        <w:pStyle w:val="Heading4"/>
      </w:pPr>
      <w:bookmarkStart w:id="1199" w:name="_Toc377547271"/>
      <w:r>
        <w:t>Carter-Hayes</w:t>
      </w:r>
      <w:bookmarkEnd w:id="1199"/>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59176379" r:id="rId442"/>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59176380" r:id="rId444"/>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59176381" r:id="rId446"/>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59176382" r:id="rId448"/>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59176383"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59176384"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59176385"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59176386"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59176387"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59176388"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200" w:author="Steve Maas" w:date="2014-01-02T13:04:00Z">
        <w:r w:rsidR="00873D59">
          <w:t>3.12.3</w:t>
        </w:r>
      </w:ins>
      <w:del w:id="1201"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59176389"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59176390"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59176391"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w:t>
      </w:r>
      <w:proofErr w:type="gramStart"/>
      <w:r>
        <w:t>rhomin&gt;</w:t>
      </w:r>
      <w:proofErr w:type="gramEnd"/>
      <w:r>
        <w:t>0.1&lt;/rhomin&gt;</w:t>
      </w:r>
    </w:p>
    <w:p w14:paraId="78DD8610" w14:textId="70E06901" w:rsidR="00C86863" w:rsidRDefault="00C86863" w:rsidP="00C86863">
      <w:pPr>
        <w:pStyle w:val="Code0"/>
      </w:pPr>
      <w:r>
        <w:tab/>
      </w:r>
      <w:r>
        <w:tab/>
        <w:t>&lt;</w:t>
      </w:r>
      <w:proofErr w:type="gramStart"/>
      <w:r>
        <w:t>rhomax&gt;</w:t>
      </w:r>
      <w:proofErr w:type="gramEnd"/>
      <w:r>
        <w: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w:t>
      </w:r>
      <w:proofErr w:type="gramStart"/>
      <w:r>
        <w:t>sbm&gt;</w:t>
      </w:r>
      <w:proofErr w:type="gramEnd"/>
      <w:r>
        <w: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w:t>
      </w:r>
      <w:proofErr w:type="gramStart"/>
      <w:r>
        <w:t>gamma&gt;</w:t>
      </w:r>
      <w:proofErr w:type="gramEnd"/>
      <w:r>
        <w: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w:t>
      </w:r>
      <w:proofErr w:type="gramStart"/>
      <w:r>
        <w:t>perm&gt;</w:t>
      </w:r>
      <w:proofErr w:type="gramEnd"/>
      <w:r>
        <w: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w:t>
      </w:r>
      <w:proofErr w:type="gramStart"/>
      <w:r>
        <w:t>osmcoef&gt;</w:t>
      </w:r>
      <w:proofErr w:type="gramEnd"/>
      <w:r>
        <w: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w:t>
      </w:r>
      <w:proofErr w:type="gramStart"/>
      <w:r>
        <w:t>vP</w:t>
      </w:r>
      <w:proofErr w:type="gramEnd"/>
      <w:r>
        <w:t xml:space="preserve">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202" w:name="_Toc377547272"/>
      <w:r>
        <w:lastRenderedPageBreak/>
        <w:t>Cell Growth</w:t>
      </w:r>
      <w:bookmarkEnd w:id="1202"/>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59176392" r:id="rId468"/>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59176393" r:id="rId470"/>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59176394" r:id="rId472"/>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59176395" r:id="rId474"/>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59176396"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59176397" r:id="rId478"/>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59176398"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59176399"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59176400"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59176401"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59176402"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59176403"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59176404"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59176405"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w:t>
      </w:r>
      <w:proofErr w:type="gramStart"/>
      <w:r>
        <w:t>ce&gt;</w:t>
      </w:r>
      <w:proofErr w:type="gramEnd"/>
      <w:r>
        <w: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w:t>
      </w:r>
      <w:proofErr w:type="gramStart"/>
      <w:r>
        <w:t>loadpoint&gt;</w:t>
      </w:r>
      <w:proofErr w:type="gramEnd"/>
      <w:r>
        <w:t>0,0.3&lt;/loadpoint&gt;</w:t>
      </w:r>
    </w:p>
    <w:p w14:paraId="3E120108" w14:textId="77777777" w:rsidR="00EA2313" w:rsidRDefault="00EA2313" w:rsidP="007D6F0D">
      <w:pPr>
        <w:pStyle w:val="code"/>
      </w:pPr>
      <w:r>
        <w:lastRenderedPageBreak/>
        <w:tab/>
      </w:r>
      <w:r>
        <w:tab/>
        <w:t>&lt;</w:t>
      </w:r>
      <w:proofErr w:type="gramStart"/>
      <w:r>
        <w:t>loadpoint&gt;</w:t>
      </w:r>
      <w:proofErr w:type="gramEnd"/>
      <w:r>
        <w: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w:t>
      </w:r>
      <w:proofErr w:type="gramStart"/>
      <w:r>
        <w:t>loadpoint&gt;</w:t>
      </w:r>
      <w:proofErr w:type="gramEnd"/>
      <w:r>
        <w:t>0,210&lt;/loadpoint&gt;</w:t>
      </w:r>
    </w:p>
    <w:p w14:paraId="77AA368A" w14:textId="77777777" w:rsidR="00EA2313" w:rsidRDefault="00EA2313" w:rsidP="007D6F0D">
      <w:pPr>
        <w:pStyle w:val="code"/>
      </w:pPr>
      <w:r>
        <w:tab/>
      </w:r>
      <w:r>
        <w:tab/>
        <w:t>&lt;</w:t>
      </w:r>
      <w:proofErr w:type="gramStart"/>
      <w:r>
        <w:t>loadpoint&gt;</w:t>
      </w:r>
      <w:proofErr w:type="gramEnd"/>
      <w:r>
        <w: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203" w:name="_Ref167527013"/>
      <w:bookmarkStart w:id="1204" w:name="_Toc377547273"/>
      <w:r w:rsidRPr="0097532C">
        <w:lastRenderedPageBreak/>
        <w:t>Donnan Equilibrium Swelling</w:t>
      </w:r>
      <w:bookmarkEnd w:id="1203"/>
      <w:bookmarkEnd w:id="1204"/>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59176406" r:id="rId496"/>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59176407" r:id="rId498"/>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59176408" r:id="rId500"/>
              </w:objec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59176409" r:id="rId502"/>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59176410"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59176411" r:id="rId506"/>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59176412"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59176413" r:id="rId510"/>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59176414"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59176415"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59176416"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59176417" r:id="rId518"/>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59176418"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59176419"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59176420"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59176421"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59176422"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59176423"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59176424"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59176425" r:id="rId534"/>
        </w:object>
      </w:r>
      <w:r>
        <w:t xml:space="preserve"> </w:t>
      </w:r>
      <w:proofErr w:type="gramStart"/>
      <w:r>
        <w:t xml:space="preserve">or </w:t>
      </w:r>
      <w:proofErr w:type="gramEnd"/>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59176426"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59176427"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59176428" r:id="rId540"/>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w:t>
      </w:r>
      <w:proofErr w:type="gramStart"/>
      <w:r w:rsidR="00FC6649">
        <w:t>,0,0</w:t>
      </w:r>
      <w:proofErr w:type="gramEnd"/>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w:t>
      </w:r>
      <w:proofErr w:type="gramStart"/>
      <w:r w:rsidRPr="002D35D2">
        <w:t>bosm&gt;</w:t>
      </w:r>
      <w:proofErr w:type="gramEnd"/>
      <w:r w:rsidRPr="002D35D2">
        <w: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w:t>
      </w:r>
      <w:proofErr w:type="gramStart"/>
      <w:r>
        <w:t>loadpoint&gt;</w:t>
      </w:r>
      <w:proofErr w:type="gramEnd"/>
      <w:r>
        <w:t>0,0&lt;/loadpoint&gt;</w:t>
      </w:r>
    </w:p>
    <w:p w14:paraId="195939C1" w14:textId="77777777" w:rsidR="006A0BC1" w:rsidRDefault="006A0BC1" w:rsidP="006A0BC1">
      <w:pPr>
        <w:pStyle w:val="code"/>
      </w:pPr>
      <w:r>
        <w:tab/>
      </w:r>
      <w:r>
        <w:tab/>
        <w:t>&lt;</w:t>
      </w:r>
      <w:proofErr w:type="gramStart"/>
      <w:r>
        <w:t>loadpoint&gt;</w:t>
      </w:r>
      <w:proofErr w:type="gramEnd"/>
      <w:r>
        <w: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205" w:name="_Ref167525631"/>
      <w:bookmarkStart w:id="1206" w:name="_Toc377547274"/>
      <w:r w:rsidRPr="0097532C">
        <w:lastRenderedPageBreak/>
        <w:t>Ellipsoidal Fiber Distribution</w:t>
      </w:r>
      <w:bookmarkEnd w:id="1205"/>
      <w:bookmarkEnd w:id="1206"/>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59176429" r:id="rId542"/>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59176430" r:id="rId544"/>
              </w:objec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59176431"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59176432"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59176433"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59176434"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59176435"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59176436"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59176437"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59176438" r:id="rId560"/>
        </w:object>
      </w:r>
      <w:r>
        <w:t>,</w:t>
      </w:r>
    </w:p>
    <w:p w14:paraId="00677859" w14:textId="77777777" w:rsidR="006A0BC1" w:rsidRDefault="006A0BC1" w:rsidP="006A0BC1">
      <w:proofErr w:type="gramStart"/>
      <w:r>
        <w:t>where</w:t>
      </w:r>
      <w:proofErr w:type="gramEnd"/>
      <w:r>
        <w:t xml:space="preserv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59176439"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59176440"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59176441" r:id="rId566"/>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59176442"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59176443"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w:t>
      </w:r>
      <w:proofErr w:type="gramStart"/>
      <w:r w:rsidR="00FC6649">
        <w:t>,0,0</w:t>
      </w:r>
      <w:proofErr w:type="gramEnd"/>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207" w:name="_Toc377547275"/>
      <w:r>
        <w:lastRenderedPageBreak/>
        <w:t>Ellipsoidal Fiber Distribution Neo-Hookean</w:t>
      </w:r>
      <w:bookmarkEnd w:id="1207"/>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59176444" r:id="rId572"/>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59176445" r:id="rId574"/>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59176446"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59176447" r:id="rId578"/>
        </w:object>
      </w:r>
      <w:r>
        <w:t xml:space="preserve"> is the stress from the Neo-Hookean basis (Section </w:t>
      </w:r>
      <w:r>
        <w:fldChar w:fldCharType="begin"/>
      </w:r>
      <w:r>
        <w:instrText xml:space="preserve"> REF _Ref167525595 \r \h </w:instrText>
      </w:r>
      <w:r>
        <w:fldChar w:fldCharType="separate"/>
      </w:r>
      <w:r w:rsidR="00873D59">
        <w:t>4.1.3.11</w:t>
      </w:r>
      <w:proofErr w:type="gramStart"/>
      <w:r w:rsidR="00873D59">
        <w:t xml:space="preserve">. </w:t>
      </w:r>
      <w:proofErr w:type="gramEnd"/>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59176448"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w:t>
      </w:r>
      <w:proofErr w:type="gramStart"/>
      <w:r>
        <w:t>ksi&gt;</w:t>
      </w:r>
      <w:proofErr w:type="gramEnd"/>
      <w:r>
        <w:t>1,1,1&lt;/ksi&gt;</w:t>
      </w:r>
    </w:p>
    <w:p w14:paraId="538A4725" w14:textId="77777777" w:rsidR="006A0BC1" w:rsidRDefault="006A0BC1" w:rsidP="006A0BC1">
      <w:pPr>
        <w:pStyle w:val="code"/>
      </w:pPr>
      <w:r>
        <w:tab/>
        <w:t>&lt;mat_axis type="local"&gt;</w:t>
      </w:r>
      <w:r w:rsidR="00FC6649">
        <w:t>0</w:t>
      </w:r>
      <w:proofErr w:type="gramStart"/>
      <w:r w:rsidR="00FC6649">
        <w:t>,0,0</w:t>
      </w:r>
      <w:proofErr w:type="gramEnd"/>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208" w:name="_Toc377547276"/>
      <w:r>
        <w:lastRenderedPageBreak/>
        <w:t>Ellipsoidal Fiber Distribution with Donnan Equilibrium Swelling</w:t>
      </w:r>
      <w:bookmarkEnd w:id="1208"/>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59176449" r:id="rId582"/>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59176450" r:id="rId584"/>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59176451" r:id="rId586"/>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59176452" r:id="rId588"/>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59176453" r:id="rId590"/>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59176454"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59176455" r:id="rId594"/>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59176456" r:id="rId596"/>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w:t>
      </w:r>
      <w:proofErr w:type="gramStart"/>
      <w:r w:rsidRPr="006B7F2C">
        <w:t>bosm&gt;</w:t>
      </w:r>
      <w:proofErr w:type="gramEnd"/>
      <w:r w:rsidRPr="006B7F2C">
        <w:t>300&lt;/bosm&gt;</w:t>
      </w:r>
    </w:p>
    <w:p w14:paraId="07F46199" w14:textId="77777777" w:rsidR="006A0BC1" w:rsidRPr="00265D40" w:rsidRDefault="006A0BC1" w:rsidP="006A0BC1">
      <w:pPr>
        <w:pStyle w:val="code"/>
      </w:pPr>
      <w:r w:rsidRPr="006B7F2C">
        <w:tab/>
      </w:r>
      <w:r w:rsidRPr="00265D40">
        <w:t>&lt;</w:t>
      </w:r>
      <w:proofErr w:type="gramStart"/>
      <w:r w:rsidRPr="00265D40">
        <w:t>beta&gt;</w:t>
      </w:r>
      <w:proofErr w:type="gramEnd"/>
      <w:r w:rsidRPr="00265D40">
        <w:t>3,3,3&lt;/beta&gt;</w:t>
      </w:r>
    </w:p>
    <w:p w14:paraId="4550DC8F" w14:textId="77777777" w:rsidR="006A0BC1" w:rsidRPr="00265D40" w:rsidRDefault="006A0BC1" w:rsidP="006A0BC1">
      <w:pPr>
        <w:pStyle w:val="code"/>
      </w:pPr>
      <w:r w:rsidRPr="00265D40">
        <w:tab/>
        <w:t>&lt;</w:t>
      </w:r>
      <w:proofErr w:type="gramStart"/>
      <w:r w:rsidRPr="00265D40">
        <w:t>ksi&gt;</w:t>
      </w:r>
      <w:proofErr w:type="gramEnd"/>
      <w:r w:rsidRPr="00265D40">
        <w:t>0.01,0.01,0.01&lt;/ksi&gt;</w:t>
      </w:r>
    </w:p>
    <w:p w14:paraId="4A2A39B5" w14:textId="77777777" w:rsidR="006A0BC1" w:rsidRDefault="006A0BC1" w:rsidP="006A0BC1">
      <w:pPr>
        <w:pStyle w:val="code"/>
      </w:pPr>
      <w:r w:rsidRPr="00265D40">
        <w:tab/>
      </w:r>
      <w:r>
        <w:t>&lt;mat_axis type="local"&gt;</w:t>
      </w:r>
      <w:r w:rsidR="00FC6649">
        <w:t>0</w:t>
      </w:r>
      <w:proofErr w:type="gramStart"/>
      <w:r w:rsidR="00FC6649">
        <w:t>,0,0</w:t>
      </w:r>
      <w:proofErr w:type="gramEnd"/>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w:t>
      </w:r>
      <w:proofErr w:type="gramStart"/>
      <w:r>
        <w:t>loadpoint&gt;</w:t>
      </w:r>
      <w:proofErr w:type="gramEnd"/>
      <w:r>
        <w:t>0,0&lt;/loadpoint&gt;</w:t>
      </w:r>
    </w:p>
    <w:p w14:paraId="5950E4C5" w14:textId="77777777" w:rsidR="006A0BC1" w:rsidRDefault="006A0BC1" w:rsidP="006A0BC1">
      <w:pPr>
        <w:pStyle w:val="code"/>
      </w:pPr>
      <w:r>
        <w:tab/>
      </w:r>
      <w:r>
        <w:tab/>
        <w:t>&lt;</w:t>
      </w:r>
      <w:proofErr w:type="gramStart"/>
      <w:r>
        <w:t>loadpoint&gt;</w:t>
      </w:r>
      <w:proofErr w:type="gramEnd"/>
      <w:r>
        <w: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209" w:name="_Toc377547277"/>
      <w:r>
        <w:lastRenderedPageBreak/>
        <w:t>Fiber with Exponential-Power Law</w:t>
      </w:r>
      <w:bookmarkEnd w:id="1209"/>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59176457" r:id="rId598"/>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59176458" r:id="rId600"/>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59176459" r:id="rId602"/>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59176460" r:id="rId604"/>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59176461" r:id="rId606"/>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5pt;height:18pt" o:ole="">
            <v:imagedata r:id="rId607" o:title=""/>
          </v:shape>
          <o:OLEObject Type="Embed" ProgID="Equation.DSMT4" ShapeID="_x0000_i1312" DrawAspect="Content" ObjectID="_1459176462" r:id="rId608"/>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59176463"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59176464" r:id="rId612"/>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59176465"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59176466"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59176467"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59176468"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59176469"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59176470"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59176471"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59176472"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59176473" r:id="rId630"/>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59176474"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59176475"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59176476"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59176477"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w:t>
      </w:r>
      <w:proofErr w:type="gramStart"/>
      <w:r w:rsidR="00FC6649">
        <w:t>,0,0</w:t>
      </w:r>
      <w:proofErr w:type="gramEnd"/>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E3352FA"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0202FC64"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7994B50" w14:textId="77777777" w:rsidR="006A0BC1" w:rsidRPr="00E24C5F" w:rsidRDefault="006A0BC1" w:rsidP="006A0BC1">
      <w:pPr>
        <w:pStyle w:val="code"/>
      </w:pPr>
      <w:r w:rsidRPr="00E24C5F">
        <w:lastRenderedPageBreak/>
        <w:tab/>
      </w:r>
      <w:r w:rsidRPr="00E24C5F">
        <w:tab/>
        <w:t>&lt;</w:t>
      </w:r>
      <w:proofErr w:type="gramStart"/>
      <w:r w:rsidRPr="00E24C5F">
        <w:t>theta&gt;</w:t>
      </w:r>
      <w:proofErr w:type="gramEnd"/>
      <w:r w:rsidRPr="00E24C5F">
        <w:t>0&lt;/theta&gt;</w:t>
      </w:r>
    </w:p>
    <w:p w14:paraId="5EEB24BD"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59176478"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59176479"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w:t>
      </w:r>
      <w:proofErr w:type="gramStart"/>
      <w:r w:rsidR="00FC6649">
        <w:t>,0,0</w:t>
      </w:r>
      <w:proofErr w:type="gramEnd"/>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0BFED290"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49E0A100"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98D49CD"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C551E4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A18412"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57546C4C"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5CCB7D91"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210" w:name="_Ref173929189"/>
      <w:bookmarkStart w:id="1211" w:name="_Toc377547278"/>
      <w:r>
        <w:lastRenderedPageBreak/>
        <w:t>Holmes-Mow</w:t>
      </w:r>
      <w:bookmarkEnd w:id="1210"/>
      <w:bookmarkEnd w:id="1211"/>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59176480" r:id="rId644"/>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59176481"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59176482"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59176483" r:id="rId650"/>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59176484"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59176485"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59176486"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212" w:name="_Toc377547279"/>
      <w:r>
        <w:lastRenderedPageBreak/>
        <w:t>Isotropic Elastic</w:t>
      </w:r>
      <w:bookmarkEnd w:id="1212"/>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59176487"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59176488"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59176489"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59176490"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59176491"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59176492"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4.1.3.11.</w:t>
      </w:r>
      <w:proofErr w:type="gramEnd"/>
      <w:r w:rsidR="00873D59">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873D59">
        <w:t>4.1.3.12.</w:t>
      </w:r>
      <w:proofErr w:type="gramEnd"/>
      <w:r w:rsidR="00873D59">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213" w:name="_Toc377547280"/>
      <w:r>
        <w:lastRenderedPageBreak/>
        <w:t>Orthotropic</w:t>
      </w:r>
      <w:r w:rsidR="00D51B77">
        <w:t xml:space="preserve"> Elastic</w:t>
      </w:r>
      <w:bookmarkEnd w:id="1213"/>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59176493"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w:t>
      </w:r>
      <w:proofErr w:type="gramStart"/>
      <w:r>
        <w:t>,0.5,0</w:t>
      </w:r>
      <w:proofErr w:type="gramEnd"/>
      <w:r>
        <w:t>&lt;/a&gt;</w:t>
      </w:r>
    </w:p>
    <w:p w14:paraId="43AB764A" w14:textId="77777777" w:rsidR="00651D45" w:rsidRDefault="00651D45" w:rsidP="00651D45">
      <w:pPr>
        <w:pStyle w:val="code"/>
      </w:pPr>
      <w:r>
        <w:tab/>
      </w:r>
      <w:r>
        <w:tab/>
        <w:t>&lt;d&gt;-0.5</w:t>
      </w:r>
      <w:proofErr w:type="gramStart"/>
      <w:r>
        <w:t>,0.866,0</w:t>
      </w:r>
      <w:proofErr w:type="gramEnd"/>
      <w:r>
        <w:t>&lt;/d&gt;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214" w:name="_Ref167525595"/>
      <w:bookmarkStart w:id="1215" w:name="_Toc377547281"/>
      <w:r w:rsidRPr="008A7ED7">
        <w:lastRenderedPageBreak/>
        <w:t>Neo</w:t>
      </w:r>
      <w:r>
        <w:t>-Hookean</w:t>
      </w:r>
      <w:bookmarkEnd w:id="1214"/>
      <w:bookmarkEnd w:id="1215"/>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59176494"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59176495"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59176496"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216" w:name="_Ref173929713"/>
      <w:bookmarkStart w:id="1217" w:name="_Toc377547282"/>
      <w:r>
        <w:lastRenderedPageBreak/>
        <w:t>Ogden Unconstrained</w:t>
      </w:r>
      <w:bookmarkEnd w:id="1216"/>
      <w:bookmarkEnd w:id="1217"/>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59176497"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59176498" r:id="rId680"/>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59176499"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59176500"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59176501"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59176502"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w:t>
      </w:r>
      <w:proofErr w:type="gramStart"/>
      <w:r>
        <w:t>cp&gt;</w:t>
      </w:r>
      <w:proofErr w:type="gramEnd"/>
      <w:r>
        <w: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218" w:name="_Ref167525452"/>
    </w:p>
    <w:p w14:paraId="09C7EB17" w14:textId="77777777" w:rsidR="00F304F2" w:rsidRDefault="00F304F2" w:rsidP="007E6082">
      <w:pPr>
        <w:pStyle w:val="Heading4"/>
      </w:pPr>
      <w:bookmarkStart w:id="1219" w:name="_Toc377547283"/>
      <w:r>
        <w:lastRenderedPageBreak/>
        <w:t>Perfect Osmometer Equilibrium Osmotic Pressure</w:t>
      </w:r>
      <w:bookmarkEnd w:id="1219"/>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59176503" r:id="rId690"/>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59176504" r:id="rId692"/>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59176505" r:id="rId694"/>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59176506" r:id="rId696"/>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59176507"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59176508"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59176509" r:id="rId702"/>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59176510" r:id="rId704"/>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59176511"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59176512"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59176513"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proofErr w:type="gramStart"/>
      <w:r>
        <w:t>Hyperosmotic loading of a cell with a membrane-impermeant solute, starting from isotonic conditions.</w:t>
      </w:r>
      <w:proofErr w:type="gramEnd"/>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w:t>
      </w:r>
      <w:proofErr w:type="gramStart"/>
      <w:r>
        <w:t>iosm&gt;</w:t>
      </w:r>
      <w:proofErr w:type="gramEnd"/>
      <w:r>
        <w: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w:t>
      </w:r>
      <w:proofErr w:type="gramStart"/>
      <w:r>
        <w:t>loadpoint&gt;</w:t>
      </w:r>
      <w:proofErr w:type="gramEnd"/>
      <w:r>
        <w:t>0,300&lt;/loadpoint&gt;</w:t>
      </w:r>
    </w:p>
    <w:p w14:paraId="09F86309" w14:textId="77777777" w:rsidR="00F304F2" w:rsidRDefault="00F304F2" w:rsidP="00F304F2">
      <w:pPr>
        <w:pStyle w:val="code"/>
      </w:pPr>
      <w:r>
        <w:tab/>
      </w:r>
      <w:r>
        <w:tab/>
        <w:t>&lt;</w:t>
      </w:r>
      <w:proofErr w:type="gramStart"/>
      <w:r>
        <w:t>loadpoint&gt;</w:t>
      </w:r>
      <w:proofErr w:type="gramEnd"/>
      <w:r>
        <w: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220" w:name="_Ref173928732"/>
      <w:bookmarkStart w:id="1221" w:name="_Ref173928733"/>
      <w:bookmarkStart w:id="1222" w:name="_Ref173928734"/>
      <w:bookmarkStart w:id="1223" w:name="_Ref173928735"/>
      <w:bookmarkStart w:id="1224" w:name="_Toc377547284"/>
      <w:r>
        <w:lastRenderedPageBreak/>
        <w:t>Solid Mixture</w:t>
      </w:r>
      <w:bookmarkEnd w:id="1218"/>
      <w:bookmarkEnd w:id="1220"/>
      <w:bookmarkEnd w:id="1221"/>
      <w:bookmarkEnd w:id="1222"/>
      <w:bookmarkEnd w:id="1223"/>
      <w:bookmarkEnd w:id="1224"/>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225" w:name="_Toc377547285"/>
      <w:r>
        <w:lastRenderedPageBreak/>
        <w:t>Spherical</w:t>
      </w:r>
      <w:r w:rsidRPr="0097532C">
        <w:t xml:space="preserve"> Fiber Distribution</w:t>
      </w:r>
      <w:bookmarkEnd w:id="1225"/>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59176514" r:id="rId712"/>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59176515" r:id="rId714"/>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59176516" r:id="rId716"/>
              </w:objec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59176517"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59176518"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59176519"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59176520"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59176521"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59176522"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59176523"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59176524" r:id="rId732"/>
        </w:object>
      </w:r>
    </w:p>
    <w:p w14:paraId="5CC14CF6" w14:textId="278ABE65" w:rsidR="00F84EC6" w:rsidRDefault="00F84EC6" w:rsidP="00F84EC6">
      <w:pPr>
        <w:pStyle w:val="MTDisplayEquation"/>
      </w:pPr>
      <w:r>
        <w:tab/>
        <w:t>,</w:t>
      </w:r>
    </w:p>
    <w:p w14:paraId="5A142AD6" w14:textId="73F74A41" w:rsidR="00376BD9" w:rsidRDefault="00F84EC6" w:rsidP="00376BD9">
      <w:proofErr w:type="gramStart"/>
      <w:r>
        <w:t>where</w:t>
      </w:r>
      <w:proofErr w:type="gramEnd"/>
      <w:r>
        <w:t xml:space="preserv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59176525"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59176526"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59176527"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59176528"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59176529"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59176530" r:id="rId744"/>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59176531"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59176532"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59176533"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59176534"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226" w:name="_Toc377547286"/>
      <w:r>
        <w:t>Spherical</w:t>
      </w:r>
      <w:r w:rsidRPr="0097532C">
        <w:t xml:space="preserve"> Fiber Distribution</w:t>
      </w:r>
      <w:r>
        <w:t xml:space="preserve"> from Solid-Bound Molecule</w:t>
      </w:r>
      <w:bookmarkEnd w:id="1226"/>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59176535" r:id="rId754"/>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59176536" r:id="rId756"/>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pt;height:13.5pt" o:ole="">
                  <v:imagedata r:id="rId757" o:title=""/>
                </v:shape>
                <o:OLEObject Type="Embed" ProgID="Equation.DSMT4" ShapeID="_x0000_i1387" DrawAspect="Content" ObjectID="_1459176537" r:id="rId758"/>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5pt;height:18pt" o:ole="">
                  <v:imagedata r:id="rId759" o:title=""/>
                </v:shape>
                <o:OLEObject Type="Embed" ProgID="Equation.DSMT4" ShapeID="_x0000_i1388" DrawAspect="Content" ObjectID="_1459176538" r:id="rId760"/>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pt;height:13.5pt" o:ole="">
                  <v:imagedata r:id="rId761" o:title=""/>
                </v:shape>
                <o:OLEObject Type="Embed" ProgID="Equation.DSMT4" ShapeID="_x0000_i1389" DrawAspect="Content" ObjectID="_1459176539" r:id="rId762"/>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pt;height:18pt" o:ole="">
                  <v:imagedata r:id="rId763" o:title=""/>
                </v:shape>
                <o:OLEObject Type="Embed" ProgID="Equation.DSMT4" ShapeID="_x0000_i1390" DrawAspect="Content" ObjectID="_1459176540" r:id="rId764"/>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2pt;height:10.5pt" o:ole="">
                  <v:imagedata r:id="rId765" o:title=""/>
                </v:shape>
                <o:OLEObject Type="Embed" ProgID="Equation.DSMT4" ShapeID="_x0000_i1391" DrawAspect="Content" ObjectID="_1459176541" r:id="rId766"/>
              </w:object>
            </w:r>
            <w:r>
              <w:t xml:space="preserve">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7" o:title=""/>
          </v:shape>
          <o:OLEObject Type="Embed" ProgID="Equation.DSMT4" ShapeID="_x0000_i1392" DrawAspect="Content" ObjectID="_1459176542"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9" o:title=""/>
          </v:shape>
          <o:OLEObject Type="Embed" ProgID="Equation.DSMT4" ShapeID="_x0000_i1393" DrawAspect="Content" ObjectID="_1459176543" r:id="rId770"/>
        </w:object>
      </w:r>
      <w:r>
        <w:t xml:space="preserve"> is the square of the fiber stretch </w:t>
      </w:r>
      <w:r w:rsidR="00AF2221" w:rsidRPr="00AF2221">
        <w:rPr>
          <w:position w:val="-12"/>
        </w:rPr>
        <w:object w:dxaOrig="279" w:dyaOrig="360" w14:anchorId="1FB7F795">
          <v:shape id="_x0000_i1394" type="#_x0000_t75" style="width:14pt;height:18pt" o:ole="">
            <v:imagedata r:id="rId771" o:title=""/>
          </v:shape>
          <o:OLEObject Type="Embed" ProgID="Equation.DSMT4" ShapeID="_x0000_i1394" DrawAspect="Content" ObjectID="_1459176544" r:id="rId772"/>
        </w:object>
      </w:r>
      <w:r>
        <w:t xml:space="preserve">, </w:t>
      </w:r>
      <w:r w:rsidR="00AF2221" w:rsidRPr="00AF2221">
        <w:rPr>
          <w:position w:val="-6"/>
        </w:rPr>
        <w:object w:dxaOrig="260" w:dyaOrig="279" w14:anchorId="77675221">
          <v:shape id="_x0000_i1395" type="#_x0000_t75" style="width:13.5pt;height:14pt" o:ole="">
            <v:imagedata r:id="rId773" o:title=""/>
          </v:shape>
          <o:OLEObject Type="Embed" ProgID="Equation.DSMT4" ShapeID="_x0000_i1395" DrawAspect="Content" ObjectID="_1459176545"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5" o:title=""/>
          </v:shape>
          <o:OLEObject Type="Embed" ProgID="Equation.DSMT4" ShapeID="_x0000_i1396" DrawAspect="Content" ObjectID="_1459176546" r:id="rId776"/>
        </w:object>
      </w:r>
      <w:r>
        <w:t xml:space="preserve">, </w:t>
      </w:r>
      <w:r w:rsidR="00AF2221" w:rsidRPr="00AF2221">
        <w:rPr>
          <w:position w:val="-12"/>
        </w:rPr>
        <w:object w:dxaOrig="1340" w:dyaOrig="360" w14:anchorId="7DD5CC4C">
          <v:shape id="_x0000_i1397" type="#_x0000_t75" style="width:67.5pt;height:18pt" o:ole="">
            <v:imagedata r:id="rId777" o:title=""/>
          </v:shape>
          <o:OLEObject Type="Embed" ProgID="Equation.DSMT4" ShapeID="_x0000_i1397" DrawAspect="Content" ObjectID="_1459176547" r:id="rId778"/>
        </w:object>
      </w:r>
      <w:r>
        <w:t xml:space="preserve">, and </w:t>
      </w:r>
      <w:r w:rsidR="00AF2221" w:rsidRPr="00AF2221">
        <w:rPr>
          <w:position w:val="-14"/>
        </w:rPr>
        <w:object w:dxaOrig="540" w:dyaOrig="400" w14:anchorId="54B23BD8">
          <v:shape id="_x0000_i1398" type="#_x0000_t75" style="width:27.5pt;height:19.5pt" o:ole="">
            <v:imagedata r:id="rId779" o:title=""/>
          </v:shape>
          <o:OLEObject Type="Embed" ProgID="Equation.DSMT4" ShapeID="_x0000_i1398" DrawAspect="Content" ObjectID="_1459176548"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1" o:title=""/>
          </v:shape>
          <o:OLEObject Type="Embed" ProgID="Equation.DSMT4" ShapeID="_x0000_i1399" DrawAspect="Content" ObjectID="_1459176549" r:id="rId782"/>
        </w:object>
      </w:r>
    </w:p>
    <w:p w14:paraId="549A74D7" w14:textId="58F86B25" w:rsidR="00941062" w:rsidRDefault="00941062" w:rsidP="00941062">
      <w:pPr>
        <w:pStyle w:val="MTDisplayEquation"/>
      </w:pPr>
      <w:r>
        <w:tab/>
        <w:t>,</w:t>
      </w:r>
    </w:p>
    <w:p w14:paraId="289702B0" w14:textId="77777777" w:rsidR="000C6D02" w:rsidRDefault="000C6D02" w:rsidP="000C6D02">
      <w:proofErr w:type="gramStart"/>
      <w:r>
        <w:t>where</w:t>
      </w:r>
      <w:proofErr w:type="gramEnd"/>
      <w:r>
        <w:t xml:space="preserv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3" o:title=""/>
          </v:shape>
          <o:OLEObject Type="Embed" ProgID="Equation.DSMT4" ShapeID="_x0000_i1400" DrawAspect="Content" ObjectID="_1459176550" r:id="rId784"/>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1" type="#_x0000_t75" style="width:28pt;height:16.5pt" o:ole="">
            <v:imagedata r:id="rId785" o:title=""/>
          </v:shape>
          <o:OLEObject Type="Embed" ProgID="Equation.DSMT4" ShapeID="_x0000_i1401" DrawAspect="Content" ObjectID="_1459176551" r:id="rId786"/>
        </w:object>
      </w:r>
      <w:r w:rsidRPr="000230DC">
        <w:t xml:space="preserve">, </w:t>
      </w:r>
      <w:r w:rsidR="00AF2221" w:rsidRPr="00AF2221">
        <w:rPr>
          <w:position w:val="-6"/>
        </w:rPr>
        <w:object w:dxaOrig="580" w:dyaOrig="279" w14:anchorId="579CA8F9">
          <v:shape id="_x0000_i1402" type="#_x0000_t75" style="width:29.5pt;height:14pt" o:ole="">
            <v:imagedata r:id="rId787" o:title=""/>
          </v:shape>
          <o:OLEObject Type="Embed" ProgID="Equation.DSMT4" ShapeID="_x0000_i1402" DrawAspect="Content" ObjectID="_1459176552" r:id="rId788"/>
        </w:object>
      </w:r>
      <w:r w:rsidRPr="000230DC">
        <w:t xml:space="preserve">, and </w:t>
      </w:r>
      <w:r w:rsidR="00AF2221" w:rsidRPr="00AF2221">
        <w:rPr>
          <w:position w:val="-10"/>
        </w:rPr>
        <w:object w:dxaOrig="600" w:dyaOrig="320" w14:anchorId="0CB1E6BE">
          <v:shape id="_x0000_i1403" type="#_x0000_t75" style="width:30pt;height:16.5pt" o:ole="">
            <v:imagedata r:id="rId789" o:title=""/>
          </v:shape>
          <o:OLEObject Type="Embed" ProgID="Equation.DSMT4" ShapeID="_x0000_i1403" DrawAspect="Content" ObjectID="_1459176553"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1" o:title=""/>
          </v:shape>
          <o:OLEObject Type="Embed" ProgID="Equation.DSMT4" ShapeID="_x0000_i1404" DrawAspect="Content" ObjectID="_1459176554"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3" o:title=""/>
          </v:shape>
          <o:OLEObject Type="Embed" ProgID="Equation.DSMT4" ShapeID="_x0000_i1405" DrawAspect="Content" ObjectID="_1459176555" r:id="rId794"/>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pt;height:18pt" o:ole="">
            <v:imagedata r:id="rId795" o:title=""/>
          </v:shape>
          <o:OLEObject Type="Embed" ProgID="Equation.DSMT4" ShapeID="_x0000_i1406" DrawAspect="Content" ObjectID="_1459176556" r:id="rId796"/>
        </w:object>
      </w:r>
      <w:r>
        <w:t xml:space="preserve"> is the density at which </w:t>
      </w:r>
      <w:r w:rsidR="00AF2221" w:rsidRPr="00AF2221">
        <w:rPr>
          <w:position w:val="-12"/>
        </w:rPr>
        <w:object w:dxaOrig="639" w:dyaOrig="360" w14:anchorId="2203E637">
          <v:shape id="_x0000_i1407" type="#_x0000_t75" style="width:32pt;height:18pt" o:ole="">
            <v:imagedata r:id="rId797" o:title=""/>
          </v:shape>
          <o:OLEObject Type="Embed" ProgID="Equation.DSMT4" ShapeID="_x0000_i1407" DrawAspect="Content" ObjectID="_1459176557"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227" w:author="Steve Maas" w:date="2014-01-02T13:04:00Z">
        <w:r w:rsidR="00873D59">
          <w:t>3.12.3</w:t>
        </w:r>
      </w:ins>
      <w:del w:id="1228"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9" o:title=""/>
          </v:shape>
          <o:OLEObject Type="Embed" ProgID="Equation.DSMT4" ShapeID="_x0000_i1408" DrawAspect="Content" ObjectID="_1459176558"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1" o:title=""/>
          </v:shape>
          <o:OLEObject Type="Embed" ProgID="Equation.DSMT4" ShapeID="_x0000_i1409" DrawAspect="Content" ObjectID="_1459176559"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3" o:title=""/>
          </v:shape>
          <o:OLEObject Type="Embed" ProgID="Equation.DSMT4" ShapeID="_x0000_i1410" DrawAspect="Content" ObjectID="_1459176560"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1" type="#_x0000_t75" style="width:34pt;height:14pt" o:ole="">
            <v:imagedata r:id="rId805" o:title=""/>
          </v:shape>
          <o:OLEObject Type="Embed" ProgID="Equation.DSMT4" ShapeID="_x0000_i1411" DrawAspect="Content" ObjectID="_1459176561"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7" o:title=""/>
          </v:shape>
          <o:OLEObject Type="Embed" ProgID="Equation.DSMT4" ShapeID="_x0000_i1412" DrawAspect="Content" ObjectID="_1459176562"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9" o:title=""/>
          </v:shape>
          <o:OLEObject Type="Embed" ProgID="Equation.DSMT4" ShapeID="_x0000_i1413" DrawAspect="Content" ObjectID="_1459176563" r:id="rId810"/>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4" type="#_x0000_t75" style="width:30pt;height:16.5pt" o:ole="">
            <v:imagedata r:id="rId811" o:title=""/>
          </v:shape>
          <o:OLEObject Type="Embed" ProgID="Equation.DSMT4" ShapeID="_x0000_i1414" DrawAspect="Content" ObjectID="_1459176564" r:id="rId812"/>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3" o:title=""/>
          </v:shape>
          <o:OLEObject Type="Embed" ProgID="Equation.DSMT4" ShapeID="_x0000_i1415" DrawAspect="Content" ObjectID="_1459176565" r:id="rId814"/>
        </w:object>
      </w:r>
      <w:r w:rsidRPr="0097532C">
        <w:t xml:space="preserve">).  Therefore, use </w:t>
      </w:r>
      <w:r w:rsidR="00AF2221" w:rsidRPr="00AF2221">
        <w:rPr>
          <w:position w:val="-10"/>
        </w:rPr>
        <w:object w:dxaOrig="600" w:dyaOrig="320" w14:anchorId="226E006D">
          <v:shape id="_x0000_i1416" type="#_x0000_t75" style="width:30pt;height:16.5pt" o:ole="">
            <v:imagedata r:id="rId815" o:title=""/>
          </v:shape>
          <o:OLEObject Type="Embed" ProgID="Equation.DSMT4" ShapeID="_x0000_i1416" DrawAspect="Content" ObjectID="_1459176566"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7" o:title=""/>
          </v:shape>
          <o:OLEObject Type="Embed" ProgID="Equation.DSMT4" ShapeID="_x0000_i1417" DrawAspect="Content" ObjectID="_1459176567"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1229" w:name="_Toc377547287"/>
      <w:r w:rsidR="00D3541E">
        <w:lastRenderedPageBreak/>
        <w:t>Coupled Transversely Isotropic Mooney-Rivlin</w:t>
      </w:r>
      <w:bookmarkEnd w:id="1229"/>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9" o:title=""/>
          </v:shape>
          <o:OLEObject Type="Embed" ProgID="Equation.DSMT4" ShapeID="_x0000_i1418" DrawAspect="Content" ObjectID="_1459176568"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1" o:title=""/>
          </v:shape>
          <o:OLEObject Type="Embed" ProgID="Equation.DSMT4" ShapeID="_x0000_i1419" DrawAspect="Content" ObjectID="_1459176569"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3" o:title=""/>
          </v:shape>
          <o:OLEObject Type="Embed" ProgID="Equation.DSMT4" ShapeID="_x0000_i1420" DrawAspect="Content" ObjectID="_1459176570" r:id="rId824"/>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1" type="#_x0000_t75" style="width:48pt;height:14pt" o:ole="">
            <v:imagedata r:id="rId825" o:title=""/>
          </v:shape>
          <o:OLEObject Type="Embed" ProgID="Equation.DSMT4" ShapeID="_x0000_i1421" DrawAspect="Content" ObjectID="_1459176571"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1230" w:name="_Toc377547288"/>
      <w:r>
        <w:lastRenderedPageBreak/>
        <w:t>Coupled Transversely Isotropic Veronda-Westmann</w:t>
      </w:r>
      <w:bookmarkEnd w:id="1230"/>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7" o:title=""/>
          </v:shape>
          <o:OLEObject Type="Embed" ProgID="Equation.DSMT4" ShapeID="_x0000_i1422" DrawAspect="Content" ObjectID="_1459176572"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9" o:title=""/>
          </v:shape>
          <o:OLEObject Type="Embed" ProgID="Equation.DSMT4" ShapeID="_x0000_i1423" DrawAspect="Content" ObjectID="_1459176573"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1" o:title=""/>
          </v:shape>
          <o:OLEObject Type="Embed" ProgID="Equation.DSMT4" ShapeID="_x0000_i1424" DrawAspect="Content" ObjectID="_1459176574" r:id="rId832"/>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5" type="#_x0000_t75" style="width:48pt;height:14pt" o:ole="">
            <v:imagedata r:id="rId833" o:title=""/>
          </v:shape>
          <o:OLEObject Type="Embed" ProgID="Equation.DSMT4" ShapeID="_x0000_i1425" DrawAspect="Content" ObjectID="_1459176575"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231" w:name="_Toc377547289"/>
      <w:r w:rsidRPr="005A3C4B">
        <w:lastRenderedPageBreak/>
        <w:t>Viscoelastic Solids</w:t>
      </w:r>
      <w:bookmarkEnd w:id="1231"/>
    </w:p>
    <w:p w14:paraId="059EB5C5" w14:textId="77777777" w:rsidR="006A0BC1" w:rsidRPr="0097532C" w:rsidRDefault="0095496A" w:rsidP="006A0BC1">
      <w:pPr>
        <w:pStyle w:val="Heading3"/>
      </w:pPr>
      <w:bookmarkStart w:id="1232" w:name="_Toc377547290"/>
      <w:r>
        <w:t>Uncoupled</w:t>
      </w:r>
      <w:r w:rsidR="006A0BC1" w:rsidRPr="0097532C">
        <w:t xml:space="preserve"> Viscoelastic Materials</w:t>
      </w:r>
      <w:bookmarkEnd w:id="1232"/>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5" o:title=""/>
          </v:shape>
          <o:OLEObject Type="Embed" ProgID="Equation.DSMT4" ShapeID="_x0000_i1426" DrawAspect="Content" ObjectID="_1459176576"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7" o:title=""/>
          </v:shape>
          <o:OLEObject Type="Embed" ProgID="Equation.DSMT4" ShapeID="_x0000_i1427" DrawAspect="Content" ObjectID="_1459176577" r:id="rId838"/>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8" type="#_x0000_t75" style="width:14pt;height:16.5pt" o:ole="">
            <v:imagedata r:id="rId839" o:title=""/>
          </v:shape>
          <o:OLEObject Type="Embed" ProgID="Equation.DSMT4" ShapeID="_x0000_i1428" DrawAspect="Content" ObjectID="_1459176578" r:id="rId840"/>
        </w:object>
      </w:r>
      <w:r w:rsidR="00AF2221" w:rsidRPr="00AF2221">
        <w:rPr>
          <w:position w:val="-6"/>
        </w:rPr>
        <w:object w:dxaOrig="279" w:dyaOrig="340" w14:anchorId="3C0348C3">
          <v:shape id="_x0000_i1429" type="#_x0000_t75" style="width:14pt;height:16.5pt" o:ole="">
            <v:imagedata r:id="rId841" o:title=""/>
          </v:shape>
          <o:OLEObject Type="Embed" ProgID="Equation.DSMT4" ShapeID="_x0000_i1429" DrawAspect="Content" ObjectID="_1459176579" r:id="rId842"/>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3" o:title=""/>
          </v:shape>
          <o:OLEObject Type="Embed" ProgID="Equation.DSMT4" ShapeID="_x0000_i1430" DrawAspect="Content" ObjectID="_1459176580"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5" o:title=""/>
          </v:shape>
          <o:OLEObject Type="Embed" ProgID="Equation.DSMT4" ShapeID="_x0000_i1431" DrawAspect="Content" ObjectID="_1459176581" r:id="rId846"/>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2" type="#_x0000_t75" style="width:10.5pt;height:18pt" o:ole="">
            <v:imagedata r:id="rId847" o:title=""/>
          </v:shape>
          <o:OLEObject Type="Embed" ProgID="Equation.DSMT4" ShapeID="_x0000_i1432" DrawAspect="Content" ObjectID="_1459176582" r:id="rId848"/>
        </w:object>
      </w:r>
      <w:r w:rsidRPr="00690318">
        <w:t xml:space="preserve"> and</w:t>
      </w:r>
      <w:proofErr w:type="gramEnd"/>
      <w:r w:rsidRPr="00690318">
        <w:t xml:space="preserve"> </w:t>
      </w:r>
      <w:r w:rsidR="00AF2221" w:rsidRPr="00AF2221">
        <w:rPr>
          <w:position w:val="-12"/>
        </w:rPr>
        <w:object w:dxaOrig="240" w:dyaOrig="360" w14:anchorId="05831826">
          <v:shape id="_x0000_i1433" type="#_x0000_t75" style="width:12pt;height:18pt" o:ole="">
            <v:imagedata r:id="rId849" o:title=""/>
          </v:shape>
          <o:OLEObject Type="Embed" ProgID="Equation.DSMT4" ShapeID="_x0000_i1433" DrawAspect="Content" ObjectID="_1459176583" r:id="rId850"/>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4" type="#_x0000_t75" style="width:10.5pt;height:18pt" o:ole="">
            <v:imagedata r:id="rId851" o:title=""/>
          </v:shape>
          <o:OLEObject Type="Embed" ProgID="Equation.DSMT4" ShapeID="_x0000_i1434" DrawAspect="Content" ObjectID="_1459176584" r:id="rId852"/>
        </w:object>
      </w:r>
      <w:r w:rsidRPr="00690318">
        <w:t xml:space="preserve">, </w:t>
      </w:r>
      <w:r w:rsidR="00AF2221" w:rsidRPr="00AF2221">
        <w:rPr>
          <w:position w:val="-12"/>
        </w:rPr>
        <w:object w:dxaOrig="260" w:dyaOrig="360" w14:anchorId="516379CE">
          <v:shape id="_x0000_i1435" type="#_x0000_t75" style="width:13.5pt;height:18pt" o:ole="">
            <v:imagedata r:id="rId853" o:title=""/>
          </v:shape>
          <o:OLEObject Type="Embed" ProgID="Equation.DSMT4" ShapeID="_x0000_i1435" DrawAspect="Content" ObjectID="_1459176585" r:id="rId854"/>
        </w:object>
      </w:r>
      <w:r w:rsidRPr="00690318">
        <w:t xml:space="preserve">, </w:t>
      </w:r>
      <w:r w:rsidR="00AF2221" w:rsidRPr="00AF2221">
        <w:rPr>
          <w:position w:val="-12"/>
        </w:rPr>
        <w:object w:dxaOrig="240" w:dyaOrig="360" w14:anchorId="71B83912">
          <v:shape id="_x0000_i1436" type="#_x0000_t75" style="width:12pt;height:18pt" o:ole="">
            <v:imagedata r:id="rId855" o:title=""/>
          </v:shape>
          <o:OLEObject Type="Embed" ProgID="Equation.DSMT4" ShapeID="_x0000_i1436" DrawAspect="Content" ObjectID="_1459176586" r:id="rId856"/>
        </w:object>
      </w:r>
      <w:r w:rsidRPr="00690318">
        <w:t xml:space="preserve"> and </w:t>
      </w:r>
      <w:r w:rsidR="00AF2221" w:rsidRPr="00AF2221">
        <w:rPr>
          <w:position w:val="-12"/>
        </w:rPr>
        <w:object w:dxaOrig="260" w:dyaOrig="360" w14:anchorId="73073A71">
          <v:shape id="_x0000_i1437" type="#_x0000_t75" style="width:13.5pt;height:18pt" o:ole="">
            <v:imagedata r:id="rId857" o:title=""/>
          </v:shape>
          <o:OLEObject Type="Embed" ProgID="Equation.DSMT4" ShapeID="_x0000_i1437" DrawAspect="Content" ObjectID="_1459176587" r:id="rId858"/>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233" w:name="_Toc337555811"/>
      <w:bookmarkStart w:id="1234" w:name="_Toc350247046"/>
      <w:bookmarkStart w:id="1235" w:name="_Toc350354932"/>
      <w:bookmarkStart w:id="1236" w:name="_Toc350439890"/>
      <w:bookmarkStart w:id="1237" w:name="_Toc352596296"/>
      <w:bookmarkStart w:id="1238" w:name="_Toc363725069"/>
      <w:bookmarkStart w:id="1239" w:name="_Toc337555812"/>
      <w:bookmarkStart w:id="1240" w:name="_Toc350247047"/>
      <w:bookmarkStart w:id="1241" w:name="_Toc350354933"/>
      <w:bookmarkStart w:id="1242" w:name="_Toc350439891"/>
      <w:bookmarkStart w:id="1243" w:name="_Toc352596297"/>
      <w:bookmarkStart w:id="1244" w:name="_Toc363725070"/>
      <w:bookmarkStart w:id="1245" w:name="_Toc200951632"/>
      <w:bookmarkStart w:id="1246" w:name="_Toc377547291"/>
      <w:bookmarkEnd w:id="1233"/>
      <w:bookmarkEnd w:id="1234"/>
      <w:bookmarkEnd w:id="1235"/>
      <w:bookmarkEnd w:id="1236"/>
      <w:bookmarkEnd w:id="1237"/>
      <w:bookmarkEnd w:id="1238"/>
      <w:bookmarkEnd w:id="1239"/>
      <w:bookmarkEnd w:id="1240"/>
      <w:bookmarkEnd w:id="1241"/>
      <w:bookmarkEnd w:id="1242"/>
      <w:bookmarkEnd w:id="1243"/>
      <w:bookmarkEnd w:id="1244"/>
      <w:r w:rsidRPr="00690318">
        <w:lastRenderedPageBreak/>
        <w:t>Compressible Viscoelastic Materials</w:t>
      </w:r>
      <w:bookmarkEnd w:id="1245"/>
      <w:bookmarkEnd w:id="1246"/>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9" o:title=""/>
          </v:shape>
          <o:OLEObject Type="Embed" ProgID="Equation.DSMT4" ShapeID="_x0000_i1438" DrawAspect="Content" ObjectID="_1459176588" r:id="rId860"/>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9" type="#_x0000_t75" style="width:14pt;height:16.5pt" o:ole="">
            <v:imagedata r:id="rId861" o:title=""/>
          </v:shape>
          <o:OLEObject Type="Embed" ProgID="Equation.DSMT4" ShapeID="_x0000_i1439" DrawAspect="Content" ObjectID="_1459176589"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3" o:title=""/>
          </v:shape>
          <o:OLEObject Type="Embed" ProgID="Equation.DSMT4" ShapeID="_x0000_i1440" DrawAspect="Content" ObjectID="_1459176590" r:id="rId864"/>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1" type="#_x0000_t75" style="width:10.5pt;height:18pt" o:ole="">
            <v:imagedata r:id="rId865" o:title=""/>
          </v:shape>
          <o:OLEObject Type="Embed" ProgID="Equation.DSMT4" ShapeID="_x0000_i1441" DrawAspect="Content" ObjectID="_1459176591" r:id="rId866"/>
        </w:object>
      </w:r>
      <w:r w:rsidRPr="00690318">
        <w:t xml:space="preserve"> and</w:t>
      </w:r>
      <w:proofErr w:type="gramEnd"/>
      <w:r w:rsidRPr="00690318">
        <w:t xml:space="preserve"> </w:t>
      </w:r>
      <w:r w:rsidR="00AF2221" w:rsidRPr="00AF2221">
        <w:rPr>
          <w:position w:val="-12"/>
        </w:rPr>
        <w:object w:dxaOrig="240" w:dyaOrig="360" w14:anchorId="20092141">
          <v:shape id="_x0000_i1442" type="#_x0000_t75" style="width:12pt;height:18pt" o:ole="">
            <v:imagedata r:id="rId867" o:title=""/>
          </v:shape>
          <o:OLEObject Type="Embed" ProgID="Equation.DSMT4" ShapeID="_x0000_i1442" DrawAspect="Content" ObjectID="_1459176592" r:id="rId868"/>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3" type="#_x0000_t75" style="width:10.5pt;height:18pt" o:ole="">
            <v:imagedata r:id="rId869" o:title=""/>
          </v:shape>
          <o:OLEObject Type="Embed" ProgID="Equation.DSMT4" ShapeID="_x0000_i1443" DrawAspect="Content" ObjectID="_1459176593" r:id="rId870"/>
        </w:object>
      </w:r>
      <w:r w:rsidRPr="00690318">
        <w:t xml:space="preserve">, </w:t>
      </w:r>
      <w:r w:rsidR="00AF2221" w:rsidRPr="00AF2221">
        <w:rPr>
          <w:position w:val="-12"/>
        </w:rPr>
        <w:object w:dxaOrig="260" w:dyaOrig="360" w14:anchorId="172B2CD5">
          <v:shape id="_x0000_i1444" type="#_x0000_t75" style="width:13.5pt;height:18pt" o:ole="">
            <v:imagedata r:id="rId871" o:title=""/>
          </v:shape>
          <o:OLEObject Type="Embed" ProgID="Equation.DSMT4" ShapeID="_x0000_i1444" DrawAspect="Content" ObjectID="_1459176594" r:id="rId872"/>
        </w:object>
      </w:r>
      <w:r w:rsidRPr="00690318">
        <w:t xml:space="preserve">, </w:t>
      </w:r>
      <w:r w:rsidR="00AF2221" w:rsidRPr="00AF2221">
        <w:rPr>
          <w:position w:val="-12"/>
        </w:rPr>
        <w:object w:dxaOrig="240" w:dyaOrig="360" w14:anchorId="4304A73B">
          <v:shape id="_x0000_i1445" type="#_x0000_t75" style="width:12pt;height:18pt" o:ole="">
            <v:imagedata r:id="rId873" o:title=""/>
          </v:shape>
          <o:OLEObject Type="Embed" ProgID="Equation.DSMT4" ShapeID="_x0000_i1445" DrawAspect="Content" ObjectID="_1459176595" r:id="rId874"/>
        </w:object>
      </w:r>
      <w:r w:rsidRPr="00690318">
        <w:t xml:space="preserve"> and </w:t>
      </w:r>
      <w:r w:rsidR="00AF2221" w:rsidRPr="00AF2221">
        <w:rPr>
          <w:position w:val="-12"/>
        </w:rPr>
        <w:object w:dxaOrig="260" w:dyaOrig="360" w14:anchorId="0673B6FA">
          <v:shape id="_x0000_i1446" type="#_x0000_t75" style="width:13.5pt;height:18pt" o:ole="">
            <v:imagedata r:id="rId875" o:title=""/>
          </v:shape>
          <o:OLEObject Type="Embed" ProgID="Equation.DSMT4" ShapeID="_x0000_i1446" DrawAspect="Content" ObjectID="_1459176596" r:id="rId876"/>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247" w:name="_Toc200951633"/>
      <w:bookmarkStart w:id="1248" w:name="_Toc377547292"/>
      <w:r w:rsidRPr="00690318">
        <w:t>Multigeneration Solids</w:t>
      </w:r>
      <w:bookmarkEnd w:id="1247"/>
      <w:bookmarkEnd w:id="1248"/>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7" o:title=""/>
          </v:shape>
          <o:OLEObject Type="Embed" ProgID="Equation.DSMT4" ShapeID="_x0000_i1447" DrawAspect="Content" ObjectID="_1459176597" r:id="rId878"/>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9" o:title=""/>
          </v:shape>
          <o:OLEObject Type="Embed" ProgID="Equation.DSMT4" ShapeID="_x0000_i1448" DrawAspect="Content" ObjectID="_1459176598" r:id="rId880"/>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1" o:title=""/>
          </v:shape>
          <o:OLEObject Type="Embed" ProgID="Equation.DSMT4" ShapeID="_x0000_i1449" DrawAspect="Content" ObjectID="_1459176599" r:id="rId882"/>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50" type="#_x0000_t75" style="width:10pt;height:13.5pt" o:ole="">
            <v:imagedata r:id="rId883" o:title=""/>
          </v:shape>
          <o:OLEObject Type="Embed" ProgID="Equation.DSMT4" ShapeID="_x0000_i1450" DrawAspect="Content" ObjectID="_1459176600"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59176601" r:id="rId886"/>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2" type="#_x0000_t75" style="width:65.5pt;height:18pt" o:ole="">
            <v:imagedata r:id="rId887" o:title=""/>
          </v:shape>
          <o:OLEObject Type="Embed" ProgID="Equation.DSMT4" ShapeID="_x0000_i1452" DrawAspect="Content" ObjectID="_1459176602" r:id="rId888"/>
        </w:object>
      </w:r>
      <w:r w:rsidRPr="00690318">
        <w:t>.  The first generation (</w:t>
      </w:r>
      <w:r w:rsidR="00AF2221" w:rsidRPr="00AF2221">
        <w:rPr>
          <w:position w:val="-10"/>
        </w:rPr>
        <w:object w:dxaOrig="520" w:dyaOrig="320" w14:anchorId="043F4CD4">
          <v:shape id="_x0000_i1453" type="#_x0000_t75" style="width:26.5pt;height:16.5pt" o:ole="">
            <v:imagedata r:id="rId889" o:title=""/>
          </v:shape>
          <o:OLEObject Type="Embed" ProgID="Equation.DSMT4" ShapeID="_x0000_i1453" DrawAspect="Content" ObjectID="_1459176603" r:id="rId890"/>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4" type="#_x0000_t75" style="width:29.5pt;height:16.5pt" o:ole="">
            <v:imagedata r:id="rId891" o:title=""/>
          </v:shape>
          <o:OLEObject Type="Embed" ProgID="Equation.DSMT4" ShapeID="_x0000_i1454" DrawAspect="Content" ObjectID="_1459176604" r:id="rId892"/>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3" o:title=""/>
          </v:shape>
          <o:OLEObject Type="Embed" ProgID="Equation.DSMT4" ShapeID="_x0000_i1455" DrawAspect="Content" ObjectID="_1459176605" r:id="rId894"/>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5" o:title=""/>
          </v:shape>
          <o:OLEObject Type="Embed" ProgID="Equation.DSMT4" ShapeID="_x0000_i1456" DrawAspect="Content" ObjectID="_1459176606" r:id="rId896"/>
        </w:object>
      </w:r>
      <w:r w:rsidRPr="00690318">
        <w:t xml:space="preserve"> is equivalent to </w:t>
      </w:r>
      <w:r w:rsidR="00AF2221" w:rsidRPr="00AF2221">
        <w:rPr>
          <w:position w:val="-10"/>
        </w:rPr>
        <w:object w:dxaOrig="1080" w:dyaOrig="340" w14:anchorId="503A537D">
          <v:shape id="_x0000_i1457" type="#_x0000_t75" style="width:54pt;height:16.5pt" o:ole="">
            <v:imagedata r:id="rId897" o:title=""/>
          </v:shape>
          <o:OLEObject Type="Embed" ProgID="Equation.DSMT4" ShapeID="_x0000_i1457" DrawAspect="Content" ObjectID="_1459176607" r:id="rId898"/>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9" o:title=""/>
          </v:shape>
          <o:OLEObject Type="Embed" ProgID="Equation.DSMT4" ShapeID="_x0000_i1458" DrawAspect="Content" ObjectID="_1459176608" r:id="rId900"/>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1" o:title=""/>
          </v:shape>
          <o:OLEObject Type="Embed" ProgID="Equation.DSMT4" ShapeID="_x0000_i1459" DrawAspect="Content" ObjectID="_1459176609" r:id="rId902"/>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60" type="#_x0000_t75" style="width:14pt;height:14pt" o:ole="">
            <v:imagedata r:id="rId903" o:title=""/>
          </v:shape>
          <o:OLEObject Type="Embed" ProgID="Equation.DSMT4" ShapeID="_x0000_i1460" DrawAspect="Content" ObjectID="_1459176610"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5" o:title=""/>
          </v:shape>
          <o:OLEObject Type="Embed" ProgID="Equation.DSMT4" ShapeID="_x0000_i1461" DrawAspect="Content" ObjectID="_1459176611" r:id="rId906"/>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2" type="#_x0000_t75" style="width:132pt;height:22pt" o:ole="">
            <v:imagedata r:id="rId907" o:title=""/>
          </v:shape>
          <o:OLEObject Type="Embed" ProgID="Equation.DSMT4" ShapeID="_x0000_i1462" DrawAspect="Content" ObjectID="_1459176612" r:id="rId908"/>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9" o:title=""/>
          </v:shape>
          <o:OLEObject Type="Embed" ProgID="Equation.DSMT4" ShapeID="_x0000_i1463" DrawAspect="Content" ObjectID="_1459176613" r:id="rId910"/>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4" type="#_x0000_t75" style="width:12pt;height:16.5pt" o:ole="">
            <v:imagedata r:id="rId911" o:title=""/>
          </v:shape>
          <o:OLEObject Type="Embed" ProgID="Equation.DSMT4" ShapeID="_x0000_i1464" DrawAspect="Content" ObjectID="_1459176614" r:id="rId912"/>
        </w:object>
      </w:r>
      <w:r w:rsidRPr="00690318">
        <w:t xml:space="preserve">. </w:t>
      </w:r>
      <w:proofErr w:type="gramStart"/>
      <w:r w:rsidRPr="00690318">
        <w:t xml:space="preserve">Note that </w:t>
      </w:r>
      <w:r w:rsidR="00AF2221" w:rsidRPr="00AF2221">
        <w:rPr>
          <w:position w:val="-4"/>
        </w:rPr>
        <w:object w:dxaOrig="360" w:dyaOrig="300" w14:anchorId="3A2F09E5">
          <v:shape id="_x0000_i1465" type="#_x0000_t75" style="width:18pt;height:14pt" o:ole="">
            <v:imagedata r:id="rId913" o:title=""/>
          </v:shape>
          <o:OLEObject Type="Embed" ProgID="Equation.DSMT4" ShapeID="_x0000_i1465" DrawAspect="Content" ObjectID="_1459176615" r:id="rId914"/>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5" o:title=""/>
          </v:shape>
          <o:OLEObject Type="Embed" ProgID="Equation.DSMT4" ShapeID="_x0000_i1466" DrawAspect="Content" ObjectID="_1459176616" r:id="rId916"/>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7" type="#_x0000_t75" style="width:40pt;height:22pt" o:ole="">
            <v:imagedata r:id="rId917" o:title=""/>
          </v:shape>
          <o:OLEObject Type="Embed" ProgID="Equation.DSMT4" ShapeID="_x0000_i1467" DrawAspect="Content" ObjectID="_1459176617"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9" o:title=""/>
          </v:shape>
          <o:OLEObject Type="Embed" ProgID="Equation.DSMT4" ShapeID="_x0000_i1468" DrawAspect="Content" ObjectID="_1459176618"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1" o:title=""/>
          </v:shape>
          <o:OLEObject Type="Embed" ProgID="Equation.DSMT4" ShapeID="_x0000_i1469" DrawAspect="Content" ObjectID="_1459176619" r:id="rId922"/>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3" o:title=""/>
          </v:shape>
          <o:OLEObject Type="Embed" ProgID="Equation.DSMT4" ShapeID="_x0000_i1470" DrawAspect="Content" ObjectID="_1459176620" r:id="rId924"/>
        </w:object>
      </w:r>
      <w:r w:rsidRPr="00690318">
        <w:t xml:space="preserve"> and the factor </w:t>
      </w:r>
      <w:r w:rsidR="00AF2221" w:rsidRPr="00AF2221">
        <w:rPr>
          <w:position w:val="-10"/>
        </w:rPr>
        <w:object w:dxaOrig="560" w:dyaOrig="360" w14:anchorId="7AEF78C0">
          <v:shape id="_x0000_i1471" type="#_x0000_t75" style="width:28pt;height:18pt" o:ole="">
            <v:imagedata r:id="rId925" o:title=""/>
          </v:shape>
          <o:OLEObject Type="Embed" ProgID="Equation.DSMT4" ShapeID="_x0000_i1471" DrawAspect="Content" ObjectID="_1459176621" r:id="rId926"/>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2" type="#_x0000_t75" style="width:14pt;height:14pt" o:ole="">
            <v:imagedata r:id="rId927" o:title=""/>
          </v:shape>
          <o:OLEObject Type="Embed" ProgID="Equation.DSMT4" ShapeID="_x0000_i1472" DrawAspect="Content" ObjectID="_1459176622"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9" o:title=""/>
          </v:shape>
          <o:OLEObject Type="Embed" ProgID="Equation.DSMT4" ShapeID="_x0000_i1473" DrawAspect="Content" ObjectID="_1459176623"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249" w:name="_Toc200951634"/>
      <w:bookmarkStart w:id="1250" w:name="_Toc377547293"/>
      <w:r w:rsidRPr="00690318">
        <w:t>General Specification of Multigeneration Solids</w:t>
      </w:r>
      <w:bookmarkEnd w:id="1249"/>
      <w:bookmarkEnd w:id="1250"/>
    </w:p>
    <w:p w14:paraId="05816BAC" w14:textId="2A920F66" w:rsidR="006E3A74" w:rsidRPr="00690318" w:rsidRDefault="006E3A74" w:rsidP="006E3A74">
      <w:r w:rsidRPr="00690318">
        <w:t xml:space="preserve">The material type for a multigeneration solid is </w:t>
      </w:r>
      <w:r w:rsidRPr="00690318">
        <w:rPr>
          <w:i/>
        </w:rPr>
        <w:t>“multigeneration”</w:t>
      </w:r>
      <w:ins w:id="1251"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1257" w:author="Steve Maas" w:date="2014-01-02T12:59:00Z">
        <w:r w:rsidR="004275BE">
          <w:t xml:space="preserve">elastic </w:t>
        </w:r>
      </w:ins>
      <w:r w:rsidRPr="00690318">
        <w:t>materials described</w:t>
      </w:r>
      <w:del w:id="1258" w:author="Steve Maas" w:date="2014-01-02T12:59:00Z">
        <w:r w:rsidRPr="00690318" w:rsidDel="004275BE">
          <w:delText xml:space="preserve"> in </w:delText>
        </w:r>
      </w:del>
      <w:del w:id="1259" w:author="Steve Maas" w:date="2014-01-02T12:58:00Z">
        <w:r w:rsidRPr="00690318" w:rsidDel="004275BE">
          <w:delText>S</w:delText>
        </w:r>
      </w:del>
      <w:del w:id="1260" w:author="Steve Maas" w:date="2014-01-02T12:59:00Z">
        <w:r w:rsidRPr="00690318" w:rsidDel="004275BE">
          <w:delText>ection</w:delText>
        </w:r>
      </w:del>
      <w:del w:id="1261"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1262" w:author="Steve Maas" w:date="2014-01-02T12:59:00Z">
              <w:r w:rsidRPr="00690318" w:rsidDel="004275BE">
                <w:delText>solid</w:delText>
              </w:r>
            </w:del>
            <w:ins w:id="1263"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1264" w:author="Steve Maas" w:date="2014-01-02T13:06:00Z">
              <w:r w:rsidRPr="00690318" w:rsidDel="00873D59">
                <w:delText xml:space="preserve">specification </w:delText>
              </w:r>
            </w:del>
            <w:ins w:id="1265" w:author="Steve Maas" w:date="2014-01-02T13:06:00Z">
              <w:r w:rsidR="00873D59">
                <w:t>Definition</w:t>
              </w:r>
              <w:r w:rsidR="00873D59" w:rsidRPr="00690318">
                <w:t xml:space="preserve"> </w:t>
              </w:r>
            </w:ins>
            <w:r w:rsidRPr="00690318">
              <w:t xml:space="preserve">of </w:t>
            </w:r>
            <w:del w:id="1266" w:author="Steve Maas" w:date="2014-01-02T12:59:00Z">
              <w:r w:rsidRPr="00690318" w:rsidDel="004275BE">
                <w:delText xml:space="preserve">the solid matrix of </w:delText>
              </w:r>
            </w:del>
            <w:ins w:id="1267" w:author="Steve Maas" w:date="2014-01-02T12:59:00Z">
              <w:r w:rsidR="004275BE">
                <w:t xml:space="preserve">a </w:t>
              </w:r>
            </w:ins>
            <w:del w:id="1268"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1269" w:author="Steve Maas" w:date="2014-01-02T13:00:00Z"/>
        </w:rPr>
      </w:pPr>
      <w:r w:rsidRPr="00690318">
        <w:t xml:space="preserve">The </w:t>
      </w:r>
      <w:r w:rsidRPr="00690318">
        <w:rPr>
          <w:rStyle w:val="codeChar"/>
        </w:rPr>
        <w:t>&lt;</w:t>
      </w:r>
      <w:del w:id="1270" w:author="Steve Maas" w:date="2014-01-02T12:59:00Z">
        <w:r w:rsidRPr="00690318" w:rsidDel="004275BE">
          <w:rPr>
            <w:rStyle w:val="codeChar"/>
          </w:rPr>
          <w:delText>solid</w:delText>
        </w:r>
      </w:del>
      <w:ins w:id="1271" w:author="Steve Maas" w:date="2014-01-02T12:59:00Z">
        <w:r w:rsidR="004275BE">
          <w:rPr>
            <w:rStyle w:val="codeChar"/>
          </w:rPr>
          <w:t>generation</w:t>
        </w:r>
      </w:ins>
      <w:r w:rsidRPr="00690318">
        <w:rPr>
          <w:rStyle w:val="codeChar"/>
        </w:rPr>
        <w:t>&gt;</w:t>
      </w:r>
      <w:r w:rsidRPr="00690318">
        <w:t xml:space="preserve"> tag </w:t>
      </w:r>
      <w:ins w:id="1272" w:author="Steve Maas" w:date="2014-01-02T12:59:00Z">
        <w:r w:rsidR="004275BE">
          <w:t>defines a new generation. It takes the following child elements.</w:t>
        </w:r>
      </w:ins>
    </w:p>
    <w:p w14:paraId="4B434DCB" w14:textId="77777777" w:rsidR="004275BE" w:rsidRDefault="004275BE" w:rsidP="006E3A74">
      <w:pPr>
        <w:rPr>
          <w:ins w:id="1273" w:author="Steve Maas" w:date="2014-01-02T13:00:00Z"/>
        </w:rPr>
      </w:pPr>
    </w:p>
    <w:tbl>
      <w:tblPr>
        <w:tblStyle w:val="TableGrid"/>
        <w:tblW w:w="0" w:type="auto"/>
        <w:tblLook w:val="04A0" w:firstRow="1" w:lastRow="0" w:firstColumn="1" w:lastColumn="0" w:noHBand="0" w:noVBand="1"/>
        <w:tblPrChange w:id="1274" w:author="Steve Maas" w:date="2014-01-02T13:00:00Z">
          <w:tblPr>
            <w:tblStyle w:val="TableGrid"/>
            <w:tblW w:w="0" w:type="auto"/>
            <w:tblLook w:val="04A0" w:firstRow="1" w:lastRow="0" w:firstColumn="1" w:lastColumn="0" w:noHBand="0" w:noVBand="1"/>
          </w:tblPr>
        </w:tblPrChange>
      </w:tblPr>
      <w:tblGrid>
        <w:gridCol w:w="3078"/>
        <w:gridCol w:w="6498"/>
        <w:tblGridChange w:id="1275">
          <w:tblGrid>
            <w:gridCol w:w="4788"/>
            <w:gridCol w:w="4788"/>
          </w:tblGrid>
        </w:tblGridChange>
      </w:tblGrid>
      <w:tr w:rsidR="004275BE" w14:paraId="1381E532" w14:textId="77777777" w:rsidTr="004275BE">
        <w:trPr>
          <w:ins w:id="1276" w:author="Steve Maas" w:date="2014-01-02T13:00:00Z"/>
        </w:trPr>
        <w:tc>
          <w:tcPr>
            <w:tcW w:w="3078" w:type="dxa"/>
            <w:tcPrChange w:id="1277" w:author="Steve Maas" w:date="2014-01-02T13:00:00Z">
              <w:tcPr>
                <w:tcW w:w="4788" w:type="dxa"/>
              </w:tcPr>
            </w:tcPrChange>
          </w:tcPr>
          <w:p w14:paraId="16049034" w14:textId="4AB6043B" w:rsidR="004275BE" w:rsidRPr="004275BE" w:rsidRDefault="004275BE" w:rsidP="006E3A74">
            <w:pPr>
              <w:rPr>
                <w:ins w:id="1278" w:author="Steve Maas" w:date="2014-01-02T13:00:00Z"/>
                <w:rFonts w:ascii="Courier New" w:hAnsi="Courier New" w:cs="Courier New"/>
                <w:rPrChange w:id="1279" w:author="Steve Maas" w:date="2014-01-02T13:00:00Z">
                  <w:rPr>
                    <w:ins w:id="1280" w:author="Steve Maas" w:date="2014-01-02T13:00:00Z"/>
                  </w:rPr>
                </w:rPrChange>
              </w:rPr>
            </w:pPr>
            <w:ins w:id="1281" w:author="Steve Maas" w:date="2014-01-02T13:00:00Z">
              <w:r w:rsidRPr="004275BE">
                <w:rPr>
                  <w:rFonts w:ascii="Courier New" w:hAnsi="Courier New" w:cs="Courier New"/>
                  <w:rPrChange w:id="1282" w:author="Steve Maas" w:date="2014-01-02T13:00:00Z">
                    <w:rPr/>
                  </w:rPrChange>
                </w:rPr>
                <w:t>&lt;start_time&gt;</w:t>
              </w:r>
            </w:ins>
          </w:p>
        </w:tc>
        <w:tc>
          <w:tcPr>
            <w:tcW w:w="6498" w:type="dxa"/>
            <w:tcPrChange w:id="1283" w:author="Steve Maas" w:date="2014-01-02T13:00:00Z">
              <w:tcPr>
                <w:tcW w:w="4788" w:type="dxa"/>
              </w:tcPr>
            </w:tcPrChange>
          </w:tcPr>
          <w:p w14:paraId="481CCA18" w14:textId="28437B4E" w:rsidR="004275BE" w:rsidRDefault="004275BE" w:rsidP="006E3A74">
            <w:pPr>
              <w:rPr>
                <w:ins w:id="1284" w:author="Steve Maas" w:date="2014-01-02T13:00:00Z"/>
              </w:rPr>
            </w:pPr>
            <w:ins w:id="1285" w:author="Steve Maas" w:date="2014-01-02T13:00:00Z">
              <w:r>
                <w:t>“birth”-time for this generation</w:t>
              </w:r>
            </w:ins>
          </w:p>
        </w:tc>
      </w:tr>
      <w:tr w:rsidR="004275BE" w14:paraId="67D0A77B" w14:textId="77777777" w:rsidTr="004275BE">
        <w:trPr>
          <w:ins w:id="1286" w:author="Steve Maas" w:date="2014-01-02T13:00:00Z"/>
        </w:trPr>
        <w:tc>
          <w:tcPr>
            <w:tcW w:w="3078" w:type="dxa"/>
            <w:tcPrChange w:id="1287" w:author="Steve Maas" w:date="2014-01-02T13:00:00Z">
              <w:tcPr>
                <w:tcW w:w="4788" w:type="dxa"/>
              </w:tcPr>
            </w:tcPrChange>
          </w:tcPr>
          <w:p w14:paraId="794266E8" w14:textId="43CD3083" w:rsidR="004275BE" w:rsidRPr="004275BE" w:rsidRDefault="004275BE" w:rsidP="006E3A74">
            <w:pPr>
              <w:rPr>
                <w:ins w:id="1288" w:author="Steve Maas" w:date="2014-01-02T13:00:00Z"/>
                <w:rFonts w:ascii="Courier New" w:hAnsi="Courier New" w:cs="Courier New"/>
                <w:rPrChange w:id="1289" w:author="Steve Maas" w:date="2014-01-02T13:00:00Z">
                  <w:rPr>
                    <w:ins w:id="1290" w:author="Steve Maas" w:date="2014-01-02T13:00:00Z"/>
                  </w:rPr>
                </w:rPrChange>
              </w:rPr>
            </w:pPr>
            <w:ins w:id="1291" w:author="Steve Maas" w:date="2014-01-02T13:00:00Z">
              <w:r w:rsidRPr="004275BE">
                <w:rPr>
                  <w:rFonts w:ascii="Courier New" w:hAnsi="Courier New" w:cs="Courier New"/>
                  <w:rPrChange w:id="1292" w:author="Steve Maas" w:date="2014-01-02T13:00:00Z">
                    <w:rPr/>
                  </w:rPrChange>
                </w:rPr>
                <w:t>&lt;solid&gt;</w:t>
              </w:r>
            </w:ins>
          </w:p>
        </w:tc>
        <w:tc>
          <w:tcPr>
            <w:tcW w:w="6498" w:type="dxa"/>
            <w:tcPrChange w:id="1293" w:author="Steve Maas" w:date="2014-01-02T13:00:00Z">
              <w:tcPr>
                <w:tcW w:w="4788" w:type="dxa"/>
              </w:tcPr>
            </w:tcPrChange>
          </w:tcPr>
          <w:p w14:paraId="0372D7E2" w14:textId="46B2BF0C" w:rsidR="004275BE" w:rsidRDefault="004275BE" w:rsidP="006E3A74">
            <w:pPr>
              <w:rPr>
                <w:ins w:id="1294" w:author="Steve Maas" w:date="2014-01-02T13:00:00Z"/>
              </w:rPr>
            </w:pPr>
            <w:ins w:id="1295" w:author="Steve Maas" w:date="2014-01-02T13:00:00Z">
              <w:r>
                <w:t>Specification of the constitutive model for this generation</w:t>
              </w:r>
            </w:ins>
          </w:p>
        </w:tc>
      </w:tr>
    </w:tbl>
    <w:p w14:paraId="700C4ACC" w14:textId="77777777" w:rsidR="004275BE" w:rsidRDefault="004275BE" w:rsidP="006E3A74">
      <w:pPr>
        <w:rPr>
          <w:ins w:id="1296" w:author="Steve Maas" w:date="2014-01-02T12:59:00Z"/>
        </w:rPr>
      </w:pPr>
    </w:p>
    <w:p w14:paraId="6A6DACC7" w14:textId="77777777" w:rsidR="004275BE" w:rsidRDefault="004275BE" w:rsidP="006E3A74">
      <w:pPr>
        <w:rPr>
          <w:ins w:id="1297" w:author="Steve Maas" w:date="2014-01-02T12:59:00Z"/>
        </w:rPr>
      </w:pPr>
    </w:p>
    <w:p w14:paraId="65CABDEB" w14:textId="4E348338" w:rsidR="006E3A74" w:rsidRPr="00690318" w:rsidRDefault="004275BE" w:rsidP="006E3A74">
      <w:ins w:id="1298" w:author="Steve Maas" w:date="2014-01-02T13:01:00Z">
        <w:r>
          <w:t xml:space="preserve">The </w:t>
        </w:r>
        <w:r>
          <w:rPr>
            <w:i/>
          </w:rPr>
          <w:t xml:space="preserve">solid </w:t>
        </w:r>
      </w:ins>
      <w:del w:id="1299" w:author="Steve Maas" w:date="2014-01-02T13:01:00Z">
        <w:r w:rsidR="006E3A74" w:rsidRPr="00690318" w:rsidDel="004275BE">
          <w:delText xml:space="preserve">encloses </w:delText>
        </w:r>
      </w:del>
      <w:ins w:id="1300" w:author="Steve Maas" w:date="2014-01-02T13:01:00Z">
        <w:r>
          <w:t xml:space="preserve">element defins </w:t>
        </w:r>
      </w:ins>
      <w:del w:id="1301"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302"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303" w:author="Steve Maas" w:date="2014-01-02T13:01:00Z"/>
        </w:rPr>
      </w:pPr>
      <w:r w:rsidRPr="00690318">
        <w:t>&lt;material id="1" name="Growing Solid" type="multigeneration"&gt;</w:t>
      </w:r>
    </w:p>
    <w:p w14:paraId="4F9AE4EB" w14:textId="19A820FD" w:rsidR="004275BE" w:rsidRDefault="004275BE" w:rsidP="006E3A74">
      <w:pPr>
        <w:pStyle w:val="code"/>
        <w:rPr>
          <w:ins w:id="1304" w:author="Steve Maas" w:date="2014-01-02T13:01:00Z"/>
        </w:rPr>
      </w:pPr>
      <w:ins w:id="1305" w:author="Steve Maas" w:date="2014-01-02T13:01:00Z">
        <w:r>
          <w:tab/>
          <w:t>&lt;generation id="1"&gt;</w:t>
        </w:r>
      </w:ins>
    </w:p>
    <w:p w14:paraId="620637FD" w14:textId="201C0E7B" w:rsidR="004275BE" w:rsidRPr="00690318" w:rsidRDefault="004275BE">
      <w:pPr>
        <w:pStyle w:val="code"/>
        <w:ind w:left="720"/>
        <w:pPrChange w:id="1306" w:author="Steve Maas" w:date="2014-01-02T13:02:00Z">
          <w:pPr>
            <w:pStyle w:val="code"/>
          </w:pPr>
        </w:pPrChange>
      </w:pPr>
      <w:ins w:id="1307" w:author="Steve Maas" w:date="2014-01-02T13:01:00Z">
        <w:r>
          <w:tab/>
          <w:t>&lt;start_time&gt;0.0&lt;/start_time&gt;</w:t>
        </w:r>
      </w:ins>
    </w:p>
    <w:p w14:paraId="1488B8CC" w14:textId="433E4FCA" w:rsidR="006E3A74" w:rsidRPr="00690318" w:rsidRDefault="006E3A74">
      <w:pPr>
        <w:pStyle w:val="code"/>
        <w:ind w:left="720"/>
        <w:pPrChange w:id="1308" w:author="Steve Maas" w:date="2014-01-02T13:02:00Z">
          <w:pPr>
            <w:pStyle w:val="code"/>
          </w:pPr>
        </w:pPrChange>
      </w:pPr>
      <w:r w:rsidRPr="00690318">
        <w:tab/>
        <w:t>&lt;solid type="Holmes-Mow"</w:t>
      </w:r>
      <w:del w:id="1309"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310" w:author="Steve Maas" w:date="2014-01-02T13:02:00Z">
          <w:pPr>
            <w:pStyle w:val="code"/>
          </w:pPr>
        </w:pPrChange>
      </w:pPr>
      <w:r w:rsidRPr="00690318">
        <w:tab/>
      </w:r>
      <w:r w:rsidRPr="00690318">
        <w:tab/>
        <w:t>&lt;</w:t>
      </w:r>
      <w:proofErr w:type="gramStart"/>
      <w:r w:rsidRPr="00690318">
        <w:t>density&gt;</w:t>
      </w:r>
      <w:proofErr w:type="gramEnd"/>
      <w:r w:rsidRPr="00690318">
        <w:t>1&lt;/density&gt;</w:t>
      </w:r>
    </w:p>
    <w:p w14:paraId="3D891252" w14:textId="77777777" w:rsidR="006E3A74" w:rsidRPr="00690318" w:rsidRDefault="006E3A74">
      <w:pPr>
        <w:pStyle w:val="code"/>
        <w:ind w:left="720"/>
        <w:pPrChange w:id="1311" w:author="Steve Maas" w:date="2014-01-02T13:02:00Z">
          <w:pPr>
            <w:pStyle w:val="code"/>
          </w:pPr>
        </w:pPrChange>
      </w:pPr>
      <w:r w:rsidRPr="00690318">
        <w:lastRenderedPageBreak/>
        <w:tab/>
      </w:r>
      <w:r w:rsidRPr="00690318">
        <w:tab/>
        <w:t>&lt;E&gt;1&lt;/E&gt;</w:t>
      </w:r>
    </w:p>
    <w:p w14:paraId="4E909F3E" w14:textId="77777777" w:rsidR="006E3A74" w:rsidRPr="00690318" w:rsidRDefault="006E3A74">
      <w:pPr>
        <w:pStyle w:val="code"/>
        <w:ind w:left="720"/>
        <w:pPrChange w:id="1312"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313" w:author="Steve Maas" w:date="2014-01-02T13:02:00Z">
          <w:pPr>
            <w:pStyle w:val="code"/>
          </w:pPr>
        </w:pPrChange>
      </w:pPr>
      <w:r w:rsidRPr="00690318">
        <w:tab/>
      </w:r>
      <w:r w:rsidRPr="00690318">
        <w:tab/>
        <w:t>&lt;</w:t>
      </w:r>
      <w:proofErr w:type="gramStart"/>
      <w:r w:rsidRPr="00690318">
        <w:t>beta&gt;</w:t>
      </w:r>
      <w:proofErr w:type="gramEnd"/>
      <w:r w:rsidRPr="00690318">
        <w:t>0.1&lt;/beta&gt;</w:t>
      </w:r>
    </w:p>
    <w:p w14:paraId="50EC5247" w14:textId="77777777" w:rsidR="006E3A74" w:rsidRDefault="006E3A74">
      <w:pPr>
        <w:pStyle w:val="code"/>
        <w:ind w:left="720"/>
        <w:rPr>
          <w:ins w:id="1314" w:author="Steve Maas" w:date="2014-01-02T13:02:00Z"/>
        </w:rPr>
        <w:pPrChange w:id="1315" w:author="Steve Maas" w:date="2014-01-02T13:02:00Z">
          <w:pPr>
            <w:pStyle w:val="code"/>
          </w:pPr>
        </w:pPrChange>
      </w:pPr>
      <w:r w:rsidRPr="00690318">
        <w:tab/>
        <w:t>&lt;/solid&gt;</w:t>
      </w:r>
    </w:p>
    <w:p w14:paraId="6F6437EF" w14:textId="7AEB4BBC" w:rsidR="004275BE" w:rsidRDefault="004275BE" w:rsidP="009339D1">
      <w:pPr>
        <w:pStyle w:val="code"/>
        <w:rPr>
          <w:ins w:id="1316" w:author="Steve Maas" w:date="2014-01-02T13:02:00Z"/>
        </w:rPr>
      </w:pPr>
      <w:ins w:id="1317" w:author="Steve Maas" w:date="2014-01-02T13:02:00Z">
        <w:r>
          <w:tab/>
          <w:t>&lt;/generation&gt;</w:t>
        </w:r>
      </w:ins>
    </w:p>
    <w:p w14:paraId="31BEAC78" w14:textId="334E2E61" w:rsidR="004275BE" w:rsidRDefault="004275BE" w:rsidP="00FE00A6">
      <w:pPr>
        <w:pStyle w:val="code"/>
        <w:rPr>
          <w:ins w:id="1318" w:author="Steve Maas" w:date="2014-01-02T13:02:00Z"/>
        </w:rPr>
      </w:pPr>
      <w:ins w:id="1319" w:author="Steve Maas" w:date="2014-01-02T13:02:00Z">
        <w:r>
          <w:tab/>
          <w:t>&lt;generation id="2"&gt;</w:t>
        </w:r>
      </w:ins>
    </w:p>
    <w:p w14:paraId="7537CD72" w14:textId="74D6322C" w:rsidR="004275BE" w:rsidRPr="00690318" w:rsidRDefault="004275BE">
      <w:pPr>
        <w:pStyle w:val="code"/>
      </w:pPr>
      <w:ins w:id="1320" w:author="Steve Maas" w:date="2014-01-02T13:02:00Z">
        <w:r>
          <w:tab/>
        </w:r>
        <w:r>
          <w:tab/>
          <w:t>&lt;start_time&gt;1.0&lt;/start_time&gt;</w:t>
        </w:r>
      </w:ins>
    </w:p>
    <w:p w14:paraId="151D40D1" w14:textId="584FC81B" w:rsidR="006E3A74" w:rsidRPr="00690318" w:rsidRDefault="006E3A74">
      <w:pPr>
        <w:pStyle w:val="code"/>
        <w:ind w:left="720"/>
        <w:pPrChange w:id="1321" w:author="Steve Maas" w:date="2014-01-02T13:02:00Z">
          <w:pPr>
            <w:pStyle w:val="code"/>
          </w:pPr>
        </w:pPrChange>
      </w:pPr>
      <w:r w:rsidRPr="00690318">
        <w:tab/>
        <w:t>&lt;solid type="Holmes-Mow"</w:t>
      </w:r>
      <w:del w:id="1322"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323" w:author="Steve Maas" w:date="2014-01-02T13:02:00Z">
          <w:pPr>
            <w:pStyle w:val="code"/>
          </w:pPr>
        </w:pPrChange>
      </w:pPr>
      <w:r w:rsidRPr="00690318">
        <w:tab/>
      </w:r>
      <w:r w:rsidRPr="00690318">
        <w:tab/>
        <w:t>&lt;</w:t>
      </w:r>
      <w:proofErr w:type="gramStart"/>
      <w:r w:rsidRPr="00690318">
        <w:t>density&gt;</w:t>
      </w:r>
      <w:proofErr w:type="gramEnd"/>
      <w:r w:rsidRPr="00690318">
        <w:t>1&lt;/density&gt;</w:t>
      </w:r>
    </w:p>
    <w:p w14:paraId="708AC104" w14:textId="77777777" w:rsidR="006E3A74" w:rsidRPr="007D6F0D" w:rsidRDefault="006E3A74">
      <w:pPr>
        <w:pStyle w:val="code"/>
        <w:ind w:left="720"/>
        <w:rPr>
          <w:lang w:val="nl-BE"/>
        </w:rPr>
        <w:pPrChange w:id="1324"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325"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326"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327" w:author="Steve Maas" w:date="2014-01-02T13:02:00Z"/>
        </w:rPr>
        <w:pPrChange w:id="1328"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329" w:author="Steve Maas" w:date="2014-01-02T13:02:00Z">
          <w:pPr>
            <w:pStyle w:val="code"/>
          </w:pPr>
        </w:pPrChange>
      </w:pPr>
      <w:ins w:id="1330"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1" o:title=""/>
          </v:shape>
          <o:OLEObject Type="Embed" ProgID="Equation.DSMT4" ShapeID="_x0000_i1474" DrawAspect="Content" ObjectID="_1459176624"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331" w:name="_Ref162415183"/>
      <w:bookmarkStart w:id="1332" w:name="_Toc377547294"/>
      <w:r w:rsidRPr="0097532C">
        <w:lastRenderedPageBreak/>
        <w:t>Biphasic Materials</w:t>
      </w:r>
      <w:bookmarkEnd w:id="1331"/>
      <w:bookmarkEnd w:id="1332"/>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5" type="#_x0000_t75" style="width:13.5pt;height:10.5pt" o:ole="">
            <v:imagedata r:id="rId934" o:title=""/>
          </v:shape>
          <o:OLEObject Type="Embed" ProgID="Equation.DSMT4" ShapeID="_x0000_i1475" DrawAspect="Content" ObjectID="_1459176625" r:id="rId935"/>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6" o:title=""/>
          </v:shape>
          <o:OLEObject Type="Embed" ProgID="Equation.DSMT4" ShapeID="_x0000_i1476" DrawAspect="Content" ObjectID="_1459176626"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8" o:title=""/>
          </v:shape>
          <o:OLEObject Type="Embed" ProgID="Equation.DSMT4" ShapeID="_x0000_i1477" DrawAspect="Content" ObjectID="_1459176627" r:id="rId939"/>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8" type="#_x0000_t75" style="width:10.5pt;height:13.5pt" o:ole="">
            <v:imagedata r:id="rId940" o:title=""/>
          </v:shape>
          <o:OLEObject Type="Embed" ProgID="Equation.DSMT4" ShapeID="_x0000_i1478" DrawAspect="Content" ObjectID="_1459176628"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333" w:name="_Toc377547295"/>
      <w:r w:rsidRPr="0097532C">
        <w:lastRenderedPageBreak/>
        <w:t>General Specification of Biphasic Materials</w:t>
      </w:r>
      <w:bookmarkEnd w:id="1333"/>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pt;height:19.5pt" o:ole="">
                  <v:imagedata r:id="rId942" o:title=""/>
                </v:shape>
                <o:OLEObject Type="Embed" ProgID="Equation.DSMT4" ShapeID="_x0000_i1479" DrawAspect="Content" ObjectID="_1459176629" r:id="rId943"/>
              </w:object>
            </w:r>
            <w:r w:rsidRPr="000B272C">
              <w:t xml:space="preserve"> in the reference configuration (</w:t>
            </w:r>
            <w:r w:rsidR="00AF2221" w:rsidRPr="00AF2221">
              <w:rPr>
                <w:position w:val="-12"/>
              </w:rPr>
              <w:object w:dxaOrig="980" w:dyaOrig="380" w14:anchorId="4E4E93BE">
                <v:shape id="_x0000_i1480" type="#_x0000_t75" style="width:49.5pt;height:19.5pt" o:ole="">
                  <v:imagedata r:id="rId944" o:title=""/>
                </v:shape>
                <o:OLEObject Type="Embed" ProgID="Equation.DSMT4" ShapeID="_x0000_i1480" DrawAspect="Content" ObjectID="_1459176630" r:id="rId945"/>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5pt;height:18pt" o:ole="">
                  <v:imagedata r:id="rId946" o:title=""/>
                </v:shape>
                <o:OLEObject Type="Embed" ProgID="Equation.DSMT4" ShapeID="_x0000_i1481" DrawAspect="Content" ObjectID="_1459176631" r:id="rId947"/>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2" type="#_x0000_t75" style="width:29.5pt;height:19.5pt" o:ole="">
            <v:imagedata r:id="rId948" o:title=""/>
          </v:shape>
          <o:OLEObject Type="Embed" ProgID="Equation.DSMT4" ShapeID="_x0000_i1482" DrawAspect="Content" ObjectID="_1459176632"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334" w:name="_Ref162413399"/>
      <w:bookmarkStart w:id="1335" w:name="_Toc377547296"/>
      <w:r w:rsidRPr="0097532C">
        <w:lastRenderedPageBreak/>
        <w:t>Permeability Materials</w:t>
      </w:r>
      <w:bookmarkEnd w:id="1334"/>
      <w:bookmarkEnd w:id="1335"/>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336" w:name="_Ref288636620"/>
      <w:bookmarkStart w:id="1337" w:name="_Toc377547297"/>
      <w:r>
        <w:lastRenderedPageBreak/>
        <w:t>Constant Isotropic Permeability</w:t>
      </w:r>
      <w:bookmarkEnd w:id="1336"/>
      <w:bookmarkEnd w:id="1337"/>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0" o:title=""/>
          </v:shape>
          <o:OLEObject Type="Embed" ProgID="Equation.DSMT4" ShapeID="_x0000_i1483" DrawAspect="Content" ObjectID="_1459176633"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2" o:title=""/>
          </v:shape>
          <o:OLEObject Type="Embed" ProgID="Equation.DSMT4" ShapeID="_x0000_i1484" DrawAspect="Content" ObjectID="_1459176635"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w:t>
      </w:r>
      <w:proofErr w:type="gramStart"/>
      <w:r>
        <w:t>perm&gt;</w:t>
      </w:r>
      <w:proofErr w:type="gramEnd"/>
      <w:r>
        <w: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338" w:name="_Toc377547298"/>
      <w:r>
        <w:lastRenderedPageBreak/>
        <w:t>Holmes-Mow</w:t>
      </w:r>
      <w:bookmarkEnd w:id="1338"/>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5pt;height:18pt" o:ole="">
                  <v:imagedata r:id="rId954" o:title=""/>
                </v:shape>
                <o:OLEObject Type="Embed" ProgID="Equation.DSMT4" ShapeID="_x0000_i1485" DrawAspect="Content" ObjectID="_1459176636" r:id="rId955"/>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5pt;height:13.5pt" o:ole="">
                  <v:imagedata r:id="rId956" o:title=""/>
                </v:shape>
                <o:OLEObject Type="Embed" ProgID="Equation.DSMT4" ShapeID="_x0000_i1486" DrawAspect="Content" ObjectID="_1459176637" r:id="rId957"/>
              </w:object>
            </w:r>
            <w:r w:rsidDel="00C526D6">
              <w:t xml:space="preserve"> (</w:t>
            </w:r>
            <w:r w:rsidR="00AF2221" w:rsidRPr="00AF2221">
              <w:rPr>
                <w:position w:val="-6"/>
              </w:rPr>
              <w:object w:dxaOrig="680" w:dyaOrig="279" w14:anchorId="1B686960">
                <v:shape id="_x0000_i1487" type="#_x0000_t75" style="width:34pt;height:14pt" o:ole="">
                  <v:imagedata r:id="rId958" o:title=""/>
                </v:shape>
                <o:OLEObject Type="Embed" ProgID="Equation.DSMT4" ShapeID="_x0000_i1487" DrawAspect="Content" ObjectID="_1459176638" r:id="rId959"/>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2pt;height:10.5pt" o:ole="">
                  <v:imagedata r:id="rId960" o:title=""/>
                </v:shape>
                <o:OLEObject Type="Embed" ProgID="Equation.DSMT4" ShapeID="_x0000_i1488" DrawAspect="Content" ObjectID="_1459176639" r:id="rId961"/>
              </w:object>
            </w:r>
            <w:r>
              <w:t xml:space="preserve"> </w:t>
            </w:r>
            <w:r w:rsidR="00AF2221" w:rsidRPr="00AF2221">
              <w:rPr>
                <w:position w:val="-14"/>
              </w:rPr>
              <w:object w:dxaOrig="780" w:dyaOrig="400" w14:anchorId="742F9DEA">
                <v:shape id="_x0000_i1489" type="#_x0000_t75" style="width:39.5pt;height:19.5pt" o:ole="">
                  <v:imagedata r:id="rId962" o:title=""/>
                </v:shape>
                <o:OLEObject Type="Embed" ProgID="Equation.DSMT4" ShapeID="_x0000_i1489" DrawAspect="Content" ObjectID="_1459176640" r:id="rId963"/>
              </w:objec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4" o:title=""/>
          </v:shape>
          <o:OLEObject Type="Embed" ProgID="Equation.DSMT4" ShapeID="_x0000_i1490" DrawAspect="Content" ObjectID="_1459176641" r:id="rId965"/>
        </w:object>
      </w:r>
      <w:r>
        <w:t>,</w:t>
      </w:r>
    </w:p>
    <w:p w14:paraId="2A6C89F4" w14:textId="77777777" w:rsidR="006A0BC1" w:rsidRDefault="006A0BC1" w:rsidP="006A0BC1">
      <w:proofErr w:type="gramStart"/>
      <w:r>
        <w:t>where</w:t>
      </w:r>
      <w:proofErr w:type="gramEnd"/>
      <w:r>
        <w:t>,</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6" o:title=""/>
          </v:shape>
          <o:OLEObject Type="Embed" ProgID="Equation.DSMT4" ShapeID="_x0000_i1491" DrawAspect="Content" ObjectID="_1459176642" r:id="rId967"/>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8" o:title=""/>
          </v:shape>
          <o:OLEObject Type="Embed" ProgID="Equation.DSMT4" ShapeID="_x0000_i1492" DrawAspect="Content" ObjectID="_1459176643"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w:t>
      </w:r>
      <w:proofErr w:type="gramStart"/>
      <w:r>
        <w:t>perm&gt;</w:t>
      </w:r>
      <w:proofErr w:type="gramEnd"/>
      <w:r>
        <w: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w:t>
      </w:r>
      <w:proofErr w:type="gramStart"/>
      <w:r>
        <w:t>alpha&gt;</w:t>
      </w:r>
      <w:proofErr w:type="gramEnd"/>
      <w:r>
        <w: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339" w:name="_Toc377547299"/>
      <w:r>
        <w:lastRenderedPageBreak/>
        <w:t>Referentially Isotropic Permeability</w:t>
      </w:r>
      <w:bookmarkEnd w:id="1339"/>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5pt;height:18pt" o:ole="">
                  <v:imagedata r:id="rId970" o:title=""/>
                </v:shape>
                <o:OLEObject Type="Embed" ProgID="Equation.DSMT4" ShapeID="_x0000_i1493" DrawAspect="Content" ObjectID="_1459176644" r:id="rId971"/>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pt;height:18pt" o:ole="">
                  <v:imagedata r:id="rId972" o:title=""/>
                </v:shape>
                <o:OLEObject Type="Embed" ProgID="Equation.DSMT4" ShapeID="_x0000_i1494" DrawAspect="Content" ObjectID="_1459176645" r:id="rId973"/>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5pt;height:18pt" o:ole="">
                  <v:imagedata r:id="rId974" o:title=""/>
                </v:shape>
                <o:OLEObject Type="Embed" ProgID="Equation.DSMT4" ShapeID="_x0000_i1495" DrawAspect="Content" ObjectID="_1459176646" r:id="rId975"/>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5pt;height:13.5pt" o:ole="">
                  <v:imagedata r:id="rId976" o:title=""/>
                </v:shape>
                <o:OLEObject Type="Embed" ProgID="Equation.DSMT4" ShapeID="_x0000_i1496" DrawAspect="Content" ObjectID="_1459176647" r:id="rId977"/>
              </w:object>
            </w:r>
            <w:r>
              <w:t xml:space="preserve"> (</w:t>
            </w:r>
            <w:r w:rsidR="00AF2221" w:rsidRPr="00AF2221">
              <w:rPr>
                <w:position w:val="-6"/>
              </w:rPr>
              <w:object w:dxaOrig="680" w:dyaOrig="279" w14:anchorId="24D47124">
                <v:shape id="_x0000_i1497" type="#_x0000_t75" style="width:34pt;height:14pt" o:ole="">
                  <v:imagedata r:id="rId978" o:title=""/>
                </v:shape>
                <o:OLEObject Type="Embed" ProgID="Equation.DSMT4" ShapeID="_x0000_i1497" DrawAspect="Content" ObjectID="_1459176648" r:id="rId979"/>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2pt;height:10.5pt" o:ole="">
                  <v:imagedata r:id="rId980" o:title=""/>
                </v:shape>
                <o:OLEObject Type="Embed" ProgID="Equation.DSMT4" ShapeID="_x0000_i1498" DrawAspect="Content" ObjectID="_1459176649" r:id="rId981"/>
              </w:object>
            </w:r>
            <w:r>
              <w:t xml:space="preserve"> (</w:t>
            </w:r>
            <w:r w:rsidR="00AF2221" w:rsidRPr="00AF2221">
              <w:rPr>
                <w:position w:val="-6"/>
              </w:rPr>
              <w:object w:dxaOrig="580" w:dyaOrig="279" w14:anchorId="4D40EECD">
                <v:shape id="_x0000_i1499" type="#_x0000_t75" style="width:29.5pt;height:14pt" o:ole="">
                  <v:imagedata r:id="rId982" o:title=""/>
                </v:shape>
                <o:OLEObject Type="Embed" ProgID="Equation.DSMT4" ShapeID="_x0000_i1499" DrawAspect="Content" ObjectID="_1459176650" r:id="rId983"/>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4" o:title=""/>
          </v:shape>
          <o:OLEObject Type="Embed" ProgID="Equation.DSMT4" ShapeID="_x0000_i1500" DrawAspect="Content" ObjectID="_1459176651" r:id="rId985"/>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1" type="#_x0000_t75" style="width:10.5pt;height:14pt" o:ole="">
            <v:imagedata r:id="rId986" o:title=""/>
          </v:shape>
          <o:OLEObject Type="Embed" ProgID="Equation.DSMT4" ShapeID="_x0000_i1501" DrawAspect="Content" ObjectID="_1459176652"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8" o:title=""/>
          </v:shape>
          <o:OLEObject Type="Embed" ProgID="Equation.DSMT4" ShapeID="_x0000_i1502" DrawAspect="Content" ObjectID="_1459176653" r:id="rId989"/>
        </w:object>
      </w:r>
      <w:r>
        <w:t xml:space="preserve"> where </w:t>
      </w:r>
      <w:r w:rsidR="00AF2221" w:rsidRPr="00AF2221">
        <w:rPr>
          <w:position w:val="-4"/>
        </w:rPr>
        <w:object w:dxaOrig="220" w:dyaOrig="260" w14:anchorId="36F0D9F9">
          <v:shape id="_x0000_i1503" type="#_x0000_t75" style="width:10.5pt;height:13.5pt" o:ole="">
            <v:imagedata r:id="rId990" o:title=""/>
          </v:shape>
          <o:OLEObject Type="Embed" ProgID="Equation.DSMT4" ShapeID="_x0000_i1503" DrawAspect="Content" ObjectID="_1459176654"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2" o:title=""/>
          </v:shape>
          <o:OLEObject Type="Embed" ProgID="Equation.DSMT4" ShapeID="_x0000_i1504" DrawAspect="Content" ObjectID="_1459176655"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4" o:title=""/>
          </v:shape>
          <o:OLEObject Type="Embed" ProgID="Equation.DSMT4" ShapeID="_x0000_i1505" DrawAspect="Content" ObjectID="_1459176656" r:id="rId995"/>
        </w:object>
      </w:r>
      <w:r>
        <w:t xml:space="preserve">) is isotropic and given </w:t>
      </w:r>
      <w:proofErr w:type="gramStart"/>
      <w:r>
        <w:t xml:space="preserve">by </w:t>
      </w:r>
      <w:proofErr w:type="gramEnd"/>
      <w:r w:rsidR="00AF2221" w:rsidRPr="00AF2221">
        <w:rPr>
          <w:position w:val="-14"/>
        </w:rPr>
        <w:object w:dxaOrig="2020" w:dyaOrig="400" w14:anchorId="0B74E8DC">
          <v:shape id="_x0000_i1506" type="#_x0000_t75" style="width:101.5pt;height:19.5pt" o:ole="">
            <v:imagedata r:id="rId996" o:title=""/>
          </v:shape>
          <o:OLEObject Type="Embed" ProgID="Equation.DSMT4" ShapeID="_x0000_i1506" DrawAspect="Content" ObjectID="_1459176657"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w:t>
      </w:r>
      <w:proofErr w:type="gramStart"/>
      <w:r>
        <w:t>alpha&gt;</w:t>
      </w:r>
      <w:proofErr w:type="gramEnd"/>
      <w:r>
        <w: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340" w:name="_Toc377547300"/>
      <w:r>
        <w:lastRenderedPageBreak/>
        <w:t>Referentially Orthotropic Permeability</w:t>
      </w:r>
      <w:bookmarkEnd w:id="1340"/>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5pt;height:18pt" o:ole="">
                  <v:imagedata r:id="rId998" o:title=""/>
                </v:shape>
                <o:OLEObject Type="Embed" ProgID="Equation.DSMT4" ShapeID="_x0000_i1507" DrawAspect="Content" ObjectID="_1459176658" r:id="rId999"/>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pt;height:19.5pt" o:ole="">
                  <v:imagedata r:id="rId1000" o:title=""/>
                </v:shape>
                <o:OLEObject Type="Embed" ProgID="Equation.DSMT4" ShapeID="_x0000_i1508" DrawAspect="Content" ObjectID="_1459176659" r:id="rId1001"/>
              </w:object>
            </w:r>
            <w:r>
              <w:t xml:space="preserve"> along orthogonal directions (</w:t>
            </w:r>
            <w:r w:rsidR="00AF2221" w:rsidRPr="00AF2221">
              <w:rPr>
                <w:position w:val="-10"/>
              </w:rPr>
              <w:object w:dxaOrig="920" w:dyaOrig="320" w14:anchorId="4C3A766C">
                <v:shape id="_x0000_i1509" type="#_x0000_t75" style="width:45.5pt;height:16.5pt" o:ole="">
                  <v:imagedata r:id="rId1002" o:title=""/>
                </v:shape>
                <o:OLEObject Type="Embed" ProgID="Equation.DSMT4" ShapeID="_x0000_i1509" DrawAspect="Content" ObjectID="_1459176660" r:id="rId1003"/>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5pt;height:19.5pt" o:ole="">
                  <v:imagedata r:id="rId1004" o:title=""/>
                </v:shape>
                <o:OLEObject Type="Embed" ProgID="Equation.DSMT4" ShapeID="_x0000_i1510" DrawAspect="Content" ObjectID="_1459176661" r:id="rId1005"/>
              </w:object>
            </w:r>
            <w:r>
              <w:t xml:space="preserve"> along orthogonal directions (</w:t>
            </w:r>
            <w:r w:rsidR="00AF2221" w:rsidRPr="00AF2221">
              <w:rPr>
                <w:position w:val="-10"/>
              </w:rPr>
              <w:object w:dxaOrig="920" w:dyaOrig="320" w14:anchorId="18724FAB">
                <v:shape id="_x0000_i1511" type="#_x0000_t75" style="width:45.5pt;height:16.5pt" o:ole="">
                  <v:imagedata r:id="rId1006" o:title=""/>
                </v:shape>
                <o:OLEObject Type="Embed" ProgID="Equation.DSMT4" ShapeID="_x0000_i1511" DrawAspect="Content" ObjectID="_1459176662" r:id="rId1007"/>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5pt;height:18pt" o:ole="">
                  <v:imagedata r:id="rId1008" o:title=""/>
                </v:shape>
                <o:OLEObject Type="Embed" ProgID="Equation.DSMT4" ShapeID="_x0000_i1512" DrawAspect="Content" ObjectID="_1459176663" r:id="rId1009"/>
              </w:object>
            </w:r>
            <w:r>
              <w:t xml:space="preserve"> (</w:t>
            </w:r>
            <w:r w:rsidR="00AF2221" w:rsidRPr="00AF2221">
              <w:rPr>
                <w:position w:val="-12"/>
              </w:rPr>
              <w:object w:dxaOrig="760" w:dyaOrig="360" w14:anchorId="7D9815F0">
                <v:shape id="_x0000_i1513" type="#_x0000_t75" style="width:38pt;height:18pt" o:ole="">
                  <v:imagedata r:id="rId1010" o:title=""/>
                </v:shape>
                <o:OLEObject Type="Embed" ProgID="Equation.DSMT4" ShapeID="_x0000_i1513" DrawAspect="Content" ObjectID="_1459176664" r:id="rId1011"/>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5pt;height:18pt" o:ole="">
                  <v:imagedata r:id="rId1012" o:title=""/>
                </v:shape>
                <o:OLEObject Type="Embed" ProgID="Equation.DSMT4" ShapeID="_x0000_i1514" DrawAspect="Content" ObjectID="_1459176665" r:id="rId1013"/>
              </w:object>
            </w:r>
            <w:r>
              <w:t xml:space="preserve"> (</w:t>
            </w:r>
            <w:r w:rsidR="00AF2221" w:rsidRPr="00AF2221">
              <w:rPr>
                <w:position w:val="-10"/>
              </w:rPr>
              <w:object w:dxaOrig="920" w:dyaOrig="320" w14:anchorId="119646C0">
                <v:shape id="_x0000_i1515" type="#_x0000_t75" style="width:45.5pt;height:16.5pt" o:ole="">
                  <v:imagedata r:id="rId1014" o:title=""/>
                </v:shape>
                <o:OLEObject Type="Embed" ProgID="Equation.DSMT4" ShapeID="_x0000_i1515" DrawAspect="Content" ObjectID="_1459176666" r:id="rId1015"/>
              </w:object>
            </w:r>
            <w:r>
              <w:t xml:space="preserve">, </w:t>
            </w:r>
            <w:r w:rsidR="00AF2221" w:rsidRPr="00AF2221">
              <w:rPr>
                <w:position w:val="-12"/>
              </w:rPr>
              <w:object w:dxaOrig="760" w:dyaOrig="360" w14:anchorId="07D5B58F">
                <v:shape id="_x0000_i1516" type="#_x0000_t75" style="width:38pt;height:18pt" o:ole="">
                  <v:imagedata r:id="rId1016" o:title=""/>
                </v:shape>
                <o:OLEObject Type="Embed" ProgID="Equation.DSMT4" ShapeID="_x0000_i1516" DrawAspect="Content" ObjectID="_1459176667" r:id="rId1017"/>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pt;height:18pt" o:ole="">
                  <v:imagedata r:id="rId1018" o:title=""/>
                </v:shape>
                <o:OLEObject Type="Embed" ProgID="Equation.DSMT4" ShapeID="_x0000_i1517" DrawAspect="Content" ObjectID="_1459176668" r:id="rId1019"/>
              </w:object>
            </w:r>
            <w:r>
              <w:t xml:space="preserve"> (</w:t>
            </w:r>
            <w:r w:rsidR="00AF2221" w:rsidRPr="00AF2221">
              <w:rPr>
                <w:position w:val="-12"/>
              </w:rPr>
              <w:object w:dxaOrig="660" w:dyaOrig="360" w14:anchorId="6894CD20">
                <v:shape id="_x0000_i1518" type="#_x0000_t75" style="width:32.5pt;height:18pt" o:ole="">
                  <v:imagedata r:id="rId1020" o:title=""/>
                </v:shape>
                <o:OLEObject Type="Embed" ProgID="Equation.DSMT4" ShapeID="_x0000_i1518" DrawAspect="Content" ObjectID="_1459176669" r:id="rId1021"/>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pt;height:18pt" o:ole="">
                  <v:imagedata r:id="rId1022" o:title=""/>
                </v:shape>
                <o:OLEObject Type="Embed" ProgID="Equation.DSMT4" ShapeID="_x0000_i1519" DrawAspect="Content" ObjectID="_1459176670" r:id="rId1023"/>
              </w:object>
            </w:r>
            <w:r>
              <w:t xml:space="preserve"> (</w:t>
            </w:r>
            <w:r w:rsidR="00AF2221" w:rsidRPr="00AF2221">
              <w:rPr>
                <w:position w:val="-10"/>
              </w:rPr>
              <w:object w:dxaOrig="920" w:dyaOrig="320" w14:anchorId="0F539FCB">
                <v:shape id="_x0000_i1520" type="#_x0000_t75" style="width:45.5pt;height:16.5pt" o:ole="">
                  <v:imagedata r:id="rId1024" o:title=""/>
                </v:shape>
                <o:OLEObject Type="Embed" ProgID="Equation.DSMT4" ShapeID="_x0000_i1520" DrawAspect="Content" ObjectID="_1459176671" r:id="rId1025"/>
              </w:object>
            </w:r>
            <w:r>
              <w:t xml:space="preserve">, </w:t>
            </w:r>
            <w:r w:rsidR="00AF2221" w:rsidRPr="00AF2221">
              <w:rPr>
                <w:position w:val="-12"/>
              </w:rPr>
              <w:object w:dxaOrig="680" w:dyaOrig="360" w14:anchorId="3C3DBFA7">
                <v:shape id="_x0000_i1521" type="#_x0000_t75" style="width:34pt;height:18pt" o:ole="">
                  <v:imagedata r:id="rId1026" o:title=""/>
                </v:shape>
                <o:OLEObject Type="Embed" ProgID="Equation.DSMT4" ShapeID="_x0000_i1521" DrawAspect="Content" ObjectID="_1459176672" r:id="rId1027"/>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8" o:title=""/>
          </v:shape>
          <o:OLEObject Type="Embed" ProgID="Equation.DSMT4" ShapeID="_x0000_i1522" DrawAspect="Content" ObjectID="_1459176673" r:id="rId1029"/>
        </w:object>
      </w:r>
      <w:r>
        <w:t>,</w:t>
      </w:r>
    </w:p>
    <w:p w14:paraId="6B19AEF7" w14:textId="77777777" w:rsidR="006A0BC1" w:rsidRDefault="006A0BC1" w:rsidP="006A0BC1">
      <w:proofErr w:type="gramStart"/>
      <w:r>
        <w:t>where</w:t>
      </w:r>
      <w:proofErr w:type="gramEnd"/>
      <w:r>
        <w:t>,</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0" o:title=""/>
          </v:shape>
          <o:OLEObject Type="Embed" ProgID="Equation.DSMT4" ShapeID="_x0000_i1523" DrawAspect="Content" ObjectID="_1459176674" r:id="rId1031"/>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2" o:title=""/>
          </v:shape>
          <o:OLEObject Type="Embed" ProgID="Equation.DSMT4" ShapeID="_x0000_i1524" DrawAspect="Content" ObjectID="_1459176675" r:id="rId1033"/>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4" o:title=""/>
          </v:shape>
          <o:OLEObject Type="Embed" ProgID="Equation.DSMT4" ShapeID="_x0000_i1525" DrawAspect="Content" ObjectID="_1459176676" r:id="rId1035"/>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6" o:title=""/>
          </v:shape>
          <o:OLEObject Type="Embed" ProgID="Equation.DSMT4" ShapeID="_x0000_i1526" DrawAspect="Content" ObjectID="_1459176677"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8" o:title=""/>
          </v:shape>
          <o:OLEObject Type="Embed" ProgID="Equation.DSMT4" ShapeID="_x0000_i1527" DrawAspect="Content" ObjectID="_1459176678" r:id="rId1039"/>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0" o:title=""/>
          </v:shape>
          <o:OLEObject Type="Embed" ProgID="Equation.DSMT4" ShapeID="_x0000_i1528" DrawAspect="Content" ObjectID="_1459176679" r:id="rId1041"/>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9" type="#_x0000_t75" style="width:16.5pt;height:18pt" o:ole="">
            <v:imagedata r:id="rId1042" o:title=""/>
          </v:shape>
          <o:OLEObject Type="Embed" ProgID="Equation.DSMT4" ShapeID="_x0000_i1529" DrawAspect="Content" ObjectID="_1459176680"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4" o:title=""/>
          </v:shape>
          <o:OLEObject Type="Embed" ProgID="Equation.DSMT4" ShapeID="_x0000_i1530" DrawAspect="Content" ObjectID="_1459176681" r:id="rId1045"/>
        </w:object>
      </w:r>
      <w:r>
        <w:t xml:space="preserve">) is given </w:t>
      </w:r>
      <w:proofErr w:type="gramStart"/>
      <w:r>
        <w:t xml:space="preserve">by </w:t>
      </w:r>
      <w:proofErr w:type="gramEnd"/>
      <w:r w:rsidR="00AF2221" w:rsidRPr="00AF2221">
        <w:rPr>
          <w:position w:val="-28"/>
        </w:rPr>
        <w:object w:dxaOrig="3060" w:dyaOrig="680" w14:anchorId="3B826295">
          <v:shape id="_x0000_i1531" type="#_x0000_t75" style="width:152.5pt;height:34pt" o:ole="">
            <v:imagedata r:id="rId1046" o:title=""/>
          </v:shape>
          <o:OLEObject Type="Embed" ProgID="Equation.DSMT4" ShapeID="_x0000_i1531" DrawAspect="Content" ObjectID="_1459176682"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w:t>
      </w:r>
      <w:proofErr w:type="gramStart"/>
      <w:r>
        <w:t>alpha&gt;</w:t>
      </w:r>
      <w:proofErr w:type="gramEnd"/>
      <w:r>
        <w: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341" w:name="_Toc377547301"/>
      <w:r>
        <w:lastRenderedPageBreak/>
        <w:t>Referentially Transversely Isotropic Permeability</w:t>
      </w:r>
      <w:bookmarkEnd w:id="1341"/>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5pt;height:18pt" o:ole="">
                  <v:imagedata r:id="rId1048" o:title=""/>
                </v:shape>
                <o:OLEObject Type="Embed" ProgID="Equation.DSMT4" ShapeID="_x0000_i1532" DrawAspect="Content" ObjectID="_1459176683" r:id="rId1049"/>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pt;height:19.5pt" o:ole="">
                  <v:imagedata r:id="rId1050" o:title=""/>
                </v:shape>
                <o:OLEObject Type="Embed" ProgID="Equation.DSMT4" ShapeID="_x0000_i1533" DrawAspect="Content" ObjectID="_1459176684" r:id="rId1051"/>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5pt;height:19.5pt" o:ole="">
                  <v:imagedata r:id="rId1052" o:title=""/>
                </v:shape>
                <o:OLEObject Type="Embed" ProgID="Equation.DSMT4" ShapeID="_x0000_i1534" DrawAspect="Content" ObjectID="_1459176685" r:id="rId1053"/>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pt;height:19.5pt" o:ole="">
                  <v:imagedata r:id="rId1054" o:title=""/>
                </v:shape>
                <o:OLEObject Type="Embed" ProgID="Equation.DSMT4" ShapeID="_x0000_i1535" DrawAspect="Content" ObjectID="_1459176686" r:id="rId1055"/>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5pt;height:19.5pt" o:ole="">
                  <v:imagedata r:id="rId1056" o:title=""/>
                </v:shape>
                <o:OLEObject Type="Embed" ProgID="Equation.DSMT4" ShapeID="_x0000_i1536" DrawAspect="Content" ObjectID="_1459176687" r:id="rId1057"/>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5pt;height:18pt" o:ole="">
                  <v:imagedata r:id="rId1058" o:title=""/>
                </v:shape>
                <o:OLEObject Type="Embed" ProgID="Equation.DSMT4" ShapeID="_x0000_i1537" DrawAspect="Content" ObjectID="_1459176688" r:id="rId1059"/>
              </w:object>
            </w:r>
            <w:r>
              <w:t xml:space="preserve"> (</w:t>
            </w:r>
            <w:r w:rsidR="00AF2221" w:rsidRPr="00AF2221">
              <w:rPr>
                <w:position w:val="-12"/>
              </w:rPr>
              <w:object w:dxaOrig="760" w:dyaOrig="360" w14:anchorId="0252BE9C">
                <v:shape id="_x0000_i1538" type="#_x0000_t75" style="width:38pt;height:18pt" o:ole="">
                  <v:imagedata r:id="rId1060" o:title=""/>
                </v:shape>
                <o:OLEObject Type="Embed" ProgID="Equation.DSMT4" ShapeID="_x0000_i1538" DrawAspect="Content" ObjectID="_1459176689" r:id="rId1061"/>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5pt;height:18pt" o:ole="">
                  <v:imagedata r:id="rId1062" o:title=""/>
                </v:shape>
                <o:OLEObject Type="Embed" ProgID="Equation.DSMT4" ShapeID="_x0000_i1539" DrawAspect="Content" ObjectID="_1459176690" r:id="rId1063"/>
              </w:object>
            </w:r>
            <w:r>
              <w:t xml:space="preserve"> (</w:t>
            </w:r>
            <w:r w:rsidR="00AF2221" w:rsidRPr="00AF2221">
              <w:rPr>
                <w:position w:val="-12"/>
              </w:rPr>
              <w:object w:dxaOrig="780" w:dyaOrig="360" w14:anchorId="74F759DD">
                <v:shape id="_x0000_i1540" type="#_x0000_t75" style="width:39.5pt;height:18pt" o:ole="">
                  <v:imagedata r:id="rId1064" o:title=""/>
                </v:shape>
                <o:OLEObject Type="Embed" ProgID="Equation.DSMT4" ShapeID="_x0000_i1540" DrawAspect="Content" ObjectID="_1459176691" r:id="rId1065"/>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5pt;height:18pt" o:ole="">
                  <v:imagedata r:id="rId1066" o:title=""/>
                </v:shape>
                <o:OLEObject Type="Embed" ProgID="Equation.DSMT4" ShapeID="_x0000_i1541" DrawAspect="Content" ObjectID="_1459176692" r:id="rId1067"/>
              </w:object>
            </w:r>
            <w:r>
              <w:t xml:space="preserve"> (</w:t>
            </w:r>
            <w:r w:rsidR="00AF2221" w:rsidRPr="00AF2221">
              <w:rPr>
                <w:position w:val="-12"/>
              </w:rPr>
              <w:object w:dxaOrig="760" w:dyaOrig="360" w14:anchorId="2EF0B942">
                <v:shape id="_x0000_i1542" type="#_x0000_t75" style="width:38pt;height:18pt" o:ole="">
                  <v:imagedata r:id="rId1068" o:title=""/>
                </v:shape>
                <o:OLEObject Type="Embed" ProgID="Equation.DSMT4" ShapeID="_x0000_i1542" DrawAspect="Content" ObjectID="_1459176693" r:id="rId1069"/>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pt;height:18pt" o:ole="">
                  <v:imagedata r:id="rId1070" o:title=""/>
                </v:shape>
                <o:OLEObject Type="Embed" ProgID="Equation.DSMT4" ShapeID="_x0000_i1543" DrawAspect="Content" ObjectID="_1459176694" r:id="rId1071"/>
              </w:object>
            </w:r>
            <w:r>
              <w:t xml:space="preserve"> (</w:t>
            </w:r>
            <w:r w:rsidR="00AF2221" w:rsidRPr="00AF2221">
              <w:rPr>
                <w:position w:val="-12"/>
              </w:rPr>
              <w:object w:dxaOrig="660" w:dyaOrig="360" w14:anchorId="55C36A6B">
                <v:shape id="_x0000_i1544" type="#_x0000_t75" style="width:32.5pt;height:18pt" o:ole="">
                  <v:imagedata r:id="rId1072" o:title=""/>
                </v:shape>
                <o:OLEObject Type="Embed" ProgID="Equation.DSMT4" ShapeID="_x0000_i1544" DrawAspect="Content" ObjectID="_1459176695" r:id="rId1073"/>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5pt;height:18pt" o:ole="">
                  <v:imagedata r:id="rId1074" o:title=""/>
                </v:shape>
                <o:OLEObject Type="Embed" ProgID="Equation.DSMT4" ShapeID="_x0000_i1545" DrawAspect="Content" ObjectID="_1459176696" r:id="rId1075"/>
              </w:object>
            </w:r>
            <w:r>
              <w:t xml:space="preserve"> (</w:t>
            </w:r>
            <w:r w:rsidR="00AF2221" w:rsidRPr="00AF2221">
              <w:rPr>
                <w:position w:val="-12"/>
              </w:rPr>
              <w:object w:dxaOrig="700" w:dyaOrig="360" w14:anchorId="6F158760">
                <v:shape id="_x0000_i1546" type="#_x0000_t75" style="width:34.5pt;height:18pt" o:ole="">
                  <v:imagedata r:id="rId1076" o:title=""/>
                </v:shape>
                <o:OLEObject Type="Embed" ProgID="Equation.DSMT4" ShapeID="_x0000_i1546" DrawAspect="Content" ObjectID="_1459176697" r:id="rId1077"/>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5pt;height:18pt" o:ole="">
                  <v:imagedata r:id="rId1078" o:title=""/>
                </v:shape>
                <o:OLEObject Type="Embed" ProgID="Equation.DSMT4" ShapeID="_x0000_i1547" DrawAspect="Content" ObjectID="_1459176698" r:id="rId1079"/>
              </w:object>
            </w:r>
            <w:r>
              <w:t xml:space="preserve"> (</w:t>
            </w:r>
            <w:r w:rsidR="00AF2221" w:rsidRPr="00AF2221">
              <w:rPr>
                <w:position w:val="-12"/>
              </w:rPr>
              <w:object w:dxaOrig="680" w:dyaOrig="360" w14:anchorId="0BA432B7">
                <v:shape id="_x0000_i1548" type="#_x0000_t75" style="width:34pt;height:18pt" o:ole="">
                  <v:imagedata r:id="rId1080" o:title=""/>
                </v:shape>
                <o:OLEObject Type="Embed" ProgID="Equation.DSMT4" ShapeID="_x0000_i1548" DrawAspect="Content" ObjectID="_1459176699" r:id="rId1081"/>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2" o:title=""/>
          </v:shape>
          <o:OLEObject Type="Embed" ProgID="Equation.DSMT4" ShapeID="_x0000_i1549" DrawAspect="Content" ObjectID="_1459176700" r:id="rId1083"/>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50" type="#_x0000_t75" style="width:10.5pt;height:14pt" o:ole="">
            <v:imagedata r:id="rId1084" o:title=""/>
          </v:shape>
          <o:OLEObject Type="Embed" ProgID="Equation.DSMT4" ShapeID="_x0000_i1550" DrawAspect="Content" ObjectID="_1459176701"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6" o:title=""/>
          </v:shape>
          <o:OLEObject Type="Embed" ProgID="Equation.DSMT4" ShapeID="_x0000_i1551" DrawAspect="Content" ObjectID="_1459176702" r:id="rId1087"/>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8" o:title=""/>
          </v:shape>
          <o:OLEObject Type="Embed" ProgID="Equation.DSMT4" ShapeID="_x0000_i1552" DrawAspect="Content" ObjectID="_1459176703"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0" o:title=""/>
          </v:shape>
          <o:OLEObject Type="Embed" ProgID="Equation.DSMT4" ShapeID="_x0000_i1553" DrawAspect="Content" ObjectID="_1459176704" r:id="rId1091"/>
        </w:object>
      </w:r>
      <w:r>
        <w:t xml:space="preserve"> is the left Cauchy-Green tensor.  </w:t>
      </w:r>
      <w:r w:rsidR="00AF2221" w:rsidRPr="00AF2221">
        <w:rPr>
          <w:position w:val="-4"/>
        </w:rPr>
        <w:object w:dxaOrig="279" w:dyaOrig="200" w14:anchorId="6CEB7720">
          <v:shape id="_x0000_i1554" type="#_x0000_t75" style="width:14pt;height:10pt" o:ole="">
            <v:imagedata r:id="rId1092" o:title=""/>
          </v:shape>
          <o:OLEObject Type="Embed" ProgID="Equation.DSMT4" ShapeID="_x0000_i1554" DrawAspect="Content" ObjectID="_1459176705" r:id="rId1093"/>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4" o:title=""/>
          </v:shape>
          <o:OLEObject Type="Embed" ProgID="Equation.DSMT4" ShapeID="_x0000_i1555" DrawAspect="Content" ObjectID="_1459176706" r:id="rId1095"/>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6" type="#_x0000_t75" style="width:13.5pt;height:14pt" o:ole="">
            <v:imagedata r:id="rId1096" o:title=""/>
          </v:shape>
          <o:OLEObject Type="Embed" ProgID="Equation.DSMT4" ShapeID="_x0000_i1556" DrawAspect="Content" ObjectID="_1459176707"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8" o:title=""/>
          </v:shape>
          <o:OLEObject Type="Embed" ProgID="Equation.DSMT4" ShapeID="_x0000_i1557" DrawAspect="Content" ObjectID="_1459176708" r:id="rId1099"/>
        </w:object>
      </w:r>
      <w:r>
        <w:t xml:space="preserve">) is given </w:t>
      </w:r>
      <w:proofErr w:type="gramStart"/>
      <w:r>
        <w:t xml:space="preserve">by </w:t>
      </w:r>
      <w:proofErr w:type="gramEnd"/>
      <w:r w:rsidR="00AF2221" w:rsidRPr="00AF2221">
        <w:rPr>
          <w:position w:val="-16"/>
        </w:rPr>
        <w:object w:dxaOrig="4959" w:dyaOrig="440" w14:anchorId="2BC723BF">
          <v:shape id="_x0000_i1558" type="#_x0000_t75" style="width:248pt;height:22pt" o:ole="">
            <v:imagedata r:id="rId1100" o:title=""/>
          </v:shape>
          <o:OLEObject Type="Embed" ProgID="Equation.DSMT4" ShapeID="_x0000_i1558" DrawAspect="Content" ObjectID="_1459176709"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w:t>
      </w:r>
      <w:proofErr w:type="gramStart"/>
      <w:r w:rsidRPr="00B92C1F">
        <w:t>alphaA&gt;</w:t>
      </w:r>
      <w:proofErr w:type="gramEnd"/>
      <w:r w:rsidRPr="00B92C1F">
        <w:t>0.5&lt;/alphaA&gt;</w:t>
      </w:r>
    </w:p>
    <w:p w14:paraId="1C0B0898" w14:textId="77777777" w:rsidR="006A0BC1" w:rsidRDefault="006A0BC1" w:rsidP="006A0BC1">
      <w:pPr>
        <w:pStyle w:val="code"/>
      </w:pPr>
      <w:r w:rsidRPr="00B92C1F">
        <w:tab/>
      </w:r>
      <w:r>
        <w:t>&lt;</w:t>
      </w:r>
      <w:proofErr w:type="gramStart"/>
      <w:r>
        <w:t>alphaT&gt;</w:t>
      </w:r>
      <w:proofErr w:type="gramEnd"/>
      <w:r>
        <w: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342" w:name="_Toc377547302"/>
      <w:r>
        <w:lastRenderedPageBreak/>
        <w:t>Fluid Supply Materials</w:t>
      </w:r>
      <w:bookmarkEnd w:id="1342"/>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9" type="#_x0000_t75" style="width:16.5pt;height:18pt" o:ole="">
            <v:imagedata r:id="rId1102" o:title=""/>
          </v:shape>
          <o:OLEObject Type="Embed" ProgID="Equation.DSMT4" ShapeID="_x0000_i1559" DrawAspect="Content" ObjectID="_1459176710"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4" o:title=""/>
          </v:shape>
          <o:OLEObject Type="Embed" ProgID="Equation.DSMT4" ShapeID="_x0000_i1560" DrawAspect="Content" ObjectID="_1459176711" r:id="rId1105"/>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5pt;height:18pt" o:ole="">
            <v:imagedata r:id="rId1106" o:title=""/>
          </v:shape>
          <o:OLEObject Type="Embed" ProgID="Equation.DSMT4" ShapeID="_x0000_i1561" DrawAspect="Content" ObjectID="_1459176712" r:id="rId1107"/>
        </w:object>
      </w:r>
      <w:r w:rsidR="00F25218">
        <w:t xml:space="preserve"> </w:t>
      </w:r>
      <w:proofErr w:type="gramStart"/>
      <w:r w:rsidR="00F25218">
        <w:t>has</w:t>
      </w:r>
      <w:proofErr w:type="gramEnd"/>
      <w:r w:rsidR="00F25218">
        <w:t xml:space="preserve">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343" w:name="_Toc377547303"/>
      <w:r>
        <w:lastRenderedPageBreak/>
        <w:t>Starling Equation</w:t>
      </w:r>
      <w:bookmarkEnd w:id="1343"/>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pt;height:19.5pt" o:ole="">
                  <v:imagedata r:id="rId1108" o:title=""/>
                </v:shape>
                <o:OLEObject Type="Embed" ProgID="Equation.DSMT4" ShapeID="_x0000_i1562" DrawAspect="Content" ObjectID="_1459176713" r:id="rId1109"/>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pt;height:18pt" o:ole="">
                  <v:imagedata r:id="rId1110" o:title=""/>
                </v:shape>
                <o:OLEObject Type="Embed" ProgID="Equation.DSMT4" ShapeID="_x0000_i1563" DrawAspect="Content" ObjectID="_1459176714" r:id="rId1111"/>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2" o:title=""/>
          </v:shape>
          <o:OLEObject Type="Embed" ProgID="Equation.DSMT4" ShapeID="_x0000_i1564" DrawAspect="Content" ObjectID="_1459176715" r:id="rId1113"/>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5" type="#_x0000_t75" style="width:12pt;height:13.5pt" o:ole="">
            <v:imagedata r:id="rId1114" o:title=""/>
          </v:shape>
          <o:OLEObject Type="Embed" ProgID="Equation.DSMT4" ShapeID="_x0000_i1565" DrawAspect="Content" ObjectID="_1459176716"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proofErr w:type="gramStart"/>
      <w:r w:rsidR="00F25218">
        <w:t>kp</w:t>
      </w:r>
      <w:r>
        <w:t>&gt;</w:t>
      </w:r>
      <w:proofErr w:type="gramEnd"/>
      <w:r>
        <w:t>0.001&lt;/</w:t>
      </w:r>
      <w:r w:rsidR="00F25218">
        <w:t>kp</w:t>
      </w:r>
      <w:r>
        <w:t>&gt;</w:t>
      </w:r>
    </w:p>
    <w:p w14:paraId="6CF05FCB" w14:textId="6A5BB210" w:rsidR="00B04CF0" w:rsidRDefault="00B04CF0" w:rsidP="00B04CF0">
      <w:pPr>
        <w:pStyle w:val="code"/>
      </w:pPr>
      <w:r>
        <w:tab/>
        <w:t>&lt;</w:t>
      </w:r>
      <w:proofErr w:type="gramStart"/>
      <w:r w:rsidR="00F25218">
        <w:t>pv</w:t>
      </w:r>
      <w:r>
        <w:t>&gt;</w:t>
      </w:r>
      <w:proofErr w:type="gramEnd"/>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344" w:name="_Toc377547304"/>
      <w:r>
        <w:t>Biphasic-Solute Materials</w:t>
      </w:r>
      <w:bookmarkEnd w:id="1344"/>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7" o:title=""/>
          </v:shape>
          <o:OLEObject Type="Embed" ProgID="Equation.DSMT4" ShapeID="_x0000_i1566" DrawAspect="Content" ObjectID="_1459176717"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9" o:title=""/>
          </v:shape>
          <o:OLEObject Type="Embed" ProgID="Equation.DSMT4" ShapeID="_x0000_i1567" DrawAspect="Content" ObjectID="_1459176718" r:id="rId1120"/>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1" o:title=""/>
          </v:shape>
          <o:OLEObject Type="Embed" ProgID="Equation.DSMT4" ShapeID="_x0000_i1568" DrawAspect="Content" ObjectID="_1459176719"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9" type="#_x0000_t75" style="width:42pt;height:16.5pt" o:ole="">
            <v:imagedata r:id="rId1123" o:title=""/>
          </v:shape>
          <o:OLEObject Type="Embed" ProgID="Equation.DSMT4" ShapeID="_x0000_i1569" DrawAspect="Content" ObjectID="_1459176720" r:id="rId1124"/>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5" o:title=""/>
          </v:shape>
          <o:OLEObject Type="Embed" ProgID="Equation.DSMT4" ShapeID="_x0000_i1570" DrawAspect="Content" ObjectID="_1459176721"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7" o:title=""/>
          </v:shape>
          <o:OLEObject Type="Embed" ProgID="Equation.DSMT4" ShapeID="_x0000_i1571" DrawAspect="Content" ObjectID="_1459176722"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9" o:title=""/>
          </v:shape>
          <o:OLEObject Type="Embed" ProgID="Equation.DSMT4" ShapeID="_x0000_i1572" DrawAspect="Content" ObjectID="_1459176723" r:id="rId1130"/>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3" type="#_x0000_t75" style="width:10pt;height:14pt" o:ole="">
            <v:imagedata r:id="rId1131" o:title=""/>
          </v:shape>
          <o:OLEObject Type="Embed" ProgID="Equation.DSMT4" ShapeID="_x0000_i1573" DrawAspect="Content" ObjectID="_1459176724" r:id="rId1132"/>
        </w:object>
      </w:r>
      <w:r w:rsidRPr="00B27FE9">
        <w:t xml:space="preserve">; </w:t>
      </w:r>
      <w:r w:rsidR="00AF2221" w:rsidRPr="00AF2221">
        <w:rPr>
          <w:position w:val="-6"/>
        </w:rPr>
        <w:object w:dxaOrig="180" w:dyaOrig="220" w14:anchorId="70DB71FE">
          <v:shape id="_x0000_i1574" type="#_x0000_t75" style="width:8.5pt;height:10.5pt" o:ole="">
            <v:imagedata r:id="rId1133" o:title=""/>
          </v:shape>
          <o:OLEObject Type="Embed" ProgID="Equation.DSMT4" ShapeID="_x0000_i1574" DrawAspect="Content" ObjectID="_1459176725"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5" o:title=""/>
          </v:shape>
          <o:OLEObject Type="Embed" ProgID="Equation.DSMT4" ShapeID="_x0000_i1575" DrawAspect="Content" ObjectID="_1459176726"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7" o:title=""/>
          </v:shape>
          <o:OLEObject Type="Embed" ProgID="Equation.DSMT4" ShapeID="_x0000_i1576" DrawAspect="Content" ObjectID="_1459176727" r:id="rId1138"/>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7" type="#_x0000_t75" style="width:10.5pt;height:13.5pt" o:ole="">
            <v:imagedata r:id="rId1139" o:title=""/>
          </v:shape>
          <o:OLEObject Type="Embed" ProgID="Equation.DSMT4" ShapeID="_x0000_i1577" DrawAspect="Content" ObjectID="_1459176728" r:id="rId1140"/>
        </w:object>
      </w:r>
      <w:r w:rsidRPr="00B27FE9">
        <w:t xml:space="preserve">; in general, </w:t>
      </w:r>
      <w:r w:rsidR="00AF2221" w:rsidRPr="00AF2221">
        <w:rPr>
          <w:position w:val="-4"/>
        </w:rPr>
        <w:object w:dxaOrig="220" w:dyaOrig="260" w14:anchorId="1772A75F">
          <v:shape id="_x0000_i1578" type="#_x0000_t75" style="width:10.5pt;height:13.5pt" o:ole="">
            <v:imagedata r:id="rId1141" o:title=""/>
          </v:shape>
          <o:OLEObject Type="Embed" ProgID="Equation.DSMT4" ShapeID="_x0000_i1578" DrawAspect="Content" ObjectID="_1459176729" r:id="rId1142"/>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9" type="#_x0000_t75" style="width:48pt;height:14pt" o:ole="">
            <v:imagedata r:id="rId1143" o:title=""/>
          </v:shape>
          <o:OLEObject Type="Embed" ProgID="Equation.DSMT4" ShapeID="_x0000_i1579" DrawAspect="Content" ObjectID="_1459176730"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5" o:title=""/>
          </v:shape>
          <o:OLEObject Type="Embed" ProgID="Equation.DSMT4" ShapeID="_x0000_i1580" DrawAspect="Content" ObjectID="_1459176731"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7" o:title=""/>
          </v:shape>
          <o:OLEObject Type="Embed" ProgID="Equation.DSMT4" ShapeID="_x0000_i1581" DrawAspect="Content" ObjectID="_1459176732"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9" o:title=""/>
          </v:shape>
          <o:OLEObject Type="Embed" ProgID="Equation.DSMT4" ShapeID="_x0000_i1582" DrawAspect="Content" ObjectID="_1459176733" r:id="rId1150"/>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3" type="#_x0000_t75" style="width:16.5pt;height:19.5pt" o:ole="">
            <v:imagedata r:id="rId1151" o:title=""/>
          </v:shape>
          <o:OLEObject Type="Embed" ProgID="Equation.DSMT4" ShapeID="_x0000_i1583" DrawAspect="Content" ObjectID="_1459176734"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3" o:title=""/>
          </v:shape>
          <o:OLEObject Type="Embed" ProgID="Equation.DSMT4" ShapeID="_x0000_i1584" DrawAspect="Content" ObjectID="_1459176735" r:id="rId1154"/>
        </w:object>
      </w:r>
      <w:r w:rsidRPr="00B27FE9">
        <w:t xml:space="preserve">; </w:t>
      </w:r>
      <w:r w:rsidR="00AF2221" w:rsidRPr="00AF2221">
        <w:rPr>
          <w:position w:val="-12"/>
        </w:rPr>
        <w:object w:dxaOrig="340" w:dyaOrig="380" w14:anchorId="2598661C">
          <v:shape id="_x0000_i1585" type="#_x0000_t75" style="width:16.5pt;height:19.5pt" o:ole="">
            <v:imagedata r:id="rId1155" o:title=""/>
          </v:shape>
          <o:OLEObject Type="Embed" ProgID="Equation.DSMT4" ShapeID="_x0000_i1585" DrawAspect="Content" ObjectID="_1459176736"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7" o:title=""/>
          </v:shape>
          <o:OLEObject Type="Embed" ProgID="Equation.DSMT4" ShapeID="_x0000_i1586" DrawAspect="Content" ObjectID="_1459176737" r:id="rId1158"/>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7" type="#_x0000_t75" style="width:13.5pt;height:12pt" o:ole="">
            <v:imagedata r:id="rId1159" o:title=""/>
          </v:shape>
          <o:OLEObject Type="Embed" ProgID="Equation.DSMT4" ShapeID="_x0000_i1587" DrawAspect="Content" ObjectID="_1459176738" r:id="rId1160"/>
        </w:object>
      </w:r>
      <w:r w:rsidRPr="00B27FE9">
        <w:t xml:space="preserve">; in general, </w:t>
      </w:r>
      <w:r w:rsidR="00AF2221" w:rsidRPr="00AF2221">
        <w:rPr>
          <w:position w:val="-4"/>
        </w:rPr>
        <w:object w:dxaOrig="260" w:dyaOrig="240" w14:anchorId="15D581ED">
          <v:shape id="_x0000_i1588" type="#_x0000_t75" style="width:13.5pt;height:12pt" o:ole="">
            <v:imagedata r:id="rId1161" o:title=""/>
          </v:shape>
          <o:OLEObject Type="Embed" ProgID="Equation.DSMT4" ShapeID="_x0000_i1588" DrawAspect="Content" ObjectID="_1459176739" r:id="rId1162"/>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9" type="#_x0000_t75" style="width:48pt;height:14pt" o:ole="">
            <v:imagedata r:id="rId1163" o:title=""/>
          </v:shape>
          <o:OLEObject Type="Embed" ProgID="Equation.DSMT4" ShapeID="_x0000_i1589" DrawAspect="Content" ObjectID="_1459176740"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5" o:title=""/>
          </v:shape>
          <o:OLEObject Type="Embed" ProgID="Equation.DSMT4" ShapeID="_x0000_i1590" DrawAspect="Content" ObjectID="_1459176741" r:id="rId1166"/>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7" o:title=""/>
          </v:shape>
          <o:OLEObject Type="Embed" ProgID="Equation.DSMT4" ShapeID="_x0000_i1591" DrawAspect="Content" ObjectID="_1459176742"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9" o:title=""/>
          </v:shape>
          <o:OLEObject Type="Embed" ProgID="Equation.DSMT4" ShapeID="_x0000_i1592" DrawAspect="Content" ObjectID="_1459176743" r:id="rId1170"/>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3" type="#_x0000_t75" style="width:10pt;height:10.5pt" o:ole="">
            <v:imagedata r:id="rId1171" o:title=""/>
          </v:shape>
          <o:OLEObject Type="Embed" ProgID="Equation.DSMT4" ShapeID="_x0000_i1593" DrawAspect="Content" ObjectID="_1459176744" r:id="rId1172"/>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3" o:title=""/>
          </v:shape>
          <o:OLEObject Type="Embed" ProgID="Equation.DSMT4" ShapeID="_x0000_i1594" DrawAspect="Content" ObjectID="_1459176745" r:id="rId1174"/>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5" o:title=""/>
          </v:shape>
          <o:OLEObject Type="Embed" ProgID="Equation.DSMT4" ShapeID="_x0000_i1595" DrawAspect="Content" ObjectID="_1459176746"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7" o:title=""/>
          </v:shape>
          <o:OLEObject Type="Embed" ProgID="Equation.DSMT4" ShapeID="_x0000_i1596" DrawAspect="Content" ObjectID="_1459176747" r:id="rId1178"/>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7" type="#_x0000_t75" style="width:8.5pt;height:10.5pt" o:ole="">
            <v:imagedata r:id="rId1179" o:title=""/>
          </v:shape>
          <o:OLEObject Type="Embed" ProgID="Equation.DSMT4" ShapeID="_x0000_i1597" DrawAspect="Content" ObjectID="_1459176748" r:id="rId1180"/>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8" type="#_x0000_t75" style="width:27.5pt;height:14pt" o:ole="">
            <v:imagedata r:id="rId1181" o:title=""/>
          </v:shape>
          <o:OLEObject Type="Embed" ProgID="Equation.DSMT4" ShapeID="_x0000_i1598" DrawAspect="Content" ObjectID="_1459176749"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3" o:title=""/>
          </v:shape>
          <o:OLEObject Type="Embed" ProgID="Equation.DSMT4" ShapeID="_x0000_i1599" DrawAspect="Content" ObjectID="_1459176750"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600" type="#_x0000_t75" style="width:64pt;height:18pt" o:ole="">
            <v:imagedata r:id="rId1185" o:title=""/>
          </v:shape>
          <o:OLEObject Type="Embed" ProgID="Equation.DSMT4" ShapeID="_x0000_i1600" DrawAspect="Content" ObjectID="_1459176751" r:id="rId1186"/>
        </w:object>
      </w:r>
      <w:r w:rsidRPr="00B27FE9">
        <w:t xml:space="preserve">, where </w:t>
      </w:r>
      <w:r w:rsidR="00AF2221" w:rsidRPr="00AF2221">
        <w:rPr>
          <w:position w:val="-6"/>
        </w:rPr>
        <w:object w:dxaOrig="300" w:dyaOrig="320" w14:anchorId="3A551F91">
          <v:shape id="_x0000_i1601" type="#_x0000_t75" style="width:14pt;height:16.5pt" o:ole="">
            <v:imagedata r:id="rId1187" o:title=""/>
          </v:shape>
          <o:OLEObject Type="Embed" ProgID="Equation.DSMT4" ShapeID="_x0000_i1601" DrawAspect="Content" ObjectID="_1459176752"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59176753" r:id="rId1190"/>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3" type="#_x0000_t75" style="width:40pt;height:13.5pt" o:ole="">
            <v:imagedata r:id="rId1191" o:title=""/>
          </v:shape>
          <o:OLEObject Type="Embed" ProgID="Equation.DSMT4" ShapeID="_x0000_i1603" DrawAspect="Content" ObjectID="_1459176754" r:id="rId1192"/>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4" type="#_x0000_t75" style="width:26.5pt;height:14pt" o:ole="">
            <v:imagedata r:id="rId1193" o:title=""/>
          </v:shape>
          <o:OLEObject Type="Embed" ProgID="Equation.DSMT4" ShapeID="_x0000_i1604" DrawAspect="Content" ObjectID="_1459176755"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5" o:title=""/>
          </v:shape>
          <o:OLEObject Type="Embed" ProgID="Equation.DSMT4" ShapeID="_x0000_i1605" DrawAspect="Content" ObjectID="_1459176756" r:id="rId1196"/>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6" type="#_x0000_t75" style="width:38pt;height:16.5pt" o:ole="">
            <v:imagedata r:id="rId1197" o:title=""/>
          </v:shape>
          <o:OLEObject Type="Embed" ProgID="Equation.DSMT4" ShapeID="_x0000_i1606" DrawAspect="Content" ObjectID="_1459176757" r:id="rId1198"/>
        </w:object>
      </w:r>
      <w:r w:rsidRPr="00B27FE9">
        <w:t xml:space="preserve">, where </w:t>
      </w:r>
      <w:r w:rsidR="00AF2221" w:rsidRPr="00AF2221">
        <w:rPr>
          <w:position w:val="-6"/>
        </w:rPr>
        <w:object w:dxaOrig="260" w:dyaOrig="220" w14:anchorId="3DB4F108">
          <v:shape id="_x0000_i1607" type="#_x0000_t75" style="width:13.5pt;height:10.5pt" o:ole="">
            <v:imagedata r:id="rId1199" o:title=""/>
          </v:shape>
          <o:OLEObject Type="Embed" ProgID="Equation.DSMT4" ShapeID="_x0000_i1607" DrawAspect="Content" ObjectID="_1459176758"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1" o:title=""/>
          </v:shape>
          <o:OLEObject Type="Embed" ProgID="Equation.DSMT4" ShapeID="_x0000_i1608" DrawAspect="Content" ObjectID="_1459176759"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3" o:title=""/>
          </v:shape>
          <o:OLEObject Type="Embed" ProgID="Equation.DSMT4" ShapeID="_x0000_i1609" DrawAspect="Content" ObjectID="_1459176760" r:id="rId1204"/>
        </w:object>
      </w:r>
      <w:r w:rsidRPr="00B27FE9">
        <w:t xml:space="preserve"> and </w:t>
      </w:r>
      <w:r w:rsidR="00AF2221" w:rsidRPr="00AF2221">
        <w:rPr>
          <w:position w:val="-10"/>
        </w:rPr>
        <w:object w:dxaOrig="160" w:dyaOrig="320" w14:anchorId="0135AE0F">
          <v:shape id="_x0000_i1610" type="#_x0000_t75" style="width:8pt;height:16.5pt" o:ole="">
            <v:imagedata r:id="rId1205" o:title=""/>
          </v:shape>
          <o:OLEObject Type="Embed" ProgID="Equation.DSMT4" ShapeID="_x0000_i1610" DrawAspect="Content" ObjectID="_1459176761"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7" o:title=""/>
          </v:shape>
          <o:OLEObject Type="Embed" ProgID="Equation.DSMT4" ShapeID="_x0000_i1611" DrawAspect="Content" ObjectID="_1459176762" r:id="rId1208"/>
        </w:object>
      </w:r>
      <w:r w:rsidRPr="00B27FE9">
        <w:t>,</w:t>
      </w:r>
    </w:p>
    <w:p w14:paraId="7CD1DF84" w14:textId="77777777" w:rsidR="006A0BC1" w:rsidRPr="00B27FE9" w:rsidRDefault="006A0BC1" w:rsidP="006A0BC1">
      <w:proofErr w:type="gramStart"/>
      <w:r w:rsidRPr="00B27FE9">
        <w:t>where</w:t>
      </w:r>
      <w:proofErr w:type="gramEnd"/>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9" o:title=""/>
          </v:shape>
          <o:OLEObject Type="Embed" ProgID="Equation.DSMT4" ShapeID="_x0000_i1612" DrawAspect="Content" ObjectID="_1459176763" r:id="rId1210"/>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1" o:title=""/>
          </v:shape>
          <o:OLEObject Type="Embed" ProgID="Equation.DSMT4" ShapeID="_x0000_i1613" DrawAspect="Content" ObjectID="_1459176764"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3" o:title=""/>
          </v:shape>
          <o:OLEObject Type="Embed" ProgID="Equation.DSMT4" ShapeID="_x0000_i1614" DrawAspect="Content" ObjectID="_1459176765"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5" o:title=""/>
          </v:shape>
          <o:OLEObject Type="Embed" ProgID="Equation.DSMT4" ShapeID="_x0000_i1615" DrawAspect="Content" ObjectID="_1459176766"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7" o:title=""/>
          </v:shape>
          <o:OLEObject Type="Embed" ProgID="Equation.DSMT4" ShapeID="_x0000_i1616" DrawAspect="Content" ObjectID="_1459176767" r:id="rId1218"/>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345" w:name="_Toc377547305"/>
      <w:r>
        <w:t>Guidelines for Biphasic-Solute Analyses</w:t>
      </w:r>
      <w:bookmarkEnd w:id="1345"/>
    </w:p>
    <w:p w14:paraId="070AFA22" w14:textId="77777777" w:rsidR="00D71BBF" w:rsidRDefault="00D71BBF" w:rsidP="00D71BBF">
      <w:pPr>
        <w:pStyle w:val="Heading4"/>
      </w:pPr>
      <w:bookmarkStart w:id="1346" w:name="_Ref188327319"/>
      <w:bookmarkStart w:id="1347" w:name="_Toc377547306"/>
      <w:r>
        <w:t>Prescribed Boundary Conditions</w:t>
      </w:r>
      <w:bookmarkEnd w:id="1346"/>
      <w:bookmarkEnd w:id="1347"/>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7" type="#_x0000_t75" style="width:36.5pt;height:19.5pt" o:ole="">
            <v:imagedata r:id="rId1219" o:title=""/>
          </v:shape>
          <o:OLEObject Type="Embed" ProgID="Equation.DSMT4" ShapeID="_x0000_i1617" DrawAspect="Content" ObjectID="_1459176768" r:id="rId1220"/>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8" type="#_x0000_t75" style="width:12pt;height:19.5pt" o:ole="">
            <v:imagedata r:id="rId1221" o:title=""/>
          </v:shape>
          <o:OLEObject Type="Embed" ProgID="Equation.DSMT4" ShapeID="_x0000_i1618" DrawAspect="Content" ObjectID="_1459176769"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3" o:title=""/>
          </v:shape>
          <o:OLEObject Type="Embed" ProgID="Equation.DSMT4" ShapeID="_x0000_i1619" DrawAspect="Content" ObjectID="_1459176770" r:id="rId1224"/>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20" type="#_x0000_t75" style="width:55.5pt;height:22pt" o:ole="">
            <v:imagedata r:id="rId1225" o:title=""/>
          </v:shape>
          <o:OLEObject Type="Embed" ProgID="Equation.DSMT4" ShapeID="_x0000_i1620" DrawAspect="Content" ObjectID="_1459176771" r:id="rId1226"/>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1" type="#_x0000_t75" style="width:12pt;height:19.5pt" o:ole="">
            <v:imagedata r:id="rId1227" o:title=""/>
          </v:shape>
          <o:OLEObject Type="Embed" ProgID="Equation.DSMT4" ShapeID="_x0000_i1621" DrawAspect="Content" ObjectID="_1459176772"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9" o:title=""/>
          </v:shape>
          <o:OLEObject Type="Embed" ProgID="Equation.DSMT4" ShapeID="_x0000_i1622" DrawAspect="Content" ObjectID="_1459176773"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348" w:author="Steve Maas" w:date="2014-01-02T13:04:00Z">
        <w:r w:rsidR="00873D59">
          <w:t>3.9.3</w:t>
        </w:r>
      </w:ins>
      <w:del w:id="1349" w:author="Steve Maas" w:date="2014-01-02T13:04:00Z">
        <w:r w:rsidR="00B951E2" w:rsidDel="00873D59">
          <w:delText>3.8.3</w:delText>
        </w:r>
      </w:del>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3" type="#_x0000_t75" style="width:36.5pt;height:19.5pt" o:ole="">
            <v:imagedata r:id="rId1231" o:title=""/>
          </v:shape>
          <o:OLEObject Type="Embed" ProgID="Equation.DSMT4" ShapeID="_x0000_i1623" DrawAspect="Content" ObjectID="_1459176774"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350" w:name="_Toc377547307"/>
      <w:r>
        <w:t>Prescribed Initial Conditions</w:t>
      </w:r>
      <w:bookmarkEnd w:id="1350"/>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3" o:title=""/>
          </v:shape>
          <o:OLEObject Type="Embed" ProgID="Equation.DSMT4" ShapeID="_x0000_i1624" DrawAspect="Content" ObjectID="_1459176775"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5" o:title=""/>
          </v:shape>
          <o:OLEObject Type="Embed" ProgID="Equation.DSMT4" ShapeID="_x0000_i1625" DrawAspect="Content" ObjectID="_1459176776" r:id="rId1236"/>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7" o:title=""/>
          </v:shape>
          <o:OLEObject Type="Embed" ProgID="Equation.DSMT4" ShapeID="_x0000_i1626" DrawAspect="Content" ObjectID="_1459176777" r:id="rId1238"/>
        </w:object>
      </w:r>
      <w:r>
        <w:t xml:space="preserve"> and </w:t>
      </w:r>
      <w:r w:rsidR="00AF2221" w:rsidRPr="00AF2221">
        <w:rPr>
          <w:position w:val="-14"/>
        </w:rPr>
        <w:object w:dxaOrig="660" w:dyaOrig="400" w14:anchorId="74BED87F">
          <v:shape id="_x0000_i1627" type="#_x0000_t75" style="width:32.5pt;height:19.5pt" o:ole="">
            <v:imagedata r:id="rId1239" o:title=""/>
          </v:shape>
          <o:OLEObject Type="Embed" ProgID="Equation.DSMT4" ShapeID="_x0000_i1627" DrawAspect="Content" ObjectID="_1459176778"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1" o:title=""/>
          </v:shape>
          <o:OLEObject Type="Embed" ProgID="Equation.DSMT4" ShapeID="_x0000_i1628" DrawAspect="Content" ObjectID="_1459176779" r:id="rId1242"/>
        </w:object>
      </w:r>
      <w:r>
        <w:t xml:space="preserve"> and </w:t>
      </w:r>
      <w:r w:rsidR="00AF2221" w:rsidRPr="00AF2221">
        <w:rPr>
          <w:position w:val="-14"/>
        </w:rPr>
        <w:object w:dxaOrig="240" w:dyaOrig="400" w14:anchorId="4D7AF2D8">
          <v:shape id="_x0000_i1629" type="#_x0000_t75" style="width:12pt;height:19.5pt" o:ole="">
            <v:imagedata r:id="rId1243" o:title=""/>
          </v:shape>
          <o:OLEObject Type="Embed" ProgID="Equation.DSMT4" ShapeID="_x0000_i1629" DrawAspect="Content" ObjectID="_1459176780"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351" w:name="_Ref192767660"/>
      <w:bookmarkStart w:id="1352" w:name="_Toc377547308"/>
      <w:r w:rsidRPr="0097532C">
        <w:lastRenderedPageBreak/>
        <w:t>General Specification of Biphasic-Solute Materials</w:t>
      </w:r>
      <w:bookmarkEnd w:id="1351"/>
      <w:bookmarkEnd w:id="135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30" type="#_x0000_t75" style="width:10.5pt;height:13.5pt" o:ole="">
            <v:imagedata r:id="rId1245" o:title=""/>
          </v:shape>
          <o:OLEObject Type="Embed" ProgID="Equation.DSMT4" ShapeID="_x0000_i1630" DrawAspect="Content" ObjectID="_1459176781" r:id="rId1246"/>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7" o:title=""/>
          </v:shape>
          <o:OLEObject Type="Embed" ProgID="Equation.DSMT4" ShapeID="_x0000_i1631" DrawAspect="Content" ObjectID="_1459176782" r:id="rId1248"/>
        </w:object>
      </w:r>
      <w:r w:rsidRPr="00B27FE9">
        <w:t xml:space="preserve"> and </w:t>
      </w:r>
      <w:r w:rsidR="00AF2221" w:rsidRPr="00AF2221">
        <w:rPr>
          <w:position w:val="-12"/>
        </w:rPr>
        <w:object w:dxaOrig="279" w:dyaOrig="360" w14:anchorId="244A868F">
          <v:shape id="_x0000_i1632" type="#_x0000_t75" style="width:14pt;height:18pt" o:ole="">
            <v:imagedata r:id="rId1249" o:title=""/>
          </v:shape>
          <o:OLEObject Type="Embed" ProgID="Equation.DSMT4" ShapeID="_x0000_i1632" DrawAspect="Content" ObjectID="_1459176783" r:id="rId1250"/>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1" o:title=""/>
          </v:shape>
          <o:OLEObject Type="Embed" ProgID="Equation.DSMT4" ShapeID="_x0000_i1633" DrawAspect="Content" ObjectID="_1459176784" r:id="rId1252"/>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3" o:title=""/>
          </v:shape>
          <o:OLEObject Type="Embed" ProgID="Equation.DSMT4" ShapeID="_x0000_i1634" DrawAspect="Content" ObjectID="_1459176785"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5" o:title=""/>
                </v:shape>
                <o:OLEObject Type="Embed" ProgID="Equation.DSMT4" ShapeID="_x0000_i1635" DrawAspect="Content" ObjectID="_1459176786"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7" o:title=""/>
                </v:shape>
                <o:OLEObject Type="Embed" ProgID="Equation.DSMT4" ShapeID="_x0000_i1636" DrawAspect="Content" ObjectID="_1459176787"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9" o:title=""/>
                </v:shape>
                <o:OLEObject Type="Embed" ProgID="Equation.DSMT4" ShapeID="_x0000_i1637" DrawAspect="Content" ObjectID="_1459176788" r:id="rId1260"/>
              </w:object>
            </w:r>
            <w:r w:rsidR="00216706">
              <w:t xml:space="preserve"> </w:t>
            </w:r>
            <w:r w:rsidR="00AF2221" w:rsidRPr="00AF2221">
              <w:rPr>
                <w:position w:val="-6"/>
              </w:rPr>
              <w:object w:dxaOrig="200" w:dyaOrig="279" w14:anchorId="1971FA9A">
                <v:shape id="_x0000_i1638" type="#_x0000_t75" style="width:10pt;height:14pt" o:ole="">
                  <v:imagedata r:id="rId1261" o:title=""/>
                </v:shape>
                <o:OLEObject Type="Embed" ProgID="Equation.DSMT4" ShapeID="_x0000_i1638" DrawAspect="Content" ObjectID="_1459176789" r:id="rId1262"/>
              </w:object>
            </w:r>
            <w:r w:rsidR="00AF2221" w:rsidRPr="00AF2221">
              <w:rPr>
                <w:position w:val="-12"/>
              </w:rPr>
              <w:object w:dxaOrig="279" w:dyaOrig="360" w14:anchorId="7F5F8E89">
                <v:shape id="_x0000_i1639" type="#_x0000_t75" style="width:14pt;height:18pt" o:ole="">
                  <v:imagedata r:id="rId1263" o:title=""/>
                </v:shape>
                <o:OLEObject Type="Embed" ProgID="Equation.DSMT4" ShapeID="_x0000_i1639" DrawAspect="Content" ObjectID="_1459176790"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40" type="#_x0000_t75" style="width:28pt;height:18pt" o:ole="">
            <v:imagedata r:id="rId1265" o:title=""/>
          </v:shape>
          <o:OLEObject Type="Embed" ProgID="Equation.DSMT4" ShapeID="_x0000_i1640" DrawAspect="Content" ObjectID="_1459176791"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353" w:author="Steve Maas" w:date="2014-01-02T13:04:00Z">
        <w:r w:rsidR="00873D59">
          <w:t>3.12.2</w:t>
        </w:r>
      </w:ins>
      <w:del w:id="1354"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7" o:title=""/>
                </v:shape>
                <o:OLEObject Type="Embed" ProgID="Equation.DSMT4" ShapeID="_x0000_i1641" DrawAspect="Content" ObjectID="_1459176792" r:id="rId1268"/>
              </w:object>
            </w:r>
            <w:r>
              <w:t xml:space="preserve"> and </w:t>
            </w:r>
            <w:r w:rsidR="00AF2221" w:rsidRPr="00AF2221">
              <w:rPr>
                <w:position w:val="-12"/>
              </w:rPr>
              <w:object w:dxaOrig="279" w:dyaOrig="360" w14:anchorId="1ABB93BC">
                <v:shape id="_x0000_i1642" type="#_x0000_t75" style="width:14pt;height:18pt" o:ole="">
                  <v:imagedata r:id="rId1269" o:title=""/>
                </v:shape>
                <o:OLEObject Type="Embed" ProgID="Equation.DSMT4" ShapeID="_x0000_i1642" DrawAspect="Content" ObjectID="_1459176793"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1" o:title=""/>
                </v:shape>
                <o:OLEObject Type="Embed" ProgID="Equation.DSMT4" ShapeID="_x0000_i1643" DrawAspect="Content" ObjectID="_1459176794"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w:t>
      </w:r>
      <w:proofErr w:type="gramStart"/>
      <w:r w:rsidRPr="00B27FE9">
        <w:t>description</w:t>
      </w:r>
      <w:proofErr w:type="gramEnd"/>
      <w:r w:rsidRPr="00B27FE9">
        <w:t xml:space="preserve">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w:t>
      </w:r>
      <w:proofErr w:type="gramStart"/>
      <w:r w:rsidRPr="00B27FE9">
        <w:t>description</w:t>
      </w:r>
      <w:proofErr w:type="gramEnd"/>
      <w:r w:rsidRPr="00B27FE9">
        <w:t xml:space="preserve">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3" o:title=""/>
          </v:shape>
          <o:OLEObject Type="Embed" ProgID="Equation.DSMT4" ShapeID="_x0000_i1644" DrawAspect="Content" ObjectID="_1459176795" r:id="rId1274"/>
        </w:object>
      </w:r>
      <w:r w:rsidRPr="00B27FE9">
        <w:t xml:space="preserve"> and absolute temperature </w:t>
      </w:r>
      <w:r w:rsidR="00AF2221" w:rsidRPr="00AF2221">
        <w:rPr>
          <w:position w:val="-6"/>
        </w:rPr>
        <w:object w:dxaOrig="200" w:dyaOrig="279" w14:anchorId="529A3CED">
          <v:shape id="_x0000_i1645" type="#_x0000_t75" style="width:10pt;height:14pt" o:ole="">
            <v:imagedata r:id="rId1275" o:title=""/>
          </v:shape>
          <o:OLEObject Type="Embed" ProgID="Equation.DSMT4" ShapeID="_x0000_i1645" DrawAspect="Content" ObjectID="_1459176796" r:id="rId1276"/>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355" w:name="_Ref162420101"/>
      <w:bookmarkStart w:id="1356" w:name="_Toc377547309"/>
      <w:r w:rsidRPr="0097532C">
        <w:lastRenderedPageBreak/>
        <w:t>Diffusivity Materials</w:t>
      </w:r>
      <w:bookmarkEnd w:id="1355"/>
      <w:bookmarkEnd w:id="1356"/>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7" o:title=""/>
          </v:shape>
          <o:OLEObject Type="Embed" ProgID="Equation.DSMT4" ShapeID="_x0000_i1646" DrawAspect="Content" ObjectID="_1459176797"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357" w:name="_Toc377547310"/>
      <w:r w:rsidRPr="00B27FE9">
        <w:t>Constant Isotropic Diffusivity</w:t>
      </w:r>
      <w:bookmarkEnd w:id="1357"/>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pt;height:18pt" o:ole="">
                  <v:imagedata r:id="rId1279" o:title=""/>
                </v:shape>
                <o:OLEObject Type="Embed" ProgID="Equation.DSMT4" ShapeID="_x0000_i1647" DrawAspect="Content" ObjectID="_1459176798" r:id="rId1280"/>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5pt;height:14pt" o:ole="">
                  <v:imagedata r:id="rId1281" o:title=""/>
                </v:shape>
                <o:OLEObject Type="Embed" ProgID="Equation.DSMT4" ShapeID="_x0000_i1648" DrawAspect="Content" ObjectID="_1459176799" r:id="rId1282"/>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3" o:title=""/>
          </v:shape>
          <o:OLEObject Type="Embed" ProgID="Equation.DSMT4" ShapeID="_x0000_i1649" DrawAspect="Content" ObjectID="_1459176800"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5" o:title=""/>
          </v:shape>
          <o:OLEObject Type="Embed" ProgID="Equation.DSMT4" ShapeID="_x0000_i1650" DrawAspect="Content" ObjectID="_1459176801" r:id="rId1286"/>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1" type="#_x0000_t75" style="width:32.5pt;height:18pt" o:ole="">
            <v:imagedata r:id="rId1287" o:title=""/>
          </v:shape>
          <o:OLEObject Type="Embed" ProgID="Equation.DSMT4" ShapeID="_x0000_i1651" DrawAspect="Content" ObjectID="_1459176802"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w:t>
      </w:r>
      <w:proofErr w:type="gramStart"/>
      <w:r>
        <w:t>diff&gt;</w:t>
      </w:r>
      <w:proofErr w:type="gramEnd"/>
      <w:r>
        <w: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358" w:name="_Toc377547311"/>
      <w:r>
        <w:lastRenderedPageBreak/>
        <w:t>Constant Orthotropic Diffusivity</w:t>
      </w:r>
      <w:bookmarkEnd w:id="1358"/>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pt;height:18pt" o:ole="">
                  <v:imagedata r:id="rId1289" o:title=""/>
                </v:shape>
                <o:OLEObject Type="Embed" ProgID="Equation.DSMT4" ShapeID="_x0000_i1652" DrawAspect="Content" ObjectID="_1459176803" r:id="rId1290"/>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pt;height:16.5pt" o:ole="">
                  <v:imagedata r:id="rId1291" o:title=""/>
                </v:shape>
                <o:OLEObject Type="Embed" ProgID="Equation.DSMT4" ShapeID="_x0000_i1653" DrawAspect="Content" ObjectID="_1459176804" r:id="rId1292"/>
              </w:object>
            </w:r>
            <w:r>
              <w:t xml:space="preserve"> along orthogonal directions (</w:t>
            </w:r>
            <w:r w:rsidR="00AF2221" w:rsidRPr="00AF2221">
              <w:rPr>
                <w:position w:val="-10"/>
              </w:rPr>
              <w:object w:dxaOrig="920" w:dyaOrig="320" w14:anchorId="4EDF3E7D">
                <v:shape id="_x0000_i1654" type="#_x0000_t75" style="width:45.5pt;height:16.5pt" o:ole="">
                  <v:imagedata r:id="rId1293" o:title=""/>
                </v:shape>
                <o:OLEObject Type="Embed" ProgID="Equation.DSMT4" ShapeID="_x0000_i1654" DrawAspect="Content" ObjectID="_1459176805" r:id="rId1294"/>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5" o:title=""/>
          </v:shape>
          <o:OLEObject Type="Embed" ProgID="Equation.DSMT4" ShapeID="_x0000_i1655" DrawAspect="Content" ObjectID="_1459176806" r:id="rId1296"/>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6" type="#_x0000_t75" style="width:16.5pt;height:18pt" o:ole="">
            <v:imagedata r:id="rId1297" o:title=""/>
          </v:shape>
          <o:OLEObject Type="Embed" ProgID="Equation.DSMT4" ShapeID="_x0000_i1656" DrawAspect="Content" ObjectID="_1459176807"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7" type="#_x0000_t75" style="width:14pt;height:16.5pt" o:ole="">
            <v:imagedata r:id="rId1299" o:title=""/>
          </v:shape>
          <o:OLEObject Type="Embed" ProgID="Equation.DSMT4" ShapeID="_x0000_i1657" DrawAspect="Content" ObjectID="_1459176808" r:id="rId1300"/>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8" type="#_x0000_t75" style="width:38pt;height:19.5pt" o:ole="">
            <v:imagedata r:id="rId1301" o:title=""/>
          </v:shape>
          <o:OLEObject Type="Embed" ProgID="Equation.DSMT4" ShapeID="_x0000_i1658" DrawAspect="Content" ObjectID="_1459176809"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w:t>
      </w:r>
      <w:proofErr w:type="gramStart"/>
      <w:r>
        <w:t>diff&gt;</w:t>
      </w:r>
      <w:proofErr w:type="gramEnd"/>
      <w:r>
        <w: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359" w:name="_Toc377547312"/>
      <w:r>
        <w:lastRenderedPageBreak/>
        <w:t>Referentially Isotropic Diffusivity</w:t>
      </w:r>
      <w:bookmarkEnd w:id="1359"/>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pt;height:18pt" o:ole="">
                  <v:imagedata r:id="rId1303" o:title=""/>
                </v:shape>
                <o:OLEObject Type="Embed" ProgID="Equation.DSMT4" ShapeID="_x0000_i1659" DrawAspect="Content" ObjectID="_1459176810" r:id="rId1304"/>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pt;height:18pt" o:ole="">
                  <v:imagedata r:id="rId1305" o:title=""/>
                </v:shape>
                <o:OLEObject Type="Embed" ProgID="Equation.DSMT4" ShapeID="_x0000_i1660" DrawAspect="Content" ObjectID="_1459176811" r:id="rId1306"/>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5pt;height:18pt" o:ole="">
                  <v:imagedata r:id="rId1307" o:title=""/>
                </v:shape>
                <o:OLEObject Type="Embed" ProgID="Equation.DSMT4" ShapeID="_x0000_i1661" DrawAspect="Content" ObjectID="_1459176812" r:id="rId1308"/>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pt;height:18pt" o:ole="">
                  <v:imagedata r:id="rId1309" o:title=""/>
                </v:shape>
                <o:OLEObject Type="Embed" ProgID="Equation.DSMT4" ShapeID="_x0000_i1662" DrawAspect="Content" ObjectID="_1459176813" r:id="rId1310"/>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5pt;height:13.5pt" o:ole="">
                  <v:imagedata r:id="rId1311" o:title=""/>
                </v:shape>
                <o:OLEObject Type="Embed" ProgID="Equation.DSMT4" ShapeID="_x0000_i1663" DrawAspect="Content" ObjectID="_1459176814" r:id="rId1312"/>
              </w:object>
            </w:r>
            <w:r>
              <w:t xml:space="preserve"> (</w:t>
            </w:r>
            <w:r w:rsidR="00AF2221" w:rsidRPr="00AF2221">
              <w:rPr>
                <w:position w:val="-6"/>
              </w:rPr>
              <w:object w:dxaOrig="680" w:dyaOrig="279" w14:anchorId="3A5772AB">
                <v:shape id="_x0000_i1664" type="#_x0000_t75" style="width:34pt;height:14pt" o:ole="">
                  <v:imagedata r:id="rId1313" o:title=""/>
                </v:shape>
                <o:OLEObject Type="Embed" ProgID="Equation.DSMT4" ShapeID="_x0000_i1664" DrawAspect="Content" ObjectID="_1459176815" r:id="rId1314"/>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2pt;height:10.5pt" o:ole="">
                  <v:imagedata r:id="rId1315" o:title=""/>
                </v:shape>
                <o:OLEObject Type="Embed" ProgID="Equation.DSMT4" ShapeID="_x0000_i1665" DrawAspect="Content" ObjectID="_1459176816" r:id="rId1316"/>
              </w:object>
            </w:r>
            <w:r>
              <w:t xml:space="preserve"> (</w:t>
            </w:r>
            <w:r w:rsidR="00AF2221" w:rsidRPr="00AF2221">
              <w:rPr>
                <w:position w:val="-6"/>
              </w:rPr>
              <w:object w:dxaOrig="580" w:dyaOrig="279" w14:anchorId="69C60CED">
                <v:shape id="_x0000_i1666" type="#_x0000_t75" style="width:29.5pt;height:14pt" o:ole="">
                  <v:imagedata r:id="rId1317" o:title=""/>
                </v:shape>
                <o:OLEObject Type="Embed" ProgID="Equation.DSMT4" ShapeID="_x0000_i1666" DrawAspect="Content" ObjectID="_1459176817" r:id="rId1318"/>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9" o:title=""/>
          </v:shape>
          <o:OLEObject Type="Embed" ProgID="Equation.DSMT4" ShapeID="_x0000_i1667" DrawAspect="Content" ObjectID="_1459176818" r:id="rId1320"/>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8" type="#_x0000_t75" style="width:10.5pt;height:14pt" o:ole="">
            <v:imagedata r:id="rId1321" o:title=""/>
          </v:shape>
          <o:OLEObject Type="Embed" ProgID="Equation.DSMT4" ShapeID="_x0000_i1668" DrawAspect="Content" ObjectID="_1459176819"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3" o:title=""/>
          </v:shape>
          <o:OLEObject Type="Embed" ProgID="Equation.DSMT4" ShapeID="_x0000_i1669" DrawAspect="Content" ObjectID="_1459176820" r:id="rId1324"/>
        </w:object>
      </w:r>
      <w:r>
        <w:t xml:space="preserve"> where </w:t>
      </w:r>
      <w:r w:rsidR="00AF2221" w:rsidRPr="00AF2221">
        <w:rPr>
          <w:position w:val="-4"/>
        </w:rPr>
        <w:object w:dxaOrig="220" w:dyaOrig="260" w14:anchorId="6A938B4F">
          <v:shape id="_x0000_i1670" type="#_x0000_t75" style="width:10.5pt;height:13.5pt" o:ole="">
            <v:imagedata r:id="rId1325" o:title=""/>
          </v:shape>
          <o:OLEObject Type="Embed" ProgID="Equation.DSMT4" ShapeID="_x0000_i1670" DrawAspect="Content" ObjectID="_1459176821"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7" o:title=""/>
          </v:shape>
          <o:OLEObject Type="Embed" ProgID="Equation.DSMT4" ShapeID="_x0000_i1671" DrawAspect="Content" ObjectID="_1459176822"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9" o:title=""/>
          </v:shape>
          <o:OLEObject Type="Embed" ProgID="Equation.DSMT4" ShapeID="_x0000_i1672" DrawAspect="Content" ObjectID="_1459176823" r:id="rId1330"/>
        </w:object>
      </w:r>
      <w:r>
        <w:t xml:space="preserve">) is isotropic and given </w:t>
      </w:r>
      <w:proofErr w:type="gramStart"/>
      <w:r>
        <w:t xml:space="preserve">by </w:t>
      </w:r>
      <w:proofErr w:type="gramEnd"/>
      <w:r w:rsidR="00AF2221" w:rsidRPr="00AF2221">
        <w:rPr>
          <w:position w:val="-14"/>
        </w:rPr>
        <w:object w:dxaOrig="2060" w:dyaOrig="400" w14:anchorId="51DA38FD">
          <v:shape id="_x0000_i1673" type="#_x0000_t75" style="width:103.5pt;height:19.5pt" o:ole="">
            <v:imagedata r:id="rId1331" o:title=""/>
          </v:shape>
          <o:OLEObject Type="Embed" ProgID="Equation.DSMT4" ShapeID="_x0000_i1673" DrawAspect="Content" ObjectID="_1459176824"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w:t>
      </w:r>
      <w:proofErr w:type="gramStart"/>
      <w:r>
        <w:t>alpha&gt;</w:t>
      </w:r>
      <w:proofErr w:type="gramEnd"/>
      <w:r>
        <w: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360" w:name="_Toc377547313"/>
      <w:r>
        <w:lastRenderedPageBreak/>
        <w:t>Referentially Orthotropic Diffusivity</w:t>
      </w:r>
      <w:bookmarkEnd w:id="1360"/>
    </w:p>
    <w:p w14:paraId="241A75AB" w14:textId="167F2E4A" w:rsidR="006A0BC1" w:rsidRDefault="006A0BC1" w:rsidP="006A0BC1">
      <w:r>
        <w:t xml:space="preserve">The material type for a </w:t>
      </w:r>
      <w:del w:id="1361"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pt;height:18pt" o:ole="">
                  <v:imagedata r:id="rId1333" o:title=""/>
                </v:shape>
                <o:OLEObject Type="Embed" ProgID="Equation.DSMT4" ShapeID="_x0000_i1674" DrawAspect="Content" ObjectID="_1459176825" r:id="rId1334"/>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pt;height:18pt" o:ole="">
                  <v:imagedata r:id="rId1335" o:title=""/>
                </v:shape>
                <o:OLEObject Type="Embed" ProgID="Equation.DSMT4" ShapeID="_x0000_i1675" DrawAspect="Content" ObjectID="_1459176826" r:id="rId1336"/>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5pt;height:19.5pt" o:ole="">
                  <v:imagedata r:id="rId1337" o:title=""/>
                </v:shape>
                <o:OLEObject Type="Embed" ProgID="Equation.DSMT4" ShapeID="_x0000_i1676" DrawAspect="Content" ObjectID="_1459176827" r:id="rId1338"/>
              </w:object>
            </w:r>
            <w:r>
              <w:t xml:space="preserve"> along orthogonal directions (</w:t>
            </w:r>
            <w:r w:rsidR="00AF2221" w:rsidRPr="00AF2221">
              <w:rPr>
                <w:position w:val="-10"/>
              </w:rPr>
              <w:object w:dxaOrig="920" w:dyaOrig="320" w14:anchorId="4DF4426A">
                <v:shape id="_x0000_i1677" type="#_x0000_t75" style="width:45.5pt;height:16.5pt" o:ole="">
                  <v:imagedata r:id="rId1339" o:title=""/>
                </v:shape>
                <o:OLEObject Type="Embed" ProgID="Equation.DSMT4" ShapeID="_x0000_i1677" DrawAspect="Content" ObjectID="_1459176828" r:id="rId1340"/>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pt;height:19.5pt" o:ole="">
                  <v:imagedata r:id="rId1341" o:title=""/>
                </v:shape>
                <o:OLEObject Type="Embed" ProgID="Equation.DSMT4" ShapeID="_x0000_i1678" DrawAspect="Content" ObjectID="_1459176829" r:id="rId1342"/>
              </w:object>
            </w:r>
            <w:r>
              <w:t xml:space="preserve"> along orthogonal directions (</w:t>
            </w:r>
            <w:r w:rsidR="00AF2221" w:rsidRPr="00AF2221">
              <w:rPr>
                <w:position w:val="-10"/>
              </w:rPr>
              <w:object w:dxaOrig="920" w:dyaOrig="320" w14:anchorId="7DDC2654">
                <v:shape id="_x0000_i1679" type="#_x0000_t75" style="width:45.5pt;height:16.5pt" o:ole="">
                  <v:imagedata r:id="rId1343" o:title=""/>
                </v:shape>
                <o:OLEObject Type="Embed" ProgID="Equation.DSMT4" ShapeID="_x0000_i1679" DrawAspect="Content" ObjectID="_1459176830" r:id="rId1344"/>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5pt;height:18pt" o:ole="">
                  <v:imagedata r:id="rId1345" o:title=""/>
                </v:shape>
                <o:OLEObject Type="Embed" ProgID="Equation.DSMT4" ShapeID="_x0000_i1680" DrawAspect="Content" ObjectID="_1459176831" r:id="rId1346"/>
              </w:object>
            </w:r>
            <w:r>
              <w:t xml:space="preserve"> (</w:t>
            </w:r>
            <w:r w:rsidR="00AF2221" w:rsidRPr="00AF2221">
              <w:rPr>
                <w:position w:val="-12"/>
              </w:rPr>
              <w:object w:dxaOrig="760" w:dyaOrig="360" w14:anchorId="1C23D329">
                <v:shape id="_x0000_i1681" type="#_x0000_t75" style="width:38pt;height:18pt" o:ole="">
                  <v:imagedata r:id="rId1347" o:title=""/>
                </v:shape>
                <o:OLEObject Type="Embed" ProgID="Equation.DSMT4" ShapeID="_x0000_i1681" DrawAspect="Content" ObjectID="_1459176832" r:id="rId1348"/>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5pt;height:18pt" o:ole="">
                  <v:imagedata r:id="rId1349" o:title=""/>
                </v:shape>
                <o:OLEObject Type="Embed" ProgID="Equation.DSMT4" ShapeID="_x0000_i1682" DrawAspect="Content" ObjectID="_1459176833" r:id="rId1350"/>
              </w:object>
            </w:r>
            <w:r>
              <w:t xml:space="preserve"> (</w:t>
            </w:r>
            <w:r w:rsidR="00AF2221" w:rsidRPr="00AF2221">
              <w:rPr>
                <w:position w:val="-10"/>
              </w:rPr>
              <w:object w:dxaOrig="920" w:dyaOrig="320" w14:anchorId="6481342E">
                <v:shape id="_x0000_i1683" type="#_x0000_t75" style="width:45.5pt;height:16.5pt" o:ole="">
                  <v:imagedata r:id="rId1351" o:title=""/>
                </v:shape>
                <o:OLEObject Type="Embed" ProgID="Equation.DSMT4" ShapeID="_x0000_i1683" DrawAspect="Content" ObjectID="_1459176834" r:id="rId1352"/>
              </w:object>
            </w:r>
            <w:r>
              <w:t xml:space="preserve">, </w:t>
            </w:r>
            <w:r w:rsidR="00AF2221" w:rsidRPr="00AF2221">
              <w:rPr>
                <w:position w:val="-12"/>
              </w:rPr>
              <w:object w:dxaOrig="760" w:dyaOrig="360" w14:anchorId="48985451">
                <v:shape id="_x0000_i1684" type="#_x0000_t75" style="width:38pt;height:18pt" o:ole="">
                  <v:imagedata r:id="rId1353" o:title=""/>
                </v:shape>
                <o:OLEObject Type="Embed" ProgID="Equation.DSMT4" ShapeID="_x0000_i1684" DrawAspect="Content" ObjectID="_1459176835" r:id="rId1354"/>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pt;height:18pt" o:ole="">
                  <v:imagedata r:id="rId1355" o:title=""/>
                </v:shape>
                <o:OLEObject Type="Embed" ProgID="Equation.DSMT4" ShapeID="_x0000_i1685" DrawAspect="Content" ObjectID="_1459176836" r:id="rId1356"/>
              </w:object>
            </w:r>
            <w:r>
              <w:t xml:space="preserve"> (</w:t>
            </w:r>
            <w:r w:rsidR="00AF2221" w:rsidRPr="00AF2221">
              <w:rPr>
                <w:position w:val="-12"/>
              </w:rPr>
              <w:object w:dxaOrig="660" w:dyaOrig="360" w14:anchorId="3EC3E9A8">
                <v:shape id="_x0000_i1686" type="#_x0000_t75" style="width:32.5pt;height:18pt" o:ole="">
                  <v:imagedata r:id="rId1357" o:title=""/>
                </v:shape>
                <o:OLEObject Type="Embed" ProgID="Equation.DSMT4" ShapeID="_x0000_i1686" DrawAspect="Content" ObjectID="_1459176837" r:id="rId1358"/>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pt;height:18pt" o:ole="">
                  <v:imagedata r:id="rId1359" o:title=""/>
                </v:shape>
                <o:OLEObject Type="Embed" ProgID="Equation.DSMT4" ShapeID="_x0000_i1687" DrawAspect="Content" ObjectID="_1459176838" r:id="rId1360"/>
              </w:object>
            </w:r>
            <w:r>
              <w:t xml:space="preserve"> (</w:t>
            </w:r>
            <w:r w:rsidR="00AF2221" w:rsidRPr="00AF2221">
              <w:rPr>
                <w:position w:val="-10"/>
              </w:rPr>
              <w:object w:dxaOrig="920" w:dyaOrig="320" w14:anchorId="10422FEA">
                <v:shape id="_x0000_i1688" type="#_x0000_t75" style="width:45.5pt;height:16.5pt" o:ole="">
                  <v:imagedata r:id="rId1361" o:title=""/>
                </v:shape>
                <o:OLEObject Type="Embed" ProgID="Equation.DSMT4" ShapeID="_x0000_i1688" DrawAspect="Content" ObjectID="_1459176839" r:id="rId1362"/>
              </w:object>
            </w:r>
            <w:r>
              <w:t xml:space="preserve">, </w:t>
            </w:r>
            <w:r w:rsidR="00AF2221" w:rsidRPr="00AF2221">
              <w:rPr>
                <w:position w:val="-12"/>
              </w:rPr>
              <w:object w:dxaOrig="680" w:dyaOrig="360" w14:anchorId="58F0F696">
                <v:shape id="_x0000_i1689" type="#_x0000_t75" style="width:34pt;height:18pt" o:ole="">
                  <v:imagedata r:id="rId1363" o:title=""/>
                </v:shape>
                <o:OLEObject Type="Embed" ProgID="Equation.DSMT4" ShapeID="_x0000_i1689" DrawAspect="Content" ObjectID="_1459176840" r:id="rId1364"/>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5" o:title=""/>
          </v:shape>
          <o:OLEObject Type="Embed" ProgID="Equation.DSMT4" ShapeID="_x0000_i1690" DrawAspect="Content" ObjectID="_1459176841" r:id="rId1366"/>
        </w:object>
      </w:r>
      <w:r>
        <w:t>,</w:t>
      </w:r>
    </w:p>
    <w:p w14:paraId="500B2CCC" w14:textId="77777777" w:rsidR="006A0BC1" w:rsidRDefault="006A0BC1" w:rsidP="006A0BC1">
      <w:proofErr w:type="gramStart"/>
      <w:r>
        <w:t>where</w:t>
      </w:r>
      <w:proofErr w:type="gramEnd"/>
      <w:r>
        <w:t>,</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7" o:title=""/>
          </v:shape>
          <o:OLEObject Type="Embed" ProgID="Equation.DSMT4" ShapeID="_x0000_i1691" DrawAspect="Content" ObjectID="_1459176842" r:id="rId1368"/>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9" o:title=""/>
          </v:shape>
          <o:OLEObject Type="Embed" ProgID="Equation.DSMT4" ShapeID="_x0000_i1692" DrawAspect="Content" ObjectID="_1459176843" r:id="rId1370"/>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1" o:title=""/>
          </v:shape>
          <o:OLEObject Type="Embed" ProgID="Equation.DSMT4" ShapeID="_x0000_i1693" DrawAspect="Content" ObjectID="_1459176844" r:id="rId1372"/>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3" o:title=""/>
          </v:shape>
          <o:OLEObject Type="Embed" ProgID="Equation.DSMT4" ShapeID="_x0000_i1694" DrawAspect="Content" ObjectID="_1459176845"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5" o:title=""/>
          </v:shape>
          <o:OLEObject Type="Embed" ProgID="Equation.DSMT4" ShapeID="_x0000_i1695" DrawAspect="Content" ObjectID="_1459176846" r:id="rId1376"/>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7" o:title=""/>
          </v:shape>
          <o:OLEObject Type="Embed" ProgID="Equation.DSMT4" ShapeID="_x0000_i1696" DrawAspect="Content" ObjectID="_1459176847" r:id="rId1378"/>
        </w:object>
      </w:r>
      <w:r>
        <w:t>,</w:t>
      </w:r>
    </w:p>
    <w:p w14:paraId="7F4CE2AE" w14:textId="1D462EE2"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7" type="#_x0000_t75" style="width:16.5pt;height:18pt" o:ole="">
            <v:imagedata r:id="rId1379" o:title=""/>
          </v:shape>
          <o:OLEObject Type="Embed" ProgID="Equation.DSMT4" ShapeID="_x0000_i1697" DrawAspect="Content" ObjectID="_1459176848"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1362" w:author="Gerard Ateshian" w:date="2014-01-07T09:58:00Z">
        <w:r w:rsidDel="005467AD">
          <w:delText xml:space="preserve">permeability </w:delText>
        </w:r>
      </w:del>
      <w:ins w:id="1363"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81" o:title=""/>
          </v:shape>
          <o:OLEObject Type="Embed" ProgID="Equation.DSMT4" ShapeID="_x0000_i1698" DrawAspect="Content" ObjectID="_1459176849" r:id="rId1382"/>
        </w:object>
      </w:r>
      <w:r>
        <w:t xml:space="preserve">) is given </w:t>
      </w:r>
      <w:proofErr w:type="gramStart"/>
      <w:r>
        <w:t xml:space="preserve">by </w:t>
      </w:r>
      <w:proofErr w:type="gramEnd"/>
      <w:r w:rsidR="005467AD" w:rsidRPr="00AF2221">
        <w:rPr>
          <w:position w:val="-28"/>
        </w:rPr>
        <w:object w:dxaOrig="3080" w:dyaOrig="700" w14:anchorId="1D3ACB9A">
          <v:shape id="_x0000_i1699" type="#_x0000_t75" style="width:154pt;height:35.5pt" o:ole="">
            <v:imagedata r:id="rId1383" o:title=""/>
          </v:shape>
          <o:OLEObject Type="Embed" ProgID="Equation.DSMT4" ShapeID="_x0000_i1699" DrawAspect="Content" ObjectID="_1459176850"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w:t>
      </w:r>
      <w:proofErr w:type="gramStart"/>
      <w:r>
        <w:t>alpha&gt;</w:t>
      </w:r>
      <w:proofErr w:type="gramEnd"/>
      <w:r>
        <w: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1364" w:author="Gerard Ateshian" w:date="2014-01-07T09:51:00Z"/>
        </w:rPr>
      </w:pPr>
      <w:ins w:id="1365" w:author="Gerard Ateshian" w:date="2014-01-07T09:51:00Z">
        <w:r>
          <w:br w:type="page"/>
        </w:r>
      </w:ins>
    </w:p>
    <w:p w14:paraId="16F83162" w14:textId="6B9ED65E" w:rsidR="00C14B72" w:rsidRDefault="00C14B72" w:rsidP="00C14B72">
      <w:pPr>
        <w:pStyle w:val="Heading4"/>
        <w:rPr>
          <w:ins w:id="1366" w:author="Gerard Ateshian" w:date="2014-01-07T09:51:00Z"/>
        </w:rPr>
      </w:pPr>
      <w:bookmarkStart w:id="1367" w:name="_Toc377547314"/>
      <w:ins w:id="1368" w:author="Gerard Ateshian" w:date="2014-01-07T09:52:00Z">
        <w:r>
          <w:lastRenderedPageBreak/>
          <w:t xml:space="preserve">Albro Isotropic </w:t>
        </w:r>
      </w:ins>
      <w:ins w:id="1369" w:author="Gerard Ateshian" w:date="2014-01-07T09:51:00Z">
        <w:r>
          <w:t>Diffusivity</w:t>
        </w:r>
        <w:bookmarkEnd w:id="1367"/>
      </w:ins>
    </w:p>
    <w:p w14:paraId="4A8B3CD1" w14:textId="19D3EA6F" w:rsidR="00C14B72" w:rsidRDefault="00C14B72" w:rsidP="00C14B72">
      <w:pPr>
        <w:rPr>
          <w:ins w:id="1370" w:author="Gerard Ateshian" w:date="2014-01-07T09:51:00Z"/>
        </w:rPr>
      </w:pPr>
      <w:ins w:id="1371" w:author="Gerard Ateshian" w:date="2014-01-07T09:51:00Z">
        <w:r>
          <w:t xml:space="preserve">The material type for a </w:t>
        </w:r>
      </w:ins>
      <w:ins w:id="1372" w:author="Gerard Ateshian" w:date="2014-01-07T09:53:00Z">
        <w:r>
          <w:t xml:space="preserve">porosity and concentration-dependent </w:t>
        </w:r>
      </w:ins>
      <w:ins w:id="1373" w:author="Gerard Ateshian" w:date="2014-01-07T09:51:00Z">
        <w:r>
          <w:t xml:space="preserve">diffusivity which is </w:t>
        </w:r>
      </w:ins>
      <w:ins w:id="1374" w:author="Gerard Ateshian" w:date="2014-01-07T09:53:00Z">
        <w:r>
          <w:t xml:space="preserve">isotropic </w:t>
        </w:r>
      </w:ins>
      <w:ins w:id="1375" w:author="Gerard Ateshian" w:date="2014-01-07T09:51:00Z">
        <w:r>
          <w:t xml:space="preserve">is </w:t>
        </w:r>
        <w:r>
          <w:rPr>
            <w:i/>
          </w:rPr>
          <w:t>“diff-</w:t>
        </w:r>
      </w:ins>
      <w:ins w:id="1376" w:author="Gerard Ateshian" w:date="2014-01-07T09:53:00Z">
        <w:r>
          <w:rPr>
            <w:i/>
          </w:rPr>
          <w:t>Albro</w:t>
        </w:r>
      </w:ins>
      <w:ins w:id="1377" w:author="Gerard Ateshian" w:date="2014-01-07T09:51:00Z">
        <w:r>
          <w:rPr>
            <w:i/>
          </w:rPr>
          <w:t>-</w:t>
        </w:r>
      </w:ins>
      <w:ins w:id="1378" w:author="Gerard Ateshian" w:date="2014-01-07T09:53:00Z">
        <w:r>
          <w:rPr>
            <w:i/>
          </w:rPr>
          <w:t>iso</w:t>
        </w:r>
      </w:ins>
      <w:ins w:id="1379" w:author="Gerard Ateshian" w:date="2014-01-07T09:51:00Z">
        <w:r>
          <w:rPr>
            <w:i/>
          </w:rPr>
          <w:t>”</w:t>
        </w:r>
        <w:r>
          <w:t>. The following material parameters need to be defined:</w:t>
        </w:r>
      </w:ins>
    </w:p>
    <w:p w14:paraId="5AA8EAF3" w14:textId="77777777" w:rsidR="00C14B72" w:rsidRDefault="00C14B72" w:rsidP="00C14B72">
      <w:pPr>
        <w:rPr>
          <w:ins w:id="1380"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381" w:author="Gerard Ateshian" w:date="2014-01-07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907"/>
        <w:tblGridChange w:id="1382">
          <w:tblGrid>
            <w:gridCol w:w="1669"/>
            <w:gridCol w:w="7907"/>
          </w:tblGrid>
        </w:tblGridChange>
      </w:tblGrid>
      <w:tr w:rsidR="00C14B72" w14:paraId="4F9D9FC1" w14:textId="77777777" w:rsidTr="00C14B72">
        <w:trPr>
          <w:ins w:id="1383" w:author="Gerard Ateshian" w:date="2014-01-07T09:51:00Z"/>
        </w:trPr>
        <w:tc>
          <w:tcPr>
            <w:tcW w:w="1669" w:type="dxa"/>
            <w:shd w:val="clear" w:color="auto" w:fill="auto"/>
            <w:tcPrChange w:id="1384" w:author="Gerard Ateshian" w:date="2014-01-07T09:55:00Z">
              <w:tcPr>
                <w:tcW w:w="1638" w:type="dxa"/>
                <w:shd w:val="clear" w:color="auto" w:fill="auto"/>
              </w:tcPr>
            </w:tcPrChange>
          </w:tcPr>
          <w:p w14:paraId="1D4A61FE" w14:textId="77777777" w:rsidR="00C14B72" w:rsidRDefault="00C14B72" w:rsidP="00C14B72">
            <w:pPr>
              <w:pStyle w:val="code"/>
              <w:rPr>
                <w:ins w:id="1385" w:author="Gerard Ateshian" w:date="2014-01-07T09:51:00Z"/>
              </w:rPr>
            </w:pPr>
            <w:ins w:id="1386" w:author="Gerard Ateshian" w:date="2014-01-07T09:51:00Z">
              <w:r>
                <w:t>&lt;free_diff&gt;</w:t>
              </w:r>
            </w:ins>
          </w:p>
        </w:tc>
        <w:tc>
          <w:tcPr>
            <w:tcW w:w="7907" w:type="dxa"/>
            <w:shd w:val="clear" w:color="auto" w:fill="auto"/>
            <w:tcPrChange w:id="1387" w:author="Gerard Ateshian" w:date="2014-01-07T09:55:00Z">
              <w:tcPr>
                <w:tcW w:w="7938" w:type="dxa"/>
                <w:shd w:val="clear" w:color="auto" w:fill="auto"/>
              </w:tcPr>
            </w:tcPrChange>
          </w:tcPr>
          <w:p w14:paraId="499E0E76" w14:textId="77777777" w:rsidR="00C14B72" w:rsidRDefault="00C14B72" w:rsidP="00C14B72">
            <w:pPr>
              <w:rPr>
                <w:ins w:id="1388" w:author="Gerard Ateshian" w:date="2014-01-07T09:51:00Z"/>
              </w:rPr>
            </w:pPr>
            <w:ins w:id="1389" w:author="Gerard Ateshian" w:date="2014-01-07T09:51:00Z">
              <w:r>
                <w:t xml:space="preserve">free diffusivity </w:t>
              </w:r>
            </w:ins>
            <w:ins w:id="1390" w:author="Gerard Ateshian" w:date="2014-01-07T09:51:00Z">
              <w:r w:rsidRPr="00AF2221">
                <w:rPr>
                  <w:position w:val="-12"/>
                </w:rPr>
                <w:object w:dxaOrig="279" w:dyaOrig="360" w14:anchorId="5712DBF1">
                  <v:shape id="_x0000_i1700" type="#_x0000_t75" style="width:14pt;height:18pt" o:ole="">
                    <v:imagedata r:id="rId1333" o:title=""/>
                  </v:shape>
                  <o:OLEObject Type="Embed" ProgID="Equation.DSMT4" ShapeID="_x0000_i1700" DrawAspect="Content" ObjectID="_1459176851" r:id="rId1385"/>
                </w:object>
              </w:r>
            </w:ins>
          </w:p>
        </w:tc>
      </w:tr>
      <w:tr w:rsidR="00C14B72" w14:paraId="019A200E" w14:textId="77777777" w:rsidTr="00C14B72">
        <w:trPr>
          <w:ins w:id="1391" w:author="Gerard Ateshian" w:date="2014-01-07T09:51:00Z"/>
        </w:trPr>
        <w:tc>
          <w:tcPr>
            <w:tcW w:w="1669" w:type="dxa"/>
            <w:shd w:val="clear" w:color="auto" w:fill="auto"/>
            <w:tcPrChange w:id="1392" w:author="Gerard Ateshian" w:date="2014-01-07T09:55:00Z">
              <w:tcPr>
                <w:tcW w:w="1638" w:type="dxa"/>
                <w:shd w:val="clear" w:color="auto" w:fill="auto"/>
              </w:tcPr>
            </w:tcPrChange>
          </w:tcPr>
          <w:p w14:paraId="6D06959D" w14:textId="20F22102" w:rsidR="00C14B72" w:rsidRDefault="00C14B72" w:rsidP="00C14B72">
            <w:pPr>
              <w:pStyle w:val="code"/>
              <w:rPr>
                <w:ins w:id="1393" w:author="Gerard Ateshian" w:date="2014-01-07T09:51:00Z"/>
              </w:rPr>
            </w:pPr>
            <w:ins w:id="1394" w:author="Gerard Ateshian" w:date="2014-01-07T09:51:00Z">
              <w:r>
                <w:t>&lt;</w:t>
              </w:r>
            </w:ins>
            <w:ins w:id="1395" w:author="Gerard Ateshian" w:date="2014-01-07T09:53:00Z">
              <w:r>
                <w:t>cdinv</w:t>
              </w:r>
            </w:ins>
            <w:ins w:id="1396" w:author="Gerard Ateshian" w:date="2014-01-07T09:51:00Z">
              <w:r>
                <w:t>&gt;</w:t>
              </w:r>
            </w:ins>
          </w:p>
        </w:tc>
        <w:tc>
          <w:tcPr>
            <w:tcW w:w="7907" w:type="dxa"/>
            <w:shd w:val="clear" w:color="auto" w:fill="auto"/>
            <w:tcPrChange w:id="1397" w:author="Gerard Ateshian" w:date="2014-01-07T09:55:00Z">
              <w:tcPr>
                <w:tcW w:w="7938" w:type="dxa"/>
                <w:shd w:val="clear" w:color="auto" w:fill="auto"/>
              </w:tcPr>
            </w:tcPrChange>
          </w:tcPr>
          <w:p w14:paraId="30A69475" w14:textId="1368C33D" w:rsidR="00C14B72" w:rsidRPr="00006A43" w:rsidRDefault="00C14B72" w:rsidP="00C14B72">
            <w:pPr>
              <w:rPr>
                <w:ins w:id="1398" w:author="Gerard Ateshian" w:date="2014-01-07T09:51:00Z"/>
              </w:rPr>
            </w:pPr>
            <w:ins w:id="1399" w:author="Gerard Ateshian" w:date="2014-01-07T09:55:00Z">
              <w:r>
                <w:t>inverse</w:t>
              </w:r>
            </w:ins>
            <w:ins w:id="1400" w:author="Gerard Ateshian" w:date="2014-01-07T09:54:00Z">
              <w:r>
                <w:t xml:space="preserve"> of characteristic concentration for concentration-dependence</w:t>
              </w:r>
            </w:ins>
            <w:ins w:id="1401" w:author="Gerard Ateshian" w:date="2014-01-07T09:51:00Z">
              <w:r>
                <w:t xml:space="preserve"> </w:t>
              </w:r>
            </w:ins>
            <w:ins w:id="1402" w:author="Gerard Ateshian" w:date="2014-01-07T09:51:00Z">
              <w:r w:rsidR="005467AD"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459176852" r:id="rId1387"/>
                </w:object>
              </w:r>
            </w:ins>
          </w:p>
        </w:tc>
      </w:tr>
      <w:tr w:rsidR="00C14B72" w14:paraId="008D95B3" w14:textId="77777777" w:rsidTr="00C14B72">
        <w:trPr>
          <w:ins w:id="1403" w:author="Gerard Ateshian" w:date="2014-01-07T09:51:00Z"/>
        </w:trPr>
        <w:tc>
          <w:tcPr>
            <w:tcW w:w="1669" w:type="dxa"/>
            <w:shd w:val="clear" w:color="auto" w:fill="auto"/>
            <w:tcPrChange w:id="1404" w:author="Gerard Ateshian" w:date="2014-01-07T09:55:00Z">
              <w:tcPr>
                <w:tcW w:w="1638" w:type="dxa"/>
                <w:shd w:val="clear" w:color="auto" w:fill="auto"/>
              </w:tcPr>
            </w:tcPrChange>
          </w:tcPr>
          <w:p w14:paraId="10CC5A82" w14:textId="1F76E0D6" w:rsidR="00C14B72" w:rsidRDefault="00C14B72" w:rsidP="00C14B72">
            <w:pPr>
              <w:pStyle w:val="code"/>
              <w:rPr>
                <w:ins w:id="1405" w:author="Gerard Ateshian" w:date="2014-01-07T09:51:00Z"/>
              </w:rPr>
            </w:pPr>
            <w:ins w:id="1406" w:author="Gerard Ateshian" w:date="2014-01-07T09:51:00Z">
              <w:r>
                <w:t>&lt;</w:t>
              </w:r>
            </w:ins>
            <w:ins w:id="1407" w:author="Gerard Ateshian" w:date="2014-01-07T09:54:00Z">
              <w:r>
                <w:t>alphad</w:t>
              </w:r>
            </w:ins>
            <w:ins w:id="1408" w:author="Gerard Ateshian" w:date="2014-01-07T09:51:00Z">
              <w:r>
                <w:t>&gt;</w:t>
              </w:r>
            </w:ins>
          </w:p>
          <w:p w14:paraId="0AB8E128" w14:textId="77777777" w:rsidR="00C14B72" w:rsidRDefault="00C14B72" w:rsidP="00C14B72">
            <w:pPr>
              <w:pStyle w:val="code"/>
              <w:rPr>
                <w:ins w:id="1409" w:author="Gerard Ateshian" w:date="2014-01-07T09:51:00Z"/>
              </w:rPr>
            </w:pPr>
          </w:p>
        </w:tc>
        <w:tc>
          <w:tcPr>
            <w:tcW w:w="7907" w:type="dxa"/>
            <w:shd w:val="clear" w:color="auto" w:fill="auto"/>
            <w:tcPrChange w:id="1410" w:author="Gerard Ateshian" w:date="2014-01-07T09:55:00Z">
              <w:tcPr>
                <w:tcW w:w="7938" w:type="dxa"/>
                <w:shd w:val="clear" w:color="auto" w:fill="auto"/>
              </w:tcPr>
            </w:tcPrChange>
          </w:tcPr>
          <w:p w14:paraId="71A275C9" w14:textId="18F3FB85" w:rsidR="00C14B72" w:rsidRDefault="00C14B72" w:rsidP="00C14B72">
            <w:pPr>
              <w:rPr>
                <w:ins w:id="1411" w:author="Gerard Ateshian" w:date="2014-01-07T09:51:00Z"/>
              </w:rPr>
            </w:pPr>
            <w:ins w:id="1412" w:author="Gerard Ateshian" w:date="2014-01-07T09:55:00Z">
              <w:r>
                <w:t>coefficient of porosity-dependence</w:t>
              </w:r>
            </w:ins>
            <w:ins w:id="1413" w:author="Gerard Ateshian" w:date="2014-01-07T09:51:00Z">
              <w:r>
                <w:t xml:space="preserve"> </w:t>
              </w:r>
            </w:ins>
            <w:ins w:id="1414" w:author="Gerard Ateshian" w:date="2014-01-07T09:51:00Z">
              <w:r w:rsidRPr="00AF2221">
                <w:rPr>
                  <w:position w:val="-12"/>
                </w:rPr>
                <w:object w:dxaOrig="340" w:dyaOrig="380" w14:anchorId="6DE18973">
                  <v:shape id="_x0000_i1702" type="#_x0000_t75" style="width:17.5pt;height:19.5pt" o:ole="">
                    <v:imagedata r:id="rId1388" o:title=""/>
                  </v:shape>
                  <o:OLEObject Type="Embed" ProgID="Equation.DSMT4" ShapeID="_x0000_i1702" DrawAspect="Content" ObjectID="_1459176853" r:id="rId1389"/>
                </w:object>
              </w:r>
            </w:ins>
          </w:p>
        </w:tc>
      </w:tr>
    </w:tbl>
    <w:p w14:paraId="1C09AB21" w14:textId="77777777" w:rsidR="00C14B72" w:rsidRDefault="00C14B72" w:rsidP="00C14B72">
      <w:pPr>
        <w:rPr>
          <w:ins w:id="1415" w:author="Gerard Ateshian" w:date="2014-01-07T09:51:00Z"/>
        </w:rPr>
      </w:pPr>
    </w:p>
    <w:p w14:paraId="39F6CDE8" w14:textId="701C4893" w:rsidR="00C14B72" w:rsidRDefault="00C14B72" w:rsidP="00C14B72">
      <w:pPr>
        <w:rPr>
          <w:ins w:id="1416" w:author="Gerard Ateshian" w:date="2014-01-07T09:51:00Z"/>
        </w:rPr>
      </w:pPr>
      <w:ins w:id="1417" w:author="Gerard Ateshian" w:date="2014-01-07T09:51:00Z">
        <w:r>
          <w:t xml:space="preserve">This material uses a </w:t>
        </w:r>
      </w:ins>
      <w:ins w:id="1418" w:author="Gerard Ateshian" w:date="2014-01-07T09:55:00Z">
        <w:r>
          <w:t>porosity and concentration</w:t>
        </w:r>
      </w:ins>
      <w:ins w:id="1419" w:author="Gerard Ateshian" w:date="2014-01-07T09:51:00Z">
        <w:r>
          <w:t xml:space="preserve">-dependent diffusivity tensor that </w:t>
        </w:r>
      </w:ins>
      <w:ins w:id="1420" w:author="Gerard Ateshian" w:date="2014-01-07T09:56:00Z">
        <w:r>
          <w:t>remains isotropic with deformation</w:t>
        </w:r>
      </w:ins>
      <w:ins w:id="1421" w:author="Gerard Ateshian" w:date="2014-01-07T09:51:00Z">
        <w:r>
          <w:t>:</w:t>
        </w:r>
      </w:ins>
    </w:p>
    <w:p w14:paraId="4C460A9B" w14:textId="77777777" w:rsidR="00C14B72" w:rsidRDefault="00C14B72" w:rsidP="00C14B72">
      <w:pPr>
        <w:pStyle w:val="MTDisplayEquation"/>
        <w:rPr>
          <w:ins w:id="1422" w:author="Gerard Ateshian" w:date="2014-01-07T09:51:00Z"/>
        </w:rPr>
      </w:pPr>
      <w:ins w:id="1423" w:author="Gerard Ateshian" w:date="2014-01-07T09:51:00Z">
        <w:r>
          <w:tab/>
        </w:r>
      </w:ins>
      <w:ins w:id="1424" w:author="Gerard Ateshian" w:date="2014-01-07T09:51:00Z">
        <w:r w:rsidRPr="00C14B72">
          <w:rPr>
            <w:position w:val="-32"/>
            <w:rPrChange w:id="1425" w:author="Gerard Ateshian" w:date="2014-01-07T09:56:00Z">
              <w:rPr>
                <w:position w:val="-32"/>
              </w:rPr>
            </w:rPrChange>
          </w:rPr>
          <w:object w:dxaOrig="2960" w:dyaOrig="780" w14:anchorId="65BAB2BB">
            <v:shape id="_x0000_i1703" type="#_x0000_t75" style="width:147.5pt;height:39.5pt" o:ole="">
              <v:imagedata r:id="rId1390" o:title=""/>
            </v:shape>
            <o:OLEObject Type="Embed" ProgID="Equation.DSMT4" ShapeID="_x0000_i1703" DrawAspect="Content" ObjectID="_1459176854" r:id="rId1391"/>
          </w:object>
        </w:r>
      </w:ins>
      <w:ins w:id="1426" w:author="Gerard Ateshian" w:date="2014-01-07T09:51:00Z">
        <w:r>
          <w:t>,</w:t>
        </w:r>
      </w:ins>
    </w:p>
    <w:p w14:paraId="3611C788" w14:textId="1AEB837C" w:rsidR="00C14B72" w:rsidRDefault="00BC495E" w:rsidP="00C14B72">
      <w:pPr>
        <w:rPr>
          <w:ins w:id="1427" w:author="Gerard Ateshian" w:date="2014-01-07T09:51:00Z"/>
        </w:rPr>
      </w:pPr>
      <w:proofErr w:type="gramStart"/>
      <w:ins w:id="1428" w:author="Gerard Ateshian" w:date="2014-01-07T09:51:00Z">
        <w:r>
          <w:t>where</w:t>
        </w:r>
        <w:proofErr w:type="gramEnd"/>
        <w:r>
          <w:t xml:space="preserve"> </w:t>
        </w:r>
      </w:ins>
      <w:ins w:id="1429"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59176855" r:id="rId1393"/>
          </w:object>
        </w:r>
      </w:ins>
      <w:ins w:id="1430" w:author="Gerard Ateshian" w:date="2014-01-07T10:00:00Z">
        <w:r w:rsidR="005467AD">
          <w:t xml:space="preserve"> and </w:t>
        </w:r>
      </w:ins>
      <w:ins w:id="1431" w:author="Gerard Ateshian" w:date="2014-01-07T09:51:00Z">
        <w:r>
          <w:t xml:space="preserve">the porosity </w:t>
        </w:r>
      </w:ins>
      <w:ins w:id="1432" w:author="Gerard Ateshian" w:date="2014-01-07T09:57:00Z">
        <w:r w:rsidRPr="00AA6727">
          <w:rPr>
            <w:position w:val="-10"/>
          </w:rPr>
          <w:object w:dxaOrig="320" w:dyaOrig="380" w14:anchorId="6E5C004A">
            <v:shape id="_x0000_i1705" type="#_x0000_t75" style="width:16pt;height:19.5pt" o:ole="">
              <v:imagedata r:id="rId1394" o:title=""/>
            </v:shape>
            <o:OLEObject Type="Embed" ProgID="Equation.DSMT4" ShapeID="_x0000_i1705" DrawAspect="Content" ObjectID="_1459176856" r:id="rId1395"/>
          </w:object>
        </w:r>
      </w:ins>
      <w:ins w:id="1433"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1434" w:author="Gerard Ateshian" w:date="2014-01-07T09:51:00Z"/>
        </w:rPr>
      </w:pPr>
      <w:ins w:id="1435" w:author="Gerard Ateshian" w:date="2014-01-07T09:51:00Z">
        <w:r>
          <w:tab/>
        </w:r>
      </w:ins>
      <w:ins w:id="1436" w:author="Gerard Ateshian" w:date="2014-01-07T09:51:00Z">
        <w:r w:rsidR="00BC495E" w:rsidRPr="00BC495E">
          <w:rPr>
            <w:position w:val="-24"/>
            <w:rPrChange w:id="1437" w:author="Gerard Ateshian" w:date="2014-01-07T09:57:00Z">
              <w:rPr>
                <w:position w:val="-24"/>
              </w:rPr>
            </w:rPrChange>
          </w:rPr>
          <w:object w:dxaOrig="1140" w:dyaOrig="680" w14:anchorId="46679A08">
            <v:shape id="_x0000_i1706" type="#_x0000_t75" style="width:56.5pt;height:34pt" o:ole="">
              <v:imagedata r:id="rId1396" o:title=""/>
            </v:shape>
            <o:OLEObject Type="Embed" ProgID="Equation.DSMT4" ShapeID="_x0000_i1706" DrawAspect="Content" ObjectID="_1459176857" r:id="rId1397"/>
          </w:object>
        </w:r>
      </w:ins>
      <w:ins w:id="1438" w:author="Gerard Ateshian" w:date="2014-01-07T09:51:00Z">
        <w:r w:rsidR="00BC495E">
          <w:t>.</w:t>
        </w:r>
      </w:ins>
    </w:p>
    <w:p w14:paraId="4E967B54" w14:textId="3A0936B8" w:rsidR="00C14B72" w:rsidRDefault="00C14B72" w:rsidP="00BC495E">
      <w:pPr>
        <w:rPr>
          <w:ins w:id="1439" w:author="Gerard Ateshian" w:date="2014-01-07T09:51:00Z"/>
        </w:rPr>
      </w:pPr>
      <w:ins w:id="1440" w:author="Gerard Ateshian" w:date="2014-01-07T09:51:00Z">
        <w:r w:rsidRPr="00AF2221">
          <w:rPr>
            <w:position w:val="-6"/>
          </w:rPr>
          <w:object w:dxaOrig="220" w:dyaOrig="279" w14:anchorId="0F8D068B">
            <v:shape id="_x0000_i1707" type="#_x0000_t75" style="width:10.5pt;height:14pt" o:ole="">
              <v:imagedata r:id="rId1369" o:title=""/>
            </v:shape>
            <o:OLEObject Type="Embed" ProgID="Equation.DSMT4" ShapeID="_x0000_i1707" DrawAspect="Content" ObjectID="_1459176858" r:id="rId1398"/>
          </w:object>
        </w:r>
      </w:ins>
      <w:ins w:id="1441" w:author="Gerard Ateshian" w:date="2014-01-07T09:51:00Z">
        <w:r w:rsidRPr="00A16AEB">
          <w:t xml:space="preserve"> </w:t>
        </w:r>
        <w:proofErr w:type="gramStart"/>
        <w:r>
          <w:t>is</w:t>
        </w:r>
        <w:proofErr w:type="gramEnd"/>
        <w:r>
          <w:t xml:space="preserve"> the Jacobian of the deformation, i.e. </w:t>
        </w:r>
      </w:ins>
      <w:ins w:id="1442" w:author="Gerard Ateshian" w:date="2014-01-07T09:51:00Z">
        <w:r w:rsidRPr="00AF2221">
          <w:rPr>
            <w:position w:val="-6"/>
          </w:rPr>
          <w:object w:dxaOrig="940" w:dyaOrig="279" w14:anchorId="3040A99C">
            <v:shape id="_x0000_i1708" type="#_x0000_t75" style="width:48pt;height:14pt" o:ole="">
              <v:imagedata r:id="rId1371" o:title=""/>
            </v:shape>
            <o:OLEObject Type="Embed" ProgID="Equation.DSMT4" ShapeID="_x0000_i1708" DrawAspect="Content" ObjectID="_1459176859" r:id="rId1399"/>
          </w:object>
        </w:r>
      </w:ins>
      <w:ins w:id="1443" w:author="Gerard Ateshian" w:date="2014-01-07T09:51:00Z">
        <w:r>
          <w:t xml:space="preserve"> where</w:t>
        </w:r>
        <w:r>
          <w:rPr>
            <w:b/>
          </w:rPr>
          <w:t xml:space="preserve"> </w:t>
        </w:r>
      </w:ins>
      <w:ins w:id="1444" w:author="Gerard Ateshian" w:date="2014-01-07T09:51:00Z">
        <w:r w:rsidRPr="00AF2221">
          <w:rPr>
            <w:b/>
            <w:position w:val="-4"/>
          </w:rPr>
          <w:object w:dxaOrig="220" w:dyaOrig="260" w14:anchorId="3BB79878">
            <v:shape id="_x0000_i1709" type="#_x0000_t75" style="width:10.5pt;height:13.5pt" o:ole="">
              <v:imagedata r:id="rId1373" o:title=""/>
            </v:shape>
            <o:OLEObject Type="Embed" ProgID="Equation.DSMT4" ShapeID="_x0000_i1709" DrawAspect="Content" ObjectID="_1459176860" r:id="rId1400"/>
          </w:object>
        </w:r>
      </w:ins>
      <w:ins w:id="1445" w:author="Gerard Ateshian" w:date="2014-01-07T09:51:00Z">
        <w:r w:rsidRPr="00A16AEB">
          <w:t xml:space="preserve"> </w:t>
        </w:r>
        <w:r>
          <w:t>is the deformation gradient</w:t>
        </w:r>
      </w:ins>
      <w:ins w:id="1446" w:author="Gerard Ateshian" w:date="2014-01-07T09:58:00Z">
        <w:r w:rsidR="00BC495E">
          <w:t xml:space="preserve"> and </w:t>
        </w:r>
      </w:ins>
      <w:ins w:id="1447" w:author="Gerard Ateshian" w:date="2014-01-07T09:58:00Z">
        <w:r w:rsidR="00BC495E" w:rsidRPr="00AA6727">
          <w:rPr>
            <w:position w:val="-12"/>
          </w:rPr>
          <w:object w:dxaOrig="280" w:dyaOrig="400" w14:anchorId="281E720D">
            <v:shape id="_x0000_i1710" type="#_x0000_t75" style="width:14pt;height:20pt" o:ole="">
              <v:imagedata r:id="rId1401" o:title=""/>
            </v:shape>
            <o:OLEObject Type="Embed" ProgID="Equation.DSMT4" ShapeID="_x0000_i1710" DrawAspect="Content" ObjectID="_1459176861" r:id="rId1402"/>
          </w:object>
        </w:r>
      </w:ins>
      <w:ins w:id="1448" w:author="Gerard Ateshian" w:date="2014-01-07T09:58:00Z">
        <w:r w:rsidR="00BC495E">
          <w:t xml:space="preserve"> is the referential solid volume fraction</w:t>
        </w:r>
      </w:ins>
      <w:ins w:id="1449" w:author="Gerard Ateshian" w:date="2014-01-07T09:51:00Z">
        <w:r>
          <w:t>.</w:t>
        </w:r>
      </w:ins>
      <w:ins w:id="1450" w:author="Gerard Ateshian" w:date="2014-01-07T10:01:00Z">
        <w:r w:rsidR="005467AD">
          <w:t xml:space="preserve"> Here, </w:t>
        </w:r>
      </w:ins>
      <w:ins w:id="1451" w:author="Gerard Ateshian" w:date="2014-01-07T10:01:00Z">
        <w:r w:rsidR="005467AD" w:rsidRPr="005467AD">
          <w:rPr>
            <w:position w:val="-4"/>
          </w:rPr>
          <w:object w:dxaOrig="180" w:dyaOrig="200" w14:anchorId="618BFB62">
            <v:shape id="_x0000_i1711" type="#_x0000_t75" style="width:9.5pt;height:10pt" o:ole="">
              <v:imagedata r:id="rId1403" o:title=""/>
            </v:shape>
            <o:OLEObject Type="Embed" ProgID="Equation.DSMT4" ShapeID="_x0000_i1711" DrawAspect="Content" ObjectID="_1459176862" r:id="rId1404"/>
          </w:object>
        </w:r>
      </w:ins>
      <w:ins w:id="1452" w:author="Gerard Ateshian" w:date="2014-01-07T10:01:00Z">
        <w:r w:rsidR="005467AD">
          <w:t xml:space="preserve"> represents the actual concentration of the solute whose diffusivity is given </w:t>
        </w:r>
        <w:proofErr w:type="gramStart"/>
        <w:r w:rsidR="005467AD">
          <w:t xml:space="preserve">by </w:t>
        </w:r>
      </w:ins>
      <w:proofErr w:type="gramEnd"/>
      <w:ins w:id="1453" w:author="Gerard Ateshian" w:date="2014-01-07T10:02:00Z">
        <w:r w:rsidR="005467AD" w:rsidRPr="00AA6727">
          <w:rPr>
            <w:position w:val="-6"/>
          </w:rPr>
          <w:object w:dxaOrig="200" w:dyaOrig="260" w14:anchorId="6883251B">
            <v:shape id="_x0000_i1712" type="#_x0000_t75" style="width:10pt;height:13.5pt" o:ole="">
              <v:imagedata r:id="rId1405" o:title=""/>
            </v:shape>
            <o:OLEObject Type="Embed" ProgID="Equation.DSMT4" ShapeID="_x0000_i1712" DrawAspect="Content" ObjectID="_1459176863" r:id="rId1406"/>
          </w:object>
        </w:r>
      </w:ins>
      <w:ins w:id="1454" w:author="Gerard Ateshian" w:date="2014-01-07T10:02:00Z">
        <w:r w:rsidR="005467AD">
          <w:t>.  This constitutive relation is based on the experimental findings reported by Albro et al.</w:t>
        </w:r>
      </w:ins>
      <w:ins w:id="1455"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1456" w:author="Gerard Ateshian" w:date="2014-01-07T10:18:00Z">
        <w:r w:rsidR="00AA6727">
          <w:t>.</w:t>
        </w:r>
      </w:ins>
    </w:p>
    <w:p w14:paraId="7E06207A" w14:textId="77777777" w:rsidR="00C14B72" w:rsidRDefault="00C14B72" w:rsidP="00C14B72">
      <w:pPr>
        <w:rPr>
          <w:ins w:id="1457" w:author="Gerard Ateshian" w:date="2014-01-07T09:51:00Z"/>
        </w:rPr>
      </w:pPr>
    </w:p>
    <w:p w14:paraId="4C18D5CA" w14:textId="77777777" w:rsidR="00C14B72" w:rsidRPr="00B27FE9" w:rsidRDefault="00C14B72" w:rsidP="00C14B72">
      <w:pPr>
        <w:pStyle w:val="Example"/>
        <w:rPr>
          <w:ins w:id="1458" w:author="Gerard Ateshian" w:date="2014-01-07T09:51:00Z"/>
        </w:rPr>
      </w:pPr>
      <w:ins w:id="1459" w:author="Gerard Ateshian" w:date="2014-01-07T09:51:00Z">
        <w:r w:rsidRPr="00B27FE9">
          <w:t>Example:</w:t>
        </w:r>
      </w:ins>
    </w:p>
    <w:p w14:paraId="4AF145CE" w14:textId="607EE5C6" w:rsidR="00214C54" w:rsidRPr="00214C54" w:rsidRDefault="00214C54" w:rsidP="00214C54">
      <w:pPr>
        <w:rPr>
          <w:ins w:id="1460" w:author="Gerard Ateshian" w:date="2014-01-07T10:07:00Z"/>
          <w:rFonts w:ascii="Courier New" w:hAnsi="Courier New"/>
          <w:sz w:val="22"/>
        </w:rPr>
      </w:pPr>
      <w:ins w:id="1461"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1462" w:author="Gerard Ateshian" w:date="2014-01-07T10:07:00Z"/>
          <w:rFonts w:ascii="Courier New" w:hAnsi="Courier New"/>
          <w:sz w:val="22"/>
        </w:rPr>
      </w:pPr>
      <w:ins w:id="1463"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1464" w:author="Gerard Ateshian" w:date="2014-01-07T10:07:00Z"/>
          <w:rFonts w:ascii="Courier New" w:hAnsi="Courier New"/>
          <w:sz w:val="22"/>
        </w:rPr>
      </w:pPr>
      <w:ins w:id="1465"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1466" w:author="Gerard Ateshian" w:date="2014-01-07T10:07:00Z"/>
          <w:rFonts w:ascii="Courier New" w:hAnsi="Courier New"/>
          <w:sz w:val="22"/>
        </w:rPr>
      </w:pPr>
      <w:ins w:id="1467" w:author="Gerard Ateshian" w:date="2014-01-07T10:07:00Z">
        <w:r w:rsidRPr="00214C54">
          <w:rPr>
            <w:rFonts w:ascii="Courier New" w:hAnsi="Courier New"/>
            <w:sz w:val="22"/>
          </w:rPr>
          <w:tab/>
        </w:r>
        <w:r w:rsidRPr="00214C54">
          <w:rPr>
            <w:rFonts w:ascii="Courier New" w:hAnsi="Courier New"/>
            <w:sz w:val="22"/>
          </w:rPr>
          <w:tab/>
          <w:t>&lt;</w:t>
        </w:r>
        <w:proofErr w:type="gramStart"/>
        <w:r w:rsidRPr="00214C54">
          <w:rPr>
            <w:rFonts w:ascii="Courier New" w:hAnsi="Courier New"/>
            <w:sz w:val="22"/>
          </w:rPr>
          <w:t>alphad&gt;</w:t>
        </w:r>
        <w:proofErr w:type="gramEnd"/>
        <w:r w:rsidRPr="00214C54">
          <w:rPr>
            <w:rFonts w:ascii="Courier New" w:hAnsi="Courier New"/>
            <w:sz w:val="22"/>
          </w:rPr>
          <w:t>18&lt;/alphad&gt;</w:t>
        </w:r>
      </w:ins>
    </w:p>
    <w:p w14:paraId="4ABDF2F1" w14:textId="1DC7EAF8" w:rsidR="00214C54" w:rsidRPr="00214C54" w:rsidRDefault="00214C54" w:rsidP="00214C54">
      <w:pPr>
        <w:rPr>
          <w:ins w:id="1468" w:author="Gerard Ateshian" w:date="2014-01-07T10:07:00Z"/>
          <w:rFonts w:ascii="Courier New" w:hAnsi="Courier New"/>
          <w:sz w:val="22"/>
        </w:rPr>
      </w:pPr>
      <w:ins w:id="1469"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cdinv&gt;</w:t>
        </w:r>
        <w:proofErr w:type="gramEnd"/>
        <w:r w:rsidRPr="00214C54">
          <w:rPr>
            <w:rFonts w:ascii="Courier New" w:hAnsi="Courier New"/>
            <w:sz w:val="22"/>
          </w:rPr>
          <w:t>0.0625&lt;/cdinv&gt;</w:t>
        </w:r>
      </w:ins>
    </w:p>
    <w:p w14:paraId="741DE3A3" w14:textId="2BD961FB" w:rsidR="00214C54" w:rsidRPr="00214C54" w:rsidRDefault="00214C54" w:rsidP="00214C54">
      <w:pPr>
        <w:rPr>
          <w:ins w:id="1470" w:author="Gerard Ateshian" w:date="2014-01-07T10:07:00Z"/>
          <w:rFonts w:ascii="Courier New" w:hAnsi="Courier New"/>
          <w:sz w:val="22"/>
        </w:rPr>
      </w:pPr>
      <w:ins w:id="1471"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1472" w:author="Gerard Ateshian" w:date="2014-01-07T10:07:00Z"/>
          <w:rFonts w:ascii="Courier New" w:hAnsi="Courier New"/>
          <w:sz w:val="22"/>
        </w:rPr>
      </w:pPr>
      <w:ins w:id="1473"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1474" w:author="Gerard Ateshian" w:date="2014-01-07T10:07:00Z"/>
          <w:rFonts w:ascii="Courier New" w:hAnsi="Courier New"/>
          <w:sz w:val="22"/>
        </w:rPr>
      </w:pPr>
      <w:ins w:id="1475"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solub&gt;</w:t>
        </w:r>
        <w:proofErr w:type="gramEnd"/>
        <w:r w:rsidRPr="00214C54">
          <w:rPr>
            <w:rFonts w:ascii="Courier New" w:hAnsi="Courier New"/>
            <w:sz w:val="22"/>
          </w:rPr>
          <w:t>1&lt;/solub&gt;</w:t>
        </w:r>
      </w:ins>
    </w:p>
    <w:p w14:paraId="4B3628A3" w14:textId="12B1359B" w:rsidR="00214C54" w:rsidRPr="00214C54" w:rsidRDefault="00214C54" w:rsidP="00214C54">
      <w:pPr>
        <w:rPr>
          <w:ins w:id="1476" w:author="Gerard Ateshian" w:date="2014-01-07T10:07:00Z"/>
          <w:rFonts w:ascii="Courier New" w:hAnsi="Courier New"/>
          <w:sz w:val="22"/>
        </w:rPr>
      </w:pPr>
      <w:ins w:id="1477"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1478" w:author="Gerard Ateshian" w:date="2014-01-07T10:07:00Z"/>
          <w:rFonts w:ascii="Courier New" w:hAnsi="Courier New"/>
          <w:sz w:val="22"/>
        </w:rPr>
      </w:pPr>
      <w:ins w:id="1479"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480" w:name="_Ref162420103"/>
      <w:bookmarkStart w:id="1481" w:name="_Toc377547315"/>
      <w:r w:rsidRPr="00B27FE9">
        <w:lastRenderedPageBreak/>
        <w:t>Solubility Materials</w:t>
      </w:r>
      <w:bookmarkEnd w:id="1480"/>
      <w:bookmarkEnd w:id="1481"/>
    </w:p>
    <w:p w14:paraId="0B0BD944" w14:textId="77777777" w:rsidR="006A0BC1" w:rsidRPr="00B27FE9" w:rsidRDefault="006A0BC1" w:rsidP="006A0BC1">
      <w:pPr>
        <w:pStyle w:val="Heading4"/>
      </w:pPr>
      <w:bookmarkStart w:id="1482" w:name="_Toc377547316"/>
      <w:r w:rsidRPr="00B27FE9">
        <w:t>Constant Solubility</w:t>
      </w:r>
      <w:bookmarkEnd w:id="1482"/>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13" type="#_x0000_t75" style="width:10.5pt;height:13.5pt" o:ole="">
                  <v:imagedata r:id="rId1407" o:title=""/>
                </v:shape>
                <o:OLEObject Type="Embed" ProgID="Equation.DSMT4" ShapeID="_x0000_i1713" DrawAspect="Content" ObjectID="_1459176864" r:id="rId1408"/>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9" o:title=""/>
          </v:shape>
          <o:OLEObject Type="Embed" ProgID="Equation.DSMT4" ShapeID="_x0000_i1714" DrawAspect="Content" ObjectID="_1459176865"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w:t>
      </w:r>
      <w:proofErr w:type="gramStart"/>
      <w:r>
        <w:t>solub&gt;</w:t>
      </w:r>
      <w:proofErr w:type="gramEnd"/>
      <w:r>
        <w: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483" w:name="_Ref162420105"/>
      <w:bookmarkStart w:id="1484" w:name="_Toc377547317"/>
      <w:r w:rsidRPr="00B27FE9">
        <w:lastRenderedPageBreak/>
        <w:t>Osmotic Coefficient Materials</w:t>
      </w:r>
      <w:bookmarkEnd w:id="1483"/>
      <w:bookmarkEnd w:id="1484"/>
    </w:p>
    <w:p w14:paraId="1167F702" w14:textId="77777777" w:rsidR="006A0BC1" w:rsidRPr="00B27FE9" w:rsidRDefault="006A0BC1" w:rsidP="006A0BC1">
      <w:pPr>
        <w:pStyle w:val="Heading4"/>
      </w:pPr>
      <w:bookmarkStart w:id="1485" w:name="_Toc377547318"/>
      <w:r w:rsidRPr="00B27FE9">
        <w:t>Constant Osmotic Coefficient</w:t>
      </w:r>
      <w:bookmarkEnd w:id="1485"/>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15" type="#_x0000_t75" style="width:13.5pt;height:12pt" o:ole="">
                  <v:imagedata r:id="rId1411" o:title=""/>
                </v:shape>
                <o:OLEObject Type="Embed" ProgID="Equation.DSMT4" ShapeID="_x0000_i1715" DrawAspect="Content" ObjectID="_1459176866" r:id="rId1412"/>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3" o:title=""/>
          </v:shape>
          <o:OLEObject Type="Embed" ProgID="Equation.DSMT4" ShapeID="_x0000_i1716" DrawAspect="Content" ObjectID="_1459176867"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w:t>
      </w:r>
      <w:proofErr w:type="gramStart"/>
      <w:r>
        <w:t>osmcoef&gt;</w:t>
      </w:r>
      <w:proofErr w:type="gramEnd"/>
      <w:r>
        <w: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486" w:name="_Ref366847643"/>
      <w:bookmarkStart w:id="1487" w:name="_Ref240797904"/>
      <w:bookmarkStart w:id="1488" w:name="_Ref240797910"/>
      <w:bookmarkStart w:id="1489" w:name="_Toc377547319"/>
      <w:r>
        <w:lastRenderedPageBreak/>
        <w:t xml:space="preserve">Triphasic </w:t>
      </w:r>
      <w:r w:rsidR="00AC155B">
        <w:t xml:space="preserve">and Multiphasic </w:t>
      </w:r>
      <w:r>
        <w:t>Materials</w:t>
      </w:r>
      <w:bookmarkEnd w:id="1486"/>
      <w:bookmarkEnd w:id="1487"/>
      <w:bookmarkEnd w:id="1488"/>
      <w:bookmarkEnd w:id="1489"/>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6" o:title=""/>
          </v:shape>
          <o:OLEObject Type="Embed" ProgID="Equation.DSMT4" ShapeID="_x0000_i1717" DrawAspect="Content" ObjectID="_1459176868" r:id="rId1417"/>
        </w:object>
      </w:r>
      <w:r w:rsidRPr="00B27FE9">
        <w:t xml:space="preserve"> </w:t>
      </w:r>
      <w:r w:rsidR="00AF2221" w:rsidRPr="00AF2221">
        <w:rPr>
          <w:position w:val="-6"/>
        </w:rPr>
        <w:object w:dxaOrig="720" w:dyaOrig="260" w14:anchorId="5CE0D0D2">
          <v:shape id="_x0000_i1718" type="#_x0000_t75" style="width:36.5pt;height:13.5pt" o:ole="">
            <v:imagedata r:id="rId1418" o:title=""/>
          </v:shape>
          <o:OLEObject Type="Embed" ProgID="Equation.DSMT4" ShapeID="_x0000_i1718" DrawAspect="Content" ObjectID="_1459176869" r:id="rId1419"/>
        </w:object>
      </w:r>
      <w:r w:rsidR="00AF2221" w:rsidRPr="00AF2221">
        <w:rPr>
          <w:position w:val="-4"/>
        </w:rPr>
        <w:object w:dxaOrig="720" w:dyaOrig="200" w14:anchorId="2C392F12">
          <v:shape id="_x0000_i1719" type="#_x0000_t75" style="width:36.5pt;height:10pt" o:ole="">
            <v:imagedata r:id="rId1420" o:title=""/>
          </v:shape>
          <o:OLEObject Type="Embed" ProgID="Equation.DSMT4" ShapeID="_x0000_i1719" DrawAspect="Content" ObjectID="_1459176870"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2" o:title=""/>
          </v:shape>
          <o:OLEObject Type="Embed" ProgID="Equation.DSMT4" ShapeID="_x0000_i1720" DrawAspect="Content" ObjectID="_1459176871" r:id="rId1423"/>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4" o:title=""/>
          </v:shape>
          <o:OLEObject Type="Embed" ProgID="Equation.DSMT4" ShapeID="_x0000_i1721" DrawAspect="Content" ObjectID="_1459176872" r:id="rId1425"/>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6" o:title=""/>
          </v:shape>
          <o:OLEObject Type="Embed" ProgID="Equation.DSMT4" ShapeID="_x0000_i1722" DrawAspect="Content" ObjectID="_1459176873" r:id="rId1427"/>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8" o:title=""/>
          </v:shape>
          <o:OLEObject Type="Embed" ProgID="Equation.DSMT4" ShapeID="_x0000_i1723" DrawAspect="Content" ObjectID="_1459176874" r:id="rId1429"/>
        </w:object>
      </w:r>
      <w:r w:rsidRPr="00B27FE9">
        <w:t xml:space="preserve"> of solute </w:t>
      </w:r>
      <w:r w:rsidR="00AF2221" w:rsidRPr="00AF2221">
        <w:rPr>
          <w:position w:val="-4"/>
        </w:rPr>
        <w:object w:dxaOrig="220" w:dyaOrig="200" w14:anchorId="0B574E65">
          <v:shape id="_x0000_i1724" type="#_x0000_t75" style="width:10.5pt;height:10pt" o:ole="">
            <v:imagedata r:id="rId1430" o:title=""/>
          </v:shape>
          <o:OLEObject Type="Embed" ProgID="Equation.DSMT4" ShapeID="_x0000_i1724" DrawAspect="Content" ObjectID="_1459176875"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25" type="#_x0000_t75" style="width:61.5pt;height:18pt" o:ole="">
            <v:imagedata r:id="rId1432" o:title=""/>
          </v:shape>
          <o:OLEObject Type="Embed" ProgID="Equation.DSMT4" ShapeID="_x0000_i1725" DrawAspect="Content" ObjectID="_1459176876" r:id="rId1433"/>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4" o:title=""/>
          </v:shape>
          <o:OLEObject Type="Embed" ProgID="Equation.DSMT4" ShapeID="_x0000_i1726" DrawAspect="Content" ObjectID="_1459176877"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6" o:title=""/>
          </v:shape>
          <o:OLEObject Type="Embed" ProgID="Equation.DSMT4" ShapeID="_x0000_i1727" DrawAspect="Content" ObjectID="_1459176878"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8" o:title=""/>
          </v:shape>
          <o:OLEObject Type="Embed" ProgID="Equation.DSMT4" ShapeID="_x0000_i1728" DrawAspect="Content" ObjectID="_1459176879" r:id="rId1439"/>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9" type="#_x0000_t75" style="width:10pt;height:14pt" o:ole="">
            <v:imagedata r:id="rId1440" o:title=""/>
          </v:shape>
          <o:OLEObject Type="Embed" ProgID="Equation.DSMT4" ShapeID="_x0000_i1729" DrawAspect="Content" ObjectID="_1459176880" r:id="rId1441"/>
        </w:object>
      </w:r>
      <w:r w:rsidRPr="00B27FE9">
        <w:t xml:space="preserve">; </w:t>
      </w:r>
      <w:r w:rsidR="00AF2221" w:rsidRPr="00AF2221">
        <w:rPr>
          <w:position w:val="-6"/>
        </w:rPr>
        <w:object w:dxaOrig="279" w:dyaOrig="320" w14:anchorId="3C29343B">
          <v:shape id="_x0000_i1730" type="#_x0000_t75" style="width:14pt;height:16.5pt" o:ole="">
            <v:imagedata r:id="rId1442" o:title=""/>
          </v:shape>
          <o:OLEObject Type="Embed" ProgID="Equation.DSMT4" ShapeID="_x0000_i1730" DrawAspect="Content" ObjectID="_1459176881"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4" o:title=""/>
          </v:shape>
          <o:OLEObject Type="Embed" ProgID="Equation.DSMT4" ShapeID="_x0000_i1731" DrawAspect="Content" ObjectID="_1459176882"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6" o:title=""/>
          </v:shape>
          <o:OLEObject Type="Embed" ProgID="Equation.DSMT4" ShapeID="_x0000_i1732" DrawAspect="Content" ObjectID="_1459176883" r:id="rId1447"/>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33" type="#_x0000_t75" style="width:16.5pt;height:14pt" o:ole="">
            <v:imagedata r:id="rId1448" o:title=""/>
          </v:shape>
          <o:OLEObject Type="Embed" ProgID="Equation.DSMT4" ShapeID="_x0000_i1733" DrawAspect="Content" ObjectID="_1459176884" r:id="rId1449"/>
        </w:object>
      </w:r>
      <w:r w:rsidRPr="00B27FE9">
        <w:t xml:space="preserve">; in general, </w:t>
      </w:r>
      <w:r w:rsidR="00AF2221" w:rsidRPr="00AF2221">
        <w:rPr>
          <w:position w:val="-4"/>
        </w:rPr>
        <w:object w:dxaOrig="320" w:dyaOrig="300" w14:anchorId="67B8CDAB">
          <v:shape id="_x0000_i1734" type="#_x0000_t75" style="width:16.5pt;height:14pt" o:ole="">
            <v:imagedata r:id="rId1450" o:title=""/>
          </v:shape>
          <o:OLEObject Type="Embed" ProgID="Equation.DSMT4" ShapeID="_x0000_i1734" DrawAspect="Content" ObjectID="_1459176885" r:id="rId145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35" type="#_x0000_t75" style="width:48pt;height:14pt" o:ole="">
            <v:imagedata r:id="rId1452" o:title=""/>
          </v:shape>
          <o:OLEObject Type="Embed" ProgID="Equation.DSMT4" ShapeID="_x0000_i1735" DrawAspect="Content" ObjectID="_1459176886"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6" type="#_x0000_t75" style="width:14pt;height:16.5pt" o:ole="">
            <v:imagedata r:id="rId1454" o:title=""/>
          </v:shape>
          <o:OLEObject Type="Embed" ProgID="Equation.DSMT4" ShapeID="_x0000_i1736" DrawAspect="Content" ObjectID="_1459176887"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6" o:title=""/>
          </v:shape>
          <o:OLEObject Type="Embed" ProgID="Equation.DSMT4" ShapeID="_x0000_i1737" DrawAspect="Content" ObjectID="_1459176888" r:id="rId1457"/>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8" type="#_x0000_t75" style="width:14pt;height:21.5pt" o:ole="">
            <v:imagedata r:id="rId1458" o:title=""/>
          </v:shape>
          <o:OLEObject Type="Embed" ProgID="Equation.DSMT4" ShapeID="_x0000_i1738" DrawAspect="Content" ObjectID="_1459176889" r:id="rId1459"/>
        </w:object>
      </w:r>
      <w:r>
        <w:t xml:space="preserve"> is the solid volume fraction and </w:t>
      </w:r>
      <w:r w:rsidR="00AF2221" w:rsidRPr="00AF2221">
        <w:rPr>
          <w:position w:val="-14"/>
        </w:rPr>
        <w:object w:dxaOrig="279" w:dyaOrig="420" w14:anchorId="5EDC30A8">
          <v:shape id="_x0000_i1739" type="#_x0000_t75" style="width:14pt;height:21.5pt" o:ole="">
            <v:imagedata r:id="rId1460" o:title=""/>
          </v:shape>
          <o:OLEObject Type="Embed" ProgID="Equation.DSMT4" ShapeID="_x0000_i1739" DrawAspect="Content" ObjectID="_1459176890"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2" o:title=""/>
          </v:shape>
          <o:OLEObject Type="Embed" ProgID="Equation.DSMT4" ShapeID="_x0000_i1740" DrawAspect="Content" ObjectID="_1459176891" r:id="rId1463"/>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1" type="#_x0000_t75" style="width:14pt;height:16.5pt" o:ole="">
            <v:imagedata r:id="rId1464" o:title=""/>
          </v:shape>
          <o:OLEObject Type="Embed" ProgID="Equation.DSMT4" ShapeID="_x0000_i1741" DrawAspect="Content" ObjectID="_1459176892"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6" o:title=""/>
          </v:shape>
          <o:OLEObject Type="Embed" ProgID="Equation.DSMT4" ShapeID="_x0000_i1742" DrawAspect="Content" ObjectID="_1459176893" r:id="rId1467"/>
        </w:object>
      </w:r>
      <w:r w:rsidR="00AF2221" w:rsidRPr="00AF2221">
        <w:rPr>
          <w:position w:val="-4"/>
        </w:rPr>
        <w:object w:dxaOrig="920" w:dyaOrig="320" w14:anchorId="65A00249">
          <v:shape id="_x0000_i1743" type="#_x0000_t75" style="width:45.5pt;height:16.5pt" o:ole="">
            <v:imagedata r:id="rId1468" o:title=""/>
          </v:shape>
          <o:OLEObject Type="Embed" ProgID="Equation.DSMT4" ShapeID="_x0000_i1743" DrawAspect="Content" ObjectID="_1459176894"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0" o:title=""/>
          </v:shape>
          <o:OLEObject Type="Embed" ProgID="Equation.DSMT4" ShapeID="_x0000_i1744" DrawAspect="Content" ObjectID="_1459176895" r:id="rId1471"/>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45" type="#_x0000_t75" style="width:16.5pt;height:19.5pt" o:ole="">
            <v:imagedata r:id="rId1472" o:title=""/>
          </v:shape>
          <o:OLEObject Type="Embed" ProgID="Equation.DSMT4" ShapeID="_x0000_i1745" DrawAspect="Content" ObjectID="_1459176896"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4" o:title=""/>
          </v:shape>
          <o:OLEObject Type="Embed" ProgID="Equation.DSMT4" ShapeID="_x0000_i1746" DrawAspect="Content" ObjectID="_1459176897"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6" o:title=""/>
          </v:shape>
          <o:OLEObject Type="Embed" ProgID="Equation.DSMT4" ShapeID="_x0000_i1747" DrawAspect="Content" ObjectID="_1459176898"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8" o:title=""/>
          </v:shape>
          <o:OLEObject Type="Embed" ProgID="Equation.DSMT4" ShapeID="_x0000_i1748" DrawAspect="Content" ObjectID="_1459176899"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0" o:title=""/>
          </v:shape>
          <o:OLEObject Type="Embed" ProgID="Equation.DSMT4" ShapeID="_x0000_i1749" DrawAspect="Content" ObjectID="_1459176900"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2" o:title=""/>
          </v:shape>
          <o:OLEObject Type="Embed" ProgID="Equation.DSMT4" ShapeID="_x0000_i1750" DrawAspect="Content" ObjectID="_1459176901"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4" o:title=""/>
          </v:shape>
          <o:OLEObject Type="Embed" ProgID="Equation.DSMT4" ShapeID="_x0000_i1751" DrawAspect="Content" ObjectID="_1459176902" r:id="rId1485"/>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2" type="#_x0000_t75" style="width:16.5pt;height:19.5pt" o:ole="">
            <v:imagedata r:id="rId1486" o:title=""/>
          </v:shape>
          <o:OLEObject Type="Embed" ProgID="Equation.DSMT4" ShapeID="_x0000_i1752" DrawAspect="Content" ObjectID="_1459176903"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8" o:title=""/>
          </v:shape>
          <o:OLEObject Type="Embed" ProgID="Equation.DSMT4" ShapeID="_x0000_i1753" DrawAspect="Content" ObjectID="_1459176904" r:id="rId1489"/>
        </w:object>
      </w:r>
      <w:r w:rsidRPr="00B27FE9">
        <w:t xml:space="preserve">; </w:t>
      </w:r>
      <w:r w:rsidR="00AF2221" w:rsidRPr="00AF2221">
        <w:rPr>
          <w:position w:val="-12"/>
        </w:rPr>
        <w:object w:dxaOrig="340" w:dyaOrig="380" w14:anchorId="660C2F09">
          <v:shape id="_x0000_i1754" type="#_x0000_t75" style="width:16.5pt;height:19.5pt" o:ole="">
            <v:imagedata r:id="rId1490" o:title=""/>
          </v:shape>
          <o:OLEObject Type="Embed" ProgID="Equation.DSMT4" ShapeID="_x0000_i1754" DrawAspect="Content" ObjectID="_1459176905"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2" o:title=""/>
          </v:shape>
          <o:OLEObject Type="Embed" ProgID="Equation.DSMT4" ShapeID="_x0000_i1755" DrawAspect="Content" ObjectID="_1459176906"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6" type="#_x0000_t75" style="width:13.5pt;height:12pt" o:ole="">
            <v:imagedata r:id="rId1494" o:title=""/>
          </v:shape>
          <o:OLEObject Type="Embed" ProgID="Equation.DSMT4" ShapeID="_x0000_i1756" DrawAspect="Content" ObjectID="_1459176907" r:id="rId1495"/>
        </w:object>
      </w:r>
      <w:r w:rsidRPr="00B27FE9">
        <w:t xml:space="preserve">; in general, </w:t>
      </w:r>
      <w:r w:rsidR="00AF2221" w:rsidRPr="00AF2221">
        <w:rPr>
          <w:position w:val="-4"/>
        </w:rPr>
        <w:object w:dxaOrig="260" w:dyaOrig="240" w14:anchorId="27FB1973">
          <v:shape id="_x0000_i1757" type="#_x0000_t75" style="width:13.5pt;height:12pt" o:ole="">
            <v:imagedata r:id="rId1496" o:title=""/>
          </v:shape>
          <o:OLEObject Type="Embed" ProgID="Equation.DSMT4" ShapeID="_x0000_i1757" DrawAspect="Content" ObjectID="_1459176908"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8" type="#_x0000_t75" style="width:48pt;height:14pt" o:ole="">
            <v:imagedata r:id="rId1498" o:title=""/>
          </v:shape>
          <o:OLEObject Type="Embed" ProgID="Equation.DSMT4" ShapeID="_x0000_i1758" DrawAspect="Content" ObjectID="_1459176909"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0" o:title=""/>
          </v:shape>
          <o:OLEObject Type="Embed" ProgID="Equation.DSMT4" ShapeID="_x0000_i1759" DrawAspect="Content" ObjectID="_1459176910" r:id="rId1501"/>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2" o:title=""/>
          </v:shape>
          <o:OLEObject Type="Embed" ProgID="Equation.DSMT4" ShapeID="_x0000_i1760" DrawAspect="Content" ObjectID="_1459176911"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4" o:title=""/>
          </v:shape>
          <o:OLEObject Type="Embed" ProgID="Equation.DSMT4" ShapeID="_x0000_i1761" DrawAspect="Content" ObjectID="_1459176912" r:id="rId1505"/>
        </w:object>
      </w:r>
      <w:r w:rsidR="0051614E">
        <w:t>,</w:t>
      </w:r>
    </w:p>
    <w:p w14:paraId="7F09A243" w14:textId="77777777" w:rsidR="0051614E" w:rsidRDefault="0051614E" w:rsidP="0051614E">
      <w:proofErr w:type="gramStart"/>
      <w:r>
        <w:t>where</w:t>
      </w:r>
      <w:proofErr w:type="gramEnd"/>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6" o:title=""/>
          </v:shape>
          <o:OLEObject Type="Embed" ProgID="Equation.DSMT4" ShapeID="_x0000_i1762" DrawAspect="Content" ObjectID="_1459176913" r:id="rId1507"/>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3" type="#_x0000_t75" style="width:10.5pt;height:10pt" o:ole="">
            <v:imagedata r:id="rId1508" o:title=""/>
          </v:shape>
          <o:OLEObject Type="Embed" ProgID="Equation.DSMT4" ShapeID="_x0000_i1763" DrawAspect="Content" ObjectID="_1459176914"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64" type="#_x0000_t75" style="width:10pt;height:10.5pt" o:ole="">
            <v:imagedata r:id="rId1510" o:title=""/>
          </v:shape>
          <o:OLEObject Type="Embed" ProgID="Equation.DSMT4" ShapeID="_x0000_i1764" DrawAspect="Content" ObjectID="_1459176915" r:id="rId1511"/>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2" o:title=""/>
          </v:shape>
          <o:OLEObject Type="Embed" ProgID="Equation.DSMT4" ShapeID="_x0000_i1765" DrawAspect="Content" ObjectID="_1459176916"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4" o:title=""/>
          </v:shape>
          <o:OLEObject Type="Embed" ProgID="Equation.DSMT4" ShapeID="_x0000_i1766" DrawAspect="Content" ObjectID="_1459176917"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6" o:title=""/>
          </v:shape>
          <o:OLEObject Type="Embed" ProgID="Equation.DSMT4" ShapeID="_x0000_i1767" DrawAspect="Content" ObjectID="_1459176918" r:id="rId1517"/>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8" type="#_x0000_t75" style="width:14pt;height:16.5pt" o:ole="">
            <v:imagedata r:id="rId1518" o:title=""/>
          </v:shape>
          <o:OLEObject Type="Embed" ProgID="Equation.DSMT4" ShapeID="_x0000_i1768" DrawAspect="Content" ObjectID="_1459176919" r:id="rId1519"/>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9" type="#_x0000_t75" style="width:32.5pt;height:16.5pt" o:ole="">
            <v:imagedata r:id="rId1520" o:title=""/>
          </v:shape>
          <o:OLEObject Type="Embed" ProgID="Equation.DSMT4" ShapeID="_x0000_i1769" DrawAspect="Content" ObjectID="_1459176920"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2" o:title=""/>
          </v:shape>
          <o:OLEObject Type="Embed" ProgID="Equation.DSMT4" ShapeID="_x0000_i1770" DrawAspect="Content" ObjectID="_1459176921"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71" type="#_x0000_t75" style="width:64pt;height:18pt" o:ole="">
            <v:imagedata r:id="rId1524" o:title=""/>
          </v:shape>
          <o:OLEObject Type="Embed" ProgID="Equation.DSMT4" ShapeID="_x0000_i1771" DrawAspect="Content" ObjectID="_1459176922" r:id="rId1525"/>
        </w:object>
      </w:r>
      <w:r w:rsidRPr="00B27FE9">
        <w:t xml:space="preserve">, where </w:t>
      </w:r>
      <w:r w:rsidR="00AF2221" w:rsidRPr="00AF2221">
        <w:rPr>
          <w:position w:val="-6"/>
        </w:rPr>
        <w:object w:dxaOrig="300" w:dyaOrig="320" w14:anchorId="4C95A724">
          <v:shape id="_x0000_i1772" type="#_x0000_t75" style="width:14pt;height:16.5pt" o:ole="">
            <v:imagedata r:id="rId1526" o:title=""/>
          </v:shape>
          <o:OLEObject Type="Embed" ProgID="Equation.DSMT4" ShapeID="_x0000_i1772" DrawAspect="Content" ObjectID="_1459176923"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59176924" r:id="rId1529"/>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74" type="#_x0000_t75" style="width:40pt;height:13.5pt" o:ole="">
            <v:imagedata r:id="rId1530" o:title=""/>
          </v:shape>
          <o:OLEObject Type="Embed" ProgID="Equation.DSMT4" ShapeID="_x0000_i1774" DrawAspect="Content" ObjectID="_1459176925"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75" type="#_x0000_t75" style="width:26.5pt;height:14pt" o:ole="">
            <v:imagedata r:id="rId1532" o:title=""/>
          </v:shape>
          <o:OLEObject Type="Embed" ProgID="Equation.DSMT4" ShapeID="_x0000_i1775" DrawAspect="Content" ObjectID="_1459176926"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4" o:title=""/>
          </v:shape>
          <o:OLEObject Type="Embed" ProgID="Equation.DSMT4" ShapeID="_x0000_i1776" DrawAspect="Content" ObjectID="_1459176927" r:id="rId1535"/>
        </w:object>
      </w:r>
      <w:r w:rsidRPr="00B27FE9">
        <w:t xml:space="preserve"> and </w:t>
      </w:r>
      <w:r w:rsidR="00AF2221" w:rsidRPr="00AF2221">
        <w:rPr>
          <w:position w:val="-10"/>
        </w:rPr>
        <w:object w:dxaOrig="880" w:dyaOrig="360" w14:anchorId="11A2215C">
          <v:shape id="_x0000_i1777" type="#_x0000_t75" style="width:44pt;height:18pt" o:ole="">
            <v:imagedata r:id="rId1536" o:title=""/>
          </v:shape>
          <o:OLEObject Type="Embed" ProgID="Equation.DSMT4" ShapeID="_x0000_i1777" DrawAspect="Content" ObjectID="_1459176928" r:id="rId1537"/>
        </w:object>
      </w:r>
      <w:r w:rsidRPr="00B27FE9">
        <w:t xml:space="preserve">, where </w:t>
      </w:r>
      <w:r w:rsidR="00AF2221" w:rsidRPr="00AF2221">
        <w:rPr>
          <w:position w:val="-6"/>
        </w:rPr>
        <w:object w:dxaOrig="260" w:dyaOrig="220" w14:anchorId="27BFE084">
          <v:shape id="_x0000_i1778" type="#_x0000_t75" style="width:13.5pt;height:10.5pt" o:ole="">
            <v:imagedata r:id="rId1538" o:title=""/>
          </v:shape>
          <o:OLEObject Type="Embed" ProgID="Equation.DSMT4" ShapeID="_x0000_i1778" DrawAspect="Content" ObjectID="_1459176929"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0" o:title=""/>
          </v:shape>
          <o:OLEObject Type="Embed" ProgID="Equation.DSMT4" ShapeID="_x0000_i1779" DrawAspect="Content" ObjectID="_1459176930" r:id="rId1541"/>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2" o:title=""/>
          </v:shape>
          <o:OLEObject Type="Embed" ProgID="Equation.DSMT4" ShapeID="_x0000_i1780" DrawAspect="Content" ObjectID="_1459176931"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4" o:title=""/>
          </v:shape>
          <o:OLEObject Type="Embed" ProgID="Equation.DSMT4" ShapeID="_x0000_i1781" DrawAspect="Content" ObjectID="_1459176932" r:id="rId1545"/>
        </w:object>
      </w:r>
      <w:r w:rsidRPr="00B27FE9">
        <w:t xml:space="preserve"> and </w:t>
      </w:r>
      <w:r w:rsidR="00AF2221" w:rsidRPr="00AF2221">
        <w:rPr>
          <w:position w:val="-10"/>
        </w:rPr>
        <w:object w:dxaOrig="260" w:dyaOrig="360" w14:anchorId="37D0D741">
          <v:shape id="_x0000_i1782" type="#_x0000_t75" style="width:13.5pt;height:18pt" o:ole="">
            <v:imagedata r:id="rId1546" o:title=""/>
          </v:shape>
          <o:OLEObject Type="Embed" ProgID="Equation.DSMT4" ShapeID="_x0000_i1782" DrawAspect="Content" ObjectID="_1459176933"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8" o:title=""/>
          </v:shape>
          <o:OLEObject Type="Embed" ProgID="Equation.DSMT4" ShapeID="_x0000_i1783" DrawAspect="Content" ObjectID="_1459176934" r:id="rId1549"/>
        </w:object>
      </w:r>
    </w:p>
    <w:p w14:paraId="0EAA9DB1" w14:textId="77777777" w:rsidR="00D40C73" w:rsidRPr="00B27FE9" w:rsidRDefault="00D40C73" w:rsidP="00D40C73">
      <w:proofErr w:type="gramStart"/>
      <w:r w:rsidRPr="00B27FE9">
        <w:t>where</w:t>
      </w:r>
      <w:proofErr w:type="gramEnd"/>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0" o:title=""/>
          </v:shape>
          <o:OLEObject Type="Embed" ProgID="Equation.DSMT4" ShapeID="_x0000_i1784" DrawAspect="Content" ObjectID="_1459176935" r:id="rId1551"/>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2" o:title=""/>
          </v:shape>
          <o:OLEObject Type="Embed" ProgID="Equation.DSMT4" ShapeID="_x0000_i1785" DrawAspect="Content" ObjectID="_1459176936"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4" o:title=""/>
          </v:shape>
          <o:OLEObject Type="Embed" ProgID="Equation.DSMT4" ShapeID="_x0000_i1786" DrawAspect="Content" ObjectID="_1459176937"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6" o:title=""/>
          </v:shape>
          <o:OLEObject Type="Embed" ProgID="Equation.DSMT4" ShapeID="_x0000_i1787" DrawAspect="Content" ObjectID="_1459176938"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8" o:title=""/>
          </v:shape>
          <o:OLEObject Type="Embed" ProgID="Equation.DSMT4" ShapeID="_x0000_i1788" DrawAspect="Content" ObjectID="_1459176939"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0" o:title=""/>
          </v:shape>
          <o:OLEObject Type="Embed" ProgID="Equation.DSMT4" ShapeID="_x0000_i1789" DrawAspect="Content" ObjectID="_1459176940" r:id="rId1561"/>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490" w:author="Steve Maas" w:date="2014-01-02T13:13:00Z"/>
        </w:rPr>
      </w:pPr>
      <w:ins w:id="1491" w:author="Steve Maas" w:date="2014-01-02T13:13:00Z">
        <w:r>
          <w:t xml:space="preserve">Also see section </w:t>
        </w:r>
        <w:r>
          <w:fldChar w:fldCharType="begin"/>
        </w:r>
        <w:r>
          <w:instrText xml:space="preserve"> REF _Ref376431879 \r \h </w:instrText>
        </w:r>
      </w:ins>
      <w:r>
        <w:fldChar w:fldCharType="separate"/>
      </w:r>
      <w:ins w:id="1492"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493"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494" w:name="_Ref188932651"/>
      <w:bookmarkStart w:id="1495" w:name="_Toc377547320"/>
      <w:r w:rsidRPr="0097532C">
        <w:t xml:space="preserve">General Specification of </w:t>
      </w:r>
      <w:r w:rsidR="007960DE">
        <w:t xml:space="preserve">Multiphasic </w:t>
      </w:r>
      <w:r w:rsidRPr="0097532C">
        <w:t>Materials</w:t>
      </w:r>
      <w:bookmarkEnd w:id="1494"/>
      <w:bookmarkEnd w:id="1495"/>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790" type="#_x0000_t75" style="width:10.5pt;height:13.5pt" o:ole="">
            <v:imagedata r:id="rId1562" o:title=""/>
          </v:shape>
          <o:OLEObject Type="Embed" ProgID="Equation.DSMT4" ShapeID="_x0000_i1790" DrawAspect="Content" ObjectID="_1459176941"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4" o:title=""/>
          </v:shape>
          <o:OLEObject Type="Embed" ProgID="Equation.DSMT4" ShapeID="_x0000_i1791" DrawAspect="Content" ObjectID="_1459176942"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6" o:title=""/>
          </v:shape>
          <o:OLEObject Type="Embed" ProgID="Equation.DSMT4" ShapeID="_x0000_i1792" DrawAspect="Content" ObjectID="_1459176943" r:id="rId1567"/>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8" o:title=""/>
          </v:shape>
          <o:OLEObject Type="Embed" ProgID="Equation.DSMT4" ShapeID="_x0000_i1793" DrawAspect="Content" ObjectID="_1459176944"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70" o:title=""/>
          </v:shape>
          <o:OLEObject Type="Embed" ProgID="Equation.DSMT4" ShapeID="_x0000_i1794" DrawAspect="Content" ObjectID="_1459176945" r:id="rId1571"/>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95" type="#_x0000_t75" style="width:14pt;height:19.5pt" o:ole="">
                  <v:imagedata r:id="rId1572" o:title=""/>
                </v:shape>
                <o:OLEObject Type="Embed" ProgID="Equation.DSMT4" ShapeID="_x0000_i1795" DrawAspect="Content" ObjectID="_1459176946" r:id="rId1573"/>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96" type="#_x0000_t75" style="width:14pt;height:19.5pt" o:ole="">
                  <v:imagedata r:id="rId1574" o:title=""/>
                </v:shape>
                <o:OLEObject Type="Embed" ProgID="Equation.DSMT4" ShapeID="_x0000_i1796" DrawAspect="Content" ObjectID="_1459176947" r:id="rId1575"/>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97" type="#_x0000_t75" style="width:10.5pt;height:13.5pt" o:ole="">
                  <v:imagedata r:id="rId1576" o:title=""/>
                </v:shape>
                <o:OLEObject Type="Embed" ProgID="Equation.DSMT4" ShapeID="_x0000_i1797" DrawAspect="Content" ObjectID="_1459176948" r:id="rId1577"/>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98" type="#_x0000_t75" style="width:16.5pt;height:18pt" o:ole="">
                  <v:imagedata r:id="rId1578" o:title=""/>
                </v:shape>
                <o:OLEObject Type="Embed" ProgID="Equation.DSMT4" ShapeID="_x0000_i1798" DrawAspect="Content" ObjectID="_1459176949" r:id="rId1579"/>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99" type="#_x0000_t75" style="width:13.5pt;height:12pt" o:ole="">
                  <v:imagedata r:id="rId1580" o:title=""/>
                </v:shape>
                <o:OLEObject Type="Embed" ProgID="Equation.DSMT4" ShapeID="_x0000_i1799" DrawAspect="Content" ObjectID="_1459176950" r:id="rId1581"/>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800" type="#_x0000_t75" style="width:28pt;height:18pt" o:ole="">
            <v:imagedata r:id="rId1582" o:title=""/>
          </v:shape>
          <o:OLEObject Type="Embed" ProgID="Equation.DSMT4" ShapeID="_x0000_i1800" DrawAspect="Content" ObjectID="_1459176951"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496" w:author="Steve Maas" w:date="2014-01-02T13:04:00Z">
        <w:r w:rsidR="00873D59">
          <w:t>3.12.2</w:t>
        </w:r>
      </w:ins>
      <w:del w:id="1497"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4" o:title=""/>
                </v:shape>
                <o:OLEObject Type="Embed" ProgID="Equation.DSMT4" ShapeID="_x0000_i1801" DrawAspect="Content" ObjectID="_1459176952" r:id="rId1585"/>
              </w:object>
            </w:r>
            <w:r>
              <w:t xml:space="preserve"> and </w:t>
            </w:r>
            <w:r w:rsidR="00AF2221" w:rsidRPr="00AF2221">
              <w:rPr>
                <w:position w:val="-12"/>
              </w:rPr>
              <w:object w:dxaOrig="320" w:dyaOrig="380" w14:anchorId="2F461821">
                <v:shape id="_x0000_i1802" type="#_x0000_t75" style="width:16.5pt;height:19.5pt" o:ole="">
                  <v:imagedata r:id="rId1586" o:title=""/>
                </v:shape>
                <o:OLEObject Type="Embed" ProgID="Equation.DSMT4" ShapeID="_x0000_i1802" DrawAspect="Content" ObjectID="_1459176953"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8" o:title=""/>
                </v:shape>
                <o:OLEObject Type="Embed" ProgID="Equation.DSMT4" ShapeID="_x0000_i1803" DrawAspect="Content" ObjectID="_1459176954"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498" w:author="Steve Maas" w:date="2014-01-02T13:04:00Z">
        <w:r w:rsidR="00873D59">
          <w:t>3.12.2</w:t>
        </w:r>
      </w:ins>
      <w:del w:id="1499"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proofErr w:type="gramStart"/>
            <w:r>
              <w:t>initial</w:t>
            </w:r>
            <w:proofErr w:type="gramEnd"/>
            <w:r>
              <w:t xml:space="preserve"> value of the referential apparent density of the solid-bound molecule</w:t>
            </w:r>
            <w:r w:rsidR="008F65F3">
              <w:t xml:space="preserve"> </w:t>
            </w:r>
            <w:r w:rsidR="00AF2221" w:rsidRPr="00AF2221">
              <w:rPr>
                <w:position w:val="-12"/>
              </w:rPr>
              <w:object w:dxaOrig="340" w:dyaOrig="380" w14:anchorId="6694CC47">
                <v:shape id="_x0000_i1804" type="#_x0000_t75" style="width:16.5pt;height:19.5pt" o:ole="">
                  <v:imagedata r:id="rId1590" o:title=""/>
                </v:shape>
                <o:OLEObject Type="Embed" ProgID="Equation.DSMT4" ShapeID="_x0000_i1804" DrawAspect="Content" ObjectID="_1459176955" r:id="rId1591"/>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805" type="#_x0000_t75" style="width:16.5pt;height:19.5pt" o:ole="">
                  <v:imagedata r:id="rId1592" o:title=""/>
                </v:shape>
                <o:OLEObject Type="Embed" ProgID="Equation.DSMT4" ShapeID="_x0000_i1805" DrawAspect="Content" ObjectID="_1459176956" r:id="rId1593"/>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806" type="#_x0000_t75" style="width:16.5pt;height:19.5pt" o:ole="">
                  <v:imagedata r:id="rId1594" o:title=""/>
                </v:shape>
                <o:OLEObject Type="Embed" ProgID="Equation.DSMT4" ShapeID="_x0000_i1806" DrawAspect="Content" ObjectID="_1459176957" r:id="rId1595"/>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07" type="#_x0000_t75" style="width:16.5pt;height:19.5pt" o:ole="">
            <v:imagedata r:id="rId1596" o:title=""/>
          </v:shape>
          <o:OLEObject Type="Embed" ProgID="Equation.DSMT4" ShapeID="_x0000_i1807" DrawAspect="Content" ObjectID="_1459176958"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w:t>
      </w:r>
      <w:proofErr w:type="gramStart"/>
      <w:r w:rsidR="00087FBE">
        <w:t>density&gt;</w:t>
      </w:r>
      <w:proofErr w:type="gramEnd"/>
      <w:r w:rsidR="00087FBE">
        <w: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w:t>
      </w:r>
      <w:proofErr w:type="gramStart"/>
      <w:r>
        <w:t>beta&gt;</w:t>
      </w:r>
      <w:proofErr w:type="gramEnd"/>
      <w:r>
        <w: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w:t>
      </w:r>
      <w:proofErr w:type="gramStart"/>
      <w:r>
        <w:t>perm&gt;</w:t>
      </w:r>
      <w:proofErr w:type="gramEnd"/>
      <w:r>
        <w: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w:t>
      </w:r>
      <w:proofErr w:type="gramStart"/>
      <w:r>
        <w:t>alpha&gt;</w:t>
      </w:r>
      <w:proofErr w:type="gramEnd"/>
      <w:r>
        <w: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w:t>
      </w:r>
      <w:proofErr w:type="gramStart"/>
      <w:r>
        <w:t>osmcoef&gt;</w:t>
      </w:r>
      <w:proofErr w:type="gramEnd"/>
      <w:r>
        <w: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w:t>
      </w:r>
      <w:proofErr w:type="gramStart"/>
      <w:r>
        <w:t>diff&gt;</w:t>
      </w:r>
      <w:proofErr w:type="gramEnd"/>
      <w:r>
        <w: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w:t>
      </w:r>
      <w:proofErr w:type="gramStart"/>
      <w:r>
        <w:t>solub&gt;</w:t>
      </w:r>
      <w:proofErr w:type="gramEnd"/>
      <w:r>
        <w: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w:t>
      </w:r>
      <w:proofErr w:type="gramStart"/>
      <w:r>
        <w:t>diff&gt;</w:t>
      </w:r>
      <w:proofErr w:type="gramEnd"/>
      <w:r>
        <w: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w:t>
      </w:r>
      <w:proofErr w:type="gramStart"/>
      <w:r>
        <w:t>solub&gt;</w:t>
      </w:r>
      <w:proofErr w:type="gramEnd"/>
      <w:r>
        <w: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w:t>
      </w:r>
      <w:proofErr w:type="gramStart"/>
      <w:r w:rsidRPr="00B27FE9">
        <w:t xml:space="preserve">constant </w:t>
      </w:r>
      <w:proofErr w:type="gramEnd"/>
      <w:r w:rsidR="00AF2221" w:rsidRPr="00AF2221">
        <w:rPr>
          <w:position w:val="-4"/>
        </w:rPr>
        <w:object w:dxaOrig="240" w:dyaOrig="260" w14:anchorId="45AB7A93">
          <v:shape id="_x0000_i1808" type="#_x0000_t75" style="width:12pt;height:13.5pt" o:ole="">
            <v:imagedata r:id="rId1598" o:title=""/>
          </v:shape>
          <o:OLEObject Type="Embed" ProgID="Equation.DSMT4" ShapeID="_x0000_i1808" DrawAspect="Content" ObjectID="_1459176959" r:id="rId1599"/>
        </w:objec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0" o:title=""/>
          </v:shape>
          <o:OLEObject Type="Embed" ProgID="Equation.DSMT4" ShapeID="_x0000_i1809" DrawAspect="Content" ObjectID="_1459176960" r:id="rId1601"/>
        </w:object>
      </w:r>
      <w:r w:rsidR="00BD0B80">
        <w:t xml:space="preserve">, and Faraday’s constant </w:t>
      </w:r>
      <w:r w:rsidR="00AF2221" w:rsidRPr="00AF2221">
        <w:rPr>
          <w:position w:val="-14"/>
        </w:rPr>
        <w:object w:dxaOrig="260" w:dyaOrig="400" w14:anchorId="197FF2A4">
          <v:shape id="_x0000_i1810" type="#_x0000_t75" style="width:13.5pt;height:19.5pt" o:ole="">
            <v:imagedata r:id="rId1602" o:title=""/>
          </v:shape>
          <o:OLEObject Type="Embed" ProgID="Equation.DSMT4" ShapeID="_x0000_i1810" DrawAspect="Content" ObjectID="_1459176961" r:id="rId1603"/>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500" w:name="_Toc377547321"/>
      <w:r>
        <w:lastRenderedPageBreak/>
        <w:t>Solvent Supply Materials</w:t>
      </w:r>
      <w:bookmarkEnd w:id="1500"/>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11" type="#_x0000_t75" style="width:16.5pt;height:18pt" o:ole="">
            <v:imagedata r:id="rId1604" o:title=""/>
          </v:shape>
          <o:OLEObject Type="Embed" ProgID="Equation.DSMT4" ShapeID="_x0000_i1811" DrawAspect="Content" ObjectID="_1459176962"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6" o:title=""/>
          </v:shape>
          <o:OLEObject Type="Embed" ProgID="Equation.DSMT4" ShapeID="_x0000_i1812" DrawAspect="Content" ObjectID="_1459176963" r:id="rId1607"/>
        </w:object>
      </w:r>
      <w:r>
        <w:t xml:space="preserve"> .</w:t>
      </w:r>
    </w:p>
    <w:p w14:paraId="794F9D24" w14:textId="332B4F9D" w:rsidR="007D189B" w:rsidRPr="00F25218" w:rsidRDefault="00AF2221" w:rsidP="007D189B">
      <w:r w:rsidRPr="00AF2221">
        <w:rPr>
          <w:position w:val="-10"/>
        </w:rPr>
        <w:object w:dxaOrig="320" w:dyaOrig="360" w14:anchorId="7E2B6D3E">
          <v:shape id="_x0000_i1813" type="#_x0000_t75" style="width:16.5pt;height:18pt" o:ole="">
            <v:imagedata r:id="rId1608" o:title=""/>
          </v:shape>
          <o:OLEObject Type="Embed" ProgID="Equation.DSMT4" ShapeID="_x0000_i1813" DrawAspect="Content" ObjectID="_1459176964" r:id="rId1609"/>
        </w:object>
      </w:r>
      <w:r w:rsidR="007D189B">
        <w:t xml:space="preserve"> </w:t>
      </w:r>
      <w:proofErr w:type="gramStart"/>
      <w:r w:rsidR="007D189B">
        <w:t>has</w:t>
      </w:r>
      <w:proofErr w:type="gramEnd"/>
      <w:r w:rsidR="007D189B">
        <w:t xml:space="preserve">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501" w:name="_Toc377547322"/>
      <w:r>
        <w:lastRenderedPageBreak/>
        <w:t>Starling Equation</w:t>
      </w:r>
      <w:bookmarkEnd w:id="1501"/>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7758"/>
      </w:tblGrid>
      <w:tr w:rsidR="007D189B" w14:paraId="2CE7397B" w14:textId="77777777" w:rsidTr="005E4916">
        <w:tc>
          <w:tcPr>
            <w:tcW w:w="1818" w:type="dxa"/>
            <w:shd w:val="clear" w:color="auto" w:fill="auto"/>
          </w:tcPr>
          <w:p w14:paraId="4C21F14B" w14:textId="77777777" w:rsidR="007D189B" w:rsidRDefault="007D189B" w:rsidP="007D189B">
            <w:pPr>
              <w:pStyle w:val="code"/>
            </w:pPr>
            <w:r>
              <w:t>&lt;kp&gt;</w:t>
            </w:r>
          </w:p>
        </w:tc>
        <w:tc>
          <w:tcPr>
            <w:tcW w:w="775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14" type="#_x0000_t75" style="width:14pt;height:19.5pt" o:ole="">
                  <v:imagedata r:id="rId1610" o:title=""/>
                </v:shape>
                <o:OLEObject Type="Embed" ProgID="Equation.DSMT4" ShapeID="_x0000_i1814" DrawAspect="Content" ObjectID="_1459176965" r:id="rId1611"/>
              </w:object>
            </w:r>
          </w:p>
        </w:tc>
      </w:tr>
      <w:tr w:rsidR="007D189B" w14:paraId="7BEE70A8" w14:textId="77777777" w:rsidTr="005E4916">
        <w:tc>
          <w:tcPr>
            <w:tcW w:w="1818" w:type="dxa"/>
            <w:shd w:val="clear" w:color="auto" w:fill="auto"/>
          </w:tcPr>
          <w:p w14:paraId="3D94F9B4" w14:textId="77777777" w:rsidR="007D189B" w:rsidRDefault="007D189B" w:rsidP="007D189B">
            <w:pPr>
              <w:pStyle w:val="code"/>
            </w:pPr>
            <w:r>
              <w:t>&lt;pv&gt;</w:t>
            </w:r>
          </w:p>
        </w:tc>
        <w:tc>
          <w:tcPr>
            <w:tcW w:w="775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15" type="#_x0000_t75" style="width:14pt;height:18pt" o:ole="">
                  <v:imagedata r:id="rId1612" o:title=""/>
                </v:shape>
                <o:OLEObject Type="Embed" ProgID="Equation.DSMT4" ShapeID="_x0000_i1815" DrawAspect="Content" ObjectID="_1459176966" r:id="rId1613"/>
              </w:object>
            </w:r>
          </w:p>
        </w:tc>
      </w:tr>
      <w:tr w:rsidR="007D189B" w14:paraId="35309DB4" w14:textId="77777777" w:rsidTr="005E4916">
        <w:tc>
          <w:tcPr>
            <w:tcW w:w="1818" w:type="dxa"/>
            <w:shd w:val="clear" w:color="auto" w:fill="auto"/>
          </w:tcPr>
          <w:p w14:paraId="0564E4E1" w14:textId="49908527" w:rsidR="007D189B" w:rsidRDefault="007D189B" w:rsidP="005E4916">
            <w:pPr>
              <w:pStyle w:val="code"/>
            </w:pPr>
            <w:r>
              <w:t>&lt;q</w:t>
            </w:r>
            <w:r w:rsidR="005E4916">
              <w:t>c sol=”n”</w:t>
            </w:r>
            <w:r>
              <w:t>&gt;</w:t>
            </w:r>
          </w:p>
        </w:tc>
        <w:tc>
          <w:tcPr>
            <w:tcW w:w="7758" w:type="dxa"/>
            <w:shd w:val="clear" w:color="auto" w:fill="auto"/>
          </w:tcPr>
          <w:p w14:paraId="0AAD4B5B" w14:textId="6CE8077E" w:rsidR="007D189B" w:rsidRDefault="007D189B" w:rsidP="00AF2221">
            <w:r>
              <w:t xml:space="preserve">osmotic filtration coefficient, </w:t>
            </w:r>
            <w:r w:rsidR="005E4916" w:rsidRPr="005E4916">
              <w:rPr>
                <w:position w:val="-12"/>
              </w:rPr>
              <w:object w:dxaOrig="300" w:dyaOrig="400" w14:anchorId="512CF632">
                <v:shape id="_x0000_i1816" type="#_x0000_t75" style="width:14pt;height:20pt" o:ole="">
                  <v:imagedata r:id="rId1614" o:title=""/>
                </v:shape>
                <o:OLEObject Type="Embed" ProgID="Equation.DSMT4" ShapeID="_x0000_i1816" DrawAspect="Content" ObjectID="_1459176967" r:id="rId1615"/>
              </w:object>
            </w:r>
            <w:r>
              <w:t xml:space="preserve"> </w:t>
            </w:r>
          </w:p>
        </w:tc>
      </w:tr>
      <w:tr w:rsidR="007D189B" w14:paraId="685C5560" w14:textId="77777777" w:rsidTr="005E4916">
        <w:tc>
          <w:tcPr>
            <w:tcW w:w="1818" w:type="dxa"/>
            <w:shd w:val="clear" w:color="auto" w:fill="auto"/>
          </w:tcPr>
          <w:p w14:paraId="251ECC59" w14:textId="4850FFC9" w:rsidR="007D189B" w:rsidRDefault="007D189B" w:rsidP="005E4916">
            <w:pPr>
              <w:pStyle w:val="code"/>
            </w:pPr>
            <w:r>
              <w:t>&lt;c</w:t>
            </w:r>
            <w:r w:rsidR="005E4916">
              <w:t>v sol=”n”</w:t>
            </w:r>
            <w:r>
              <w:t>&gt;</w:t>
            </w:r>
          </w:p>
        </w:tc>
        <w:tc>
          <w:tcPr>
            <w:tcW w:w="775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17" type="#_x0000_t75" style="width:14pt;height:19.5pt" o:ole="">
                  <v:imagedata r:id="rId1616" o:title=""/>
                </v:shape>
                <o:OLEObject Type="Embed" ProgID="Equation.DSMT4" ShapeID="_x0000_i1817" DrawAspect="Content" ObjectID="_1459176968" r:id="rId1617"/>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8" o:title=""/>
          </v:shape>
          <o:OLEObject Type="Embed" ProgID="Equation.DSMT4" ShapeID="_x0000_i1818" DrawAspect="Content" ObjectID="_1459176969" r:id="rId1619"/>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19" type="#_x0000_t75" style="width:12pt;height:16.5pt" o:ole="">
            <v:imagedata r:id="rId1620" o:title=""/>
          </v:shape>
          <o:OLEObject Type="Embed" ProgID="Equation.DSMT4" ShapeID="_x0000_i1819" DrawAspect="Content" ObjectID="_1459176970"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w:t>
      </w:r>
      <w:proofErr w:type="gramStart"/>
      <w:r>
        <w:t>kp&gt;</w:t>
      </w:r>
      <w:proofErr w:type="gramEnd"/>
      <w:r>
        <w:t>0.001&lt;/kp&gt;</w:t>
      </w:r>
    </w:p>
    <w:p w14:paraId="1ED2CAF2" w14:textId="77777777" w:rsidR="007D189B" w:rsidRDefault="007D189B" w:rsidP="007D189B">
      <w:pPr>
        <w:pStyle w:val="code"/>
      </w:pPr>
      <w:r>
        <w:tab/>
        <w:t>&lt;</w:t>
      </w:r>
      <w:proofErr w:type="gramStart"/>
      <w:r>
        <w:t>pv&gt;</w:t>
      </w:r>
      <w:proofErr w:type="gramEnd"/>
      <w:r>
        <w:t>0.1&lt;/pv&gt;</w:t>
      </w:r>
    </w:p>
    <w:p w14:paraId="3E5D07B0" w14:textId="6694EDB2" w:rsidR="006F62CE" w:rsidRDefault="006F62CE" w:rsidP="007D189B">
      <w:pPr>
        <w:pStyle w:val="code"/>
      </w:pPr>
      <w:r>
        <w:tab/>
        <w:t>&lt;</w:t>
      </w:r>
      <w:proofErr w:type="gramStart"/>
      <w:r>
        <w:t>q</w:t>
      </w:r>
      <w:r w:rsidR="00161A31">
        <w:t>c</w:t>
      </w:r>
      <w:proofErr w:type="gramEnd"/>
      <w:r w:rsidR="005E4916">
        <w:t xml:space="preserve"> sol=”</w:t>
      </w:r>
      <w:r>
        <w:t>1</w:t>
      </w:r>
      <w:r w:rsidR="005E4916">
        <w:t>”</w:t>
      </w:r>
      <w:r>
        <w:t>&gt;1e-5&lt;/q</w:t>
      </w:r>
      <w:r w:rsidR="00161A31">
        <w:t>c</w:t>
      </w:r>
      <w:r>
        <w:t>&gt;</w:t>
      </w:r>
    </w:p>
    <w:p w14:paraId="7E98FB8E" w14:textId="7A6FA1E6" w:rsidR="006F62CE" w:rsidRDefault="006F62CE" w:rsidP="007D189B">
      <w:pPr>
        <w:pStyle w:val="code"/>
      </w:pPr>
      <w:r>
        <w:tab/>
        <w:t>&lt;</w:t>
      </w:r>
      <w:proofErr w:type="gramStart"/>
      <w:r>
        <w:t>c</w:t>
      </w:r>
      <w:r w:rsidR="00161A31">
        <w:t>v</w:t>
      </w:r>
      <w:proofErr w:type="gramEnd"/>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502" w:name="_Toc377547323"/>
      <w:r>
        <w:lastRenderedPageBreak/>
        <w:t>Chemical Reactions</w:t>
      </w:r>
      <w:bookmarkEnd w:id="1502"/>
    </w:p>
    <w:p w14:paraId="45114879" w14:textId="43162140" w:rsidR="00A61269" w:rsidRPr="00A61269" w:rsidRDefault="00A61269">
      <w:pPr>
        <w:pStyle w:val="Heading3"/>
      </w:pPr>
      <w:bookmarkStart w:id="1503" w:name="_Toc377547324"/>
      <w:r>
        <w:t>Guidelines for Chemical Reaction Analyses</w:t>
      </w:r>
      <w:bookmarkEnd w:id="1503"/>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2" o:title=""/>
          </v:shape>
          <o:OLEObject Type="Embed" ProgID="Equation.DSMT4" ShapeID="_x0000_i1820" DrawAspect="Content" ObjectID="_1459176971" r:id="rId1623"/>
        </w:object>
      </w:r>
      <w:r>
        <w:t>) and solid-bound molecules (</w:t>
      </w:r>
      <w:r w:rsidR="00AF2221" w:rsidRPr="00AF2221">
        <w:rPr>
          <w:position w:val="-6"/>
        </w:rPr>
        <w:object w:dxaOrig="639" w:dyaOrig="220" w14:anchorId="3559A0A4">
          <v:shape id="_x0000_i1821" type="#_x0000_t75" style="width:32pt;height:10.5pt" o:ole="">
            <v:imagedata r:id="rId1624" o:title=""/>
          </v:shape>
          <o:OLEObject Type="Embed" ProgID="Equation.DSMT4" ShapeID="_x0000_i1821" DrawAspect="Content" ObjectID="_1459176972" r:id="rId1625"/>
        </w:object>
      </w:r>
      <w:r>
        <w:t>) that move with the solid matrix (</w:t>
      </w:r>
      <w:r w:rsidR="00AF2221" w:rsidRPr="00AF2221">
        <w:rPr>
          <w:position w:val="-10"/>
        </w:rPr>
        <w:object w:dxaOrig="1240" w:dyaOrig="360" w14:anchorId="0DC957B8">
          <v:shape id="_x0000_i1822" type="#_x0000_t75" style="width:62pt;height:18pt" o:ole="">
            <v:imagedata r:id="rId1626" o:title=""/>
          </v:shape>
          <o:OLEObject Type="Embed" ProgID="Equation.DSMT4" ShapeID="_x0000_i1822" DrawAspect="Content" ObjectID="_1459176973"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8" o:title=""/>
          </v:shape>
          <o:OLEObject Type="Embed" ProgID="Equation.DSMT4" ShapeID="_x0000_i1823" DrawAspect="Content" ObjectID="_1459176974" r:id="rId1629"/>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24" type="#_x0000_t75" style="width:16.5pt;height:14pt" o:ole="">
            <v:imagedata r:id="rId1630" o:title=""/>
          </v:shape>
          <o:OLEObject Type="Embed" ProgID="Equation.DSMT4" ShapeID="_x0000_i1824" DrawAspect="Content" ObjectID="_1459176975"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2" o:title=""/>
          </v:shape>
          <o:OLEObject Type="Embed" ProgID="Equation.DSMT4" ShapeID="_x0000_i1825" DrawAspect="Content" ObjectID="_1459176976" r:id="rId1633"/>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4" o:title=""/>
          </v:shape>
          <o:OLEObject Type="Embed" ProgID="Equation.DSMT4" ShapeID="_x0000_i1826" DrawAspect="Content" ObjectID="_1459176977" r:id="rId1635"/>
        </w:object>
      </w:r>
      <w:r w:rsidRPr="00546A57">
        <w:t xml:space="preserve"> and </w:t>
      </w:r>
      <w:r w:rsidR="00AF2221" w:rsidRPr="00AF2221">
        <w:rPr>
          <w:position w:val="-12"/>
        </w:rPr>
        <w:object w:dxaOrig="300" w:dyaOrig="380" w14:anchorId="6B35166D">
          <v:shape id="_x0000_i1827" type="#_x0000_t75" style="width:14pt;height:19.5pt" o:ole="">
            <v:imagedata r:id="rId1636" o:title=""/>
          </v:shape>
          <o:OLEObject Type="Embed" ProgID="Equation.DSMT4" ShapeID="_x0000_i1827" DrawAspect="Content" ObjectID="_1459176978"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8" o:title=""/>
          </v:shape>
          <o:OLEObject Type="Embed" ProgID="Equation.DSMT4" ShapeID="_x0000_i1828" DrawAspect="Content" ObjectID="_1459176979" r:id="rId1639"/>
        </w:object>
      </w:r>
      <w:r>
        <w:t xml:space="preserve"> and molar supplies </w:t>
      </w:r>
      <w:r w:rsidR="00AF2221" w:rsidRPr="00AF2221">
        <w:rPr>
          <w:position w:val="-6"/>
        </w:rPr>
        <w:object w:dxaOrig="279" w:dyaOrig="320" w14:anchorId="4E5356E6">
          <v:shape id="_x0000_i1829" type="#_x0000_t75" style="width:14pt;height:16.5pt" o:ole="">
            <v:imagedata r:id="rId1640" o:title=""/>
          </v:shape>
          <o:OLEObject Type="Embed" ProgID="Equation.DSMT4" ShapeID="_x0000_i1829" DrawAspect="Content" ObjectID="_1459176980"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2" o:title=""/>
          </v:shape>
          <o:OLEObject Type="Embed" ProgID="Equation.DSMT4" ShapeID="_x0000_i1830" DrawAspect="Content" ObjectID="_1459176981"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4" o:title=""/>
          </v:shape>
          <o:OLEObject Type="Embed" ProgID="Equation.DSMT4" ShapeID="_x0000_i1831" DrawAspect="Content" ObjectID="_1459176982"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6" o:title=""/>
          </v:shape>
          <o:OLEObject Type="Embed" ProgID="Equation.DSMT4" ShapeID="_x0000_i1832" DrawAspect="Content" ObjectID="_1459176983" r:id="rId1647"/>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33" type="#_x0000_t75" style="width:14pt;height:16.5pt" o:ole="">
            <v:imagedata r:id="rId1648" o:title=""/>
          </v:shape>
          <o:OLEObject Type="Embed" ProgID="Equation.DSMT4" ShapeID="_x0000_i1833" DrawAspect="Content" ObjectID="_1459176984"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50" o:title=""/>
          </v:shape>
          <o:OLEObject Type="Embed" ProgID="Equation.DSMT4" ShapeID="_x0000_i1834" DrawAspect="Content" ObjectID="_1459176985"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2" o:title=""/>
          </v:shape>
          <o:OLEObject Type="Embed" ProgID="Equation.DSMT4" ShapeID="_x0000_i1835" DrawAspect="Content" ObjectID="_1459176986"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4" o:title=""/>
          </v:shape>
          <o:OLEObject Type="Embed" ProgID="Equation.DSMT4" ShapeID="_x0000_i1836" DrawAspect="Content" ObjectID="_1459176987" r:id="rId1655"/>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37" type="#_x0000_t75" style="width:58pt;height:22pt" o:ole="">
            <v:imagedata r:id="rId1656" o:title=""/>
          </v:shape>
          <o:OLEObject Type="Embed" ProgID="Equation.DSMT4" ShapeID="_x0000_i1837" DrawAspect="Content" ObjectID="_1459176988"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8" o:title=""/>
          </v:shape>
          <o:OLEObject Type="Embed" ProgID="Equation.DSMT4" ShapeID="_x0000_i1838" DrawAspect="Content" ObjectID="_1459176989" r:id="rId1659"/>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60" o:title=""/>
          </v:shape>
          <o:OLEObject Type="Embed" ProgID="Equation.DSMT4" ShapeID="_x0000_i1839" DrawAspect="Content" ObjectID="_1459176990"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2" o:title=""/>
          </v:shape>
          <o:OLEObject Type="Embed" ProgID="Equation.DSMT4" ShapeID="_x0000_i1840" DrawAspect="Content" ObjectID="_1459176991" r:id="rId1663"/>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41" type="#_x0000_t75" style="width:44.5pt;height:19.5pt" o:ole="">
            <v:imagedata r:id="rId1664" o:title=""/>
          </v:shape>
          <o:OLEObject Type="Embed" ProgID="Equation.DSMT4" ShapeID="_x0000_i1841" DrawAspect="Content" ObjectID="_1459176992" r:id="rId1665"/>
        </w:object>
      </w:r>
      <w:r>
        <w:t xml:space="preserve">, </w:t>
      </w:r>
      <w:r w:rsidR="00AF2221" w:rsidRPr="00AF2221">
        <w:rPr>
          <w:position w:val="-12"/>
        </w:rPr>
        <w:object w:dxaOrig="880" w:dyaOrig="420" w14:anchorId="75C06D04">
          <v:shape id="_x0000_i1842" type="#_x0000_t75" style="width:44pt;height:21.5pt" o:ole="">
            <v:imagedata r:id="rId1666" o:title=""/>
          </v:shape>
          <o:OLEObject Type="Embed" ProgID="Equation.DSMT4" ShapeID="_x0000_i1842" DrawAspect="Content" ObjectID="_1459176993" r:id="rId1667"/>
        </w:object>
      </w:r>
      <w:r>
        <w:t xml:space="preserve">, </w:t>
      </w:r>
      <w:r w:rsidR="00AF2221" w:rsidRPr="00AF2221">
        <w:rPr>
          <w:position w:val="-12"/>
        </w:rPr>
        <w:object w:dxaOrig="800" w:dyaOrig="420" w14:anchorId="793A5630">
          <v:shape id="_x0000_i1843" type="#_x0000_t75" style="width:40pt;height:21.5pt" o:ole="">
            <v:imagedata r:id="rId1668" o:title=""/>
          </v:shape>
          <o:OLEObject Type="Embed" ProgID="Equation.DSMT4" ShapeID="_x0000_i1843" DrawAspect="Content" ObjectID="_1459176994" r:id="rId1669"/>
        </w:object>
      </w:r>
      <w:r>
        <w:t xml:space="preserve">, and those of the products are </w:t>
      </w:r>
      <w:r w:rsidR="00AF2221" w:rsidRPr="00AF2221">
        <w:rPr>
          <w:position w:val="-12"/>
        </w:rPr>
        <w:object w:dxaOrig="940" w:dyaOrig="380" w14:anchorId="3419B495">
          <v:shape id="_x0000_i1844" type="#_x0000_t75" style="width:48pt;height:19.5pt" o:ole="">
            <v:imagedata r:id="rId1670" o:title=""/>
          </v:shape>
          <o:OLEObject Type="Embed" ProgID="Equation.DSMT4" ShapeID="_x0000_i1844" DrawAspect="Content" ObjectID="_1459176995" r:id="rId1671"/>
        </w:object>
      </w:r>
      <w:r>
        <w:t xml:space="preserve">, </w:t>
      </w:r>
      <w:r w:rsidR="00AF2221" w:rsidRPr="00AF2221">
        <w:rPr>
          <w:position w:val="-12"/>
        </w:rPr>
        <w:object w:dxaOrig="840" w:dyaOrig="420" w14:anchorId="31D0441D">
          <v:shape id="_x0000_i1845" type="#_x0000_t75" style="width:42pt;height:21.5pt" o:ole="">
            <v:imagedata r:id="rId1672" o:title=""/>
          </v:shape>
          <o:OLEObject Type="Embed" ProgID="Equation.DSMT4" ShapeID="_x0000_i1845" DrawAspect="Content" ObjectID="_1459176996" r:id="rId1673"/>
        </w:object>
      </w:r>
      <w:r>
        <w:t xml:space="preserve">, </w:t>
      </w:r>
      <w:r w:rsidR="00AF2221" w:rsidRPr="00AF2221">
        <w:rPr>
          <w:position w:val="-12"/>
        </w:rPr>
        <w:object w:dxaOrig="800" w:dyaOrig="420" w14:anchorId="3ADAA8E9">
          <v:shape id="_x0000_i1846" type="#_x0000_t75" style="width:40pt;height:21.5pt" o:ole="">
            <v:imagedata r:id="rId1674" o:title=""/>
          </v:shape>
          <o:OLEObject Type="Embed" ProgID="Equation.DSMT4" ShapeID="_x0000_i1846" DrawAspect="Content" ObjectID="_1459176997"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6" o:title=""/>
          </v:shape>
          <o:OLEObject Type="Embed" ProgID="Equation.DSMT4" ShapeID="_x0000_i1847" DrawAspect="Content" ObjectID="_1459176998"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8" o:title=""/>
          </v:shape>
          <o:OLEObject Type="Embed" ProgID="Equation.DSMT4" ShapeID="_x0000_i1848" DrawAspect="Content" ObjectID="_1459176999" r:id="rId1679"/>
        </w:object>
      </w:r>
      <w:r>
        <w:tab/>
        <w:t>(f)</w:t>
      </w:r>
    </w:p>
    <w:p w14:paraId="1D9CF794" w14:textId="77777777" w:rsidR="008A3B5E" w:rsidRDefault="008A3B5E" w:rsidP="008A3B5E">
      <w:proofErr w:type="gramStart"/>
      <w:r>
        <w:t>the</w:t>
      </w:r>
      <w:proofErr w:type="gramEnd"/>
      <w:r>
        <w:t xml:space="preserv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0" o:title=""/>
          </v:shape>
          <o:OLEObject Type="Embed" ProgID="Equation.DSMT4" ShapeID="_x0000_i1849" DrawAspect="Content" ObjectID="_1459177000" r:id="rId1681"/>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50" type="#_x0000_t75" style="width:64pt;height:28pt" o:ole="">
            <v:imagedata r:id="rId1682" o:title=""/>
          </v:shape>
          <o:OLEObject Type="Embed" ProgID="Equation.DSMT4" ShapeID="_x0000_i1850" DrawAspect="Content" ObjectID="_1459177001" r:id="rId1683"/>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4" o:title=""/>
          </v:shape>
          <o:OLEObject Type="Embed" ProgID="Equation.DSMT4" ShapeID="_x0000_i1851" DrawAspect="Content" ObjectID="_1459177002"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6" o:title=""/>
          </v:shape>
          <o:OLEObject Type="Embed" ProgID="Equation.DSMT4" ShapeID="_x0000_i1852" DrawAspect="Content" ObjectID="_1459177003"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8" o:title=""/>
          </v:shape>
          <o:OLEObject Type="Embed" ProgID="Equation.DSMT4" ShapeID="_x0000_i1853" DrawAspect="Content" ObjectID="_1459177004" r:id="rId1689"/>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54" type="#_x0000_t75" style="width:16.5pt;height:19.5pt" o:ole="">
            <v:imagedata r:id="rId1690" o:title=""/>
          </v:shape>
          <o:OLEObject Type="Embed" ProgID="Equation.DSMT4" ShapeID="_x0000_i1854" DrawAspect="Content" ObjectID="_1459177005" r:id="rId1691"/>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2" o:title=""/>
          </v:shape>
          <o:OLEObject Type="Embed" ProgID="Equation.DSMT4" ShapeID="_x0000_i1855" DrawAspect="Content" ObjectID="_1459177006" r:id="rId1693"/>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4" o:title=""/>
          </v:shape>
          <o:OLEObject Type="Embed" ProgID="Equation.DSMT4" ShapeID="_x0000_i1856" DrawAspect="Content" ObjectID="_1459177007" r:id="rId1695"/>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6" o:title=""/>
          </v:shape>
          <o:OLEObject Type="Embed" ProgID="Equation.DSMT4" ShapeID="_x0000_i1857" DrawAspect="Content" ObjectID="_1459177008"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8" o:title=""/>
          </v:shape>
          <o:OLEObject Type="Embed" ProgID="Equation.DSMT4" ShapeID="_x0000_i1858" DrawAspect="Content" ObjectID="_1459177009" r:id="rId1699"/>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700" o:title=""/>
          </v:shape>
          <o:OLEObject Type="Embed" ProgID="Equation.DSMT4" ShapeID="_x0000_i1859" DrawAspect="Content" ObjectID="_1459177010" r:id="rId1701"/>
        </w:object>
      </w:r>
      <w:r>
        <w:t xml:space="preserve"> and (i) is used to evaluate </w:t>
      </w:r>
      <w:r w:rsidR="00AF2221" w:rsidRPr="00AF2221">
        <w:rPr>
          <w:position w:val="-6"/>
        </w:rPr>
        <w:object w:dxaOrig="279" w:dyaOrig="320" w14:anchorId="2934028A">
          <v:shape id="_x0000_i1860" type="#_x0000_t75" style="width:14pt;height:16.5pt" o:ole="">
            <v:imagedata r:id="rId1702" o:title=""/>
          </v:shape>
          <o:OLEObject Type="Embed" ProgID="Equation.DSMT4" ShapeID="_x0000_i1860" DrawAspect="Content" ObjectID="_1459177011" r:id="rId1703"/>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61" type="#_x0000_t75" style="width:12pt;height:19.5pt" o:ole="">
            <v:imagedata r:id="rId1704" o:title=""/>
          </v:shape>
          <o:OLEObject Type="Embed" ProgID="Equation.DSMT4" ShapeID="_x0000_i1861" DrawAspect="Content" ObjectID="_1459177012" r:id="rId1705"/>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62" type="#_x0000_t75" style="width:16.5pt;height:19.5pt" o:ole="">
            <v:imagedata r:id="rId1706" o:title=""/>
          </v:shape>
          <o:OLEObject Type="Embed" ProgID="Equation.DSMT4" ShapeID="_x0000_i1862" DrawAspect="Content" ObjectID="_1459177013" r:id="rId1707"/>
        </w:object>
      </w:r>
      <w:r>
        <w:t xml:space="preserve">, using </w:t>
      </w:r>
      <w:r w:rsidR="00AF2221" w:rsidRPr="00AF2221">
        <w:rPr>
          <w:position w:val="-16"/>
        </w:rPr>
        <w:object w:dxaOrig="2180" w:dyaOrig="440" w14:anchorId="1E1D7769">
          <v:shape id="_x0000_i1863" type="#_x0000_t75" style="width:108.5pt;height:22pt" o:ole="">
            <v:imagedata r:id="rId1708" o:title=""/>
          </v:shape>
          <o:OLEObject Type="Embed" ProgID="Equation.DSMT4" ShapeID="_x0000_i1863" DrawAspect="Content" ObjectID="_1459177014"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10" o:title=""/>
          </v:shape>
          <o:OLEObject Type="Embed" ProgID="Equation.DSMT4" ShapeID="_x0000_i1864" DrawAspect="Content" ObjectID="_1459177015"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2" o:title=""/>
          </v:shape>
          <o:OLEObject Type="Embed" ProgID="Equation.DSMT4" ShapeID="_x0000_i1865" DrawAspect="Content" ObjectID="_1459177016" r:id="rId1713"/>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66" type="#_x0000_t75" style="width:14pt;height:19.5pt" o:ole="">
            <v:imagedata r:id="rId1714" o:title=""/>
          </v:shape>
          <o:OLEObject Type="Embed" ProgID="Equation.DSMT4" ShapeID="_x0000_i1866" DrawAspect="Content" ObjectID="_1459177017"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6" o:title=""/>
          </v:shape>
          <o:OLEObject Type="Embed" ProgID="Equation.DSMT4" ShapeID="_x0000_i1867" DrawAspect="Content" ObjectID="_1459177018" r:id="rId1717"/>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868" type="#_x0000_t75" style="width:52.5pt;height:19.5pt" o:ole="">
            <v:imagedata r:id="rId1718" o:title=""/>
          </v:shape>
          <o:OLEObject Type="Embed" ProgID="Equation.DSMT4" ShapeID="_x0000_i1868" DrawAspect="Content" ObjectID="_1459177019" r:id="rId1719"/>
        </w:object>
      </w:r>
      <w:r>
        <w:t xml:space="preserve">.  Therefore, since </w:t>
      </w:r>
      <w:r w:rsidR="00AF2221" w:rsidRPr="00AF2221">
        <w:rPr>
          <w:position w:val="-10"/>
        </w:rPr>
        <w:object w:dxaOrig="980" w:dyaOrig="360" w14:anchorId="2EFE40E6">
          <v:shape id="_x0000_i1869" type="#_x0000_t75" style="width:49.5pt;height:18pt" o:ole="">
            <v:imagedata r:id="rId1720" o:title=""/>
          </v:shape>
          <o:OLEObject Type="Embed" ProgID="Equation.DSMT4" ShapeID="_x0000_i1869" DrawAspect="Content" ObjectID="_1459177020" r:id="rId1721"/>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870" type="#_x0000_t75" style="width:52.5pt;height:19.5pt" o:ole="">
            <v:imagedata r:id="rId1722" o:title=""/>
          </v:shape>
          <o:OLEObject Type="Embed" ProgID="Equation.DSMT4" ShapeID="_x0000_i1870" DrawAspect="Content" ObjectID="_1459177021"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4" o:title=""/>
          </v:shape>
          <o:OLEObject Type="Embed" ProgID="Equation.DSMT4" ShapeID="_x0000_i1871" DrawAspect="Content" ObjectID="_1459177022" r:id="rId1725"/>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72" type="#_x0000_t75" style="width:14pt;height:19.5pt" o:ole="">
            <v:imagedata r:id="rId1726" o:title=""/>
          </v:shape>
          <o:OLEObject Type="Embed" ProgID="Equation.DSMT4" ShapeID="_x0000_i1872" DrawAspect="Content" ObjectID="_1459177023"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8" o:title=""/>
          </v:shape>
          <o:OLEObject Type="Embed" ProgID="Equation.DSMT4" ShapeID="_x0000_i1873" DrawAspect="Content" ObjectID="_1459177024"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30" o:title=""/>
          </v:shape>
          <o:OLEObject Type="Embed" ProgID="Equation.DSMT4" ShapeID="_x0000_i1874" DrawAspect="Content" ObjectID="_1459177025" r:id="rId1731"/>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75" type="#_x0000_t75" style="width:21.5pt;height:14pt" o:ole="">
            <v:imagedata r:id="rId1732" o:title=""/>
          </v:shape>
          <o:OLEObject Type="Embed" ProgID="Equation.DSMT4" ShapeID="_x0000_i1875" DrawAspect="Content" ObjectID="_1459177026" r:id="rId1733"/>
        </w:object>
      </w:r>
      <w:r>
        <w:t xml:space="preserve"> is the molar mass of </w:t>
      </w:r>
      <w:r w:rsidR="00AF2221" w:rsidRPr="00AF2221">
        <w:rPr>
          <w:position w:val="-6"/>
        </w:rPr>
        <w:object w:dxaOrig="240" w:dyaOrig="220" w14:anchorId="23183549">
          <v:shape id="_x0000_i1876" type="#_x0000_t75" style="width:12pt;height:10.5pt" o:ole="">
            <v:imagedata r:id="rId1734" o:title=""/>
          </v:shape>
          <o:OLEObject Type="Embed" ProgID="Equation.DSMT4" ShapeID="_x0000_i1876" DrawAspect="Content" ObjectID="_1459177027"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6" o:title=""/>
          </v:shape>
          <o:OLEObject Type="Embed" ProgID="Equation.DSMT4" ShapeID="_x0000_i1877" DrawAspect="Content" ObjectID="_1459177028" r:id="rId1737"/>
        </w:object>
      </w:r>
      <w:r w:rsidR="000D2EC3">
        <w:t xml:space="preserve"> and </w:t>
      </w:r>
      <w:r w:rsidR="00AF2221" w:rsidRPr="00AF2221">
        <w:rPr>
          <w:position w:val="-4"/>
        </w:rPr>
        <w:object w:dxaOrig="420" w:dyaOrig="300" w14:anchorId="38F91AD8">
          <v:shape id="_x0000_i1878" type="#_x0000_t75" style="width:21.5pt;height:14pt" o:ole="">
            <v:imagedata r:id="rId1738" o:title=""/>
          </v:shape>
          <o:OLEObject Type="Embed" ProgID="Equation.DSMT4" ShapeID="_x0000_i1878" DrawAspect="Content" ObjectID="_1459177029"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40" o:title=""/>
          </v:shape>
          <o:OLEObject Type="Embed" ProgID="Equation.DSMT4" ShapeID="_x0000_i1879" DrawAspect="Content" ObjectID="_1459177030"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2" o:title=""/>
          </v:shape>
          <o:OLEObject Type="Embed" ProgID="Equation.DSMT4" ShapeID="_x0000_i1880" DrawAspect="Content" ObjectID="_1459177031"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4" o:title=""/>
          </v:shape>
          <o:OLEObject Type="Embed" ProgID="Equation.DSMT4" ShapeID="_x0000_i1881" DrawAspect="Content" ObjectID="_1459177032"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6" o:title=""/>
          </v:shape>
          <o:OLEObject Type="Embed" ProgID="Equation.DSMT4" ShapeID="_x0000_i1882" DrawAspect="Content" ObjectID="_1459177033"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8" o:title=""/>
          </v:shape>
          <o:OLEObject Type="Embed" ProgID="Equation.DSMT4" ShapeID="_x0000_i1883" DrawAspect="Content" ObjectID="_1459177034" r:id="rId1749"/>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884" type="#_x0000_t75" style="width:16.5pt;height:19.5pt" o:ole="">
            <v:imagedata r:id="rId1750" o:title=""/>
          </v:shape>
          <o:OLEObject Type="Embed" ProgID="Equation.DSMT4" ShapeID="_x0000_i1884" DrawAspect="Content" ObjectID="_1459177035"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2" o:title=""/>
          </v:shape>
          <o:OLEObject Type="Embed" ProgID="Equation.DSMT4" ShapeID="_x0000_i1885" DrawAspect="Content" ObjectID="_1459177036"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4" o:title=""/>
          </v:shape>
          <o:OLEObject Type="Embed" ProgID="Equation.DSMT4" ShapeID="_x0000_i1886" DrawAspect="Content" ObjectID="_1459177037"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504" w:name="_Toc377547325"/>
      <w:r>
        <w:t>General Specification for Chemical Reactions</w:t>
      </w:r>
      <w:bookmarkEnd w:id="1504"/>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887" type="#_x0000_t75" style="width:12pt;height:19.5pt" o:ole="">
            <v:imagedata r:id="rId1756" o:title=""/>
          </v:shape>
          <o:OLEObject Type="Embed" ProgID="Equation.DSMT4" ShapeID="_x0000_i1887" DrawAspect="Content" ObjectID="_1459177038"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8" o:title=""/>
          </v:shape>
          <o:OLEObject Type="Embed" ProgID="Equation.DSMT4" ShapeID="_x0000_i1888" DrawAspect="Content" ObjectID="_1459177039" r:id="rId1759"/>
        </w:object>
      </w:r>
      <w:r>
        <w:t xml:space="preserve"> of the reactants and </w:t>
      </w:r>
      <w:r w:rsidR="00AF2221" w:rsidRPr="00AF2221">
        <w:rPr>
          <w:position w:val="-12"/>
        </w:rPr>
        <w:object w:dxaOrig="300" w:dyaOrig="380" w14:anchorId="4A1F5CCC">
          <v:shape id="_x0000_i1889" type="#_x0000_t75" style="width:14pt;height:19.5pt" o:ole="">
            <v:imagedata r:id="rId1760" o:title=""/>
          </v:shape>
          <o:OLEObject Type="Embed" ProgID="Equation.DSMT4" ShapeID="_x0000_i1889" DrawAspect="Content" ObjectID="_1459177040"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2" o:title=""/>
          </v:shape>
          <o:OLEObject Type="Embed" ProgID="Equation.DSMT4" ShapeID="_x0000_i1890" DrawAspect="Content" ObjectID="_1459177041"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91" type="#_x0000_t75" style="width:14pt;height:19.5pt" o:ole="">
                  <v:imagedata r:id="rId1764" o:title=""/>
                </v:shape>
                <o:OLEObject Type="Embed" ProgID="Equation.DSMT4" ShapeID="_x0000_i1891" DrawAspect="Content" ObjectID="_1459177042" r:id="rId1765"/>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92" type="#_x0000_t75" style="width:14pt;height:19.5pt" o:ole="">
                  <v:imagedata r:id="rId1766" o:title=""/>
                </v:shape>
                <o:OLEObject Type="Embed" ProgID="Equation.DSMT4" ShapeID="_x0000_i1892" DrawAspect="Content" ObjectID="_1459177043" r:id="rId1767"/>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93" type="#_x0000_t75" style="width:12pt;height:16.5pt" o:ole="">
                  <v:imagedata r:id="rId1768" o:title=""/>
                </v:shape>
                <o:OLEObject Type="Embed" ProgID="Equation.DSMT4" ShapeID="_x0000_i1893" DrawAspect="Content" ObjectID="_1459177044" r:id="rId1769"/>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505" w:author="Steve Maas" w:date="2014-01-02T13:04:00Z">
        <w:r w:rsidR="00873D59">
          <w:t>3.12.2</w:t>
        </w:r>
      </w:ins>
      <w:del w:id="1506"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507" w:name="_Toc377547326"/>
      <w:r>
        <w:t>Chemical Reaction Materials</w:t>
      </w:r>
      <w:bookmarkEnd w:id="1507"/>
    </w:p>
    <w:p w14:paraId="5FCB1FE4" w14:textId="77777777" w:rsidR="007B076C" w:rsidRPr="007B076C" w:rsidRDefault="007B076C"/>
    <w:p w14:paraId="29F01F67" w14:textId="7BF16C69" w:rsidR="00541FBD" w:rsidRDefault="00541FBD" w:rsidP="0016320C">
      <w:pPr>
        <w:pStyle w:val="Heading4"/>
      </w:pPr>
      <w:bookmarkStart w:id="1508" w:name="_Toc377547327"/>
      <w:r>
        <w:t>Law of Mass Action for Forward Reactions</w:t>
      </w:r>
      <w:bookmarkEnd w:id="1508"/>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94" type="#_x0000_t75" style="width:10pt;height:14pt" o:ole="">
                  <v:imagedata r:id="rId1770" o:title=""/>
                </v:shape>
                <o:OLEObject Type="Embed" ProgID="Equation.DSMT4" ShapeID="_x0000_i1894" DrawAspect="Content" ObjectID="_1459177045"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2" o:title=""/>
          </v:shape>
          <o:OLEObject Type="Embed" ProgID="Equation.DSMT4" ShapeID="_x0000_i1895" DrawAspect="Content" ObjectID="_1459177046" r:id="rId1773"/>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6" type="#_x0000_t75" style="width:1in;height:14pt" o:ole="">
            <v:imagedata r:id="rId1774" o:title=""/>
          </v:shape>
          <o:OLEObject Type="Embed" ProgID="Equation.DSMT4" ShapeID="_x0000_i1896" DrawAspect="Content" ObjectID="_1459177047" r:id="rId1775"/>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w:t>
      </w:r>
      <w:proofErr w:type="gramStart"/>
      <w:r>
        <w:t>vP</w:t>
      </w:r>
      <w:proofErr w:type="gramEnd"/>
      <w:r>
        <w:t xml:space="preserve">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509" w:name="_Toc377547328"/>
      <w:r>
        <w:t>Law of Mass Action for Reversible Reactions</w:t>
      </w:r>
      <w:bookmarkEnd w:id="1509"/>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97" type="#_x0000_t75" style="width:14pt;height:18pt" o:ole="">
                  <v:imagedata r:id="rId1776" o:title=""/>
                </v:shape>
                <o:OLEObject Type="Embed" ProgID="Equation.DSMT4" ShapeID="_x0000_i1897" DrawAspect="Content" ObjectID="_1459177048" r:id="rId1777"/>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98" type="#_x0000_t75" style="width:14pt;height:18pt" o:ole="">
                  <v:imagedata r:id="rId1778" o:title=""/>
                </v:shape>
                <o:OLEObject Type="Embed" ProgID="Equation.DSMT4" ShapeID="_x0000_i1898" DrawAspect="Content" ObjectID="_1459177049" r:id="rId1779"/>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99" type="#_x0000_t75" style="width:58.5pt;height:19.5pt" o:ole="">
            <v:imagedata r:id="rId1780" o:title=""/>
          </v:shape>
          <o:OLEObject Type="Embed" ProgID="Equation.DSMT4" ShapeID="_x0000_i1899" DrawAspect="Content" ObjectID="_1459177050" r:id="rId1781"/>
        </w:object>
      </w:r>
      <w:r>
        <w:t xml:space="preserve"> ,</w:t>
      </w:r>
    </w:p>
    <w:p w14:paraId="660DC69D" w14:textId="401C8608" w:rsidR="004953CF" w:rsidRDefault="004953CF" w:rsidP="004953CF">
      <w:proofErr w:type="gramStart"/>
      <w:r>
        <w:t>where</w:t>
      </w:r>
      <w:proofErr w:type="gramEnd"/>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0" type="#_x0000_t75" style="width:87.5pt;height:65.5pt" o:ole="">
            <v:imagedata r:id="rId1782" o:title=""/>
          </v:shape>
          <o:OLEObject Type="Embed" ProgID="Equation.DSMT4" ShapeID="_x0000_i1900" DrawAspect="Content" ObjectID="_1459177051" r:id="rId1783"/>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1" type="#_x0000_t75" style="width:108.5pt;height:19.5pt" o:ole="">
            <v:imagedata r:id="rId1784" o:title=""/>
          </v:shape>
          <o:OLEObject Type="Embed" ProgID="Equation.DSMT4" ShapeID="_x0000_i1901" DrawAspect="Content" ObjectID="_1459177052" r:id="rId1785"/>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w:t>
      </w:r>
      <w:proofErr w:type="gramStart"/>
      <w:r>
        <w:t>vP</w:t>
      </w:r>
      <w:proofErr w:type="gramEnd"/>
      <w:r>
        <w:t xml:space="preserve"> sol=</w:t>
      </w:r>
      <w:r w:rsidR="00427178">
        <w:t>"</w:t>
      </w:r>
      <w:r>
        <w:t>2</w:t>
      </w:r>
      <w:r w:rsidR="00427178">
        <w:t>"</w:t>
      </w:r>
      <w:r>
        <w:t>&gt;1&lt;/vP&gt;</w:t>
      </w:r>
    </w:p>
    <w:p w14:paraId="082C99F6" w14:textId="4D685A5B" w:rsidR="004953CF" w:rsidRDefault="004953CF" w:rsidP="004953CF">
      <w:pPr>
        <w:pStyle w:val="code"/>
      </w:pPr>
      <w:r>
        <w:tab/>
        <w:t>&lt;</w:t>
      </w:r>
      <w:proofErr w:type="gramStart"/>
      <w:r>
        <w:t>vP</w:t>
      </w:r>
      <w:proofErr w:type="gramEnd"/>
      <w:r>
        <w:t xml:space="preserve">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510" w:name="_Toc377547329"/>
      <w:r>
        <w:t>Michaelis-Menten Reaction</w:t>
      </w:r>
      <w:bookmarkEnd w:id="1510"/>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902" type="#_x0000_t75" style="width:22pt;height:18pt" o:ole="">
                  <v:imagedata r:id="rId1786" o:title=""/>
                </v:shape>
                <o:OLEObject Type="Embed" ProgID="Equation.DSMT4" ShapeID="_x0000_i1902" DrawAspect="Content" ObjectID="_1459177053" r:id="rId1787"/>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903" type="#_x0000_t75" style="width:22pt;height:18pt" o:ole="">
                  <v:imagedata r:id="rId1788" o:title=""/>
                </v:shape>
                <o:OLEObject Type="Embed" ProgID="Equation.DSMT4" ShapeID="_x0000_i1903" DrawAspect="Content" ObjectID="_1459177054" r:id="rId1789"/>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4" type="#_x0000_t75" style="width:14pt;height:14pt" o:ole="">
            <v:imagedata r:id="rId1790" o:title=""/>
          </v:shape>
          <o:OLEObject Type="Embed" ProgID="Equation.DSMT4" ShapeID="_x0000_i1904" DrawAspect="Content" ObjectID="_1459177055" r:id="rId1791"/>
        </w:object>
      </w:r>
      <w:r>
        <w:t xml:space="preserve"> triggers the conversion of the substrate </w:t>
      </w:r>
      <w:r w:rsidR="00AF2221" w:rsidRPr="00AF2221">
        <w:rPr>
          <w:position w:val="-4"/>
        </w:rPr>
        <w:object w:dxaOrig="279" w:dyaOrig="300" w14:anchorId="66BC52E7">
          <v:shape id="_x0000_i1905" type="#_x0000_t75" style="width:14pt;height:14pt" o:ole="">
            <v:imagedata r:id="rId1792" o:title=""/>
          </v:shape>
          <o:OLEObject Type="Embed" ProgID="Equation.DSMT4" ShapeID="_x0000_i1905" DrawAspect="Content" ObjectID="_1459177056" r:id="rId1793"/>
        </w:object>
      </w:r>
      <w:r>
        <w:t xml:space="preserve"> into the </w:t>
      </w:r>
      <w:proofErr w:type="gramStart"/>
      <w:r>
        <w:t xml:space="preserve">product </w:t>
      </w:r>
      <w:proofErr w:type="gramEnd"/>
      <w:r w:rsidR="00AF2221" w:rsidRPr="00AF2221">
        <w:rPr>
          <w:position w:val="-4"/>
        </w:rPr>
        <w:object w:dxaOrig="320" w:dyaOrig="300" w14:anchorId="0995B99F">
          <v:shape id="_x0000_i1906" type="#_x0000_t75" style="width:16.5pt;height:14pt" o:ole="">
            <v:imagedata r:id="rId1794" o:title=""/>
          </v:shape>
          <o:OLEObject Type="Embed" ProgID="Equation.DSMT4" ShapeID="_x0000_i1906" DrawAspect="Content" ObjectID="_1459177057" r:id="rId1795"/>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07" type="#_x0000_t75" style="width:114.5pt;height:56.5pt" o:ole="">
            <v:imagedata r:id="rId1796" o:title=""/>
          </v:shape>
          <o:OLEObject Type="Embed" ProgID="Equation.DSMT4" ShapeID="_x0000_i1907" DrawAspect="Content" ObjectID="_1459177058" r:id="rId1797"/>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08" type="#_x0000_t75" style="width:13.5pt;height:16.5pt" o:ole="">
            <v:imagedata r:id="rId1798" o:title=""/>
          </v:shape>
          <o:OLEObject Type="Embed" ProgID="Equation.DSMT4" ShapeID="_x0000_i1908" DrawAspect="Content" ObjectID="_1459177059" r:id="rId1799"/>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09" type="#_x0000_t75" style="width:12pt;height:18pt" o:ole="">
            <v:imagedata r:id="rId1800" o:title=""/>
          </v:shape>
          <o:OLEObject Type="Embed" ProgID="Equation.DSMT4" ShapeID="_x0000_i1909" DrawAspect="Content" ObjectID="_1459177060" r:id="rId1801"/>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0" type="#_x0000_t75" style="width:124.5pt;height:16.5pt" o:ole="">
            <v:imagedata r:id="rId1802" o:title=""/>
          </v:shape>
          <o:OLEObject Type="Embed" ProgID="Equation.DSMT4" ShapeID="_x0000_i1910" DrawAspect="Content" ObjectID="_1459177061" r:id="rId1803"/>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1" type="#_x0000_t75" style="width:44.5pt;height:16.5pt" o:ole="">
            <v:imagedata r:id="rId1804" o:title=""/>
          </v:shape>
          <o:OLEObject Type="Embed" ProgID="Equation.DSMT4" ShapeID="_x0000_i1911" DrawAspect="Content" ObjectID="_1459177062" r:id="rId1805"/>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w:t>
      </w:r>
      <w:proofErr w:type="gramStart"/>
      <w:r w:rsidR="008E7ABE" w:rsidRPr="0016320C">
        <w:rPr>
          <w:rStyle w:val="CodeChar0"/>
        </w:rPr>
        <w:t>vP</w:t>
      </w:r>
      <w:proofErr w:type="gramEnd"/>
      <w:r w:rsidR="008E7ABE" w:rsidRPr="0016320C">
        <w:rPr>
          <w:rStyle w:val="CodeChar0"/>
        </w:rPr>
        <w:t>&gt;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12" type="#_x0000_t75" style="width:56.5pt;height:19.5pt" o:ole="">
            <v:imagedata r:id="rId1806" o:title=""/>
          </v:shape>
          <o:OLEObject Type="Embed" ProgID="Equation.DSMT4" ShapeID="_x0000_i1912" DrawAspect="Content" ObjectID="_1459177063" r:id="rId1807"/>
        </w:object>
      </w:r>
      <w:r w:rsidR="00901BF1">
        <w:t xml:space="preserve">, so that </w:t>
      </w:r>
      <w:r w:rsidR="00AF2221" w:rsidRPr="00AF2221">
        <w:rPr>
          <w:position w:val="-10"/>
        </w:rPr>
        <w:object w:dxaOrig="700" w:dyaOrig="380" w14:anchorId="0528E5F0">
          <v:shape id="_x0000_i1913" type="#_x0000_t75" style="width:34.5pt;height:19.5pt" o:ole="">
            <v:imagedata r:id="rId1808" o:title=""/>
          </v:shape>
          <o:OLEObject Type="Embed" ProgID="Equation.DSMT4" ShapeID="_x0000_i1913" DrawAspect="Content" ObjectID="_1459177064" r:id="rId1809"/>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4" type="#_x0000_t75" style="width:22pt;height:18pt" o:ole="">
            <v:imagedata r:id="rId1810" o:title=""/>
          </v:shape>
          <o:OLEObject Type="Embed" ProgID="Equation.DSMT4" ShapeID="_x0000_i1914" DrawAspect="Content" ObjectID="_1459177065" r:id="rId1811"/>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w:t>
      </w:r>
      <w:proofErr w:type="gramStart"/>
      <w:r>
        <w:t>vP</w:t>
      </w:r>
      <w:proofErr w:type="gramEnd"/>
      <w:r>
        <w:t xml:space="preserve">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511" w:name="_Ref366858813"/>
      <w:bookmarkStart w:id="1512" w:name="_Toc377547330"/>
      <w:r>
        <w:t>Specific Reaction Rate Materials</w:t>
      </w:r>
      <w:bookmarkEnd w:id="1511"/>
      <w:bookmarkEnd w:id="1512"/>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513" w:name="_Toc377547331"/>
      <w:r>
        <w:t>Constant Reaction Rate</w:t>
      </w:r>
      <w:bookmarkEnd w:id="1513"/>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15" type="#_x0000_t75" style="width:10pt;height:14pt" o:ole="">
                  <v:imagedata r:id="rId1812" o:title=""/>
                </v:shape>
                <o:OLEObject Type="Embed" ProgID="Equation.DSMT4" ShapeID="_x0000_i1915" DrawAspect="Content" ObjectID="_1459177066" r:id="rId1813"/>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w:t>
      </w:r>
      <w:proofErr w:type="gramStart"/>
      <w:r>
        <w:t>vP</w:t>
      </w:r>
      <w:proofErr w:type="gramEnd"/>
      <w:r>
        <w:t xml:space="preserve">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514" w:name="_Toc377547332"/>
      <w:r>
        <w:t>Huiskes Reaction Rate</w:t>
      </w:r>
      <w:bookmarkEnd w:id="1514"/>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16" type="#_x0000_t75" style="width:12pt;height:13.5pt" o:ole="">
                  <v:imagedata r:id="rId1814" o:title=""/>
                </v:shape>
                <o:OLEObject Type="Embed" ProgID="Equation.DSMT4" ShapeID="_x0000_i1916" DrawAspect="Content" ObjectID="_1459177067" r:id="rId1815"/>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17" type="#_x0000_t75" style="width:14pt;height:18pt" o:ole="">
                  <v:imagedata r:id="rId1816" o:title=""/>
                </v:shape>
                <o:OLEObject Type="Embed" ProgID="Equation.DSMT4" ShapeID="_x0000_i1917" DrawAspect="Content" ObjectID="_1459177068" r:id="rId1817"/>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18" type="#_x0000_t75" style="width:107.5pt;height:38pt" o:ole="">
            <v:imagedata r:id="rId1818" o:title=""/>
          </v:shape>
          <o:OLEObject Type="Embed" ProgID="Equation.DSMT4" ShapeID="_x0000_i1918" DrawAspect="Content" ObjectID="_1459177069" r:id="rId1819"/>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19" type="#_x0000_t75" style="width:18pt;height:18pt" o:ole="">
            <v:imagedata r:id="rId1820" o:title=""/>
          </v:shape>
          <o:OLEObject Type="Embed" ProgID="Equation.DSMT4" ShapeID="_x0000_i1919" DrawAspect="Content" ObjectID="_1459177070" r:id="rId1821"/>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0" type="#_x0000_t75" style="width:63.5pt;height:21.5pt" o:ole="">
            <v:imagedata r:id="rId1822" o:title=""/>
          </v:shape>
          <o:OLEObject Type="Embed" ProgID="Equation.DSMT4" ShapeID="_x0000_i1920" DrawAspect="Content" ObjectID="_1459177071" r:id="rId1823"/>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1" type="#_x0000_t75" style="width:37.5pt;height:19.5pt" o:ole="">
            <v:imagedata r:id="rId1824" o:title=""/>
          </v:shape>
          <o:OLEObject Type="Embed" ProgID="Equation.DSMT4" ShapeID="_x0000_i1921" DrawAspect="Content" ObjectID="_1459177072" r:id="rId1825"/>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22" type="#_x0000_t75" style="width:61.5pt;height:19.5pt" o:ole="">
            <v:imagedata r:id="rId1826" o:title=""/>
          </v:shape>
          <o:OLEObject Type="Embed" ProgID="Equation.DSMT4" ShapeID="_x0000_i1922" DrawAspect="Content" ObjectID="_1459177073" r:id="rId1827"/>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3" type="#_x0000_t75" style="width:141.5pt;height:14pt" o:ole="">
            <v:imagedata r:id="rId1828" o:title=""/>
          </v:shape>
          <o:OLEObject Type="Embed" ProgID="Equation.DSMT4" ShapeID="_x0000_i1923" DrawAspect="Content" ObjectID="_1459177074" r:id="rId1829"/>
        </w:object>
      </w:r>
      <w:r>
        <w:t xml:space="preserve"> ,</w:t>
      </w:r>
    </w:p>
    <w:p w14:paraId="2826ADAF" w14:textId="08804F0D" w:rsidR="00E35CAB" w:rsidRDefault="00E35CAB" w:rsidP="00E35CAB">
      <w:proofErr w:type="gramStart"/>
      <w:r>
        <w:t>where</w:t>
      </w:r>
      <w:proofErr w:type="gramEnd"/>
      <w:r>
        <w:t xml:space="preserv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4" type="#_x0000_t75" style="width:30pt;height:19.5pt" o:ole="">
            <v:imagedata r:id="rId1830" o:title=""/>
          </v:shape>
          <o:OLEObject Type="Embed" ProgID="Equation.DSMT4" ShapeID="_x0000_i1924" DrawAspect="Content" ObjectID="_1459177075" r:id="rId1831"/>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25" type="#_x0000_t75" style="width:10pt;height:14pt" o:ole="">
            <v:imagedata r:id="rId1832" o:title=""/>
          </v:shape>
          <o:OLEObject Type="Embed" ProgID="Equation.DSMT4" ShapeID="_x0000_i1925" DrawAspect="Content" ObjectID="_1459177076" r:id="rId1833"/>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w:t>
      </w:r>
      <w:proofErr w:type="gramStart"/>
      <w:r>
        <w:t>vP</w:t>
      </w:r>
      <w:proofErr w:type="gramEnd"/>
      <w:r>
        <w:t xml:space="preserve">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515" w:name="_Toc377547333"/>
      <w:r>
        <w:lastRenderedPageBreak/>
        <w:t>Rigid Body</w:t>
      </w:r>
      <w:bookmarkEnd w:id="1515"/>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516" w:author="Steve Maas" w:date="2014-01-02T13:04:00Z">
        <w:r w:rsidR="00873D59">
          <w:t>3.11.1</w:t>
        </w:r>
      </w:ins>
      <w:del w:id="1517"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w:t>
      </w:r>
      <w:proofErr w:type="gramStart"/>
      <w:r>
        <w:t>density&gt;</w:t>
      </w:r>
      <w:proofErr w:type="gramEnd"/>
      <w:r>
        <w:t>1.0&lt;/density&gt;</w:t>
      </w:r>
    </w:p>
    <w:p w14:paraId="1D362E33" w14:textId="77777777" w:rsidR="006A0BC1" w:rsidRDefault="006A0BC1" w:rsidP="006A0BC1">
      <w:pPr>
        <w:pStyle w:val="code"/>
      </w:pPr>
      <w:r>
        <w:tab/>
        <w:t>&lt;center_of_mass&gt;0</w:t>
      </w:r>
      <w:proofErr w:type="gramStart"/>
      <w:r>
        <w:t>,0,0</w:t>
      </w:r>
      <w:proofErr w:type="gramEnd"/>
      <w:r>
        <w:t>&lt;/center_of_mass&gt;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518" w:name="_Ref230581893"/>
      <w:bookmarkStart w:id="1519" w:name="_Ref230582111"/>
      <w:bookmarkStart w:id="1520" w:name="_Toc377547334"/>
      <w:r>
        <w:lastRenderedPageBreak/>
        <w:t>Restart Input file</w:t>
      </w:r>
      <w:bookmarkEnd w:id="1518"/>
      <w:bookmarkEnd w:id="1519"/>
      <w:bookmarkEnd w:id="1520"/>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proofErr w:type="gramStart"/>
      <w:r>
        <w:t>&lt;?xml</w:t>
      </w:r>
      <w:proofErr w:type="gramEnd"/>
      <w:r>
        <w:t xml:space="preserve">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521" w:name="_Toc377547335"/>
      <w:r>
        <w:t>The Archive Section</w:t>
      </w:r>
      <w:bookmarkEnd w:id="1521"/>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522" w:name="_Toc377547336"/>
      <w:r>
        <w:lastRenderedPageBreak/>
        <w:t>The Control Section</w:t>
      </w:r>
      <w:bookmarkEnd w:id="1522"/>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523" w:name="_Toc377547337"/>
      <w:r>
        <w:t>The LoadData Section</w:t>
      </w:r>
      <w:bookmarkEnd w:id="1523"/>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w:t>
      </w:r>
      <w:proofErr w:type="gramStart"/>
      <w:r>
        <w:t>loadpoint&gt;</w:t>
      </w:r>
      <w:proofErr w:type="gramEnd"/>
      <w:r>
        <w: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w:t>
      </w:r>
      <w:proofErr w:type="gramStart"/>
      <w:r>
        <w:t>loadpoint&gt;</w:t>
      </w:r>
      <w:proofErr w:type="gramEnd"/>
      <w:r>
        <w: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524" w:name="_Toc377547338"/>
      <w:r>
        <w:t>Example</w:t>
      </w:r>
      <w:bookmarkEnd w:id="1524"/>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proofErr w:type="gramStart"/>
      <w:r w:rsidRPr="00CF7269">
        <w:rPr>
          <w:rFonts w:ascii="Courier New" w:hAnsi="Courier New" w:cs="Courier New"/>
          <w:sz w:val="22"/>
          <w:szCs w:val="22"/>
        </w:rPr>
        <w:t>&lt;?xml</w:t>
      </w:r>
      <w:proofErr w:type="gramEnd"/>
      <w:r w:rsidRPr="00CF7269">
        <w:rPr>
          <w:rFonts w:ascii="Courier New" w:hAnsi="Courier New" w:cs="Courier New"/>
          <w:sz w:val="22"/>
          <w:szCs w:val="22"/>
        </w:rPr>
        <w:t xml:space="preserve">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525" w:name="_Ref293568242"/>
      <w:bookmarkStart w:id="1526" w:name="_Toc377547339"/>
      <w:r>
        <w:lastRenderedPageBreak/>
        <w:t>Multi-step Analysis</w:t>
      </w:r>
      <w:bookmarkEnd w:id="1525"/>
      <w:bookmarkEnd w:id="1526"/>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527" w:name="_Toc377547340"/>
      <w:r>
        <w:t xml:space="preserve">The Step </w:t>
      </w:r>
      <w:r w:rsidR="00D153DC">
        <w:t>S</w:t>
      </w:r>
      <w:r>
        <w:t>ection</w:t>
      </w:r>
      <w:bookmarkEnd w:id="1527"/>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528" w:author="Steve Maas" w:date="2014-01-02T11:25:00Z">
        <w:r w:rsidDel="008B2763">
          <w:delText>1</w:delText>
        </w:r>
      </w:del>
      <w:ins w:id="1529"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r>
      <w:proofErr w:type="gramStart"/>
      <w:r>
        <w:t>&lt;!--</w:t>
      </w:r>
      <w:proofErr w:type="gramEnd"/>
      <w:r>
        <w:t xml:space="preserve">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r>
      <w:proofErr w:type="gramStart"/>
      <w:r>
        <w:t>&lt;!--</w:t>
      </w:r>
      <w:proofErr w:type="gramEnd"/>
      <w:r>
        <w:t xml:space="preserve">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r>
      <w:proofErr w:type="gramStart"/>
      <w:r>
        <w:t>&lt;!--</w:t>
      </w:r>
      <w:proofErr w:type="gramEnd"/>
      <w:r>
        <w:t xml:space="preserve">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r>
      <w:proofErr w:type="gramStart"/>
      <w:r>
        <w:t>&lt;!--</w:t>
      </w:r>
      <w:proofErr w:type="gramEnd"/>
      <w:r>
        <w:t xml:space="preserve">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r>
      <w:proofErr w:type="gramStart"/>
      <w:r>
        <w:t>&lt;!--</w:t>
      </w:r>
      <w:proofErr w:type="gramEnd"/>
      <w:r>
        <w:t xml:space="preserve">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r>
      <w:proofErr w:type="gramStart"/>
      <w:r>
        <w:t>&lt;!--</w:t>
      </w:r>
      <w:proofErr w:type="gramEnd"/>
      <w:r>
        <w:t xml:space="preserve">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r>
      <w:proofErr w:type="gramStart"/>
      <w:r>
        <w:t>&lt;!--</w:t>
      </w:r>
      <w:proofErr w:type="gramEnd"/>
      <w:r>
        <w:t xml:space="preserve">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530" w:name="_Toc377547341"/>
      <w:r>
        <w:t>Control Settings</w:t>
      </w:r>
      <w:bookmarkEnd w:id="1530"/>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w:t>
      </w:r>
      <w:proofErr w:type="gramStart"/>
      <w:r>
        <w:t>title&gt;</w:t>
      </w:r>
      <w:proofErr w:type="gramEnd"/>
      <w:r>
        <w: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r>
      <w:proofErr w:type="gramStart"/>
      <w:r>
        <w:t>&lt;!--</w:t>
      </w:r>
      <w:proofErr w:type="gramEnd"/>
      <w:r>
        <w:t xml:space="preserve">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del w:id="1531" w:author="Steve Maas" w:date="2014-01-02T11:28:00Z">
        <w:r w:rsidDel="00B24DAD">
          <w:delText xml:space="preserve">Boundary </w:delText>
        </w:r>
        <w:r w:rsidR="00B37A5F" w:rsidDel="00B24DAD">
          <w:delText xml:space="preserve">and Loads </w:delText>
        </w:r>
        <w:r w:rsidDel="00B24DAD">
          <w:delText>Settings</w:delText>
        </w:r>
      </w:del>
      <w:bookmarkStart w:id="1532" w:name="_Toc377547342"/>
      <w:ins w:id="1533" w:author="Steve Maas" w:date="2014-01-02T11:28:00Z">
        <w:r w:rsidR="00B24DAD">
          <w:t>Boundary Conditions</w:t>
        </w:r>
      </w:ins>
      <w:bookmarkEnd w:id="1532"/>
    </w:p>
    <w:p w14:paraId="4D273171" w14:textId="77777777" w:rsidR="00B24DAD" w:rsidRDefault="00B24DAD" w:rsidP="006A0BC1">
      <w:pPr>
        <w:rPr>
          <w:ins w:id="1534" w:author="Steve Maas" w:date="2014-01-02T11:32:00Z"/>
        </w:rPr>
      </w:pPr>
      <w:ins w:id="1535" w:author="Steve Maas" w:date="2014-01-02T11:29:00Z">
        <w:r>
          <w:t>In a multi-step analysis boundary conditions can be applied that are only active during the step.</w:t>
        </w:r>
      </w:ins>
      <w:ins w:id="1536"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537" w:author="Steve Maas" w:date="2014-01-02T11:29:00Z">
        <w:r>
          <w:t xml:space="preserve"> </w:t>
        </w:r>
      </w:ins>
      <w:ins w:id="1538" w:author="Steve Maas" w:date="2014-01-02T11:30:00Z">
        <w:r>
          <w:t>of the FEBio input file. These section</w:t>
        </w:r>
      </w:ins>
      <w:ins w:id="1539" w:author="Steve Maas" w:date="2014-01-02T11:31:00Z">
        <w:r>
          <w:t>s</w:t>
        </w:r>
      </w:ins>
      <w:ins w:id="1540" w:author="Steve Maas" w:date="2014-01-02T11:30:00Z">
        <w:r>
          <w:t xml:space="preserve"> can thus be placed inside the </w:t>
        </w:r>
      </w:ins>
      <w:ins w:id="1541" w:author="Steve Maas" w:date="2014-01-02T11:31:00Z">
        <w:r>
          <w:rPr>
            <w:i/>
          </w:rPr>
          <w:t xml:space="preserve">Step </w:t>
        </w:r>
        <w:r>
          <w:t xml:space="preserve">section to define a boundary condition that is only active during the step. </w:t>
        </w:r>
      </w:ins>
      <w:del w:id="1542"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543" w:author="Steve Maas" w:date="2014-01-02T11:31:00Z">
        <w:r w:rsidR="00B37A5F" w:rsidDel="00B24DAD">
          <w:delText>i</w:delText>
        </w:r>
        <w:r w:rsidR="006A0BC1" w:rsidDel="00B24DAD">
          <w:delText>t</w:delText>
        </w:r>
      </w:del>
      <w:ins w:id="1544"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545" w:author="Steve Maas" w:date="2014-01-02T11:31:00Z">
        <w:r>
          <w:t xml:space="preserve">corresponding boundary </w:t>
        </w:r>
      </w:ins>
      <w:r w:rsidR="006A0BC1">
        <w:t xml:space="preserve">conditions remain enforced during </w:t>
      </w:r>
      <w:del w:id="1546" w:author="Steve Maas" w:date="2014-01-02T11:31:00Z">
        <w:r w:rsidR="006A0BC1" w:rsidDel="00B24DAD">
          <w:delText>the entire simulation</w:delText>
        </w:r>
      </w:del>
      <w:ins w:id="1547" w:author="Steve Maas" w:date="2014-01-02T11:31:00Z">
        <w:r>
          <w:t>all the steps</w:t>
        </w:r>
      </w:ins>
      <w:r w:rsidR="006A0BC1">
        <w:t>.</w:t>
      </w:r>
    </w:p>
    <w:p w14:paraId="760176B3" w14:textId="77777777" w:rsidR="00B24DAD" w:rsidRDefault="00B24DAD" w:rsidP="006A0BC1">
      <w:pPr>
        <w:rPr>
          <w:ins w:id="1548" w:author="Steve Maas" w:date="2014-01-02T11:32:00Z"/>
        </w:rPr>
      </w:pPr>
    </w:p>
    <w:p w14:paraId="6829D738" w14:textId="0C496C16" w:rsidR="00B24DAD" w:rsidRDefault="00B24DAD">
      <w:pPr>
        <w:pStyle w:val="Heading3"/>
        <w:rPr>
          <w:ins w:id="1549" w:author="Steve Maas" w:date="2014-01-02T11:32:00Z"/>
        </w:rPr>
        <w:pPrChange w:id="1550" w:author="Steve Maas" w:date="2014-01-02T11:32:00Z">
          <w:pPr/>
        </w:pPrChange>
      </w:pPr>
      <w:bookmarkStart w:id="1551" w:name="_Toc377547343"/>
      <w:ins w:id="1552" w:author="Steve Maas" w:date="2014-01-02T11:32:00Z">
        <w:r>
          <w:t>Relative Boundary Conditions</w:t>
        </w:r>
        <w:bookmarkEnd w:id="1551"/>
      </w:ins>
    </w:p>
    <w:p w14:paraId="7C519646" w14:textId="02BCCA6B" w:rsidR="006A0BC1" w:rsidRDefault="00B24DAD" w:rsidP="006A0BC1">
      <w:ins w:id="1553" w:author="Steve Maas" w:date="2014-01-02T11:32:00Z">
        <w:r>
          <w:t xml:space="preserve">Some boundary conditions </w:t>
        </w:r>
      </w:ins>
      <w:ins w:id="1554" w:author="Steve Maas" w:date="2014-01-02T11:33:00Z">
        <w:r>
          <w:t>can be defined as relative boundary conditions</w:t>
        </w:r>
      </w:ins>
      <w:ins w:id="1555" w:author="Steve Maas" w:date="2014-01-02T11:34:00Z">
        <w:r>
          <w:t>.</w:t>
        </w:r>
      </w:ins>
      <w:ins w:id="1556" w:author="Steve Maas" w:date="2014-01-02T11:33:00Z">
        <w:r>
          <w:t xml:space="preserve"> </w:t>
        </w:r>
      </w:ins>
      <w:ins w:id="1557" w:author="Steve Maas" w:date="2014-01-02T11:34:00Z">
        <w:r>
          <w:t xml:space="preserve">This </w:t>
        </w:r>
      </w:ins>
      <w:ins w:id="1558" w:author="Steve Maas" w:date="2014-01-02T11:33:00Z">
        <w:r>
          <w:t>means that the corresponding condition</w:t>
        </w:r>
      </w:ins>
      <w:ins w:id="1559" w:author="Steve Maas" w:date="2014-01-02T11:34:00Z">
        <w:r>
          <w:t>s</w:t>
        </w:r>
      </w:ins>
      <w:ins w:id="1560" w:author="Steve Maas" w:date="2014-01-02T11:33:00Z">
        <w:r>
          <w:t xml:space="preserve"> will be applied to the final configuration of the previous step</w:t>
        </w:r>
      </w:ins>
      <w:ins w:id="1561" w:author="Steve Maas" w:date="2014-01-02T11:34:00Z">
        <w:r>
          <w:t xml:space="preserve"> and not to the original reference configuration</w:t>
        </w:r>
      </w:ins>
      <w:ins w:id="1562" w:author="Steve Maas" w:date="2014-01-02T11:33:00Z">
        <w:r>
          <w:t xml:space="preserve">. </w:t>
        </w:r>
      </w:ins>
      <w:del w:id="1563"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564" w:author="Steve Maas" w:date="2014-01-02T11:34:00Z">
        <w:r>
          <w:t>For example, if a prescribed displacement is defined as relative the displacement will be taken with respect of the positions of the f</w:t>
        </w:r>
      </w:ins>
      <w:ins w:id="1565"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566" w:name="_Toc377547344"/>
      <w:r>
        <w:t>An Example</w:t>
      </w:r>
      <w:bookmarkEnd w:id="1566"/>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proofErr w:type="gramStart"/>
      <w:r>
        <w:t>&lt;?xml</w:t>
      </w:r>
      <w:proofErr w:type="gramEnd"/>
      <w:r>
        <w:t xml:space="preserve">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w:t>
      </w:r>
      <w:proofErr w:type="gramStart"/>
      <w:r>
        <w:t>title&gt;</w:t>
      </w:r>
      <w:proofErr w:type="gramEnd"/>
      <w:r>
        <w: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w:t>
      </w:r>
      <w:proofErr w:type="gramStart"/>
      <w:r>
        <w:t>density&gt;</w:t>
      </w:r>
      <w:proofErr w:type="gramEnd"/>
      <w:r>
        <w: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w:t>
      </w:r>
      <w:proofErr w:type="gramStart"/>
      <w:r>
        <w:t>,5,7,3,2,6,8,4</w:t>
      </w:r>
      <w:proofErr w:type="gramEnd"/>
      <w:r>
        <w:t>&lt;/hex8&gt;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w:t>
      </w:r>
      <w:proofErr w:type="gramStart"/>
      <w:r>
        <w:t>loadpoint&gt;</w:t>
      </w:r>
      <w:proofErr w:type="gramEnd"/>
      <w:r>
        <w:t>0,0&lt;/loadpoint&gt;</w:t>
      </w:r>
    </w:p>
    <w:p w14:paraId="246B3E08" w14:textId="77777777" w:rsidR="006A0BC1" w:rsidRDefault="006A0BC1" w:rsidP="006A0BC1">
      <w:pPr>
        <w:pStyle w:val="code"/>
        <w:jc w:val="left"/>
      </w:pPr>
      <w:r>
        <w:tab/>
      </w:r>
      <w:r>
        <w:tab/>
      </w:r>
      <w:r>
        <w:tab/>
        <w:t>&lt;</w:t>
      </w:r>
      <w:proofErr w:type="gramStart"/>
      <w:r>
        <w:t>loadpoint&gt;</w:t>
      </w:r>
      <w:proofErr w:type="gramEnd"/>
      <w:r>
        <w: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w:t>
      </w:r>
      <w:proofErr w:type="gramStart"/>
      <w:r w:rsidRPr="00340BE6">
        <w:t>prescribe</w:t>
      </w:r>
      <w:proofErr w:type="gramEnd"/>
      <w:r w:rsidRPr="00340BE6">
        <w:t>&gt;</w:t>
      </w:r>
    </w:p>
    <w:p w14:paraId="114BB16F" w14:textId="77777777" w:rsidR="006A0BC1" w:rsidRPr="00340BE6" w:rsidRDefault="006A0BC1" w:rsidP="006A0BC1">
      <w:pPr>
        <w:pStyle w:val="code"/>
        <w:jc w:val="left"/>
      </w:pPr>
      <w:r w:rsidRPr="00340BE6">
        <w:tab/>
      </w:r>
      <w:r w:rsidRPr="00340BE6">
        <w:tab/>
      </w:r>
      <w:r w:rsidRPr="00340BE6">
        <w:tab/>
      </w:r>
      <w:r w:rsidRPr="00340BE6">
        <w:tab/>
        <w:t xml:space="preserve">&lt;node id="5" </w:t>
      </w:r>
      <w:proofErr w:type="gramStart"/>
      <w:r w:rsidRPr="00340BE6">
        <w:t>bc</w:t>
      </w:r>
      <w:proofErr w:type="gramEnd"/>
      <w:r w:rsidRPr="00340BE6">
        <w:t>="x"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567" w:name="_Ref292524274"/>
      <w:bookmarkStart w:id="1568" w:name="_Ref293568253"/>
      <w:bookmarkStart w:id="1569" w:name="_Ref293568696"/>
      <w:bookmarkStart w:id="1570" w:name="_Toc377547345"/>
      <w:r>
        <w:lastRenderedPageBreak/>
        <w:t>Parameter Optimization</w:t>
      </w:r>
      <w:bookmarkEnd w:id="1567"/>
      <w:bookmarkEnd w:id="1568"/>
      <w:bookmarkEnd w:id="1569"/>
      <w:bookmarkEnd w:id="1570"/>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571" w:name="_Toc377547346"/>
      <w:r>
        <w:t xml:space="preserve">Optimization </w:t>
      </w:r>
      <w:r w:rsidR="00D153DC">
        <w:t>I</w:t>
      </w:r>
      <w:r>
        <w:t xml:space="preserve">nput </w:t>
      </w:r>
      <w:r w:rsidR="00D153DC">
        <w:t>F</w:t>
      </w:r>
      <w:r>
        <w:t>ile</w:t>
      </w:r>
      <w:bookmarkEnd w:id="1571"/>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572" w:name="_Toc377547347"/>
      <w:r>
        <w:t xml:space="preserve">Model </w:t>
      </w:r>
      <w:r w:rsidR="00FD648A">
        <w:t>S</w:t>
      </w:r>
      <w:r>
        <w:t>ection</w:t>
      </w:r>
      <w:bookmarkEnd w:id="1572"/>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573" w:name="_Toc377547348"/>
      <w:r>
        <w:t xml:space="preserve">Options </w:t>
      </w:r>
      <w:r w:rsidR="00FD648A">
        <w:t>S</w:t>
      </w:r>
      <w:r>
        <w:t>ection</w:t>
      </w:r>
      <w:bookmarkEnd w:id="1573"/>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26" type="#_x0000_t75" style="width:135.5pt;height:40pt" o:ole="">
            <v:imagedata r:id="rId1834" o:title=""/>
          </v:shape>
          <o:OLEObject Type="Embed" ProgID="Equation.DSMT4" ShapeID="_x0000_i1926" DrawAspect="Content" ObjectID="_1459177077" r:id="rId1835"/>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27" type="#_x0000_t75" style="width:38pt;height:19.5pt" o:ole="">
            <v:imagedata r:id="rId1836" o:title=""/>
          </v:shape>
          <o:OLEObject Type="Embed" ProgID="Equation.DSMT4" ShapeID="_x0000_i1927" DrawAspect="Content" ObjectID="_1459177078" r:id="rId1837"/>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28" type="#_x0000_t75" style="width:36.5pt;height:19.5pt" o:ole="">
            <v:imagedata r:id="rId1838" o:title=""/>
          </v:shape>
          <o:OLEObject Type="Embed" ProgID="Equation.DSMT4" ShapeID="_x0000_i1928" DrawAspect="Content" ObjectID="_1459177079" r:id="rId1839"/>
        </w:object>
      </w:r>
      <w:r>
        <w:t xml:space="preserve"> are the experimentally (or otherwise) obtained data with standard deviation </w:t>
      </w:r>
      <w:r w:rsidR="00AF2221" w:rsidRPr="00AF2221">
        <w:rPr>
          <w:position w:val="-12"/>
        </w:rPr>
        <w:object w:dxaOrig="279" w:dyaOrig="360" w14:anchorId="2534B539">
          <v:shape id="_x0000_i1929" type="#_x0000_t75" style="width:14pt;height:18pt" o:ole="">
            <v:imagedata r:id="rId1840" o:title=""/>
          </v:shape>
          <o:OLEObject Type="Embed" ProgID="Equation.DSMT4" ShapeID="_x0000_i1929" DrawAspect="Content" ObjectID="_1459177080" r:id="rId1841"/>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0" type="#_x0000_t75" style="width:287.5pt;height:34pt" o:ole="">
            <v:imagedata r:id="rId1842" o:title=""/>
          </v:shape>
          <o:OLEObject Type="Embed" ProgID="Equation.DSMT4" ShapeID="_x0000_i1930" DrawAspect="Content" ObjectID="_1459177081" r:id="rId1843"/>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1" type="#_x0000_t75" style="width:21.5pt;height:18pt" o:ole="">
            <v:imagedata r:id="rId1844" o:title=""/>
          </v:shape>
          <o:OLEObject Type="Embed" ProgID="Equation.DSMT4" ShapeID="_x0000_i1931" DrawAspect="Content" ObjectID="_1459177082" r:id="rId1845"/>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2" type="#_x0000_t75" style="width:76pt;height:19.5pt" o:ole="">
            <v:imagedata r:id="rId1846" o:title=""/>
          </v:shape>
          <o:OLEObject Type="Embed" ProgID="Equation.DSMT4" ShapeID="_x0000_i1932" DrawAspect="Content" ObjectID="_1459177083" r:id="rId1847"/>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33" type="#_x0000_t75" style="width:10pt;height:10.5pt" o:ole="">
            <v:imagedata r:id="rId1848" o:title=""/>
          </v:shape>
          <o:OLEObject Type="Embed" ProgID="Equation.DSMT4" ShapeID="_x0000_i1933" DrawAspect="Content" ObjectID="_1459177084" r:id="rId1849"/>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 xml:space="preserve">allows the user to control exactly how much output from the time iterations </w:t>
      </w:r>
      <w:proofErr w:type="gramStart"/>
      <w:r>
        <w:t>of each optimization iteration</w:t>
      </w:r>
      <w:proofErr w:type="gramEnd"/>
      <w:r>
        <w:t xml:space="preserve">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574" w:name="_Toc377547349"/>
      <w:r>
        <w:t xml:space="preserve">Function </w:t>
      </w:r>
      <w:r w:rsidR="00FD648A">
        <w:t>S</w:t>
      </w:r>
      <w:r>
        <w:t>ection</w:t>
      </w:r>
      <w:bookmarkEnd w:id="1574"/>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lastRenderedPageBreak/>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575" w:name="_Toc377547350"/>
      <w:r>
        <w:t>Parameters Section</w:t>
      </w:r>
      <w:bookmarkEnd w:id="1575"/>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proofErr w:type="gramStart"/>
      <w:r>
        <w:t>&gt;[</w:t>
      </w:r>
      <w:proofErr w:type="gramEnd"/>
      <w:r>
        <w: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576"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577" w:author="Steve Maas" w:date="2013-12-30T14:23:00Z"/>
        </w:rPr>
      </w:pPr>
    </w:p>
    <w:p w14:paraId="1FA9453A" w14:textId="60C18CB6" w:rsidR="00B50762" w:rsidRDefault="00B50762" w:rsidP="00422C54">
      <w:ins w:id="1578" w:author="Steve Maas" w:date="2013-12-30T14:23:00Z">
        <w:r>
          <w:t>For most materials, the following format is used to reference a parameter.</w:t>
        </w:r>
      </w:ins>
    </w:p>
    <w:p w14:paraId="4BD34C48" w14:textId="77777777" w:rsidR="00422C54" w:rsidRDefault="00422C54" w:rsidP="00422C54">
      <w:pPr>
        <w:pStyle w:val="code"/>
        <w:rPr>
          <w:ins w:id="1579" w:author="Steve Maas" w:date="2013-12-30T14:23:00Z"/>
        </w:rPr>
      </w:pPr>
    </w:p>
    <w:p w14:paraId="76431128" w14:textId="3F22C59F" w:rsidR="00B50762" w:rsidDel="00B50762" w:rsidRDefault="00B50762" w:rsidP="00422C54">
      <w:pPr>
        <w:pStyle w:val="code"/>
        <w:rPr>
          <w:del w:id="1580" w:author="Steve Maas" w:date="2013-12-30T14:23:00Z"/>
        </w:rPr>
      </w:pPr>
    </w:p>
    <w:p w14:paraId="04224698" w14:textId="06B97A89" w:rsidR="00422C54" w:rsidRDefault="00422C54" w:rsidP="00422C54">
      <w:pPr>
        <w:pStyle w:val="code"/>
        <w:rPr>
          <w:ins w:id="1581" w:author="Steve Maas" w:date="2013-12-30T14:23:00Z"/>
        </w:rPr>
      </w:pPr>
      <w:r>
        <w:tab/>
      </w:r>
      <w:r w:rsidRPr="00422C54">
        <w:t>material_name.parameter</w:t>
      </w:r>
      <w:del w:id="1582" w:author="Steve Maas" w:date="2013-12-30T14:29:00Z">
        <w:r w:rsidRPr="00422C54" w:rsidDel="00B50762">
          <w:delText>_name</w:delText>
        </w:r>
      </w:del>
      <w:del w:id="1583"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584" w:author="Steve Maas" w:date="2013-12-30T14:23:00Z"/>
        </w:rPr>
      </w:pPr>
    </w:p>
    <w:p w14:paraId="18C9F712" w14:textId="701C8A0D" w:rsidR="00B50762" w:rsidRDefault="00B50762" w:rsidP="00422C54">
      <w:pPr>
        <w:pStyle w:val="code"/>
        <w:rPr>
          <w:ins w:id="1585" w:author="Steve Maas" w:date="2013-12-30T14:24:00Z"/>
          <w:rFonts w:ascii="Times New Roman" w:hAnsi="Times New Roman"/>
          <w:sz w:val="24"/>
        </w:rPr>
      </w:pPr>
      <w:ins w:id="1586" w:author="Steve Maas" w:date="2013-12-30T14:23:00Z">
        <w:r w:rsidRPr="00B50762">
          <w:rPr>
            <w:rFonts w:ascii="Times New Roman" w:hAnsi="Times New Roman"/>
            <w:sz w:val="24"/>
            <w:rPrChange w:id="1587" w:author="Steve Maas" w:date="2013-12-30T14:24:00Z">
              <w:rPr>
                <w:rFonts w:ascii="Times New Roman" w:hAnsi="Times New Roman"/>
              </w:rPr>
            </w:rPrChange>
          </w:rPr>
          <w:t>For</w:t>
        </w:r>
      </w:ins>
      <w:ins w:id="1588" w:author="Steve Maas" w:date="2013-12-30T14:24:00Z">
        <w:r>
          <w:rPr>
            <w:rFonts w:ascii="Times New Roman" w:hAnsi="Times New Roman"/>
            <w:sz w:val="24"/>
          </w:rPr>
          <w:t xml:space="preserve"> example</w:t>
        </w:r>
      </w:ins>
      <w:ins w:id="1589" w:author="Steve Maas" w:date="2013-12-30T14:29:00Z">
        <w:r>
          <w:rPr>
            <w:rFonts w:ascii="Times New Roman" w:hAnsi="Times New Roman"/>
            <w:sz w:val="24"/>
          </w:rPr>
          <w:t>, a</w:t>
        </w:r>
      </w:ins>
      <w:ins w:id="1590" w:author="Steve Maas" w:date="2013-12-30T14:24:00Z">
        <w:r>
          <w:rPr>
            <w:rFonts w:ascii="Times New Roman" w:hAnsi="Times New Roman"/>
            <w:sz w:val="24"/>
          </w:rPr>
          <w:t>ssume a material</w:t>
        </w:r>
      </w:ins>
      <w:ins w:id="1591"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proofErr w:type="gramStart"/>
      <w:ins w:id="1592" w:author="Steve Maas" w:date="2013-12-30T14:24:00Z">
        <w:r>
          <w:rPr>
            <w:rFonts w:ascii="Times New Roman" w:hAnsi="Times New Roman"/>
            <w:sz w:val="24"/>
          </w:rPr>
          <w:t>of</w:t>
        </w:r>
        <w:proofErr w:type="gramEnd"/>
        <w:r>
          <w:rPr>
            <w:rFonts w:ascii="Times New Roman" w:hAnsi="Times New Roman"/>
            <w:sz w:val="24"/>
          </w:rPr>
          <w:t xml:space="preserve"> type neo-Hookean is defined. Then we can reference the Young’s modulus (E)</w:t>
        </w:r>
      </w:ins>
      <w:ins w:id="1593"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594" w:author="Steve Maas" w:date="2013-12-30T14:24:00Z"/>
          <w:rFonts w:ascii="Times New Roman" w:hAnsi="Times New Roman"/>
          <w:sz w:val="24"/>
        </w:rPr>
      </w:pPr>
    </w:p>
    <w:p w14:paraId="3F128693" w14:textId="21B0BB8A" w:rsidR="00B50762" w:rsidRPr="00B50762" w:rsidDel="00B50762" w:rsidRDefault="00B50762" w:rsidP="00422C54">
      <w:pPr>
        <w:pStyle w:val="code"/>
        <w:rPr>
          <w:del w:id="1595" w:author="Steve Maas" w:date="2013-12-30T14:24:00Z"/>
          <w:rFonts w:ascii="Times New Roman" w:hAnsi="Times New Roman"/>
          <w:sz w:val="24"/>
          <w:rPrChange w:id="1596" w:author="Steve Maas" w:date="2013-12-30T14:24:00Z">
            <w:rPr>
              <w:del w:id="1597" w:author="Steve Maas" w:date="2013-12-30T14:24:00Z"/>
            </w:rPr>
          </w:rPrChange>
        </w:rPr>
      </w:pPr>
    </w:p>
    <w:p w14:paraId="5C133653" w14:textId="77777777" w:rsidR="00B50762" w:rsidRDefault="00B50762" w:rsidP="00422C54">
      <w:pPr>
        <w:pStyle w:val="code"/>
        <w:rPr>
          <w:ins w:id="1598" w:author="Steve Maas" w:date="2013-12-30T14:25:00Z"/>
        </w:rPr>
      </w:pPr>
      <w:proofErr w:type="gramStart"/>
      <w:ins w:id="1599" w:author="Steve Maas" w:date="2013-12-30T14:25:00Z">
        <w:r>
          <w:t>name</w:t>
        </w:r>
        <w:proofErr w:type="gramEnd"/>
        <w:r>
          <w:t>="Mat</w:t>
        </w:r>
      </w:ins>
      <w:ins w:id="1600" w:author="Steve Maas" w:date="2013-12-30T14:24:00Z">
        <w:r>
          <w:t>erial1.E</w:t>
        </w:r>
      </w:ins>
      <w:ins w:id="1601" w:author="Steve Maas" w:date="2013-12-30T14:25:00Z">
        <w:r>
          <w:t>"</w:t>
        </w:r>
      </w:ins>
    </w:p>
    <w:p w14:paraId="77E1104E" w14:textId="77777777" w:rsidR="00B50762" w:rsidRDefault="00B50762" w:rsidP="00422C54">
      <w:pPr>
        <w:pStyle w:val="code"/>
        <w:rPr>
          <w:ins w:id="1602" w:author="Steve Maas" w:date="2013-12-30T14:25:00Z"/>
        </w:rPr>
      </w:pPr>
    </w:p>
    <w:p w14:paraId="41942FE5" w14:textId="57721D3B" w:rsidR="00B50762" w:rsidRDefault="00B50762" w:rsidP="00422C54">
      <w:pPr>
        <w:pStyle w:val="code"/>
        <w:rPr>
          <w:ins w:id="1603" w:author="Steve Maas" w:date="2013-12-30T14:29:00Z"/>
          <w:rFonts w:ascii="Times New Roman" w:hAnsi="Times New Roman"/>
          <w:sz w:val="24"/>
        </w:rPr>
      </w:pPr>
      <w:ins w:id="1604" w:author="Steve Maas" w:date="2013-12-30T14:25:00Z">
        <w:r>
          <w:rPr>
            <w:rFonts w:ascii="Times New Roman" w:hAnsi="Times New Roman"/>
            <w:sz w:val="24"/>
          </w:rPr>
          <w:t xml:space="preserve">In FEBio many materials define nested parameters, meaning the material properties have parameters of their own. </w:t>
        </w:r>
      </w:ins>
      <w:ins w:id="1605"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606"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1607" w:author="Steve Maas" w:date="2013-12-30T14:29:00Z"/>
        </w:rPr>
      </w:pPr>
      <w:ins w:id="1608"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1609" w:author="Steve Maas" w:date="2013-12-30T14:29:00Z"/>
          <w:rFonts w:ascii="Times New Roman" w:hAnsi="Times New Roman"/>
          <w:sz w:val="24"/>
        </w:rPr>
      </w:pPr>
    </w:p>
    <w:p w14:paraId="14F3566C" w14:textId="23730CC4" w:rsidR="00B50762" w:rsidRDefault="00B50762" w:rsidP="00422C54">
      <w:pPr>
        <w:pStyle w:val="code"/>
        <w:rPr>
          <w:ins w:id="1610" w:author="Steve Maas" w:date="2013-12-30T14:30:00Z"/>
          <w:rFonts w:ascii="Times New Roman" w:hAnsi="Times New Roman"/>
          <w:sz w:val="24"/>
        </w:rPr>
      </w:pPr>
      <w:ins w:id="1611" w:author="Steve Maas" w:date="2013-12-30T14:29:00Z">
        <w:r>
          <w:rPr>
            <w:rFonts w:ascii="Times New Roman" w:hAnsi="Times New Roman"/>
            <w:sz w:val="24"/>
          </w:rPr>
          <w:t xml:space="preserve">For instance, assume </w:t>
        </w:r>
      </w:ins>
      <w:ins w:id="1612" w:author="Steve Maas" w:date="2013-12-30T14:30:00Z">
        <w:r>
          <w:rPr>
            <w:rFonts w:ascii="Times New Roman" w:hAnsi="Times New Roman"/>
            <w:sz w:val="24"/>
          </w:rPr>
          <w:t xml:space="preserve">a biphasic material, named </w:t>
        </w:r>
        <w:r w:rsidRPr="00B50762">
          <w:rPr>
            <w:rFonts w:ascii="Times New Roman" w:hAnsi="Times New Roman"/>
            <w:i/>
            <w:sz w:val="24"/>
            <w:rPrChange w:id="1613" w:author="Steve Maas" w:date="2013-12-30T14:30:00Z">
              <w:rPr>
                <w:rFonts w:ascii="Times New Roman" w:hAnsi="Times New Roman"/>
                <w:sz w:val="24"/>
              </w:rPr>
            </w:rPrChange>
          </w:rPr>
          <w:t>Material</w:t>
        </w:r>
      </w:ins>
      <w:ins w:id="1614" w:author="Steve Maas" w:date="2013-12-30T14:41:00Z">
        <w:r w:rsidR="001A1F06">
          <w:rPr>
            <w:rFonts w:ascii="Times New Roman" w:hAnsi="Times New Roman"/>
            <w:i/>
            <w:sz w:val="24"/>
          </w:rPr>
          <w:t>1</w:t>
        </w:r>
      </w:ins>
      <w:ins w:id="1615" w:author="Steve Maas" w:date="2013-12-30T14:30:00Z">
        <w:r>
          <w:rPr>
            <w:rFonts w:ascii="Times New Roman" w:hAnsi="Times New Roman"/>
            <w:sz w:val="24"/>
          </w:rPr>
          <w:t xml:space="preserve"> is defined. To reference the </w:t>
        </w:r>
        <w:r w:rsidRPr="00B50762">
          <w:rPr>
            <w:rFonts w:ascii="Times New Roman" w:hAnsi="Times New Roman"/>
            <w:i/>
            <w:sz w:val="24"/>
            <w:rPrChange w:id="1616"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617" w:author="Steve Maas" w:date="2013-12-30T14:30:00Z"/>
          <w:rFonts w:ascii="Times New Roman" w:hAnsi="Times New Roman"/>
          <w:sz w:val="24"/>
        </w:rPr>
      </w:pPr>
    </w:p>
    <w:p w14:paraId="3DC54F64" w14:textId="04BAD49E" w:rsidR="00B50762" w:rsidRPr="00422C54" w:rsidRDefault="00B50762" w:rsidP="00B50762">
      <w:pPr>
        <w:pStyle w:val="code"/>
        <w:rPr>
          <w:ins w:id="1618" w:author="Steve Maas" w:date="2013-12-30T14:30:00Z"/>
        </w:rPr>
      </w:pPr>
      <w:proofErr w:type="gramStart"/>
      <w:ins w:id="1619" w:author="Steve Maas" w:date="2013-12-30T14:31:00Z">
        <w:r>
          <w:t>n</w:t>
        </w:r>
      </w:ins>
      <w:ins w:id="1620" w:author="Steve Maas" w:date="2013-12-30T14:30:00Z">
        <w:r>
          <w:t>ame</w:t>
        </w:r>
        <w:proofErr w:type="gramEnd"/>
        <w:r>
          <w:t>="M</w:t>
        </w:r>
        <w:r w:rsidRPr="00422C54">
          <w:t>aterial</w:t>
        </w:r>
        <w:r>
          <w:t>1</w:t>
        </w:r>
        <w:r w:rsidRPr="00422C54">
          <w:t>.</w:t>
        </w:r>
      </w:ins>
      <w:ins w:id="1621" w:author="Steve Maas" w:date="2013-12-30T14:31:00Z">
        <w:r>
          <w:t>permeability</w:t>
        </w:r>
      </w:ins>
      <w:ins w:id="1622" w:author="Steve Maas" w:date="2013-12-30T14:30:00Z">
        <w:r w:rsidRPr="00422C54">
          <w:t>.</w:t>
        </w:r>
      </w:ins>
      <w:ins w:id="1623" w:author="Steve Maas" w:date="2013-12-30T14:31:00Z">
        <w:r>
          <w:t>perm"</w:t>
        </w:r>
      </w:ins>
    </w:p>
    <w:p w14:paraId="0230E62D" w14:textId="77777777" w:rsidR="00B50762" w:rsidRDefault="00B50762" w:rsidP="00422C54">
      <w:pPr>
        <w:pStyle w:val="code"/>
        <w:rPr>
          <w:ins w:id="1624" w:author="Steve Maas" w:date="2013-12-30T14:32:00Z"/>
          <w:rFonts w:ascii="Times New Roman" w:hAnsi="Times New Roman"/>
          <w:sz w:val="24"/>
        </w:rPr>
      </w:pPr>
    </w:p>
    <w:p w14:paraId="0E7B7091" w14:textId="2BBDF3DD" w:rsidR="00B50762" w:rsidRDefault="00B50762" w:rsidP="00422C54">
      <w:pPr>
        <w:pStyle w:val="code"/>
        <w:rPr>
          <w:ins w:id="1625" w:author="Steve Maas" w:date="2013-12-30T14:32:00Z"/>
          <w:rFonts w:ascii="Times New Roman" w:hAnsi="Times New Roman"/>
          <w:sz w:val="24"/>
        </w:rPr>
      </w:pPr>
      <w:ins w:id="1626"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627" w:author="Steve Maas" w:date="2013-12-30T14:32:00Z"/>
          <w:rFonts w:ascii="Times New Roman" w:hAnsi="Times New Roman"/>
          <w:sz w:val="24"/>
        </w:rPr>
      </w:pPr>
    </w:p>
    <w:p w14:paraId="5996D7DF" w14:textId="26692A5A" w:rsidR="00B50762" w:rsidRDefault="00B50762" w:rsidP="00422C54">
      <w:pPr>
        <w:pStyle w:val="code"/>
        <w:rPr>
          <w:ins w:id="1628" w:author="Steve Maas" w:date="2013-12-30T14:32:00Z"/>
          <w:rFonts w:ascii="Times New Roman" w:hAnsi="Times New Roman"/>
          <w:sz w:val="24"/>
        </w:rPr>
      </w:pPr>
      <w:proofErr w:type="gramStart"/>
      <w:ins w:id="1629" w:author="Steve Maas" w:date="2013-12-30T14:32:00Z">
        <w:r>
          <w:t>name</w:t>
        </w:r>
        <w:proofErr w:type="gramEnd"/>
        <w:r>
          <w:t>="M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630" w:author="Steve Maas" w:date="2013-12-30T14:28:00Z"/>
          <w:rFonts w:ascii="Times New Roman" w:hAnsi="Times New Roman"/>
          <w:sz w:val="24"/>
        </w:rPr>
      </w:pPr>
    </w:p>
    <w:p w14:paraId="148BC604" w14:textId="46F58725" w:rsidR="00E340C1" w:rsidRDefault="00E340C1" w:rsidP="00422C54">
      <w:pPr>
        <w:pStyle w:val="code"/>
        <w:rPr>
          <w:ins w:id="1631" w:author="Steve Maas" w:date="2013-12-30T14:36:00Z"/>
          <w:rFonts w:ascii="Times New Roman" w:hAnsi="Times New Roman"/>
          <w:sz w:val="24"/>
        </w:rPr>
      </w:pPr>
      <w:ins w:id="1632" w:author="Steve Maas" w:date="2013-12-30T14:35:00Z">
        <w:r>
          <w:rPr>
            <w:rFonts w:ascii="Times New Roman" w:hAnsi="Times New Roman"/>
            <w:sz w:val="24"/>
          </w:rPr>
          <w:t>For multiply nested properties, the syntax extends naturally. For instance, assume a biphasic material wi</w:t>
        </w:r>
      </w:ins>
      <w:ins w:id="1633" w:author="Steve Maas" w:date="2013-12-30T14:37:00Z">
        <w:r>
          <w:rPr>
            <w:rFonts w:ascii="Times New Roman" w:hAnsi="Times New Roman"/>
            <w:sz w:val="24"/>
          </w:rPr>
          <w:t>t</w:t>
        </w:r>
      </w:ins>
      <w:ins w:id="1634" w:author="Steve Maas" w:date="2013-12-30T14:35:00Z">
        <w:r>
          <w:rPr>
            <w:rFonts w:ascii="Times New Roman" w:hAnsi="Times New Roman"/>
            <w:sz w:val="24"/>
          </w:rPr>
          <w:t>h a visco-elastic material, having a neo-Hookean material as a solid matrix. In th</w:t>
        </w:r>
      </w:ins>
      <w:ins w:id="1635" w:author="Steve Maas" w:date="2013-12-30T14:37:00Z">
        <w:r>
          <w:rPr>
            <w:rFonts w:ascii="Times New Roman" w:hAnsi="Times New Roman"/>
            <w:sz w:val="24"/>
          </w:rPr>
          <w:t>is</w:t>
        </w:r>
      </w:ins>
      <w:ins w:id="1636" w:author="Steve Maas" w:date="2013-12-30T14:35:00Z">
        <w:r>
          <w:rPr>
            <w:rFonts w:ascii="Times New Roman" w:hAnsi="Times New Roman"/>
            <w:sz w:val="24"/>
          </w:rPr>
          <w:t xml:space="preserve"> case, the Young</w:t>
        </w:r>
      </w:ins>
      <w:ins w:id="1637"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638" w:author="Steve Maas" w:date="2013-12-30T14:36:00Z"/>
          <w:rFonts w:ascii="Times New Roman" w:hAnsi="Times New Roman"/>
          <w:sz w:val="24"/>
        </w:rPr>
      </w:pPr>
    </w:p>
    <w:p w14:paraId="022DC118" w14:textId="58388EC2" w:rsidR="00E340C1" w:rsidRDefault="00E340C1" w:rsidP="00422C54">
      <w:pPr>
        <w:pStyle w:val="code"/>
        <w:rPr>
          <w:ins w:id="1639" w:author="Steve Maas" w:date="2013-12-30T14:36:00Z"/>
          <w:rFonts w:ascii="Times New Roman" w:hAnsi="Times New Roman"/>
          <w:sz w:val="24"/>
        </w:rPr>
      </w:pPr>
      <w:proofErr w:type="gramStart"/>
      <w:ins w:id="1640" w:author="Steve Maas" w:date="2013-12-30T14:36:00Z">
        <w:r>
          <w:t>name</w:t>
        </w:r>
        <w:proofErr w:type="gramEnd"/>
        <w:r>
          <w:t>="M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641" w:author="Steve Maas" w:date="2013-12-30T14:37:00Z"/>
          <w:rFonts w:ascii="Times New Roman" w:hAnsi="Times New Roman"/>
          <w:sz w:val="24"/>
        </w:rPr>
      </w:pPr>
    </w:p>
    <w:p w14:paraId="544E7BAB" w14:textId="3E00B2B8" w:rsidR="00E340C1" w:rsidRDefault="00E340C1" w:rsidP="00422C54">
      <w:pPr>
        <w:pStyle w:val="code"/>
        <w:rPr>
          <w:ins w:id="1642" w:author="Steve Maas" w:date="2013-12-30T14:39:00Z"/>
          <w:rFonts w:ascii="Times New Roman" w:hAnsi="Times New Roman"/>
          <w:sz w:val="24"/>
        </w:rPr>
      </w:pPr>
      <w:ins w:id="1643"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644" w:author="Steve Maas" w:date="2013-12-30T14:39:00Z">
              <w:rPr>
                <w:rFonts w:ascii="Times New Roman" w:hAnsi="Times New Roman"/>
                <w:sz w:val="24"/>
              </w:rPr>
            </w:rPrChange>
          </w:rPr>
          <w:t>solid</w:t>
        </w:r>
        <w:r>
          <w:rPr>
            <w:rFonts w:ascii="Times New Roman" w:hAnsi="Times New Roman"/>
            <w:sz w:val="24"/>
          </w:rPr>
          <w:t xml:space="preserve"> is a solid </w:t>
        </w:r>
      </w:ins>
      <w:ins w:id="1645"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646" w:author="Steve Maas" w:date="2013-12-30T14:39:00Z"/>
          <w:rFonts w:ascii="Times New Roman" w:hAnsi="Times New Roman"/>
          <w:sz w:val="24"/>
        </w:rPr>
      </w:pPr>
    </w:p>
    <w:p w14:paraId="3BD50586" w14:textId="49714BB5" w:rsidR="00E340C1" w:rsidRPr="002D1B6A" w:rsidRDefault="00E340C1" w:rsidP="00422C54">
      <w:pPr>
        <w:pStyle w:val="code"/>
        <w:rPr>
          <w:ins w:id="1647" w:author="Steve Maas" w:date="2013-12-30T14:36:00Z"/>
          <w:rFonts w:ascii="Times New Roman" w:hAnsi="Times New Roman"/>
          <w:sz w:val="24"/>
        </w:rPr>
      </w:pPr>
      <w:proofErr w:type="gramStart"/>
      <w:ins w:id="1648" w:author="Steve Maas" w:date="2013-12-30T14:39:00Z">
        <w:r>
          <w:t>name</w:t>
        </w:r>
        <w:proofErr w:type="gramEnd"/>
        <w:r>
          <w:t>="M</w:t>
        </w:r>
        <w:r w:rsidRPr="00422C54">
          <w:t>aterial</w:t>
        </w:r>
        <w:r>
          <w:t>1</w:t>
        </w:r>
        <w:r w:rsidRPr="00422C54">
          <w:t>.</w:t>
        </w:r>
        <w:r>
          <w:t>solid</w:t>
        </w:r>
        <w:r w:rsidRPr="00422C54">
          <w:t>.</w:t>
        </w:r>
      </w:ins>
      <w:ins w:id="1649" w:author="Steve Maas" w:date="2013-12-30T14:40:00Z">
        <w:r>
          <w:t>solid1.</w:t>
        </w:r>
      </w:ins>
      <w:ins w:id="1650" w:author="Steve Maas" w:date="2013-12-30T14:39:00Z">
        <w:r>
          <w:t>E"</w:t>
        </w:r>
      </w:ins>
    </w:p>
    <w:p w14:paraId="3B5C1A84" w14:textId="513834A2" w:rsidR="00B50762" w:rsidRPr="002D1B6A" w:rsidRDefault="00B50762" w:rsidP="00422C54">
      <w:pPr>
        <w:pStyle w:val="code"/>
        <w:rPr>
          <w:ins w:id="1651" w:author="Steve Maas" w:date="2013-12-30T14:25:00Z"/>
        </w:rPr>
      </w:pPr>
      <w:ins w:id="1652" w:author="Steve Maas" w:date="2013-12-30T14:29:00Z">
        <w:r>
          <w:rPr>
            <w:rFonts w:ascii="Times New Roman" w:hAnsi="Times New Roman"/>
            <w:sz w:val="24"/>
          </w:rPr>
          <w:tab/>
        </w:r>
      </w:ins>
    </w:p>
    <w:p w14:paraId="430EC3F1" w14:textId="6817E60B" w:rsidR="00B50762" w:rsidRDefault="00422C54" w:rsidP="00422C54">
      <w:pPr>
        <w:pStyle w:val="code"/>
        <w:rPr>
          <w:ins w:id="1653" w:author="Steve Maas" w:date="2013-12-30T14:24:00Z"/>
        </w:rPr>
      </w:pPr>
      <w:r>
        <w:tab/>
      </w:r>
    </w:p>
    <w:p w14:paraId="31FADFEE" w14:textId="5B5E697A" w:rsidR="00422C54" w:rsidRPr="00422C54" w:rsidDel="00E340C1" w:rsidRDefault="00422C54" w:rsidP="00422C54">
      <w:pPr>
        <w:pStyle w:val="code"/>
        <w:rPr>
          <w:del w:id="1654" w:author="Steve Maas" w:date="2013-12-30T14:33:00Z"/>
        </w:rPr>
      </w:pPr>
      <w:del w:id="1655"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656" w:author="Steve Maas" w:date="2013-12-30T14:40:00Z"/>
        </w:rPr>
      </w:pPr>
      <w:del w:id="1657"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658" w:author="Steve Maas" w:date="2013-12-30T14:40:00Z"/>
        </w:rPr>
      </w:pPr>
      <w:del w:id="1659"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660" w:author="Steve Maas" w:date="2013-12-30T14:40:00Z"/>
        </w:rPr>
      </w:pPr>
      <w:del w:id="1661"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662" w:author="Steve Maas" w:date="2013-12-30T14:40:00Z"/>
        </w:rPr>
      </w:pPr>
      <w:del w:id="1663"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664" w:author="Steve Maas" w:date="2013-12-30T14:40:00Z"/>
        </w:rPr>
      </w:pPr>
      <w:del w:id="1665"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666" w:author="Steve Maas" w:date="2013-12-30T14:40:00Z"/>
        </w:rPr>
      </w:pPr>
      <w:del w:id="1667"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668" w:author="Steve Maas" w:date="2013-12-30T14:40:00Z"/>
        </w:rPr>
      </w:pPr>
      <w:del w:id="1669"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670" w:author="Steve Maas" w:date="2013-12-30T14:40:00Z"/>
        </w:rPr>
      </w:pPr>
      <w:del w:id="1671"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672" w:author="Steve Maas" w:date="2013-12-30T14:40:00Z"/>
        </w:rPr>
      </w:pPr>
      <w:del w:id="1673"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674" w:author="Steve Maas" w:date="2013-12-30T14:40:00Z"/>
        </w:rPr>
      </w:pPr>
      <w:del w:id="1675"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676" w:author="Steve Maas" w:date="2013-12-30T14:40:00Z"/>
        </w:rPr>
      </w:pPr>
      <w:del w:id="1677"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678" w:author="Steve Maas" w:date="2013-12-30T14:40:00Z"/>
        </w:rPr>
      </w:pPr>
    </w:p>
    <w:p w14:paraId="022CE55D" w14:textId="1ACEC96E" w:rsidR="005E3FC1" w:rsidRDefault="005E3FC1" w:rsidP="006A0BC1">
      <w:r>
        <w:t xml:space="preserve">Furthermore, if a parameter is part of an array, its name should be specified in the form </w:t>
      </w:r>
      <w:proofErr w:type="gramStart"/>
      <w:r w:rsidRPr="005E3FC1">
        <w:rPr>
          <w:rStyle w:val="codeChar"/>
        </w:rPr>
        <w:t>parameter</w:t>
      </w:r>
      <w:proofErr w:type="gramEnd"/>
      <w:del w:id="1679"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680"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proofErr w:type="gramStart"/>
      <w:r>
        <w:rPr>
          <w:i/>
        </w:rPr>
        <w:t xml:space="preserve">v </w:t>
      </w:r>
      <w:r>
        <w:t>)</w:t>
      </w:r>
      <w:proofErr w:type="gramEnd"/>
      <w:r>
        <w:t xml:space="preserve">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lastRenderedPageBreak/>
        <w:t>&lt;Parameters&gt;</w:t>
      </w:r>
    </w:p>
    <w:p w14:paraId="6438D8FE" w14:textId="7879CF80" w:rsidR="002E4164" w:rsidRDefault="002E4164" w:rsidP="002E4164">
      <w:pPr>
        <w:pStyle w:val="code"/>
      </w:pPr>
      <w:r>
        <w:tab/>
        <w:t>&lt;param name=</w:t>
      </w:r>
      <w:r w:rsidR="00BF7C9F">
        <w:t>"</w:t>
      </w:r>
      <w:proofErr w:type="gramStart"/>
      <w:r>
        <w:t>mat1.mat2.ksi[</w:t>
      </w:r>
      <w:proofErr w:type="gramEnd"/>
      <w:r>
        <w:t>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proofErr w:type="gramStart"/>
      <w:r w:rsidRPr="002E4164">
        <w:rPr>
          <w:i/>
        </w:rPr>
        <w:t>ksi[</w:t>
      </w:r>
      <w:proofErr w:type="gramEnd"/>
      <w:r w:rsidRPr="002E4164">
        <w:rPr>
          <w:i/>
        </w:rPr>
        <w:t>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w:t>
      </w:r>
      <w:proofErr w:type="gramStart"/>
      <w:r>
        <w:t>,5e</w:t>
      </w:r>
      <w:proofErr w:type="gramEnd"/>
      <w:r>
        <w:t>-4,1e-2,1e-3&lt;/param&gt;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681" w:name="_Toc315443445"/>
      <w:bookmarkStart w:id="1682" w:name="_Toc315942963"/>
      <w:bookmarkStart w:id="1683" w:name="_Toc315943227"/>
      <w:bookmarkStart w:id="1684" w:name="_Toc315943491"/>
      <w:bookmarkStart w:id="1685" w:name="_Toc377547351"/>
      <w:bookmarkEnd w:id="1681"/>
      <w:bookmarkEnd w:id="1682"/>
      <w:bookmarkEnd w:id="1683"/>
      <w:bookmarkEnd w:id="1684"/>
      <w:r>
        <w:t>Load</w:t>
      </w:r>
      <w:r w:rsidR="00FD648A">
        <w:t xml:space="preserve"> </w:t>
      </w:r>
      <w:r>
        <w:t>Data Section</w:t>
      </w:r>
      <w:bookmarkEnd w:id="1685"/>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686" w:author="Steve Maas" w:date="2014-01-02T13:04:00Z">
        <w:r w:rsidR="00873D59">
          <w:t>3.13</w:t>
        </w:r>
      </w:ins>
      <w:del w:id="1687"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34" type="#_x0000_t75" style="width:36.5pt;height:19.5pt" o:ole="">
            <v:imagedata r:id="rId1850" o:title=""/>
          </v:shape>
          <o:OLEObject Type="Embed" ProgID="Equation.DSMT4" ShapeID="_x0000_i1934" DrawAspect="Content" ObjectID="_1459177085" r:id="rId1851"/>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688" w:name="_Toc377547352"/>
      <w:r>
        <w:t xml:space="preserve">Running a </w:t>
      </w:r>
      <w:r w:rsidR="00FD648A">
        <w:t>P</w:t>
      </w:r>
      <w:r>
        <w:t xml:space="preserve">arameter </w:t>
      </w:r>
      <w:r w:rsidR="00FD648A">
        <w:t>O</w:t>
      </w:r>
      <w:r>
        <w:t>ptimization</w:t>
      </w:r>
      <w:bookmarkEnd w:id="1688"/>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689" w:name="_Toc377547353"/>
      <w:r>
        <w:t xml:space="preserve">An </w:t>
      </w:r>
      <w:r w:rsidR="00FD648A">
        <w:t>E</w:t>
      </w:r>
      <w:r>
        <w:t xml:space="preserve">xample </w:t>
      </w:r>
      <w:r w:rsidR="00FD648A">
        <w:t>I</w:t>
      </w:r>
      <w:r>
        <w:t xml:space="preserve">nput </w:t>
      </w:r>
      <w:r w:rsidR="00FD648A">
        <w:t>F</w:t>
      </w:r>
      <w:r>
        <w:t>ile</w:t>
      </w:r>
      <w:bookmarkEnd w:id="1689"/>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proofErr w:type="gramStart"/>
      <w:r>
        <w:t>&lt;?xml</w:t>
      </w:r>
      <w:proofErr w:type="gramEnd"/>
      <w:r>
        <w:t xml:space="preserve">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w:t>
      </w:r>
      <w:proofErr w:type="gramStart"/>
      <w:r>
        <w:t>point&gt;</w:t>
      </w:r>
      <w:proofErr w:type="gramEnd"/>
      <w:r>
        <w:t>0.0, 0&lt;/point&gt;</w:t>
      </w:r>
    </w:p>
    <w:p w14:paraId="23312640" w14:textId="77777777" w:rsidR="006A0BC1" w:rsidRDefault="006A0BC1" w:rsidP="006A0BC1">
      <w:pPr>
        <w:pStyle w:val="code"/>
      </w:pPr>
      <w:r>
        <w:tab/>
      </w:r>
      <w:r>
        <w:tab/>
      </w:r>
      <w:r>
        <w:tab/>
        <w:t>&lt;</w:t>
      </w:r>
      <w:proofErr w:type="gramStart"/>
      <w:r>
        <w:t>point&gt;</w:t>
      </w:r>
      <w:proofErr w:type="gramEnd"/>
      <w:r>
        <w:t>0.5, 1&lt;/point&gt;</w:t>
      </w:r>
    </w:p>
    <w:p w14:paraId="2F952A09" w14:textId="77777777" w:rsidR="006A0BC1" w:rsidRDefault="006A0BC1" w:rsidP="006A0BC1">
      <w:pPr>
        <w:pStyle w:val="code"/>
      </w:pPr>
      <w:r>
        <w:tab/>
      </w:r>
      <w:r>
        <w:tab/>
      </w:r>
      <w:r>
        <w:tab/>
        <w:t>&lt;</w:t>
      </w:r>
      <w:proofErr w:type="gramStart"/>
      <w:r>
        <w:t>point&gt;</w:t>
      </w:r>
      <w:proofErr w:type="gramEnd"/>
      <w:r>
        <w: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proofErr w:type="gramStart"/>
      <w:r>
        <w:t>.</w:t>
      </w:r>
      <w:r w:rsidR="00572F41">
        <w:t>“</w:t>
      </w:r>
      <w:r>
        <w:t>parameter</w:t>
      </w:r>
      <w:proofErr w:type="gramEnd"/>
      <w:r>
        <w:t xml:space="preserve">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690" w:name="_Toc377547354"/>
      <w:r>
        <w:lastRenderedPageBreak/>
        <w:t>Troubleshooting</w:t>
      </w:r>
      <w:bookmarkEnd w:id="1690"/>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691" w:name="_Toc377547355"/>
      <w:r>
        <w:t xml:space="preserve">Before </w:t>
      </w:r>
      <w:r w:rsidR="00FD648A">
        <w:t>Y</w:t>
      </w:r>
      <w:r>
        <w:t xml:space="preserve">ou </w:t>
      </w:r>
      <w:r w:rsidR="00FD648A">
        <w:t>R</w:t>
      </w:r>
      <w:r>
        <w:t xml:space="preserve">un </w:t>
      </w:r>
      <w:r w:rsidR="00FD648A">
        <w:t>Y</w:t>
      </w:r>
      <w:r>
        <w:t xml:space="preserve">our </w:t>
      </w:r>
      <w:r w:rsidR="00FD648A">
        <w:t>M</w:t>
      </w:r>
      <w:r>
        <w:t>odel</w:t>
      </w:r>
      <w:bookmarkEnd w:id="1691"/>
    </w:p>
    <w:p w14:paraId="51F0D12C" w14:textId="2827E703" w:rsidR="00744FD9" w:rsidRDefault="00744FD9">
      <w:pPr>
        <w:rPr>
          <w:ins w:id="1692"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693" w:author="Steve Maas" w:date="2014-01-02T14:03:00Z"/>
        </w:rPr>
      </w:pPr>
    </w:p>
    <w:p w14:paraId="4D8C656A" w14:textId="726FC599" w:rsidR="007B44DC" w:rsidRDefault="007B44DC">
      <w:pPr>
        <w:rPr>
          <w:ins w:id="1694" w:author="Steve Maas" w:date="2014-01-02T13:15:00Z"/>
        </w:rPr>
      </w:pPr>
      <w:ins w:id="1695" w:author="Steve Maas" w:date="2014-01-02T14:03:00Z">
        <w:r>
          <w:t xml:space="preserve">A well-defined finite element model contains a </w:t>
        </w:r>
      </w:ins>
      <w:ins w:id="1696" w:author="Steve Maas" w:date="2014-01-02T14:05:00Z">
        <w:r>
          <w:t>finite element</w:t>
        </w:r>
      </w:ins>
      <w:ins w:id="1697" w:author="Steve Maas" w:date="2014-01-02T14:03:00Z">
        <w:r>
          <w:t xml:space="preserve"> mesh, a valid material and properly defined boundary and contact conditions </w:t>
        </w:r>
      </w:ins>
      <w:ins w:id="1698" w:author="Steve Maas" w:date="2014-01-02T14:05:00Z">
        <w:r>
          <w:t xml:space="preserve">in order </w:t>
        </w:r>
      </w:ins>
      <w:ins w:id="1699" w:author="Steve Maas" w:date="2014-01-02T14:03:00Z">
        <w:r>
          <w:t>to define a unique solution to the problem under study. We will look at ea</w:t>
        </w:r>
      </w:ins>
      <w:ins w:id="1700" w:author="Steve Maas" w:date="2014-01-02T14:04:00Z">
        <w:r>
          <w:t>ch of these requirements in more detail in the following sections.</w:t>
        </w:r>
      </w:ins>
    </w:p>
    <w:p w14:paraId="7CA082A0" w14:textId="77777777" w:rsidR="004816A2" w:rsidRDefault="004816A2">
      <w:pPr>
        <w:rPr>
          <w:ins w:id="1701" w:author="Steve Maas" w:date="2014-01-02T13:15:00Z"/>
        </w:rPr>
      </w:pPr>
    </w:p>
    <w:p w14:paraId="34C01D1A" w14:textId="6ED7F4D9" w:rsidR="004816A2" w:rsidRDefault="004816A2">
      <w:pPr>
        <w:pStyle w:val="Heading3"/>
        <w:rPr>
          <w:ins w:id="1702" w:author="Steve Maas" w:date="2014-01-02T13:15:00Z"/>
        </w:rPr>
        <w:pPrChange w:id="1703" w:author="Steve Maas" w:date="2014-01-02T13:15:00Z">
          <w:pPr/>
        </w:pPrChange>
      </w:pPr>
      <w:bookmarkStart w:id="1704" w:name="_Toc377547356"/>
      <w:ins w:id="1705" w:author="Steve Maas" w:date="2014-01-02T13:15:00Z">
        <w:r>
          <w:t>The Finite Element Mesh</w:t>
        </w:r>
        <w:bookmarkEnd w:id="1704"/>
      </w:ins>
    </w:p>
    <w:p w14:paraId="31F3BE4A" w14:textId="5471810D" w:rsidR="004816A2" w:rsidRDefault="004816A2">
      <w:pPr>
        <w:rPr>
          <w:ins w:id="1706" w:author="Steve Maas" w:date="2014-01-02T13:20:00Z"/>
        </w:rPr>
      </w:pPr>
      <w:ins w:id="1707" w:author="Steve Maas" w:date="2014-01-02T13:15:00Z">
        <w:r>
          <w:t xml:space="preserve">A finite element mesh is required to solve a problem with FEBio. The mesh defines a discretization of the problem domain in </w:t>
        </w:r>
      </w:ins>
      <w:ins w:id="1708" w:author="Steve Maas" w:date="2014-01-02T13:16:00Z">
        <w:r>
          <w:t xml:space="preserve">nodes and </w:t>
        </w:r>
      </w:ins>
      <w:ins w:id="1709" w:author="Steve Maas" w:date="2014-01-02T13:15:00Z">
        <w:r>
          <w:t>connected e</w:t>
        </w:r>
      </w:ins>
      <w:ins w:id="1710" w:author="Steve Maas" w:date="2014-01-02T13:16:00Z">
        <w:r>
          <w:t xml:space="preserve">lements. </w:t>
        </w:r>
      </w:ins>
      <w:ins w:id="1711" w:author="Steve Maas" w:date="2014-01-02T13:17:00Z">
        <w:r>
          <w:t xml:space="preserve">FEBio only supports certain elements and thus the mesh must be composed of elements from this set. See section </w:t>
        </w:r>
      </w:ins>
      <w:ins w:id="1712" w:author="Steve Maas" w:date="2014-01-02T13:18:00Z">
        <w:r>
          <w:fldChar w:fldCharType="begin"/>
        </w:r>
        <w:r>
          <w:instrText xml:space="preserve"> REF _Ref376432008 \r \h </w:instrText>
        </w:r>
      </w:ins>
      <w:r>
        <w:fldChar w:fldCharType="separate"/>
      </w:r>
      <w:ins w:id="1713" w:author="Steve Maas" w:date="2014-01-02T13:18:00Z">
        <w:r>
          <w:t>3.6.2</w:t>
        </w:r>
        <w:r>
          <w:fldChar w:fldCharType="end"/>
        </w:r>
        <w:r w:rsidR="00CF3CDA">
          <w:t xml:space="preserve"> for a discussion of the supported elements. In addition, FEBio assumes a specific ordering of the nodes of an element. </w:t>
        </w:r>
      </w:ins>
      <w:ins w:id="1714"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715" w:author="Steve Maas" w:date="2014-01-02T13:20:00Z">
        <w:r w:rsidR="00CF3CDA">
          <w:t>of the elements are not defined in the proper order.</w:t>
        </w:r>
      </w:ins>
    </w:p>
    <w:p w14:paraId="60771BC7" w14:textId="77777777" w:rsidR="00CF3CDA" w:rsidRDefault="00CF3CDA">
      <w:pPr>
        <w:rPr>
          <w:ins w:id="1716" w:author="Steve Maas" w:date="2014-01-02T13:21:00Z"/>
        </w:rPr>
      </w:pPr>
    </w:p>
    <w:p w14:paraId="6CC6912D" w14:textId="77777777" w:rsidR="00CF3CDA" w:rsidRDefault="00CF3CDA">
      <w:pPr>
        <w:rPr>
          <w:ins w:id="1717" w:author="Steve Maas" w:date="2014-01-02T13:24:00Z"/>
        </w:rPr>
      </w:pPr>
      <w:ins w:id="1718"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719" w:author="Steve Maas" w:date="2014-01-02T13:22:00Z">
        <w:r>
          <w:t xml:space="preserve">of high curvature. </w:t>
        </w:r>
      </w:ins>
      <w:ins w:id="1720" w:author="Steve Maas" w:date="2014-01-02T13:24:00Z">
        <w:r>
          <w:t>The only solution around this issue might be to remesh the problematic area.</w:t>
        </w:r>
      </w:ins>
    </w:p>
    <w:p w14:paraId="0E5A3EB3" w14:textId="77777777" w:rsidR="00CF3CDA" w:rsidRDefault="00CF3CDA">
      <w:pPr>
        <w:rPr>
          <w:ins w:id="1721" w:author="Steve Maas" w:date="2014-01-02T13:24:00Z"/>
        </w:rPr>
      </w:pPr>
    </w:p>
    <w:p w14:paraId="2170AECF" w14:textId="216C84BE" w:rsidR="00CF3CDA" w:rsidRDefault="00CF3CDA">
      <w:pPr>
        <w:pStyle w:val="Heading3"/>
        <w:rPr>
          <w:ins w:id="1722" w:author="Steve Maas" w:date="2014-01-02T13:24:00Z"/>
        </w:rPr>
        <w:pPrChange w:id="1723" w:author="Steve Maas" w:date="2014-01-02T13:24:00Z">
          <w:pPr/>
        </w:pPrChange>
      </w:pPr>
      <w:ins w:id="1724" w:author="Steve Maas" w:date="2014-01-02T13:24:00Z">
        <w:r>
          <w:lastRenderedPageBreak/>
          <w:t xml:space="preserve"> </w:t>
        </w:r>
        <w:bookmarkStart w:id="1725" w:name="_Toc377547357"/>
        <w:r>
          <w:t>Materials</w:t>
        </w:r>
        <w:bookmarkEnd w:id="1725"/>
      </w:ins>
    </w:p>
    <w:p w14:paraId="6D2FA016" w14:textId="5A7BD4A2" w:rsidR="004816A2" w:rsidRDefault="00CF3CDA">
      <w:pPr>
        <w:rPr>
          <w:ins w:id="1726" w:author="Steve Maas" w:date="2014-01-02T13:32:00Z"/>
        </w:rPr>
      </w:pPr>
      <w:ins w:id="1727" w:author="Steve Maas" w:date="2014-01-02T13:25:00Z">
        <w:r>
          <w:t xml:space="preserve">A material in FEBio defines the constitutive response of the domain to which the </w:t>
        </w:r>
      </w:ins>
      <w:ins w:id="1728" w:author="Steve Maas" w:date="2014-01-02T13:41:00Z">
        <w:r w:rsidR="005A4B5E">
          <w:t>material</w:t>
        </w:r>
      </w:ins>
      <w:ins w:id="1729" w:author="Steve Maas" w:date="2014-01-02T13:25:00Z">
        <w:r>
          <w:t xml:space="preserve"> is </w:t>
        </w:r>
      </w:ins>
      <w:ins w:id="1730" w:author="Steve Maas" w:date="2014-01-02T13:40:00Z">
        <w:r w:rsidR="005A4B5E">
          <w:t>assigned</w:t>
        </w:r>
      </w:ins>
      <w:ins w:id="1731" w:author="Steve Maas" w:date="2014-01-02T13:25:00Z">
        <w:r>
          <w:t xml:space="preserve">. </w:t>
        </w:r>
      </w:ins>
      <w:ins w:id="1732" w:author="Steve Maas" w:date="2014-01-02T13:26:00Z">
        <w:r>
          <w:t xml:space="preserve">See </w:t>
        </w:r>
        <w:r>
          <w:fldChar w:fldCharType="begin"/>
        </w:r>
        <w:r>
          <w:instrText xml:space="preserve"> REF _Ref162410857 \r \h </w:instrText>
        </w:r>
      </w:ins>
      <w:r>
        <w:fldChar w:fldCharType="separate"/>
      </w:r>
      <w:ins w:id="1733" w:author="Steve Maas" w:date="2014-01-02T13:26:00Z">
        <w:r>
          <w:t>Chapter 4</w:t>
        </w:r>
        <w:r>
          <w:fldChar w:fldCharType="end"/>
        </w:r>
        <w:r>
          <w:t xml:space="preserve"> for a detailed list of all the available materials</w:t>
        </w:r>
      </w:ins>
      <w:ins w:id="1734" w:author="Steve Maas" w:date="2014-01-02T13:41:00Z">
        <w:r w:rsidR="005A4B5E">
          <w:t xml:space="preserve"> in FEBio</w:t>
        </w:r>
      </w:ins>
      <w:ins w:id="1735" w:author="Steve Maas" w:date="2014-01-02T13:26:00Z">
        <w:r>
          <w:t xml:space="preserve">. </w:t>
        </w:r>
      </w:ins>
      <w:ins w:id="1736" w:author="Steve Maas" w:date="2014-01-02T13:27:00Z">
        <w:r>
          <w:t xml:space="preserve">It is important to understand that the </w:t>
        </w:r>
      </w:ins>
      <w:ins w:id="1737"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738" w:author="Steve Maas" w:date="2014-01-02T13:31:00Z">
        <w:r w:rsidR="00722043">
          <w:t xml:space="preserve">cases of invalid material use are caught, in many </w:t>
        </w:r>
      </w:ins>
      <w:ins w:id="1739" w:author="Steve Maas" w:date="2014-01-02T13:36:00Z">
        <w:r w:rsidR="00722043">
          <w:t>situations</w:t>
        </w:r>
      </w:ins>
      <w:ins w:id="1740" w:author="Steve Maas" w:date="2014-01-02T13:31:00Z">
        <w:r w:rsidR="00722043">
          <w:t xml:space="preserve"> the resulting behavior is undefined. The following </w:t>
        </w:r>
      </w:ins>
      <w:ins w:id="1741" w:author="Steve Maas" w:date="2014-01-02T13:32:00Z">
        <w:r w:rsidR="00722043">
          <w:t>table</w:t>
        </w:r>
      </w:ins>
      <w:ins w:id="1742" w:author="Steve Maas" w:date="2014-01-02T13:31:00Z">
        <w:r w:rsidR="00722043">
          <w:t xml:space="preserve"> shows </w:t>
        </w:r>
      </w:ins>
      <w:ins w:id="1743" w:author="Steve Maas" w:date="2014-01-02T13:32:00Z">
        <w:r w:rsidR="00722043">
          <w:t>a list of some of FEBio’s special materials and the modules in which they can be used.</w:t>
        </w:r>
      </w:ins>
    </w:p>
    <w:p w14:paraId="6BD7AFE2" w14:textId="77777777" w:rsidR="00722043" w:rsidRDefault="00722043">
      <w:pPr>
        <w:rPr>
          <w:ins w:id="1744" w:author="Steve Maas" w:date="2014-01-02T13:32:00Z"/>
        </w:rPr>
      </w:pPr>
    </w:p>
    <w:tbl>
      <w:tblPr>
        <w:tblStyle w:val="TableGrid"/>
        <w:tblW w:w="0" w:type="auto"/>
        <w:tblLook w:val="04A0" w:firstRow="1" w:lastRow="0" w:firstColumn="1" w:lastColumn="0" w:noHBand="0" w:noVBand="1"/>
        <w:tblPrChange w:id="1745"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746">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747" w:author="Steve Maas" w:date="2014-01-02T13:32:00Z"/>
        </w:trPr>
        <w:tc>
          <w:tcPr>
            <w:tcW w:w="4574" w:type="dxa"/>
            <w:tcPrChange w:id="1748" w:author="Steve Maas" w:date="2014-01-02T13:33:00Z">
              <w:tcPr>
                <w:tcW w:w="1596" w:type="dxa"/>
              </w:tcPr>
            </w:tcPrChange>
          </w:tcPr>
          <w:p w14:paraId="37D0BFF6" w14:textId="5DE44E1C" w:rsidR="00722043" w:rsidRPr="00722043" w:rsidRDefault="00722043" w:rsidP="004816A2">
            <w:pPr>
              <w:rPr>
                <w:ins w:id="1749" w:author="Steve Maas" w:date="2014-01-02T13:32:00Z"/>
                <w:b/>
                <w:rPrChange w:id="1750" w:author="Steve Maas" w:date="2014-01-02T13:32:00Z">
                  <w:rPr>
                    <w:ins w:id="1751" w:author="Steve Maas" w:date="2014-01-02T13:32:00Z"/>
                  </w:rPr>
                </w:rPrChange>
              </w:rPr>
            </w:pPr>
            <w:ins w:id="1752" w:author="Steve Maas" w:date="2014-01-02T13:32:00Z">
              <w:r>
                <w:rPr>
                  <w:b/>
                </w:rPr>
                <w:t>Material</w:t>
              </w:r>
            </w:ins>
          </w:p>
        </w:tc>
        <w:tc>
          <w:tcPr>
            <w:tcW w:w="737" w:type="dxa"/>
            <w:tcPrChange w:id="1753" w:author="Steve Maas" w:date="2014-01-02T13:33:00Z">
              <w:tcPr>
                <w:tcW w:w="1596" w:type="dxa"/>
              </w:tcPr>
            </w:tcPrChange>
          </w:tcPr>
          <w:p w14:paraId="5E612286" w14:textId="745FD673" w:rsidR="00722043" w:rsidRPr="00722043" w:rsidRDefault="00722043" w:rsidP="004816A2">
            <w:pPr>
              <w:rPr>
                <w:ins w:id="1754" w:author="Steve Maas" w:date="2014-01-02T13:32:00Z"/>
                <w:b/>
                <w:rPrChange w:id="1755" w:author="Steve Maas" w:date="2014-01-02T13:32:00Z">
                  <w:rPr>
                    <w:ins w:id="1756" w:author="Steve Maas" w:date="2014-01-02T13:32:00Z"/>
                  </w:rPr>
                </w:rPrChange>
              </w:rPr>
            </w:pPr>
            <w:ins w:id="1757" w:author="Steve Maas" w:date="2014-01-02T13:32:00Z">
              <w:r>
                <w:rPr>
                  <w:b/>
                </w:rPr>
                <w:t>Solid</w:t>
              </w:r>
            </w:ins>
          </w:p>
        </w:tc>
        <w:tc>
          <w:tcPr>
            <w:tcW w:w="1097" w:type="dxa"/>
            <w:tcPrChange w:id="1758" w:author="Steve Maas" w:date="2014-01-02T13:33:00Z">
              <w:tcPr>
                <w:tcW w:w="1596" w:type="dxa"/>
                <w:gridSpan w:val="2"/>
              </w:tcPr>
            </w:tcPrChange>
          </w:tcPr>
          <w:p w14:paraId="4F764692" w14:textId="1F4A1DC2" w:rsidR="00722043" w:rsidRPr="00722043" w:rsidRDefault="00722043" w:rsidP="004816A2">
            <w:pPr>
              <w:rPr>
                <w:ins w:id="1759" w:author="Steve Maas" w:date="2014-01-02T13:32:00Z"/>
                <w:b/>
                <w:rPrChange w:id="1760" w:author="Steve Maas" w:date="2014-01-02T13:33:00Z">
                  <w:rPr>
                    <w:ins w:id="1761" w:author="Steve Maas" w:date="2014-01-02T13:32:00Z"/>
                  </w:rPr>
                </w:rPrChange>
              </w:rPr>
            </w:pPr>
            <w:ins w:id="1762" w:author="Steve Maas" w:date="2014-01-02T13:33:00Z">
              <w:r>
                <w:rPr>
                  <w:b/>
                </w:rPr>
                <w:t>Biphasic</w:t>
              </w:r>
            </w:ins>
          </w:p>
        </w:tc>
        <w:tc>
          <w:tcPr>
            <w:tcW w:w="897" w:type="dxa"/>
            <w:tcPrChange w:id="1763" w:author="Steve Maas" w:date="2014-01-02T13:33:00Z">
              <w:tcPr>
                <w:tcW w:w="1596" w:type="dxa"/>
                <w:gridSpan w:val="2"/>
              </w:tcPr>
            </w:tcPrChange>
          </w:tcPr>
          <w:p w14:paraId="077E2B5B" w14:textId="6D7B251C" w:rsidR="00722043" w:rsidRPr="00722043" w:rsidRDefault="00722043" w:rsidP="004816A2">
            <w:pPr>
              <w:rPr>
                <w:ins w:id="1764" w:author="Steve Maas" w:date="2014-01-02T13:32:00Z"/>
                <w:b/>
                <w:rPrChange w:id="1765" w:author="Steve Maas" w:date="2014-01-02T13:33:00Z">
                  <w:rPr>
                    <w:ins w:id="1766" w:author="Steve Maas" w:date="2014-01-02T13:32:00Z"/>
                  </w:rPr>
                </w:rPrChange>
              </w:rPr>
            </w:pPr>
            <w:ins w:id="1767" w:author="Steve Maas" w:date="2014-01-02T13:33:00Z">
              <w:r>
                <w:rPr>
                  <w:b/>
                </w:rPr>
                <w:t>Solute</w:t>
              </w:r>
            </w:ins>
          </w:p>
        </w:tc>
        <w:tc>
          <w:tcPr>
            <w:tcW w:w="1443" w:type="dxa"/>
            <w:tcPrChange w:id="1768" w:author="Steve Maas" w:date="2014-01-02T13:33:00Z">
              <w:tcPr>
                <w:tcW w:w="1596" w:type="dxa"/>
                <w:gridSpan w:val="3"/>
              </w:tcPr>
            </w:tcPrChange>
          </w:tcPr>
          <w:p w14:paraId="0E51ED25" w14:textId="07CDDF3A" w:rsidR="00722043" w:rsidRPr="00722043" w:rsidRDefault="00722043" w:rsidP="004816A2">
            <w:pPr>
              <w:rPr>
                <w:ins w:id="1769" w:author="Steve Maas" w:date="2014-01-02T13:32:00Z"/>
                <w:b/>
                <w:rPrChange w:id="1770" w:author="Steve Maas" w:date="2014-01-02T13:33:00Z">
                  <w:rPr>
                    <w:ins w:id="1771" w:author="Steve Maas" w:date="2014-01-02T13:32:00Z"/>
                  </w:rPr>
                </w:rPrChange>
              </w:rPr>
            </w:pPr>
            <w:ins w:id="1772" w:author="Steve Maas" w:date="2014-01-02T13:33:00Z">
              <w:r w:rsidRPr="00722043">
                <w:rPr>
                  <w:b/>
                  <w:rPrChange w:id="1773" w:author="Steve Maas" w:date="2014-01-02T13:33:00Z">
                    <w:rPr/>
                  </w:rPrChange>
                </w:rPr>
                <w:t>Multiphasic</w:t>
              </w:r>
            </w:ins>
          </w:p>
        </w:tc>
        <w:tc>
          <w:tcPr>
            <w:tcW w:w="720" w:type="dxa"/>
            <w:tcPrChange w:id="1774" w:author="Steve Maas" w:date="2014-01-02T13:33:00Z">
              <w:tcPr>
                <w:tcW w:w="1596" w:type="dxa"/>
                <w:gridSpan w:val="3"/>
              </w:tcPr>
            </w:tcPrChange>
          </w:tcPr>
          <w:p w14:paraId="780368EC" w14:textId="7FF964D8" w:rsidR="00722043" w:rsidRPr="00722043" w:rsidRDefault="00722043" w:rsidP="004816A2">
            <w:pPr>
              <w:rPr>
                <w:ins w:id="1775" w:author="Steve Maas" w:date="2014-01-02T13:32:00Z"/>
                <w:b/>
                <w:rPrChange w:id="1776" w:author="Steve Maas" w:date="2014-01-02T13:33:00Z">
                  <w:rPr>
                    <w:ins w:id="1777" w:author="Steve Maas" w:date="2014-01-02T13:32:00Z"/>
                  </w:rPr>
                </w:rPrChange>
              </w:rPr>
            </w:pPr>
            <w:ins w:id="1778" w:author="Steve Maas" w:date="2014-01-02T13:33:00Z">
              <w:r>
                <w:rPr>
                  <w:b/>
                </w:rPr>
                <w:t>Heat</w:t>
              </w:r>
            </w:ins>
          </w:p>
        </w:tc>
      </w:tr>
      <w:tr w:rsidR="00722043" w14:paraId="4EB70269" w14:textId="77777777" w:rsidTr="00722043">
        <w:trPr>
          <w:ins w:id="1779" w:author="Steve Maas" w:date="2014-01-02T13:32:00Z"/>
        </w:trPr>
        <w:tc>
          <w:tcPr>
            <w:tcW w:w="4574" w:type="dxa"/>
            <w:tcPrChange w:id="1780" w:author="Steve Maas" w:date="2014-01-02T13:33:00Z">
              <w:tcPr>
                <w:tcW w:w="1596" w:type="dxa"/>
              </w:tcPr>
            </w:tcPrChange>
          </w:tcPr>
          <w:p w14:paraId="0021F8A5" w14:textId="1D9EBC30" w:rsidR="00722043" w:rsidRPr="00722043" w:rsidRDefault="00722043" w:rsidP="004816A2">
            <w:pPr>
              <w:rPr>
                <w:ins w:id="1781" w:author="Steve Maas" w:date="2014-01-02T13:32:00Z"/>
                <w:i/>
                <w:rPrChange w:id="1782" w:author="Steve Maas" w:date="2014-01-02T13:34:00Z">
                  <w:rPr>
                    <w:ins w:id="1783" w:author="Steve Maas" w:date="2014-01-02T13:32:00Z"/>
                  </w:rPr>
                </w:rPrChange>
              </w:rPr>
            </w:pPr>
            <w:ins w:id="1784" w:author="Steve Maas" w:date="2014-01-02T13:33:00Z">
              <w:r w:rsidRPr="00722043">
                <w:rPr>
                  <w:i/>
                  <w:rPrChange w:id="1785" w:author="Steve Maas" w:date="2014-01-02T13:34:00Z">
                    <w:rPr/>
                  </w:rPrChange>
                </w:rPr>
                <w:t>biphasic</w:t>
              </w:r>
            </w:ins>
          </w:p>
        </w:tc>
        <w:tc>
          <w:tcPr>
            <w:tcW w:w="737" w:type="dxa"/>
            <w:tcPrChange w:id="1786" w:author="Steve Maas" w:date="2014-01-02T13:33:00Z">
              <w:tcPr>
                <w:tcW w:w="1596" w:type="dxa"/>
              </w:tcPr>
            </w:tcPrChange>
          </w:tcPr>
          <w:p w14:paraId="324C8917" w14:textId="77777777" w:rsidR="00722043" w:rsidRDefault="00722043" w:rsidP="004816A2">
            <w:pPr>
              <w:rPr>
                <w:ins w:id="1787" w:author="Steve Maas" w:date="2014-01-02T13:32:00Z"/>
              </w:rPr>
            </w:pPr>
          </w:p>
        </w:tc>
        <w:tc>
          <w:tcPr>
            <w:tcW w:w="1097" w:type="dxa"/>
            <w:tcPrChange w:id="1788" w:author="Steve Maas" w:date="2014-01-02T13:33:00Z">
              <w:tcPr>
                <w:tcW w:w="1596" w:type="dxa"/>
                <w:gridSpan w:val="2"/>
              </w:tcPr>
            </w:tcPrChange>
          </w:tcPr>
          <w:p w14:paraId="3D340535" w14:textId="24682295" w:rsidR="00722043" w:rsidRPr="00722043" w:rsidRDefault="00722043">
            <w:pPr>
              <w:jc w:val="center"/>
              <w:rPr>
                <w:ins w:id="1789" w:author="Steve Maas" w:date="2014-01-02T13:32:00Z"/>
                <w:b/>
                <w:rPrChange w:id="1790" w:author="Steve Maas" w:date="2014-01-02T13:35:00Z">
                  <w:rPr>
                    <w:ins w:id="1791" w:author="Steve Maas" w:date="2014-01-02T13:32:00Z"/>
                  </w:rPr>
                </w:rPrChange>
              </w:rPr>
              <w:pPrChange w:id="1792" w:author="Steve Maas" w:date="2014-01-02T13:35:00Z">
                <w:pPr/>
              </w:pPrChange>
            </w:pPr>
            <w:ins w:id="1793" w:author="Steve Maas" w:date="2014-01-02T13:35:00Z">
              <w:r w:rsidRPr="00722043">
                <w:rPr>
                  <w:b/>
                  <w:rPrChange w:id="1794" w:author="Steve Maas" w:date="2014-01-02T13:35:00Z">
                    <w:rPr/>
                  </w:rPrChange>
                </w:rPr>
                <w:t>YES</w:t>
              </w:r>
            </w:ins>
          </w:p>
        </w:tc>
        <w:tc>
          <w:tcPr>
            <w:tcW w:w="897" w:type="dxa"/>
            <w:tcPrChange w:id="1795" w:author="Steve Maas" w:date="2014-01-02T13:33:00Z">
              <w:tcPr>
                <w:tcW w:w="1596" w:type="dxa"/>
                <w:gridSpan w:val="2"/>
              </w:tcPr>
            </w:tcPrChange>
          </w:tcPr>
          <w:p w14:paraId="0FB89FEB" w14:textId="00C3F1F7" w:rsidR="00722043" w:rsidRDefault="00722043">
            <w:pPr>
              <w:jc w:val="center"/>
              <w:rPr>
                <w:ins w:id="1796" w:author="Steve Maas" w:date="2014-01-02T13:32:00Z"/>
                <w:bCs/>
                <w:i/>
                <w:iCs/>
              </w:rPr>
              <w:pPrChange w:id="1797" w:author="Steve Maas" w:date="2014-01-02T13:35:00Z">
                <w:pPr>
                  <w:outlineLvl w:val="4"/>
                </w:pPr>
              </w:pPrChange>
            </w:pPr>
            <w:ins w:id="1798" w:author="Steve Maas" w:date="2014-01-02T13:35:00Z">
              <w:r w:rsidRPr="00B04003">
                <w:rPr>
                  <w:b/>
                </w:rPr>
                <w:t>YES</w:t>
              </w:r>
            </w:ins>
          </w:p>
        </w:tc>
        <w:tc>
          <w:tcPr>
            <w:tcW w:w="1443" w:type="dxa"/>
            <w:tcPrChange w:id="1799" w:author="Steve Maas" w:date="2014-01-02T13:33:00Z">
              <w:tcPr>
                <w:tcW w:w="1596" w:type="dxa"/>
                <w:gridSpan w:val="3"/>
              </w:tcPr>
            </w:tcPrChange>
          </w:tcPr>
          <w:p w14:paraId="38DBAFCC" w14:textId="78263F1C" w:rsidR="00722043" w:rsidRPr="00722043" w:rsidRDefault="00722043">
            <w:pPr>
              <w:jc w:val="center"/>
              <w:rPr>
                <w:ins w:id="1800" w:author="Steve Maas" w:date="2014-01-02T13:32:00Z"/>
                <w:b/>
                <w:rPrChange w:id="1801" w:author="Steve Maas" w:date="2014-01-02T13:35:00Z">
                  <w:rPr>
                    <w:ins w:id="1802" w:author="Steve Maas" w:date="2014-01-02T13:32:00Z"/>
                  </w:rPr>
                </w:rPrChange>
              </w:rPr>
              <w:pPrChange w:id="1803" w:author="Steve Maas" w:date="2014-01-02T13:35:00Z">
                <w:pPr/>
              </w:pPrChange>
            </w:pPr>
            <w:ins w:id="1804" w:author="Steve Maas" w:date="2014-01-02T13:35:00Z">
              <w:r w:rsidRPr="00B04003">
                <w:rPr>
                  <w:b/>
                </w:rPr>
                <w:t>YES</w:t>
              </w:r>
            </w:ins>
          </w:p>
        </w:tc>
        <w:tc>
          <w:tcPr>
            <w:tcW w:w="720" w:type="dxa"/>
            <w:tcPrChange w:id="1805" w:author="Steve Maas" w:date="2014-01-02T13:33:00Z">
              <w:tcPr>
                <w:tcW w:w="1596" w:type="dxa"/>
                <w:gridSpan w:val="3"/>
              </w:tcPr>
            </w:tcPrChange>
          </w:tcPr>
          <w:p w14:paraId="5EF3EC24" w14:textId="77777777" w:rsidR="00722043" w:rsidRDefault="00722043" w:rsidP="004816A2">
            <w:pPr>
              <w:rPr>
                <w:ins w:id="1806" w:author="Steve Maas" w:date="2014-01-02T13:32:00Z"/>
              </w:rPr>
            </w:pPr>
          </w:p>
        </w:tc>
      </w:tr>
      <w:tr w:rsidR="00722043" w14:paraId="16AA5102" w14:textId="77777777" w:rsidTr="00722043">
        <w:trPr>
          <w:ins w:id="1807" w:author="Steve Maas" w:date="2014-01-02T13:35:00Z"/>
        </w:trPr>
        <w:tc>
          <w:tcPr>
            <w:tcW w:w="4574" w:type="dxa"/>
          </w:tcPr>
          <w:p w14:paraId="3F9B48F2" w14:textId="166D900E" w:rsidR="00722043" w:rsidRPr="00FE00A6" w:rsidRDefault="00722043" w:rsidP="004816A2">
            <w:pPr>
              <w:rPr>
                <w:ins w:id="1808" w:author="Steve Maas" w:date="2014-01-02T13:35:00Z"/>
                <w:i/>
              </w:rPr>
            </w:pPr>
            <w:ins w:id="1809" w:author="Steve Maas" w:date="2014-01-02T13:35:00Z">
              <w:r>
                <w:rPr>
                  <w:i/>
                </w:rPr>
                <w:t>biphasic-solute</w:t>
              </w:r>
            </w:ins>
          </w:p>
        </w:tc>
        <w:tc>
          <w:tcPr>
            <w:tcW w:w="737" w:type="dxa"/>
          </w:tcPr>
          <w:p w14:paraId="434A3246" w14:textId="77777777" w:rsidR="00722043" w:rsidRDefault="00722043" w:rsidP="004816A2">
            <w:pPr>
              <w:rPr>
                <w:ins w:id="1810" w:author="Steve Maas" w:date="2014-01-02T13:35:00Z"/>
              </w:rPr>
            </w:pPr>
          </w:p>
        </w:tc>
        <w:tc>
          <w:tcPr>
            <w:tcW w:w="1097" w:type="dxa"/>
          </w:tcPr>
          <w:p w14:paraId="1077706A" w14:textId="77777777" w:rsidR="00722043" w:rsidRPr="00FE00A6" w:rsidRDefault="00722043" w:rsidP="00722043">
            <w:pPr>
              <w:jc w:val="center"/>
              <w:rPr>
                <w:ins w:id="1811" w:author="Steve Maas" w:date="2014-01-02T13:35:00Z"/>
                <w:b/>
              </w:rPr>
            </w:pPr>
          </w:p>
        </w:tc>
        <w:tc>
          <w:tcPr>
            <w:tcW w:w="897" w:type="dxa"/>
          </w:tcPr>
          <w:p w14:paraId="512042D6" w14:textId="043C35AB" w:rsidR="00722043" w:rsidRPr="00B04003" w:rsidRDefault="00722043" w:rsidP="00FE00A6">
            <w:pPr>
              <w:jc w:val="center"/>
              <w:rPr>
                <w:ins w:id="1812" w:author="Steve Maas" w:date="2014-01-02T13:35:00Z"/>
                <w:b/>
              </w:rPr>
            </w:pPr>
            <w:ins w:id="1813" w:author="Steve Maas" w:date="2014-01-02T13:35:00Z">
              <w:r w:rsidRPr="00B04003">
                <w:rPr>
                  <w:b/>
                </w:rPr>
                <w:t>YES</w:t>
              </w:r>
            </w:ins>
          </w:p>
        </w:tc>
        <w:tc>
          <w:tcPr>
            <w:tcW w:w="1443" w:type="dxa"/>
          </w:tcPr>
          <w:p w14:paraId="5DB0EBA6" w14:textId="14E386AA" w:rsidR="00722043" w:rsidRPr="00B04003" w:rsidRDefault="00722043" w:rsidP="00722043">
            <w:pPr>
              <w:jc w:val="center"/>
              <w:rPr>
                <w:ins w:id="1814" w:author="Steve Maas" w:date="2014-01-02T13:35:00Z"/>
                <w:b/>
              </w:rPr>
            </w:pPr>
            <w:ins w:id="1815" w:author="Steve Maas" w:date="2014-01-02T13:35:00Z">
              <w:r w:rsidRPr="00B04003">
                <w:rPr>
                  <w:b/>
                </w:rPr>
                <w:t>YES</w:t>
              </w:r>
            </w:ins>
          </w:p>
        </w:tc>
        <w:tc>
          <w:tcPr>
            <w:tcW w:w="720" w:type="dxa"/>
          </w:tcPr>
          <w:p w14:paraId="674D2C53" w14:textId="77777777" w:rsidR="00722043" w:rsidRDefault="00722043" w:rsidP="004816A2">
            <w:pPr>
              <w:rPr>
                <w:ins w:id="1816" w:author="Steve Maas" w:date="2014-01-02T13:35:00Z"/>
              </w:rPr>
            </w:pPr>
          </w:p>
        </w:tc>
      </w:tr>
      <w:tr w:rsidR="00722043" w14:paraId="3801ECFB" w14:textId="77777777" w:rsidTr="00722043">
        <w:trPr>
          <w:ins w:id="1817" w:author="Steve Maas" w:date="2014-01-02T13:35:00Z"/>
        </w:trPr>
        <w:tc>
          <w:tcPr>
            <w:tcW w:w="4574" w:type="dxa"/>
          </w:tcPr>
          <w:p w14:paraId="198018D6" w14:textId="0FB81BB9" w:rsidR="00722043" w:rsidRDefault="00722043" w:rsidP="004816A2">
            <w:pPr>
              <w:rPr>
                <w:ins w:id="1818" w:author="Steve Maas" w:date="2014-01-02T13:35:00Z"/>
                <w:i/>
              </w:rPr>
            </w:pPr>
            <w:ins w:id="1819" w:author="Steve Maas" w:date="2014-01-02T13:35:00Z">
              <w:r>
                <w:rPr>
                  <w:i/>
                </w:rPr>
                <w:t>triphasic</w:t>
              </w:r>
            </w:ins>
          </w:p>
        </w:tc>
        <w:tc>
          <w:tcPr>
            <w:tcW w:w="737" w:type="dxa"/>
          </w:tcPr>
          <w:p w14:paraId="62458B87" w14:textId="77777777" w:rsidR="00722043" w:rsidRDefault="00722043" w:rsidP="004816A2">
            <w:pPr>
              <w:rPr>
                <w:ins w:id="1820" w:author="Steve Maas" w:date="2014-01-02T13:35:00Z"/>
              </w:rPr>
            </w:pPr>
          </w:p>
        </w:tc>
        <w:tc>
          <w:tcPr>
            <w:tcW w:w="1097" w:type="dxa"/>
          </w:tcPr>
          <w:p w14:paraId="2106A651" w14:textId="77777777" w:rsidR="00722043" w:rsidRPr="00FE00A6" w:rsidRDefault="00722043" w:rsidP="00722043">
            <w:pPr>
              <w:jc w:val="center"/>
              <w:rPr>
                <w:ins w:id="1821" w:author="Steve Maas" w:date="2014-01-02T13:35:00Z"/>
                <w:b/>
              </w:rPr>
            </w:pPr>
          </w:p>
        </w:tc>
        <w:tc>
          <w:tcPr>
            <w:tcW w:w="897" w:type="dxa"/>
          </w:tcPr>
          <w:p w14:paraId="172736F6" w14:textId="70CB47F8" w:rsidR="00722043" w:rsidRPr="00B04003" w:rsidRDefault="00722043" w:rsidP="00722043">
            <w:pPr>
              <w:jc w:val="center"/>
              <w:rPr>
                <w:ins w:id="1822" w:author="Steve Maas" w:date="2014-01-02T13:35:00Z"/>
                <w:b/>
              </w:rPr>
            </w:pPr>
            <w:ins w:id="1823" w:author="Steve Maas" w:date="2014-01-02T13:35:00Z">
              <w:r w:rsidRPr="00B04003">
                <w:rPr>
                  <w:b/>
                </w:rPr>
                <w:t>YES</w:t>
              </w:r>
            </w:ins>
          </w:p>
        </w:tc>
        <w:tc>
          <w:tcPr>
            <w:tcW w:w="1443" w:type="dxa"/>
          </w:tcPr>
          <w:p w14:paraId="5674446C" w14:textId="4194F6B8" w:rsidR="00722043" w:rsidRPr="00B04003" w:rsidRDefault="00722043" w:rsidP="00722043">
            <w:pPr>
              <w:jc w:val="center"/>
              <w:rPr>
                <w:ins w:id="1824" w:author="Steve Maas" w:date="2014-01-02T13:35:00Z"/>
                <w:b/>
              </w:rPr>
            </w:pPr>
            <w:ins w:id="1825" w:author="Steve Maas" w:date="2014-01-02T13:35:00Z">
              <w:r w:rsidRPr="00B04003">
                <w:rPr>
                  <w:b/>
                </w:rPr>
                <w:t>YES</w:t>
              </w:r>
            </w:ins>
          </w:p>
        </w:tc>
        <w:tc>
          <w:tcPr>
            <w:tcW w:w="720" w:type="dxa"/>
          </w:tcPr>
          <w:p w14:paraId="4571C0E5" w14:textId="77777777" w:rsidR="00722043" w:rsidRDefault="00722043" w:rsidP="004816A2">
            <w:pPr>
              <w:rPr>
                <w:ins w:id="1826" w:author="Steve Maas" w:date="2014-01-02T13:35:00Z"/>
              </w:rPr>
            </w:pPr>
          </w:p>
        </w:tc>
      </w:tr>
      <w:tr w:rsidR="00722043" w14:paraId="023BC56A" w14:textId="77777777" w:rsidTr="00722043">
        <w:trPr>
          <w:ins w:id="1827" w:author="Steve Maas" w:date="2014-01-02T13:35:00Z"/>
        </w:trPr>
        <w:tc>
          <w:tcPr>
            <w:tcW w:w="4574" w:type="dxa"/>
          </w:tcPr>
          <w:p w14:paraId="107A66C5" w14:textId="23DB0267" w:rsidR="00722043" w:rsidRDefault="00722043" w:rsidP="004816A2">
            <w:pPr>
              <w:rPr>
                <w:ins w:id="1828" w:author="Steve Maas" w:date="2014-01-02T13:35:00Z"/>
                <w:i/>
              </w:rPr>
            </w:pPr>
            <w:ins w:id="1829" w:author="Steve Maas" w:date="2014-01-02T13:36:00Z">
              <w:r>
                <w:rPr>
                  <w:i/>
                </w:rPr>
                <w:t>m</w:t>
              </w:r>
            </w:ins>
            <w:ins w:id="1830" w:author="Steve Maas" w:date="2014-01-02T13:35:00Z">
              <w:r>
                <w:rPr>
                  <w:i/>
                </w:rPr>
                <w:t>ultiphasic</w:t>
              </w:r>
            </w:ins>
          </w:p>
        </w:tc>
        <w:tc>
          <w:tcPr>
            <w:tcW w:w="737" w:type="dxa"/>
          </w:tcPr>
          <w:p w14:paraId="42C54877" w14:textId="77777777" w:rsidR="00722043" w:rsidRDefault="00722043" w:rsidP="004816A2">
            <w:pPr>
              <w:rPr>
                <w:ins w:id="1831" w:author="Steve Maas" w:date="2014-01-02T13:35:00Z"/>
              </w:rPr>
            </w:pPr>
          </w:p>
        </w:tc>
        <w:tc>
          <w:tcPr>
            <w:tcW w:w="1097" w:type="dxa"/>
          </w:tcPr>
          <w:p w14:paraId="2579E036" w14:textId="77777777" w:rsidR="00722043" w:rsidRPr="00FE00A6" w:rsidRDefault="00722043" w:rsidP="00722043">
            <w:pPr>
              <w:jc w:val="center"/>
              <w:rPr>
                <w:ins w:id="1832" w:author="Steve Maas" w:date="2014-01-02T13:35:00Z"/>
                <w:b/>
              </w:rPr>
            </w:pPr>
          </w:p>
        </w:tc>
        <w:tc>
          <w:tcPr>
            <w:tcW w:w="897" w:type="dxa"/>
          </w:tcPr>
          <w:p w14:paraId="4F9B4F6F" w14:textId="77777777" w:rsidR="00722043" w:rsidRPr="00B04003" w:rsidRDefault="00722043" w:rsidP="00722043">
            <w:pPr>
              <w:jc w:val="center"/>
              <w:rPr>
                <w:ins w:id="1833" w:author="Steve Maas" w:date="2014-01-02T13:35:00Z"/>
                <w:b/>
              </w:rPr>
            </w:pPr>
          </w:p>
        </w:tc>
        <w:tc>
          <w:tcPr>
            <w:tcW w:w="1443" w:type="dxa"/>
          </w:tcPr>
          <w:p w14:paraId="14432AAC" w14:textId="5ED5731F" w:rsidR="00722043" w:rsidRPr="00B04003" w:rsidRDefault="00722043" w:rsidP="00722043">
            <w:pPr>
              <w:jc w:val="center"/>
              <w:rPr>
                <w:ins w:id="1834" w:author="Steve Maas" w:date="2014-01-02T13:35:00Z"/>
                <w:b/>
              </w:rPr>
            </w:pPr>
            <w:ins w:id="1835" w:author="Steve Maas" w:date="2014-01-02T13:36:00Z">
              <w:r w:rsidRPr="00B04003">
                <w:rPr>
                  <w:b/>
                </w:rPr>
                <w:t>YES</w:t>
              </w:r>
            </w:ins>
          </w:p>
        </w:tc>
        <w:tc>
          <w:tcPr>
            <w:tcW w:w="720" w:type="dxa"/>
          </w:tcPr>
          <w:p w14:paraId="6FC8B7B0" w14:textId="77777777" w:rsidR="00722043" w:rsidRDefault="00722043" w:rsidP="004816A2">
            <w:pPr>
              <w:rPr>
                <w:ins w:id="1836" w:author="Steve Maas" w:date="2014-01-02T13:35:00Z"/>
              </w:rPr>
            </w:pPr>
          </w:p>
        </w:tc>
      </w:tr>
      <w:tr w:rsidR="00722043" w14:paraId="5E806941" w14:textId="77777777" w:rsidTr="00722043">
        <w:trPr>
          <w:ins w:id="1837" w:author="Steve Maas" w:date="2014-01-02T13:36:00Z"/>
        </w:trPr>
        <w:tc>
          <w:tcPr>
            <w:tcW w:w="4574" w:type="dxa"/>
          </w:tcPr>
          <w:p w14:paraId="39EB82BD" w14:textId="0CF97107" w:rsidR="00722043" w:rsidRDefault="00722043" w:rsidP="00FE00A6">
            <w:pPr>
              <w:rPr>
                <w:ins w:id="1838" w:author="Steve Maas" w:date="2014-01-02T13:36:00Z"/>
                <w:i/>
              </w:rPr>
            </w:pPr>
            <w:ins w:id="1839" w:author="Steve Maas" w:date="2014-01-02T13:36:00Z">
              <w:r>
                <w:rPr>
                  <w:i/>
                </w:rPr>
                <w:t>isotropic Fourier</w:t>
              </w:r>
            </w:ins>
          </w:p>
        </w:tc>
        <w:tc>
          <w:tcPr>
            <w:tcW w:w="737" w:type="dxa"/>
          </w:tcPr>
          <w:p w14:paraId="1B0361B5" w14:textId="77777777" w:rsidR="00722043" w:rsidRDefault="00722043" w:rsidP="004816A2">
            <w:pPr>
              <w:rPr>
                <w:ins w:id="1840" w:author="Steve Maas" w:date="2014-01-02T13:36:00Z"/>
              </w:rPr>
            </w:pPr>
          </w:p>
        </w:tc>
        <w:tc>
          <w:tcPr>
            <w:tcW w:w="1097" w:type="dxa"/>
          </w:tcPr>
          <w:p w14:paraId="6BC81672" w14:textId="77777777" w:rsidR="00722043" w:rsidRPr="00FE00A6" w:rsidRDefault="00722043" w:rsidP="00722043">
            <w:pPr>
              <w:jc w:val="center"/>
              <w:rPr>
                <w:ins w:id="1841" w:author="Steve Maas" w:date="2014-01-02T13:36:00Z"/>
                <w:b/>
              </w:rPr>
            </w:pPr>
          </w:p>
        </w:tc>
        <w:tc>
          <w:tcPr>
            <w:tcW w:w="897" w:type="dxa"/>
          </w:tcPr>
          <w:p w14:paraId="76120E5E" w14:textId="77777777" w:rsidR="00722043" w:rsidRPr="00B04003" w:rsidRDefault="00722043" w:rsidP="00722043">
            <w:pPr>
              <w:jc w:val="center"/>
              <w:rPr>
                <w:ins w:id="1842" w:author="Steve Maas" w:date="2014-01-02T13:36:00Z"/>
                <w:b/>
              </w:rPr>
            </w:pPr>
          </w:p>
        </w:tc>
        <w:tc>
          <w:tcPr>
            <w:tcW w:w="1443" w:type="dxa"/>
          </w:tcPr>
          <w:p w14:paraId="2DBE2F33" w14:textId="77777777" w:rsidR="00722043" w:rsidRPr="00B04003" w:rsidRDefault="00722043" w:rsidP="00722043">
            <w:pPr>
              <w:jc w:val="center"/>
              <w:rPr>
                <w:ins w:id="1843" w:author="Steve Maas" w:date="2014-01-02T13:36:00Z"/>
                <w:b/>
              </w:rPr>
            </w:pPr>
          </w:p>
        </w:tc>
        <w:tc>
          <w:tcPr>
            <w:tcW w:w="720" w:type="dxa"/>
          </w:tcPr>
          <w:p w14:paraId="74258586" w14:textId="5871CCDE" w:rsidR="00722043" w:rsidRDefault="00722043">
            <w:pPr>
              <w:jc w:val="center"/>
              <w:rPr>
                <w:ins w:id="1844" w:author="Steve Maas" w:date="2014-01-02T13:36:00Z"/>
              </w:rPr>
              <w:pPrChange w:id="1845" w:author="Steve Maas" w:date="2014-01-02T13:36:00Z">
                <w:pPr/>
              </w:pPrChange>
            </w:pPr>
            <w:ins w:id="1846" w:author="Steve Maas" w:date="2014-01-02T13:36:00Z">
              <w:r w:rsidRPr="00B04003">
                <w:rPr>
                  <w:b/>
                </w:rPr>
                <w:t>YES</w:t>
              </w:r>
            </w:ins>
          </w:p>
        </w:tc>
      </w:tr>
    </w:tbl>
    <w:p w14:paraId="64C4C6F3" w14:textId="77777777" w:rsidR="00722043" w:rsidRDefault="00722043" w:rsidP="00FE00A6">
      <w:pPr>
        <w:rPr>
          <w:ins w:id="1847" w:author="Steve Maas" w:date="2014-01-02T13:36:00Z"/>
        </w:rPr>
      </w:pPr>
    </w:p>
    <w:p w14:paraId="2C980431" w14:textId="4FCD7236" w:rsidR="00722043" w:rsidRDefault="00722043">
      <w:pPr>
        <w:rPr>
          <w:ins w:id="1848" w:author="Steve Maas" w:date="2014-01-02T13:38:00Z"/>
        </w:rPr>
      </w:pPr>
      <w:ins w:id="1849" w:author="Steve Maas" w:date="2014-01-02T13:36:00Z">
        <w:r>
          <w:t xml:space="preserve">In addition to using the proper materials for a given module, it is also important to understand that most material </w:t>
        </w:r>
      </w:ins>
      <w:ins w:id="1850" w:author="Steve Maas" w:date="2014-01-02T13:37:00Z">
        <w:r>
          <w:t xml:space="preserve">parameters </w:t>
        </w:r>
      </w:ins>
      <w:ins w:id="1851" w:author="Steve Maas" w:date="2014-01-02T13:36:00Z">
        <w:r>
          <w:t xml:space="preserve">have a limited range in which </w:t>
        </w:r>
      </w:ins>
      <w:ins w:id="1852" w:author="Steve Maas" w:date="2014-01-02T13:37:00Z">
        <w:r>
          <w:t xml:space="preserve">they define valid constitutive behavior. For example, in a neo-Hookean material the </w:t>
        </w:r>
      </w:ins>
      <w:ins w:id="1853" w:author="Steve Maas" w:date="2014-01-02T13:38:00Z">
        <w:r>
          <w:t>Young’s modulus must be positive and the Poisson’s ratio must larger th</w:t>
        </w:r>
      </w:ins>
      <w:ins w:id="1854" w:author="Steve Maas" w:date="2014-01-02T13:42:00Z">
        <w:r w:rsidR="005A4B5E">
          <w:t>a</w:t>
        </w:r>
      </w:ins>
      <w:ins w:id="1855"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856" w:author="Steve Maas" w:date="2014-01-02T13:39:00Z"/>
        </w:rPr>
      </w:pPr>
    </w:p>
    <w:p w14:paraId="16E25F8C" w14:textId="52099854" w:rsidR="00722043" w:rsidRDefault="00722043">
      <w:pPr>
        <w:rPr>
          <w:ins w:id="1857" w:author="Steve Maas" w:date="2014-01-02T13:42:00Z"/>
        </w:rPr>
      </w:pPr>
      <w:ins w:id="1858" w:author="Steve Maas" w:date="2014-01-02T13:39:00Z">
        <w:r>
          <w:t xml:space="preserve">Since material parameters can be defined as functions of time </w:t>
        </w:r>
      </w:ins>
      <w:ins w:id="1859" w:author="Steve Maas" w:date="2014-01-02T13:40:00Z">
        <w:r w:rsidR="005A4B5E">
          <w:t xml:space="preserve">through </w:t>
        </w:r>
      </w:ins>
      <w:ins w:id="1860" w:author="Steve Maas" w:date="2014-01-02T13:39:00Z">
        <w:r>
          <w:t xml:space="preserve">a loadcurve, FEBio will check all parameters at the beginning of each time step. </w:t>
        </w:r>
      </w:ins>
      <w:ins w:id="1861"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862" w:author="Steve Maas" w:date="2014-01-02T13:42:00Z"/>
        </w:rPr>
      </w:pPr>
    </w:p>
    <w:p w14:paraId="6F09FF6B" w14:textId="387EAF83" w:rsidR="005A4B5E" w:rsidRDefault="005A4B5E">
      <w:pPr>
        <w:rPr>
          <w:ins w:id="1863" w:author="Steve Maas" w:date="2014-01-02T13:51:00Z"/>
        </w:rPr>
      </w:pPr>
      <w:ins w:id="1864" w:author="Steve Maas" w:date="2014-01-02T13:49:00Z">
        <w:r>
          <w:t>S</w:t>
        </w:r>
      </w:ins>
      <w:ins w:id="1865" w:author="Steve Maas" w:date="2014-01-02T13:42:00Z">
        <w:r>
          <w:t>ome constitutive models are only valid for a limited amount of deformation. All materials in FEBio are designed for large deformation</w:t>
        </w:r>
      </w:ins>
      <w:ins w:id="1866" w:author="Steve Maas" w:date="2014-01-02T13:50:00Z">
        <w:r>
          <w:t xml:space="preserve"> (in the sense that they are objective under arbitrary deformation)</w:t>
        </w:r>
      </w:ins>
      <w:ins w:id="1867" w:author="Steve Maas" w:date="2014-01-02T13:42:00Z">
        <w:r>
          <w:t xml:space="preserve">, but that does not imply unlimited deformation. When the deformation becomes too large, the material response may become unphysical and although FEBio </w:t>
        </w:r>
      </w:ins>
      <w:ins w:id="1868" w:author="Steve Maas" w:date="2014-01-02T13:44:00Z">
        <w:r>
          <w:t xml:space="preserve">gives an answer, the result may be meaningless (see section </w:t>
        </w:r>
        <w:r>
          <w:fldChar w:fldCharType="begin"/>
        </w:r>
        <w:r>
          <w:instrText xml:space="preserve"> REF _Ref376433627 \r \h </w:instrText>
        </w:r>
      </w:ins>
      <w:r>
        <w:fldChar w:fldCharType="separate"/>
      </w:r>
      <w:ins w:id="1869" w:author="Steve Maas" w:date="2014-01-02T13:44:00Z">
        <w:r>
          <w:t>8.6</w:t>
        </w:r>
        <w:r>
          <w:fldChar w:fldCharType="end"/>
        </w:r>
      </w:ins>
      <w:ins w:id="1870" w:author="Steve Maas" w:date="2014-01-02T13:45:00Z">
        <w:r>
          <w:t xml:space="preserve"> for a discussion on interpreting the result). Some materials also become unstable at extremely large deformations. A classical example is the Mooney-Rivlin material. For a certain range of values</w:t>
        </w:r>
      </w:ins>
      <w:ins w:id="1871" w:author="Steve Maas" w:date="2014-01-02T13:47:00Z">
        <w:r>
          <w:t xml:space="preserve"> of the material parameters</w:t>
        </w:r>
      </w:ins>
      <w:ins w:id="1872" w:author="Steve Maas" w:date="2014-01-02T13:45:00Z">
        <w:r>
          <w:t xml:space="preserve">, </w:t>
        </w:r>
      </w:ins>
      <w:ins w:id="1873" w:author="Steve Maas" w:date="2014-01-02T13:46:00Z">
        <w:r>
          <w:t xml:space="preserve">and under certain loading conditions, </w:t>
        </w:r>
      </w:ins>
      <w:ins w:id="1874" w:author="Steve Maas" w:date="2014-01-02T13:45:00Z">
        <w:r>
          <w:t xml:space="preserve">the stress-strain </w:t>
        </w:r>
      </w:ins>
      <w:ins w:id="1875" w:author="Steve Maas" w:date="2014-01-02T13:46:00Z">
        <w:r>
          <w:t xml:space="preserve">response </w:t>
        </w:r>
      </w:ins>
      <w:ins w:id="1876" w:author="Steve Maas" w:date="2014-01-02T13:47:00Z">
        <w:r>
          <w:t>can have</w:t>
        </w:r>
      </w:ins>
      <w:ins w:id="1877" w:author="Steve Maas" w:date="2014-01-02T13:46:00Z">
        <w:r>
          <w:t xml:space="preserve"> a zero slope at large deformations. In th</w:t>
        </w:r>
      </w:ins>
      <w:ins w:id="1878"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879" w:author="Steve Maas" w:date="2014-01-02T13:51:00Z"/>
        </w:rPr>
      </w:pPr>
    </w:p>
    <w:p w14:paraId="1AA29B3F" w14:textId="33E74F05" w:rsidR="00F4139F" w:rsidRDefault="00F4139F">
      <w:pPr>
        <w:pStyle w:val="Heading3"/>
        <w:rPr>
          <w:ins w:id="1880" w:author="Steve Maas" w:date="2014-01-02T13:51:00Z"/>
        </w:rPr>
        <w:pPrChange w:id="1881" w:author="Steve Maas" w:date="2014-01-02T13:51:00Z">
          <w:pPr/>
        </w:pPrChange>
      </w:pPr>
      <w:bookmarkStart w:id="1882" w:name="_Toc377547358"/>
      <w:ins w:id="1883" w:author="Steve Maas" w:date="2014-01-02T13:51:00Z">
        <w:r>
          <w:t>Boundary Conditions</w:t>
        </w:r>
        <w:bookmarkEnd w:id="1882"/>
      </w:ins>
    </w:p>
    <w:p w14:paraId="7A5C82DA" w14:textId="77777777" w:rsidR="00F4139F" w:rsidRDefault="00F4139F">
      <w:pPr>
        <w:rPr>
          <w:ins w:id="1884" w:author="Steve Maas" w:date="2014-01-02T13:57:00Z"/>
        </w:rPr>
      </w:pPr>
      <w:ins w:id="1885" w:author="Steve Maas" w:date="2014-01-02T13:52:00Z">
        <w:r>
          <w:t>Boundary conditions are necessary to uniquely define the solution of the problem under study. Improperly defined boundary conditions can lead to underconstrained</w:t>
        </w:r>
      </w:ins>
      <w:ins w:id="1886" w:author="Steve Maas" w:date="2014-01-02T13:53:00Z">
        <w:r>
          <w:t xml:space="preserve"> or</w:t>
        </w:r>
      </w:ins>
      <w:ins w:id="1887" w:author="Steve Maas" w:date="2014-01-02T13:52:00Z">
        <w:r>
          <w:t xml:space="preserve"> overconstra</w:t>
        </w:r>
      </w:ins>
      <w:ins w:id="1888" w:author="Steve Maas" w:date="2014-01-02T13:53:00Z">
        <w:r>
          <w:t>ined problems.</w:t>
        </w:r>
      </w:ins>
    </w:p>
    <w:p w14:paraId="1B2853F7" w14:textId="77777777" w:rsidR="00F4139F" w:rsidRDefault="00F4139F">
      <w:pPr>
        <w:rPr>
          <w:ins w:id="1889" w:author="Steve Maas" w:date="2014-01-02T13:57:00Z"/>
        </w:rPr>
      </w:pPr>
    </w:p>
    <w:p w14:paraId="73AF480D" w14:textId="46F0A36C" w:rsidR="00F4139F" w:rsidRPr="00FE00A6" w:rsidRDefault="00F4139F">
      <w:pPr>
        <w:rPr>
          <w:ins w:id="1890" w:author="Steve Maas" w:date="2014-01-02T13:26:00Z"/>
        </w:rPr>
      </w:pPr>
      <w:ins w:id="1891" w:author="Steve Maas" w:date="2014-01-02T13:53:00Z">
        <w:r>
          <w:t xml:space="preserve">If the problem is underconstrained the solution is not uniquely defined and FEBio will not be able to find a solution. The most common </w:t>
        </w:r>
      </w:ins>
      <w:ins w:id="1892" w:author="Steve Maas" w:date="2014-01-02T13:54:00Z">
        <w:r>
          <w:t xml:space="preserve">example of an undercontrained problem is one where </w:t>
        </w:r>
        <w:r>
          <w:lastRenderedPageBreak/>
          <w:t xml:space="preserve">the rigid body modes are not constrained. A rigid body mode is a mode </w:t>
        </w:r>
      </w:ins>
      <w:ins w:id="1893" w:author="Steve Maas" w:date="2014-01-02T13:58:00Z">
        <w:r>
          <w:t xml:space="preserve">of </w:t>
        </w:r>
      </w:ins>
      <w:ins w:id="1894" w:author="Steve Maas" w:date="2014-01-02T13:54:00Z">
        <w:r>
          <w:t xml:space="preserve">deformation that does alter the stress in the body. </w:t>
        </w:r>
      </w:ins>
      <w:ins w:id="1895" w:author="Steve Maas" w:date="2014-01-02T13:55:00Z">
        <w:r>
          <w:t>Affine t</w:t>
        </w:r>
      </w:ins>
      <w:ins w:id="1896" w:author="Steve Maas" w:date="2014-01-02T13:54:00Z">
        <w:r>
          <w:t xml:space="preserve">ranslation and rotation </w:t>
        </w:r>
      </w:ins>
      <w:ins w:id="1897"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1898" w:author="Steve Maas" w:date="2014-01-02T13:59:00Z"/>
        </w:rPr>
      </w:pPr>
    </w:p>
    <w:p w14:paraId="18BA453F" w14:textId="7C885477" w:rsidR="00F4139F" w:rsidRPr="00FE00A6" w:rsidRDefault="00F4139F">
      <w:ins w:id="1899" w:author="Steve Maas" w:date="2014-01-02T13:59:00Z">
        <w:r>
          <w:t>If the problem is over-constrained, FEBio will usually find an answer but it is probably not the solution that was sought. The most common ca</w:t>
        </w:r>
      </w:ins>
      <w:ins w:id="1900" w:author="Steve Maas" w:date="2014-01-02T14:02:00Z">
        <w:r w:rsidR="00D34721">
          <w:t>u</w:t>
        </w:r>
      </w:ins>
      <w:ins w:id="1901" w:author="Steve Maas" w:date="2014-01-02T13:59:00Z">
        <w:r>
          <w:t xml:space="preserve">se of an over-constrained model is one that has conflicting boundary conditions. </w:t>
        </w:r>
      </w:ins>
      <w:ins w:id="1902"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1903" w:author="Steve Maas" w:date="2014-01-02T13:51:00Z"/>
        </w:rPr>
      </w:pPr>
      <w:del w:id="1904"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1905" w:author="Steve Maas" w:date="2014-01-02T14:01:00Z"/>
        </w:rPr>
      </w:pPr>
      <w:del w:id="1906"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1907" w:author="Steve Maas" w:date="2014-01-02T14:01:00Z"/>
        </w:rPr>
      </w:pPr>
      <w:del w:id="1908"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1909" w:author="Steve Maas" w:date="2014-01-02T14:01:00Z"/>
        </w:rPr>
      </w:pPr>
      <w:del w:id="1910"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1911" w:author="Steve Maas" w:date="2014-01-02T14:01:00Z"/>
        </w:rPr>
      </w:pPr>
      <w:del w:id="1912"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1913" w:author="Steve Maas" w:date="2014-01-02T13:23:00Z"/>
        </w:rPr>
      </w:pPr>
      <w:del w:id="1914"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1915" w:name="_Toc377547359"/>
      <w:r>
        <w:t xml:space="preserve">Debugging a </w:t>
      </w:r>
      <w:r w:rsidR="00FD648A">
        <w:t>M</w:t>
      </w:r>
      <w:r>
        <w:t>odel</w:t>
      </w:r>
      <w:bookmarkEnd w:id="1915"/>
    </w:p>
    <w:p w14:paraId="21507319" w14:textId="006FEBF1" w:rsidR="00744FD9" w:rsidRDefault="00744FD9">
      <w:pPr>
        <w:rPr>
          <w:ins w:id="1916" w:author="Steve Maas" w:date="2014-01-02T14:06:00Z"/>
        </w:rPr>
      </w:pPr>
      <w:del w:id="1917" w:author="Steve Maas" w:date="2014-01-02T14:05:00Z">
        <w:r w:rsidDel="007B44DC">
          <w:delText xml:space="preserve">Discuss the debugging capabilities in FEBio (debug mode). </w:delText>
        </w:r>
        <w:r w:rsidR="00847E07" w:rsidDel="007B44DC">
          <w:delText>Look at the convergence norms</w:delText>
        </w:r>
      </w:del>
      <w:ins w:id="1918" w:author="Steve Maas" w:date="2014-01-02T14:05:00Z">
        <w:r w:rsidR="007B44DC">
          <w:t xml:space="preserve">When a model is not running as expected, the first thing to </w:t>
        </w:r>
      </w:ins>
      <w:ins w:id="1919" w:author="Steve Maas" w:date="2014-01-02T14:34:00Z">
        <w:r w:rsidR="00F47A31">
          <w:t>try</w:t>
        </w:r>
      </w:ins>
      <w:ins w:id="1920" w:author="Steve Maas" w:date="2014-01-02T14:05:00Z">
        <w:r w:rsidR="007B44DC">
          <w:t xml:space="preserve"> is rerun the problem using FEBio</w:t>
        </w:r>
      </w:ins>
      <w:ins w:id="1921" w:author="Steve Maas" w:date="2014-01-02T14:06:00Z">
        <w:r w:rsidR="007B44DC">
          <w:t>’s debug mode</w:t>
        </w:r>
      </w:ins>
      <w:r w:rsidR="00847E07">
        <w:t>.</w:t>
      </w:r>
      <w:ins w:id="1922" w:author="Steve Maas" w:date="2014-01-02T14:06:00Z">
        <w:r w:rsidR="007B44DC">
          <w:t xml:space="preserve"> Debug mode can be activated by adding a –g on the command line. For example,</w:t>
        </w:r>
      </w:ins>
    </w:p>
    <w:p w14:paraId="4D50FE67" w14:textId="77777777" w:rsidR="007B44DC" w:rsidRDefault="007B44DC">
      <w:pPr>
        <w:rPr>
          <w:ins w:id="1923" w:author="Steve Maas" w:date="2014-01-02T14:06:00Z"/>
        </w:rPr>
      </w:pPr>
    </w:p>
    <w:p w14:paraId="373C928E" w14:textId="67108C06" w:rsidR="007B44DC" w:rsidRDefault="007B44DC">
      <w:pPr>
        <w:pStyle w:val="Code0"/>
        <w:rPr>
          <w:ins w:id="1924" w:author="Steve Maas" w:date="2014-01-02T14:06:00Z"/>
        </w:rPr>
        <w:pPrChange w:id="1925" w:author="Steve Maas" w:date="2014-01-02T14:06:00Z">
          <w:pPr/>
        </w:pPrChange>
      </w:pPr>
      <w:ins w:id="1926" w:author="Steve Maas" w:date="2014-01-02T14:07:00Z">
        <w:r>
          <w:t>&gt;</w:t>
        </w:r>
      </w:ins>
      <w:ins w:id="1927" w:author="Steve Maas" w:date="2014-01-02T14:06:00Z">
        <w:r>
          <w:t xml:space="preserve">febio </w:t>
        </w:r>
      </w:ins>
      <w:ins w:id="1928" w:author="Steve Maas" w:date="2014-01-02T14:07:00Z">
        <w:r>
          <w:t>–i file.feb -g</w:t>
        </w:r>
      </w:ins>
    </w:p>
    <w:p w14:paraId="62059144" w14:textId="77777777" w:rsidR="007B44DC" w:rsidRDefault="007B44DC">
      <w:pPr>
        <w:rPr>
          <w:ins w:id="1929" w:author="Steve Maas" w:date="2014-01-02T14:06:00Z"/>
        </w:rPr>
      </w:pPr>
    </w:p>
    <w:p w14:paraId="209313B8" w14:textId="1D883B7D" w:rsidR="007B44DC" w:rsidRDefault="007B44DC">
      <w:pPr>
        <w:rPr>
          <w:ins w:id="1930" w:author="Steve Maas" w:date="2014-01-02T14:08:00Z"/>
        </w:rPr>
      </w:pPr>
      <w:ins w:id="1931"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1932" w:author="Steve Maas" w:date="2014-01-02T14:08:00Z">
        <w:r>
          <w:t>disappear</w:t>
        </w:r>
      </w:ins>
      <w:ins w:id="1933" w:author="Steve Maas" w:date="2014-01-02T14:07:00Z">
        <w:r>
          <w:t xml:space="preserve"> </w:t>
        </w:r>
      </w:ins>
      <w:ins w:id="1934" w:author="Steve Maas" w:date="2014-01-02T14:08:00Z">
        <w:r>
          <w:t>at some point might indicate a rigid body mode.)</w:t>
        </w:r>
      </w:ins>
    </w:p>
    <w:p w14:paraId="69A29703" w14:textId="77777777" w:rsidR="007B44DC" w:rsidRDefault="007B44DC">
      <w:pPr>
        <w:rPr>
          <w:ins w:id="1935" w:author="Steve Maas" w:date="2014-01-02T14:09:00Z"/>
        </w:rPr>
      </w:pPr>
    </w:p>
    <w:p w14:paraId="0E5EE562" w14:textId="336D2819" w:rsidR="007B44DC" w:rsidRPr="00FE00A6" w:rsidRDefault="007B44DC">
      <w:ins w:id="1936" w:author="Steve Maas" w:date="2014-01-02T14:09:00Z">
        <w:r>
          <w:t>Since storing all non-converged states may make the plot-file too large for post-processing, debug mode can also be turned on during the analy</w:t>
        </w:r>
      </w:ins>
      <w:ins w:id="1937" w:author="Steve Maas" w:date="2014-01-02T14:12:00Z">
        <w:r w:rsidR="000839BA">
          <w:t>si</w:t>
        </w:r>
      </w:ins>
      <w:ins w:id="1938" w:author="Steve Maas" w:date="2014-01-02T14:09:00Z">
        <w:r>
          <w:t xml:space="preserve">s. </w:t>
        </w:r>
      </w:ins>
      <w:proofErr w:type="gramStart"/>
      <w:ins w:id="1939" w:author="Steve Maas" w:date="2014-01-02T14:10:00Z">
        <w:r>
          <w:t>To do this, start the problem normally (without the debug flag –g).</w:t>
        </w:r>
        <w:proofErr w:type="gramEnd"/>
        <w:r>
          <w:t xml:space="preserve"> Then, right before the problem starts to fail, interrupt the run (using ctrl+c)</w:t>
        </w:r>
      </w:ins>
      <w:ins w:id="1940" w:author="Steve Maas" w:date="2014-01-02T14:11:00Z">
        <w:r w:rsidR="000839BA">
          <w:t xml:space="preserve"> and wait for </w:t>
        </w:r>
      </w:ins>
      <w:ins w:id="1941" w:author="Steve Maas" w:date="2014-01-02T14:12:00Z">
        <w:r w:rsidR="000839BA">
          <w:t xml:space="preserve">the </w:t>
        </w:r>
      </w:ins>
      <w:ins w:id="1942" w:author="Steve Maas" w:date="2014-01-02T14:11:00Z">
        <w:r w:rsidR="000839BA">
          <w:t>FEBio prompt to appear.</w:t>
        </w:r>
      </w:ins>
      <w:ins w:id="1943" w:author="Steve Maas" w:date="2014-01-02T14:10:00Z">
        <w:r>
          <w:t xml:space="preserve"> </w:t>
        </w:r>
      </w:ins>
      <w:ins w:id="1944" w:author="Steve Maas" w:date="2014-01-02T14:11:00Z">
        <w:r w:rsidR="000839BA">
          <w:t xml:space="preserve">Once it appears, </w:t>
        </w:r>
      </w:ins>
      <w:ins w:id="1945" w:author="Steve Maas" w:date="2014-01-02T14:10:00Z">
        <w:r>
          <w:t xml:space="preserve">enter </w:t>
        </w:r>
        <w:r>
          <w:rPr>
            <w:i/>
          </w:rPr>
          <w:t xml:space="preserve">debug </w:t>
        </w:r>
      </w:ins>
      <w:ins w:id="1946"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1947" w:author="Steve Maas" w:date="2014-01-02T14:35:00Z"/>
        </w:rPr>
      </w:pPr>
      <w:bookmarkStart w:id="1948" w:name="_Toc377547360"/>
      <w:r>
        <w:t xml:space="preserve">Common </w:t>
      </w:r>
      <w:r w:rsidR="00FD648A">
        <w:t>I</w:t>
      </w:r>
      <w:r>
        <w:t>ssues</w:t>
      </w:r>
      <w:bookmarkEnd w:id="1948"/>
    </w:p>
    <w:p w14:paraId="4C6E6D2F" w14:textId="718B77C6" w:rsidR="00F47A31" w:rsidRPr="00FE00A6" w:rsidRDefault="00F47A31">
      <w:pPr>
        <w:pPrChange w:id="1949" w:author="Steve Maas" w:date="2014-01-02T14:35:00Z">
          <w:pPr>
            <w:pStyle w:val="Heading2"/>
          </w:pPr>
        </w:pPrChange>
      </w:pPr>
      <w:ins w:id="1950" w:author="Steve Maas" w:date="2014-01-02T14:35:00Z">
        <w:r>
          <w:t>In this section we take a look a</w:t>
        </w:r>
      </w:ins>
      <w:ins w:id="1951" w:author="Steve Maas" w:date="2014-01-02T14:36:00Z">
        <w:r>
          <w:t>t</w:t>
        </w:r>
      </w:ins>
      <w:ins w:id="1952" w:author="Steve Maas" w:date="2014-01-02T14:35:00Z">
        <w:r>
          <w:t xml:space="preserve"> some of the most common problems you may run into when solving a finite </w:t>
        </w:r>
      </w:ins>
      <w:ins w:id="1953" w:author="Steve Maas" w:date="2014-01-02T14:36:00Z">
        <w:r>
          <w:t>element</w:t>
        </w:r>
      </w:ins>
      <w:ins w:id="1954" w:author="Steve Maas" w:date="2014-01-02T14:35:00Z">
        <w:r>
          <w:t xml:space="preserve"> </w:t>
        </w:r>
      </w:ins>
      <w:ins w:id="1955" w:author="Steve Maas" w:date="2014-01-02T14:36:00Z">
        <w:r>
          <w:t xml:space="preserve">problem with FEBio. We’ll discuss possible causes </w:t>
        </w:r>
      </w:ins>
      <w:ins w:id="1956" w:author="Steve Maas" w:date="2014-01-02T14:56:00Z">
        <w:r w:rsidR="00A21D16">
          <w:t xml:space="preserve">of </w:t>
        </w:r>
      </w:ins>
      <w:ins w:id="1957" w:author="Steve Maas" w:date="2014-01-02T14:36:00Z">
        <w:r>
          <w:t xml:space="preserve">and </w:t>
        </w:r>
      </w:ins>
      <w:ins w:id="1958" w:author="Steve Maas" w:date="2014-01-02T14:37:00Z">
        <w:r>
          <w:t>solutions to these issues.</w:t>
        </w:r>
      </w:ins>
    </w:p>
    <w:p w14:paraId="60BB3832" w14:textId="1D4C2788" w:rsidR="00F47A31" w:rsidRDefault="00F47A31">
      <w:pPr>
        <w:pStyle w:val="Heading3"/>
        <w:rPr>
          <w:ins w:id="1959" w:author="Steve Maas" w:date="2014-01-02T14:35:00Z"/>
        </w:rPr>
        <w:pPrChange w:id="1960" w:author="Steve Maas" w:date="2014-01-02T14:35:00Z">
          <w:pPr/>
        </w:pPrChange>
      </w:pPr>
      <w:bookmarkStart w:id="1961" w:name="_Toc377547361"/>
      <w:ins w:id="1962" w:author="Steve Maas" w:date="2014-01-02T14:35:00Z">
        <w:r>
          <w:t>Invert</w:t>
        </w:r>
      </w:ins>
      <w:ins w:id="1963" w:author="Steve Maas" w:date="2014-01-02T14:39:00Z">
        <w:r w:rsidR="00360647">
          <w:t>ed</w:t>
        </w:r>
      </w:ins>
      <w:ins w:id="1964" w:author="Steve Maas" w:date="2014-01-02T14:35:00Z">
        <w:r>
          <w:t xml:space="preserve"> elements</w:t>
        </w:r>
        <w:bookmarkEnd w:id="1961"/>
      </w:ins>
    </w:p>
    <w:p w14:paraId="03B76A14" w14:textId="33147084" w:rsidR="00360647" w:rsidRDefault="00360647">
      <w:pPr>
        <w:rPr>
          <w:ins w:id="1965" w:author="Steve Maas" w:date="2014-01-02T14:43:00Z"/>
        </w:rPr>
      </w:pPr>
      <w:ins w:id="1966" w:author="Steve Maas" w:date="2014-01-02T14:37:00Z">
        <w:r>
          <w:t>When a</w:t>
        </w:r>
      </w:ins>
      <w:ins w:id="1967" w:author="Steve Maas" w:date="2014-01-02T14:38:00Z">
        <w:r>
          <w:t>n</w:t>
        </w:r>
      </w:ins>
      <w:ins w:id="1968" w:author="Steve Maas" w:date="2014-01-02T14:37:00Z">
        <w:r>
          <w:t xml:space="preserve"> element inverts, the element becomes so distorted that in certain areas of the element the Jacobian becomes zero or negative. </w:t>
        </w:r>
      </w:ins>
      <w:ins w:id="1969" w:author="Steve Maas" w:date="2014-01-02T14:38:00Z">
        <w:r>
          <w:t xml:space="preserve">In order to obtain a physically realistic solution, the Jacobian of the deformation must be positive at all points of the domain. Thus, when a negative </w:t>
        </w:r>
      </w:ins>
      <w:ins w:id="1970" w:author="Steve Maas" w:date="2014-01-02T14:56:00Z">
        <w:r w:rsidR="00A21D16">
          <w:t>J</w:t>
        </w:r>
      </w:ins>
      <w:ins w:id="1971" w:author="Steve Maas" w:date="2014-01-02T14:38:00Z">
        <w:r>
          <w:t xml:space="preserve">acobian is found in an element, FEBio cannot continue. </w:t>
        </w:r>
      </w:ins>
      <w:ins w:id="1972"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1973" w:author="Steve Maas" w:date="2014-01-02T14:41:00Z">
        <w:r w:rsidR="00CC61FF">
          <w:t>. T</w:t>
        </w:r>
      </w:ins>
      <w:ins w:id="1974" w:author="Steve Maas" w:date="2014-01-02T14:40:00Z">
        <w:r>
          <w:t xml:space="preserve">he </w:t>
        </w:r>
      </w:ins>
      <w:ins w:id="1975" w:author="Steve Maas" w:date="2014-01-02T14:41:00Z">
        <w:r>
          <w:t>combination</w:t>
        </w:r>
      </w:ins>
      <w:ins w:id="1976" w:author="Steve Maas" w:date="2014-01-02T14:40:00Z">
        <w:r>
          <w:t xml:space="preserve"> of a reduced time step and a refactored stiffness matrix</w:t>
        </w:r>
      </w:ins>
      <w:ins w:id="1977" w:author="Steve Maas" w:date="2014-01-02T14:41:00Z">
        <w:r w:rsidR="00CC61FF">
          <w:t xml:space="preserve"> will often be sufficient to overcome the negative Jacobian. </w:t>
        </w:r>
      </w:ins>
      <w:ins w:id="1978" w:author="Steve Maas" w:date="2014-01-02T14:42:00Z">
        <w:r w:rsidR="00CC61FF">
          <w:t xml:space="preserve">However, when it is not, you may have run into a </w:t>
        </w:r>
        <w:r w:rsidR="00CC61FF">
          <w:lastRenderedPageBreak/>
          <w:t xml:space="preserve">more serious problem. </w:t>
        </w:r>
      </w:ins>
      <w:ins w:id="1979" w:author="Steve Maas" w:date="2014-01-02T14:43:00Z">
        <w:r w:rsidR="00CC61FF">
          <w:t xml:space="preserve">These are some of the common causes that may require additional user intervention. </w:t>
        </w:r>
      </w:ins>
    </w:p>
    <w:p w14:paraId="4896F3B2" w14:textId="77777777" w:rsidR="00CC61FF" w:rsidRDefault="00CC61FF">
      <w:pPr>
        <w:rPr>
          <w:ins w:id="1980" w:author="Steve Maas" w:date="2014-01-02T14:43:00Z"/>
        </w:rPr>
      </w:pPr>
    </w:p>
    <w:p w14:paraId="620FE268" w14:textId="1708DC55" w:rsidR="00CC61FF" w:rsidRDefault="00CC61FF">
      <w:pPr>
        <w:pStyle w:val="Heading4"/>
        <w:rPr>
          <w:ins w:id="1981" w:author="Steve Maas" w:date="2014-01-02T14:43:00Z"/>
        </w:rPr>
        <w:pPrChange w:id="1982" w:author="Steve Maas" w:date="2014-01-02T14:55:00Z">
          <w:pPr/>
        </w:pPrChange>
      </w:pPr>
      <w:bookmarkStart w:id="1983" w:name="_Toc377547362"/>
      <w:ins w:id="1984" w:author="Steve Maas" w:date="2014-01-02T14:43:00Z">
        <w:r>
          <w:t>Material instability</w:t>
        </w:r>
        <w:bookmarkEnd w:id="1983"/>
      </w:ins>
    </w:p>
    <w:p w14:paraId="4CD4B3F7" w14:textId="0F544E2C" w:rsidR="00CC61FF" w:rsidRDefault="00CC61FF">
      <w:pPr>
        <w:rPr>
          <w:ins w:id="1985" w:author="Steve Maas" w:date="2014-01-02T14:45:00Z"/>
        </w:rPr>
      </w:pPr>
      <w:ins w:id="1986" w:author="Steve Maas" w:date="2014-01-02T14:44:00Z">
        <w:r>
          <w:t xml:space="preserve">At large deformations, some materials can become unstable. This is usually caused by a softening of the material at large deformations. When the material softens too much the </w:t>
        </w:r>
      </w:ins>
      <w:ins w:id="1987" w:author="Steve Maas" w:date="2014-01-02T14:45:00Z">
        <w:r>
          <w:t>global</w:t>
        </w:r>
      </w:ins>
      <w:ins w:id="1988" w:author="Steve Maas" w:date="2014-01-02T14:44:00Z">
        <w:r>
          <w:t xml:space="preserve"> </w:t>
        </w:r>
      </w:ins>
      <w:ins w:id="1989" w:author="Steve Maas" w:date="2014-01-02T14:45:00Z">
        <w:r>
          <w:t xml:space="preserve">stiffness matrix can become ill-conditioned and FEBio will not be able to find the correct solution. Unfortunately, there is no easy solution around this issue and you may </w:t>
        </w:r>
      </w:ins>
      <w:ins w:id="1990" w:author="Steve Maas" w:date="2014-01-02T14:57:00Z">
        <w:r w:rsidR="00A21D16">
          <w:t>need</w:t>
        </w:r>
      </w:ins>
      <w:ins w:id="1991" w:author="Steve Maas" w:date="2014-01-02T14:45:00Z">
        <w:r>
          <w:t xml:space="preserve"> to consider using a different constitutive model. </w:t>
        </w:r>
      </w:ins>
    </w:p>
    <w:p w14:paraId="730BC238" w14:textId="77777777" w:rsidR="00CC61FF" w:rsidRDefault="00CC61FF">
      <w:pPr>
        <w:rPr>
          <w:ins w:id="1992" w:author="Steve Maas" w:date="2014-01-02T14:46:00Z"/>
        </w:rPr>
      </w:pPr>
    </w:p>
    <w:p w14:paraId="603726F7" w14:textId="17832991" w:rsidR="00CC61FF" w:rsidRDefault="00CC61FF">
      <w:pPr>
        <w:pStyle w:val="Heading4"/>
        <w:rPr>
          <w:ins w:id="1993" w:author="Steve Maas" w:date="2014-01-02T14:46:00Z"/>
        </w:rPr>
        <w:pPrChange w:id="1994" w:author="Steve Maas" w:date="2014-01-02T14:55:00Z">
          <w:pPr/>
        </w:pPrChange>
      </w:pPr>
      <w:bookmarkStart w:id="1995" w:name="_Toc377547363"/>
      <w:ins w:id="1996" w:author="Steve Maas" w:date="2014-01-02T14:46:00Z">
        <w:r>
          <w:t>Time step too large</w:t>
        </w:r>
        <w:bookmarkEnd w:id="1995"/>
      </w:ins>
    </w:p>
    <w:p w14:paraId="27F25A69" w14:textId="35D23097" w:rsidR="00CC61FF" w:rsidRDefault="00CC61FF">
      <w:pPr>
        <w:rPr>
          <w:ins w:id="1997" w:author="Steve Maas" w:date="2014-01-02T14:48:00Z"/>
        </w:rPr>
      </w:pPr>
      <w:ins w:id="1998" w:author="Steve Maas" w:date="2014-01-02T14:46:00Z">
        <w:r>
          <w:t xml:space="preserve">Altough the auto-time stepper will automatically adjust the time step in case of trouble, it is designed to work within user defined </w:t>
        </w:r>
      </w:ins>
      <w:ins w:id="1999" w:author="Steve Maas" w:date="2014-01-02T14:57:00Z">
        <w:r w:rsidR="00A21D16">
          <w:t>limits</w:t>
        </w:r>
      </w:ins>
      <w:ins w:id="2000" w:author="Steve Maas" w:date="2014-01-02T14:46:00Z">
        <w:r>
          <w:t xml:space="preserve"> and sometimes they are not set properly to solve the problem. The most common issue is that the minimum time step is set too large. Cutting back the </w:t>
        </w:r>
      </w:ins>
      <w:ins w:id="2001" w:author="Steve Maas" w:date="2014-01-02T14:47:00Z">
        <w:r>
          <w:t xml:space="preserve">minimum </w:t>
        </w:r>
      </w:ins>
      <w:ins w:id="2002" w:author="Steve Maas" w:date="2014-01-02T14:57:00Z">
        <w:r w:rsidR="00A21D16">
          <w:t>in addition to</w:t>
        </w:r>
      </w:ins>
      <w:ins w:id="2003" w:author="Steve Maas" w:date="2014-01-02T14:47:00Z">
        <w:r>
          <w:t xml:space="preserve"> the </w:t>
        </w:r>
      </w:ins>
      <w:ins w:id="2004" w:author="Steve Maas" w:date="2014-01-02T14:46:00Z">
        <w:r>
          <w:t xml:space="preserve">initial </w:t>
        </w:r>
      </w:ins>
      <w:ins w:id="2005" w:author="Steve Maas" w:date="2014-01-02T14:48:00Z">
        <w:r>
          <w:t>time step can often help in preventing negative Jacobians.</w:t>
        </w:r>
      </w:ins>
    </w:p>
    <w:p w14:paraId="660DB750" w14:textId="77777777" w:rsidR="00CC61FF" w:rsidRDefault="00CC61FF">
      <w:pPr>
        <w:rPr>
          <w:ins w:id="2006" w:author="Steve Maas" w:date="2014-01-02T14:48:00Z"/>
        </w:rPr>
      </w:pPr>
    </w:p>
    <w:p w14:paraId="373E59EB" w14:textId="6AC321D8" w:rsidR="00CC61FF" w:rsidRDefault="00CC61FF">
      <w:pPr>
        <w:pStyle w:val="Heading4"/>
        <w:rPr>
          <w:ins w:id="2007" w:author="Steve Maas" w:date="2014-01-02T14:48:00Z"/>
        </w:rPr>
        <w:pPrChange w:id="2008" w:author="Steve Maas" w:date="2014-01-02T14:56:00Z">
          <w:pPr/>
        </w:pPrChange>
      </w:pPr>
      <w:bookmarkStart w:id="2009" w:name="_Toc377547364"/>
      <w:ins w:id="2010" w:author="Steve Maas" w:date="2014-01-02T14:48:00Z">
        <w:r>
          <w:t>Elements too distorted</w:t>
        </w:r>
        <w:bookmarkEnd w:id="2009"/>
      </w:ins>
    </w:p>
    <w:p w14:paraId="6E0C6EC0" w14:textId="4E9F3452" w:rsidR="00CC61FF" w:rsidRDefault="00CC61FF">
      <w:pPr>
        <w:rPr>
          <w:ins w:id="2011" w:author="Steve Maas" w:date="2014-01-02T14:49:00Z"/>
        </w:rPr>
      </w:pPr>
      <w:ins w:id="2012"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2013" w:author="Steve Maas" w:date="2014-01-02T14:49:00Z"/>
        </w:rPr>
      </w:pPr>
    </w:p>
    <w:p w14:paraId="3D023280" w14:textId="08E9784B" w:rsidR="00CC61FF" w:rsidRDefault="00CC61FF">
      <w:pPr>
        <w:pStyle w:val="Heading4"/>
        <w:rPr>
          <w:ins w:id="2014" w:author="Steve Maas" w:date="2014-01-02T14:49:00Z"/>
        </w:rPr>
        <w:pPrChange w:id="2015" w:author="Steve Maas" w:date="2014-01-02T14:56:00Z">
          <w:pPr/>
        </w:pPrChange>
      </w:pPr>
      <w:bookmarkStart w:id="2016" w:name="_Toc377547365"/>
      <w:ins w:id="2017" w:author="Steve Maas" w:date="2014-01-02T14:49:00Z">
        <w:r>
          <w:t>Shells are too thick</w:t>
        </w:r>
        <w:bookmarkEnd w:id="2016"/>
      </w:ins>
    </w:p>
    <w:p w14:paraId="51F0AC74" w14:textId="15E2A303" w:rsidR="000C24E2" w:rsidRDefault="00CC61FF">
      <w:pPr>
        <w:rPr>
          <w:ins w:id="2018" w:author="Steve Maas" w:date="2014-01-02T14:53:00Z"/>
        </w:rPr>
      </w:pPr>
      <w:ins w:id="2019" w:author="Steve Maas" w:date="2014-01-02T14:50:00Z">
        <w:r>
          <w:t xml:space="preserve">A shell is an element where it is assumed </w:t>
        </w:r>
      </w:ins>
      <w:ins w:id="2020" w:author="Steve Maas" w:date="2014-01-02T14:52:00Z">
        <w:r w:rsidR="000C24E2">
          <w:t xml:space="preserve">that </w:t>
        </w:r>
      </w:ins>
      <w:ins w:id="2021" w:author="Steve Maas" w:date="2014-01-02T14:58:00Z">
        <w:r w:rsidR="00A21D16">
          <w:t>one</w:t>
        </w:r>
      </w:ins>
      <w:ins w:id="2022" w:author="Steve Maas" w:date="2014-01-02T14:50:00Z">
        <w:r>
          <w:t xml:space="preserve"> dimension is much smaller compared to the other two directions. When the mesh is really fine, this assumption may no longer be valid and it could happen that the </w:t>
        </w:r>
      </w:ins>
      <w:ins w:id="2023" w:author="Steve Maas" w:date="2014-01-02T14:52:00Z">
        <w:r w:rsidR="000C24E2">
          <w:t xml:space="preserve">shell </w:t>
        </w:r>
      </w:ins>
      <w:ins w:id="2024" w:author="Steve Maas" w:date="2014-01-02T14:50:00Z">
        <w:r>
          <w:t xml:space="preserve">becomes too thick. When a shell gets too thick it can create negative Jacobians in the </w:t>
        </w:r>
      </w:ins>
      <w:ins w:id="2025" w:author="Steve Maas" w:date="2014-01-02T14:51:00Z">
        <w:r w:rsidR="000C24E2">
          <w:t xml:space="preserve">out-of-plane </w:t>
        </w:r>
      </w:ins>
      <w:ins w:id="2026" w:author="Steve Maas" w:date="2014-01-02T14:50:00Z">
        <w:r>
          <w:t>integration points</w:t>
        </w:r>
      </w:ins>
      <w:ins w:id="2027" w:author="Steve Maas" w:date="2014-01-02T14:51:00Z">
        <w:r w:rsidR="000C24E2">
          <w:t>, especially in area</w:t>
        </w:r>
      </w:ins>
      <w:ins w:id="2028" w:author="Steve Maas" w:date="2014-01-02T14:52:00Z">
        <w:r w:rsidR="000C24E2">
          <w:t>s</w:t>
        </w:r>
      </w:ins>
      <w:ins w:id="2029" w:author="Steve Maas" w:date="2014-01-02T14:51:00Z">
        <w:r w:rsidR="000C24E2">
          <w:t xml:space="preserve"> of high curvature. </w:t>
        </w:r>
      </w:ins>
      <w:ins w:id="2030"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2031" w:author="Steve Maas" w:date="2014-01-02T14:53:00Z"/>
        </w:rPr>
      </w:pPr>
    </w:p>
    <w:p w14:paraId="4E5CE27E" w14:textId="77777777" w:rsidR="000C24E2" w:rsidRDefault="000C24E2">
      <w:pPr>
        <w:pStyle w:val="Heading4"/>
        <w:rPr>
          <w:ins w:id="2032" w:author="Steve Maas" w:date="2014-01-02T14:53:00Z"/>
        </w:rPr>
        <w:pPrChange w:id="2033" w:author="Steve Maas" w:date="2014-01-02T14:56:00Z">
          <w:pPr/>
        </w:pPrChange>
      </w:pPr>
      <w:bookmarkStart w:id="2034" w:name="_Toc377547366"/>
      <w:ins w:id="2035" w:author="Steve Maas" w:date="2014-01-02T14:53:00Z">
        <w:r>
          <w:t>Rigid body modes</w:t>
        </w:r>
        <w:bookmarkEnd w:id="2034"/>
      </w:ins>
    </w:p>
    <w:p w14:paraId="18582754" w14:textId="4CFF0EB6" w:rsidR="00CC61FF" w:rsidRPr="00FE00A6" w:rsidRDefault="000C24E2">
      <w:pPr>
        <w:rPr>
          <w:ins w:id="2036" w:author="Steve Maas" w:date="2014-01-02T14:39:00Z"/>
        </w:rPr>
      </w:pPr>
      <w:ins w:id="2037" w:author="Steve Maas" w:date="2014-01-02T14:53:00Z">
        <w:r>
          <w:t xml:space="preserve">A rigid body mode is a mode of deformation that does not alter the stress in the body. Uniform translation or </w:t>
        </w:r>
        <w:proofErr w:type="gramStart"/>
        <w:r>
          <w:t xml:space="preserve">rotation </w:t>
        </w:r>
      </w:ins>
      <w:ins w:id="2038" w:author="Steve Maas" w:date="2014-01-02T14:54:00Z">
        <w:r>
          <w:t>of the entire model are</w:t>
        </w:r>
        <w:proofErr w:type="gramEnd"/>
        <w:r>
          <w:t xml:space="preserve"> two possible rigid body modes. In the presence of a rigid body mode, the solution is not uniquely defined and FEBio will most likely throw negative Jacobians. </w:t>
        </w:r>
      </w:ins>
      <w:ins w:id="2039" w:author="Steve Maas" w:date="2014-01-02T14:55:00Z">
        <w:r>
          <w:t xml:space="preserve">The solution is to identify the rigid body mode and to eliminate it by applying additional constraints to the model. </w:t>
        </w:r>
      </w:ins>
      <w:ins w:id="2040" w:author="Steve Maas" w:date="2014-01-02T14:53:00Z">
        <w:r>
          <w:t xml:space="preserve"> </w:t>
        </w:r>
      </w:ins>
    </w:p>
    <w:p w14:paraId="518235D8" w14:textId="7CC603B3" w:rsidR="00744FD9" w:rsidRPr="00CC61FF" w:rsidDel="00CC61FF" w:rsidRDefault="00744FD9">
      <w:pPr>
        <w:rPr>
          <w:del w:id="2041" w:author="Steve Maas" w:date="2014-01-02T14:43:00Z"/>
          <w:i/>
          <w:rPrChange w:id="2042" w:author="Steve Maas" w:date="2014-01-02T14:43:00Z">
            <w:rPr>
              <w:del w:id="2043" w:author="Steve Maas" w:date="2014-01-02T14:43:00Z"/>
            </w:rPr>
          </w:rPrChange>
        </w:rPr>
      </w:pPr>
      <w:del w:id="2044" w:author="Steve Maas" w:date="2014-01-02T14:43:00Z">
        <w:r w:rsidRPr="00CC61FF" w:rsidDel="00CC61FF">
          <w:rPr>
            <w:i/>
            <w:rPrChange w:id="2045"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2046" w:author="Steve Maas" w:date="2014-01-02T14:55:00Z"/>
          <w:i/>
          <w:rPrChange w:id="2047" w:author="Steve Maas" w:date="2014-01-02T14:43:00Z">
            <w:rPr>
              <w:del w:id="2048" w:author="Steve Maas" w:date="2014-01-02T14:55:00Z"/>
            </w:rPr>
          </w:rPrChange>
        </w:rPr>
      </w:pPr>
      <w:del w:id="2049" w:author="Steve Maas" w:date="2014-01-02T14:55:00Z">
        <w:r w:rsidRPr="00CC61FF" w:rsidDel="000C24E2">
          <w:rPr>
            <w:i/>
            <w:rPrChange w:id="2050"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2051" w:author="Steve Maas" w:date="2014-01-02T14:55:00Z"/>
        </w:rPr>
      </w:pPr>
      <w:del w:id="2052"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2053" w:author="Steve Maas" w:date="2014-01-02T14:55:00Z"/>
        </w:rPr>
      </w:pPr>
      <w:del w:id="2054" w:author="Steve Maas" w:date="2014-01-02T14:55:00Z">
        <w:r w:rsidDel="000C24E2">
          <w:delText xml:space="preserve">elements getting too distorted. </w:delText>
        </w:r>
      </w:del>
    </w:p>
    <w:p w14:paraId="77E1F4D1" w14:textId="400AF593" w:rsidR="00F47A31" w:rsidRDefault="00340BE6">
      <w:pPr>
        <w:rPr>
          <w:ins w:id="2055" w:author="Steve Maas" w:date="2014-01-02T14:35:00Z"/>
        </w:rPr>
        <w:pPrChange w:id="2056" w:author="Steve Maas" w:date="2014-01-02T14:35:00Z">
          <w:pPr>
            <w:pStyle w:val="ListParagraph"/>
            <w:numPr>
              <w:numId w:val="55"/>
            </w:numPr>
            <w:ind w:hanging="360"/>
          </w:pPr>
        </w:pPrChange>
      </w:pPr>
      <w:del w:id="2057" w:author="Steve Maas" w:date="2014-01-02T14:55:00Z">
        <w:r w:rsidDel="000C24E2">
          <w:delText>Rigid bodies underconstrained</w:delText>
        </w:r>
      </w:del>
    </w:p>
    <w:p w14:paraId="3A6319D3" w14:textId="3563B047" w:rsidR="00F47A31" w:rsidRDefault="00F47A31">
      <w:pPr>
        <w:pStyle w:val="Heading3"/>
        <w:pPrChange w:id="2058" w:author="Steve Maas" w:date="2014-01-02T14:35:00Z">
          <w:pPr>
            <w:pStyle w:val="ListParagraph"/>
            <w:numPr>
              <w:numId w:val="55"/>
            </w:numPr>
            <w:ind w:hanging="360"/>
          </w:pPr>
        </w:pPrChange>
      </w:pPr>
      <w:bookmarkStart w:id="2059" w:name="_Toc377547367"/>
      <w:ins w:id="2060" w:author="Steve Maas" w:date="2014-01-02T14:35:00Z">
        <w:r>
          <w:t>Failure to converge</w:t>
        </w:r>
      </w:ins>
      <w:bookmarkEnd w:id="2059"/>
    </w:p>
    <w:p w14:paraId="3FAC7A49" w14:textId="686C1618" w:rsidR="00744FD9" w:rsidRDefault="00744FD9" w:rsidP="00744FD9">
      <w:pPr>
        <w:rPr>
          <w:ins w:id="2061" w:author="Steve Maas" w:date="2014-01-02T15:19:00Z"/>
        </w:rPr>
      </w:pPr>
      <w:del w:id="2062" w:author="Steve Maas" w:date="2014-01-02T15:10:00Z">
        <w:r w:rsidDel="00973685">
          <w:delText>Non-convergence</w:delText>
        </w:r>
      </w:del>
      <w:ins w:id="2063" w:author="Steve Maas" w:date="2014-01-02T15:11:00Z">
        <w:r w:rsidR="00973685">
          <w:t xml:space="preserve">FEBio uses an iterative method to solve the nonlinear finite element equations. </w:t>
        </w:r>
      </w:ins>
      <w:ins w:id="2064" w:author="Steve Maas" w:date="2014-01-02T15:13:00Z">
        <w:r w:rsidR="00973685">
          <w:t xml:space="preserve">This means that for each time step the solution for that step is obtained by a succession of iterations, where </w:t>
        </w:r>
        <w:proofErr w:type="gramStart"/>
        <w:r w:rsidR="00973685">
          <w:t xml:space="preserve">each </w:t>
        </w:r>
        <w:r w:rsidR="00973685">
          <w:lastRenderedPageBreak/>
          <w:t>iteration</w:t>
        </w:r>
        <w:proofErr w:type="gramEnd"/>
        <w:r w:rsidR="00973685">
          <w:t xml:space="preserve"> brings the model (hopefully) closer to the solution for that step. </w:t>
        </w:r>
      </w:ins>
      <w:ins w:id="2065"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2066"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2067" w:author="Steve Maas" w:date="2014-01-02T15:19:00Z"/>
        </w:rPr>
      </w:pPr>
    </w:p>
    <w:p w14:paraId="18311C05" w14:textId="307D7126" w:rsidR="00235934" w:rsidRDefault="00235934" w:rsidP="00744FD9">
      <w:pPr>
        <w:rPr>
          <w:ins w:id="2068" w:author="Steve Maas" w:date="2014-01-02T15:20:00Z"/>
        </w:rPr>
      </w:pPr>
      <w:ins w:id="2069" w:author="Steve Maas" w:date="2014-01-02T15:19:00Z">
        <w:r>
          <w:t xml:space="preserve">Sometimes it happens that FEBio cannot converge </w:t>
        </w:r>
      </w:ins>
      <w:ins w:id="2070"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2071" w:author="Steve Maas" w:date="2014-01-02T15:43:00Z">
        <w:r w:rsidR="001875BA">
          <w:t>manifest themselves in convergence problems before the element actually inverts</w:t>
        </w:r>
      </w:ins>
      <w:ins w:id="2072" w:author="Steve Maas" w:date="2014-01-02T15:20:00Z">
        <w:r w:rsidR="001875BA">
          <w:t>.</w:t>
        </w:r>
      </w:ins>
    </w:p>
    <w:p w14:paraId="2FE44F59" w14:textId="77777777" w:rsidR="00235934" w:rsidRDefault="00235934" w:rsidP="00744FD9">
      <w:pPr>
        <w:rPr>
          <w:ins w:id="2073" w:author="Steve Maas" w:date="2014-01-02T15:20:00Z"/>
        </w:rPr>
      </w:pPr>
    </w:p>
    <w:p w14:paraId="64C4CC04" w14:textId="0EAA014A" w:rsidR="00235934" w:rsidRDefault="00B908BB">
      <w:pPr>
        <w:pStyle w:val="Heading4"/>
        <w:rPr>
          <w:ins w:id="2074" w:author="Steve Maas" w:date="2014-01-02T15:21:00Z"/>
        </w:rPr>
        <w:pPrChange w:id="2075" w:author="Steve Maas" w:date="2014-01-02T15:29:00Z">
          <w:pPr/>
        </w:pPrChange>
      </w:pPr>
      <w:bookmarkStart w:id="2076" w:name="_Ref376440249"/>
      <w:bookmarkStart w:id="2077" w:name="_Toc377547368"/>
      <w:ins w:id="2078" w:author="Steve Maas" w:date="2014-01-02T15:21:00Z">
        <w:r>
          <w:t>No loads applied</w:t>
        </w:r>
        <w:bookmarkEnd w:id="2076"/>
        <w:bookmarkEnd w:id="2077"/>
      </w:ins>
    </w:p>
    <w:p w14:paraId="608FFB56" w14:textId="6EB1A19A" w:rsidR="00B908BB" w:rsidRDefault="00B908BB">
      <w:pPr>
        <w:rPr>
          <w:ins w:id="2079" w:author="Steve Maas" w:date="2014-01-02T15:24:00Z"/>
        </w:rPr>
      </w:pPr>
      <w:ins w:id="2080" w:author="Steve Maas" w:date="2014-01-02T15:21:00Z">
        <w:r>
          <w:t xml:space="preserve">Ironically, when no loads are applied, FEBio will often struggle to find a solution. The reason (and solution!) is simple. </w:t>
        </w:r>
      </w:ins>
      <w:ins w:id="2081"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2082" w:author="Steve Maas" w:date="2014-01-02T15:37:00Z">
        <w:r w:rsidR="001F1DE6">
          <w:t xml:space="preserve">be </w:t>
        </w:r>
      </w:ins>
      <w:ins w:id="2083" w:author="Steve Maas" w:date="2014-01-02T15:22:00Z">
        <w:r>
          <w:t xml:space="preserve">able to satisfy the convergence criteria. </w:t>
        </w:r>
      </w:ins>
    </w:p>
    <w:p w14:paraId="0E5CE6F9" w14:textId="77777777" w:rsidR="00B908BB" w:rsidRDefault="00B908BB">
      <w:pPr>
        <w:rPr>
          <w:ins w:id="2084" w:author="Steve Maas" w:date="2014-01-02T15:24:00Z"/>
        </w:rPr>
      </w:pPr>
    </w:p>
    <w:p w14:paraId="1D159203" w14:textId="7A2D4201" w:rsidR="00B908BB" w:rsidRDefault="00B908BB">
      <w:pPr>
        <w:rPr>
          <w:ins w:id="2085" w:author="Steve Maas" w:date="2014-01-02T15:26:00Z"/>
        </w:rPr>
      </w:pPr>
      <w:ins w:id="2086" w:author="Steve Maas" w:date="2014-01-02T15:24:00Z">
        <w:r>
          <w:t xml:space="preserve">FEBio can actually detect this situation. It looks at the residual norm and when </w:t>
        </w:r>
      </w:ins>
      <w:ins w:id="2087" w:author="Steve Maas" w:date="2014-01-02T15:25:00Z">
        <w:r>
          <w:t xml:space="preserve">this is smaller than a user-defined limit it assumes that no loads are present and moves on </w:t>
        </w:r>
      </w:ins>
      <w:ins w:id="2088" w:author="Steve Maas" w:date="2014-01-02T15:37:00Z">
        <w:r w:rsidR="001F1DE6">
          <w:t xml:space="preserve">to </w:t>
        </w:r>
      </w:ins>
      <w:ins w:id="2089" w:author="Steve Maas" w:date="2014-01-02T15:25:00Z">
        <w:r>
          <w:t xml:space="preserve">the next time step. However, this limit is actually problem dependent and it can happen that for your particular problem the limit is </w:t>
        </w:r>
      </w:ins>
      <w:ins w:id="2090" w:author="Steve Maas" w:date="2014-01-02T15:37:00Z">
        <w:r w:rsidR="001F1DE6">
          <w:t xml:space="preserve">set </w:t>
        </w:r>
      </w:ins>
      <w:ins w:id="2091" w:author="Steve Maas" w:date="2014-01-02T15:25:00Z">
        <w:r>
          <w:t xml:space="preserve">too small. In that case, the solution is to increase the limit. This can be done by setting the </w:t>
        </w:r>
      </w:ins>
      <w:ins w:id="2092"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2093" w:author="Steve Maas" w:date="2014-01-02T15:26:00Z"/>
        </w:rPr>
      </w:pPr>
    </w:p>
    <w:p w14:paraId="23A28149" w14:textId="2B0EEBC1" w:rsidR="00B908BB" w:rsidRDefault="00B908BB">
      <w:pPr>
        <w:pStyle w:val="Code0"/>
        <w:rPr>
          <w:ins w:id="2094" w:author="Steve Maas" w:date="2014-01-02T15:26:00Z"/>
        </w:rPr>
        <w:pPrChange w:id="2095" w:author="Steve Maas" w:date="2014-01-02T15:26:00Z">
          <w:pPr/>
        </w:pPrChange>
      </w:pPr>
      <w:ins w:id="2096" w:author="Steve Maas" w:date="2014-01-02T15:26:00Z">
        <w:r>
          <w:t>&lt;min_residual&gt;1e-15&lt;/min_residual&gt;</w:t>
        </w:r>
      </w:ins>
    </w:p>
    <w:p w14:paraId="22CDD31A" w14:textId="77777777" w:rsidR="00B908BB" w:rsidRDefault="00B908BB">
      <w:pPr>
        <w:rPr>
          <w:ins w:id="2097" w:author="Steve Maas" w:date="2014-01-02T15:26:00Z"/>
        </w:rPr>
      </w:pPr>
    </w:p>
    <w:p w14:paraId="0B1040BA" w14:textId="77777777" w:rsidR="00B908BB" w:rsidRDefault="00B908BB">
      <w:pPr>
        <w:rPr>
          <w:ins w:id="2098" w:author="Steve Maas" w:date="2014-01-02T15:28:00Z"/>
        </w:rPr>
      </w:pPr>
      <w:ins w:id="2099" w:author="Steve Maas" w:date="2014-01-02T15:26:00Z">
        <w:r>
          <w:t xml:space="preserve">If </w:t>
        </w:r>
      </w:ins>
      <w:ins w:id="2100" w:author="Steve Maas" w:date="2014-01-02T15:27:00Z">
        <w:r>
          <w:t>the residual norm now drops below this value, FEBio will consider the time step converged and move on to the next time step.</w:t>
        </w:r>
      </w:ins>
    </w:p>
    <w:p w14:paraId="6E3B7E0C" w14:textId="77777777" w:rsidR="00B908BB" w:rsidRDefault="00B908BB">
      <w:pPr>
        <w:rPr>
          <w:ins w:id="2101" w:author="Steve Maas" w:date="2014-01-02T15:28:00Z"/>
        </w:rPr>
      </w:pPr>
    </w:p>
    <w:p w14:paraId="4D284970" w14:textId="631A52A4" w:rsidR="00B908BB" w:rsidRDefault="00B908BB">
      <w:pPr>
        <w:pStyle w:val="Heading4"/>
        <w:rPr>
          <w:ins w:id="2102" w:author="Steve Maas" w:date="2014-01-02T15:28:00Z"/>
        </w:rPr>
        <w:pPrChange w:id="2103" w:author="Steve Maas" w:date="2014-01-02T15:29:00Z">
          <w:pPr/>
        </w:pPrChange>
      </w:pPr>
      <w:bookmarkStart w:id="2104" w:name="_Toc377547369"/>
      <w:ins w:id="2105" w:author="Steve Maas" w:date="2014-01-02T15:28:00Z">
        <w:r>
          <w:t>Convergence Tolerance Too Tight</w:t>
        </w:r>
      </w:ins>
      <w:bookmarkEnd w:id="2104"/>
      <w:ins w:id="2106" w:author="Steve Maas" w:date="2014-01-02T15:27:00Z">
        <w:r>
          <w:t xml:space="preserve"> </w:t>
        </w:r>
      </w:ins>
    </w:p>
    <w:p w14:paraId="5A50E7F9" w14:textId="5154F3A8" w:rsidR="00B908BB" w:rsidRDefault="00B908BB">
      <w:pPr>
        <w:rPr>
          <w:ins w:id="2107" w:author="Steve Maas" w:date="2014-01-02T15:31:00Z"/>
        </w:rPr>
      </w:pPr>
      <w:ins w:id="2108" w:author="Steve Maas" w:date="2014-01-02T15:28:00Z">
        <w:r>
          <w:t xml:space="preserve">In some cases, the default convergence tolerances are too tight and FEBio will not be able to converge. In that case, adjusting the affected </w:t>
        </w:r>
      </w:ins>
      <w:ins w:id="2109" w:author="Steve Maas" w:date="2014-01-02T15:29:00Z">
        <w:r>
          <w:t>convergence</w:t>
        </w:r>
      </w:ins>
      <w:ins w:id="2110" w:author="Steve Maas" w:date="2014-01-02T15:28:00Z">
        <w:r>
          <w:t xml:space="preserve"> </w:t>
        </w:r>
      </w:ins>
      <w:ins w:id="2111" w:author="Steve Maas" w:date="2014-01-02T15:29:00Z">
        <w:r>
          <w:t xml:space="preserve">norms is a possible solution. </w:t>
        </w:r>
      </w:ins>
      <w:ins w:id="2112" w:author="Steve Maas" w:date="2014-01-02T15:30:00Z">
        <w:r>
          <w:t xml:space="preserve">This is done by editing the corresponding norms in the Control section of the input file. However, </w:t>
        </w:r>
      </w:ins>
      <w:ins w:id="2113" w:author="Steve Maas" w:date="2014-01-02T15:31:00Z">
        <w:r w:rsidR="001F1DE6">
          <w:t xml:space="preserve">this should only be done when no other cause can be identified for the convergence problems. </w:t>
        </w:r>
      </w:ins>
    </w:p>
    <w:p w14:paraId="4BF000A1" w14:textId="77777777" w:rsidR="001F1DE6" w:rsidRDefault="001F1DE6">
      <w:pPr>
        <w:rPr>
          <w:ins w:id="2114" w:author="Steve Maas" w:date="2014-01-02T15:31:00Z"/>
        </w:rPr>
      </w:pPr>
    </w:p>
    <w:p w14:paraId="431465B3" w14:textId="1B11374E" w:rsidR="001F1DE6" w:rsidRDefault="001F1DE6">
      <w:pPr>
        <w:pStyle w:val="Heading4"/>
        <w:rPr>
          <w:ins w:id="2115" w:author="Steve Maas" w:date="2014-01-02T15:32:00Z"/>
        </w:rPr>
        <w:pPrChange w:id="2116" w:author="Steve Maas" w:date="2014-01-02T15:31:00Z">
          <w:pPr/>
        </w:pPrChange>
      </w:pPr>
      <w:bookmarkStart w:id="2117" w:name="_Toc377547370"/>
      <w:ins w:id="2118" w:author="Steve Maas" w:date="2014-01-02T15:32:00Z">
        <w:r>
          <w:t>Forcing convergence</w:t>
        </w:r>
        <w:bookmarkEnd w:id="2117"/>
      </w:ins>
    </w:p>
    <w:p w14:paraId="4D1F6AB8" w14:textId="77777777" w:rsidR="001F1DE6" w:rsidRDefault="001F1DE6" w:rsidP="00847E07">
      <w:pPr>
        <w:rPr>
          <w:ins w:id="2119" w:author="Steve Maas" w:date="2014-01-02T15:40:00Z"/>
        </w:rPr>
      </w:pPr>
      <w:ins w:id="2120" w:author="Steve Maas" w:date="2014-01-02T15:32:00Z">
        <w:r>
          <w:t xml:space="preserve">It is possible to force a time step to converge. This can be done by interrupting the run (using ctrl+c) </w:t>
        </w:r>
      </w:ins>
      <w:ins w:id="2121"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2122" w:author="Steve Maas" w:date="2014-01-02T15:35:00Z">
        <w:r>
          <w:fldChar w:fldCharType="begin"/>
        </w:r>
        <w:r>
          <w:instrText xml:space="preserve"> REF _Ref376440249 \r \h </w:instrText>
        </w:r>
      </w:ins>
      <w:r>
        <w:fldChar w:fldCharType="separate"/>
      </w:r>
      <w:ins w:id="2123" w:author="Steve Maas" w:date="2014-01-02T15:35:00Z">
        <w:r>
          <w:t xml:space="preserve">8.3.2.1. </w:t>
        </w:r>
        <w:r>
          <w:fldChar w:fldCharType="end"/>
        </w:r>
        <w:r>
          <w:t xml:space="preserve">) or when you want to store the current state to the plot </w:t>
        </w:r>
      </w:ins>
      <w:ins w:id="2124" w:author="Steve Maas" w:date="2014-01-02T15:39:00Z">
        <w:r>
          <w:t xml:space="preserve">file </w:t>
        </w:r>
      </w:ins>
      <w:ins w:id="2125"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2126" w:author="Steve Maas" w:date="2014-01-02T15:40:00Z"/>
        </w:rPr>
        <w:pPrChange w:id="2127" w:author="Steve Maas" w:date="2014-01-02T15:40:00Z">
          <w:pPr/>
        </w:pPrChange>
      </w:pPr>
      <w:bookmarkStart w:id="2128" w:name="_Toc377547371"/>
      <w:ins w:id="2129" w:author="Steve Maas" w:date="2014-01-02T15:40:00Z">
        <w:r>
          <w:t>Problems due to Contact</w:t>
        </w:r>
        <w:bookmarkEnd w:id="2128"/>
      </w:ins>
    </w:p>
    <w:p w14:paraId="736DD6E8" w14:textId="21472401" w:rsidR="001F1DE6" w:rsidRPr="00FE00A6" w:rsidRDefault="001F1DE6">
      <w:pPr>
        <w:rPr>
          <w:ins w:id="2130" w:author="Steve Maas" w:date="2014-01-02T15:40:00Z"/>
        </w:rPr>
      </w:pPr>
      <w:ins w:id="2131" w:author="Steve Maas" w:date="2014-01-02T15:40:00Z">
        <w:r>
          <w:t>When contact interfaces are defined</w:t>
        </w:r>
      </w:ins>
      <w:ins w:id="2132" w:author="Steve Maas" w:date="2014-01-02T15:43:00Z">
        <w:r w:rsidR="001875BA">
          <w:t>,</w:t>
        </w:r>
      </w:ins>
      <w:ins w:id="2133" w:author="Steve Maas" w:date="2014-01-02T15:40:00Z">
        <w:r>
          <w:t xml:space="preserve"> convergence problems </w:t>
        </w:r>
      </w:ins>
      <w:ins w:id="2134" w:author="Steve Maas" w:date="2014-01-02T15:41:00Z">
        <w:r>
          <w:t xml:space="preserve">can often be traced back to problems with the contact interfaces. </w:t>
        </w:r>
      </w:ins>
      <w:ins w:id="2135" w:author="Steve Maas" w:date="2014-01-02T15:43:00Z">
        <w:r w:rsidR="001875BA">
          <w:t xml:space="preserve">See section </w:t>
        </w:r>
      </w:ins>
      <w:ins w:id="2136" w:author="Steve Maas" w:date="2014-01-02T15:44:00Z">
        <w:r w:rsidR="001875BA">
          <w:fldChar w:fldCharType="begin"/>
        </w:r>
        <w:r w:rsidR="001875BA">
          <w:instrText xml:space="preserve"> REF _Ref376440776 \r \h </w:instrText>
        </w:r>
      </w:ins>
      <w:r w:rsidR="001875BA">
        <w:fldChar w:fldCharType="separate"/>
      </w:r>
      <w:ins w:id="2137"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2138" w:author="Steve Maas" w:date="2014-01-02T15:39:00Z"/>
        </w:rPr>
      </w:pPr>
      <w:ins w:id="2139" w:author="Steve Maas" w:date="2014-01-02T15:36:00Z">
        <w:r>
          <w:t xml:space="preserve"> </w:t>
        </w:r>
      </w:ins>
    </w:p>
    <w:p w14:paraId="6CE4BA8C" w14:textId="64B5A223" w:rsidR="00744FD9" w:rsidDel="001F1DE6" w:rsidRDefault="00744FD9" w:rsidP="007D6F0D">
      <w:pPr>
        <w:pStyle w:val="ListParagraph"/>
        <w:numPr>
          <w:ilvl w:val="0"/>
          <w:numId w:val="56"/>
        </w:numPr>
        <w:rPr>
          <w:del w:id="2140" w:author="Steve Maas" w:date="2014-01-02T15:39:00Z"/>
        </w:rPr>
      </w:pPr>
      <w:del w:id="2141"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2142" w:author="Steve Maas" w:date="2014-01-02T15:39:00Z"/>
        </w:rPr>
      </w:pPr>
      <w:del w:id="2143"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2144" w:author="Steve Maas" w:date="2014-01-02T15:39:00Z"/>
        </w:rPr>
      </w:pPr>
      <w:del w:id="2145"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2146" w:author="Steve Maas" w:date="2014-01-02T15:39:00Z"/>
        </w:rPr>
      </w:pPr>
    </w:p>
    <w:p w14:paraId="23D6B954" w14:textId="43170932" w:rsidR="000140F2" w:rsidDel="001F1DE6" w:rsidRDefault="000140F2" w:rsidP="000140F2">
      <w:pPr>
        <w:rPr>
          <w:del w:id="2147"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2148" w:name="_Ref376440776"/>
      <w:bookmarkStart w:id="2149" w:name="_Toc377547372"/>
      <w:ins w:id="2150" w:author="Steve Maas" w:date="2014-01-02T15:18:00Z">
        <w:r>
          <w:t>G</w:t>
        </w:r>
      </w:ins>
      <w:del w:id="2151" w:author="Steve Maas" w:date="2014-01-02T15:18:00Z">
        <w:r w:rsidR="00847E07" w:rsidDel="00973685">
          <w:delText xml:space="preserve">Debugging </w:delText>
        </w:r>
      </w:del>
      <w:ins w:id="2152" w:author="Steve Maas" w:date="2014-01-02T15:18:00Z">
        <w:r w:rsidR="00973685">
          <w:t xml:space="preserve">uidelines for </w:t>
        </w:r>
      </w:ins>
      <w:r w:rsidR="00847E07">
        <w:t>Contact</w:t>
      </w:r>
      <w:ins w:id="2153" w:author="Steve Maas" w:date="2014-01-02T15:18:00Z">
        <w:r w:rsidR="00973685">
          <w:t xml:space="preserve"> Problems</w:t>
        </w:r>
      </w:ins>
      <w:bookmarkEnd w:id="2148"/>
      <w:bookmarkEnd w:id="2149"/>
    </w:p>
    <w:p w14:paraId="06AE9710" w14:textId="716A9ED0" w:rsidR="00AF4453" w:rsidRDefault="00AF4453">
      <w:pPr>
        <w:rPr>
          <w:ins w:id="2154" w:author="Steve Maas" w:date="2014-01-02T15:47:00Z"/>
        </w:rPr>
      </w:pPr>
      <w:ins w:id="2155"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2156" w:author="Steve Maas" w:date="2014-01-02T15:47:00Z">
        <w:r>
          <w:t>It is hoped that the guidelines presented in this section may prevent many of the most common problems with contact.</w:t>
        </w:r>
      </w:ins>
    </w:p>
    <w:p w14:paraId="7A0D75BC" w14:textId="77777777" w:rsidR="00AF4453" w:rsidRDefault="00AF4453">
      <w:pPr>
        <w:rPr>
          <w:ins w:id="2157" w:author="Steve Maas" w:date="2014-01-02T15:48:00Z"/>
        </w:rPr>
      </w:pPr>
    </w:p>
    <w:p w14:paraId="294813C0" w14:textId="0A48032F" w:rsidR="00AF4453" w:rsidRDefault="00AF4453">
      <w:pPr>
        <w:rPr>
          <w:ins w:id="2158" w:author="Steve Maas" w:date="2014-01-02T15:48:00Z"/>
        </w:rPr>
      </w:pPr>
      <w:ins w:id="2159" w:author="Steve Maas" w:date="2014-01-02T15:48:00Z">
        <w:r>
          <w:t xml:space="preserve">Most of the contact algorithms implemented in FEBio </w:t>
        </w:r>
      </w:ins>
      <w:ins w:id="2160" w:author="Steve Maas" w:date="2014-01-02T15:49:00Z">
        <w:r>
          <w:t>offer two contact enforcement methods</w:t>
        </w:r>
      </w:ins>
      <w:ins w:id="2161" w:author="Steve Maas" w:date="2014-01-02T15:48:00Z">
        <w:r>
          <w:t xml:space="preserve">: </w:t>
        </w:r>
      </w:ins>
      <w:ins w:id="2162" w:author="Steve Maas" w:date="2014-01-02T15:49:00Z">
        <w:r>
          <w:t xml:space="preserve">a </w:t>
        </w:r>
      </w:ins>
      <w:ins w:id="2163" w:author="Steve Maas" w:date="2014-01-02T15:48:00Z">
        <w:r>
          <w:t xml:space="preserve">penalty method and </w:t>
        </w:r>
      </w:ins>
      <w:ins w:id="2164" w:author="Steve Maas" w:date="2014-01-02T15:49:00Z">
        <w:r>
          <w:t>an augmented Lagrangian method. Since the strategies fo</w:t>
        </w:r>
        <w:r w:rsidR="0045012B">
          <w:t>r these two methods are slightl</w:t>
        </w:r>
      </w:ins>
      <w:ins w:id="2165" w:author="Steve Maas" w:date="2014-01-02T15:51:00Z">
        <w:r w:rsidR="0045012B">
          <w:t>y</w:t>
        </w:r>
      </w:ins>
      <w:ins w:id="2166" w:author="Steve Maas" w:date="2014-01-02T15:49:00Z">
        <w:r>
          <w:t xml:space="preserve"> different, we will look at them separately.</w:t>
        </w:r>
      </w:ins>
      <w:ins w:id="2167" w:author="Steve Maas" w:date="2014-01-02T15:50:00Z">
        <w:r>
          <w:t xml:space="preserve"> These algorithms are discussed in much more detail in the FEBio Theory Manual.</w:t>
        </w:r>
      </w:ins>
    </w:p>
    <w:p w14:paraId="225B7299" w14:textId="77777777" w:rsidR="00AF4453" w:rsidRDefault="00AF4453">
      <w:pPr>
        <w:rPr>
          <w:ins w:id="2168" w:author="Steve Maas" w:date="2014-01-02T15:50:00Z"/>
        </w:rPr>
      </w:pPr>
    </w:p>
    <w:p w14:paraId="0DD97266" w14:textId="0F9E31AB" w:rsidR="00AF4453" w:rsidRDefault="00AF4453">
      <w:pPr>
        <w:pStyle w:val="Heading3"/>
        <w:rPr>
          <w:ins w:id="2169" w:author="Steve Maas" w:date="2014-01-02T15:50:00Z"/>
        </w:rPr>
        <w:pPrChange w:id="2170" w:author="Steve Maas" w:date="2014-01-02T15:50:00Z">
          <w:pPr/>
        </w:pPrChange>
      </w:pPr>
      <w:bookmarkStart w:id="2171" w:name="_Toc377547373"/>
      <w:ins w:id="2172" w:author="Steve Maas" w:date="2014-01-02T15:50:00Z">
        <w:r>
          <w:t>The penalty method</w:t>
        </w:r>
        <w:bookmarkEnd w:id="2171"/>
      </w:ins>
    </w:p>
    <w:p w14:paraId="4A192C2F" w14:textId="7503A811" w:rsidR="0045012B" w:rsidRDefault="0045012B">
      <w:pPr>
        <w:rPr>
          <w:ins w:id="2173" w:author="Steve Maas" w:date="2014-01-02T15:54:00Z"/>
        </w:rPr>
      </w:pPr>
      <w:ins w:id="2174" w:author="Steve Maas" w:date="2014-01-02T15:51:00Z">
        <w:r>
          <w:t xml:space="preserve">The penalty method enforces contact by </w:t>
        </w:r>
      </w:ins>
      <w:ins w:id="2175" w:author="Steve Maas" w:date="2014-01-02T15:52:00Z">
        <w:r>
          <w:t>“</w:t>
        </w:r>
      </w:ins>
      <w:ins w:id="2176" w:author="Steve Maas" w:date="2014-01-02T15:51:00Z">
        <w:r>
          <w:t>penalizing</w:t>
        </w:r>
      </w:ins>
      <w:ins w:id="2177" w:author="Steve Maas" w:date="2014-01-02T15:52:00Z">
        <w:r>
          <w:t xml:space="preserve">” </w:t>
        </w:r>
      </w:ins>
      <w:ins w:id="2178" w:author="Steve Maas" w:date="2014-01-02T15:58:00Z">
        <w:r>
          <w:t xml:space="preserve">(in an energy sense) any </w:t>
        </w:r>
      </w:ins>
      <w:ins w:id="2179" w:author="Steve Maas" w:date="2014-01-02T15:52:00Z">
        <w:r>
          <w:t>deviation from the contact constraint. In other words, when the two contacting surfaces penetrate</w:t>
        </w:r>
      </w:ins>
      <w:ins w:id="2180" w:author="Steve Maas" w:date="2014-01-02T15:54:00Z">
        <w:r>
          <w:t>,</w:t>
        </w:r>
      </w:ins>
      <w:ins w:id="2181" w:author="Steve Maas" w:date="2014-01-02T15:52:00Z">
        <w:r>
          <w:t xml:space="preserve"> a force is generated proportional to the distance of </w:t>
        </w:r>
      </w:ins>
      <w:ins w:id="2182" w:author="Steve Maas" w:date="2014-01-02T15:54:00Z">
        <w:r>
          <w:t>penetration</w:t>
        </w:r>
      </w:ins>
      <w:ins w:id="2183" w:author="Steve Maas" w:date="2014-01-02T15:52:00Z">
        <w:r>
          <w:t xml:space="preserve">, </w:t>
        </w:r>
      </w:ins>
      <w:ins w:id="2184" w:author="Steve Maas" w:date="2014-01-02T15:54:00Z">
        <w:r>
          <w:t>which</w:t>
        </w:r>
      </w:ins>
      <w:ins w:id="2185" w:author="Steve Maas" w:date="2014-01-02T15:52:00Z">
        <w:r>
          <w:t xml:space="preserve"> has the effect that the surfaces will </w:t>
        </w:r>
      </w:ins>
      <w:ins w:id="2186" w:author="Steve Maas" w:date="2014-01-02T15:59:00Z">
        <w:r>
          <w:t xml:space="preserve">now </w:t>
        </w:r>
      </w:ins>
      <w:ins w:id="2187" w:author="Steve Maas" w:date="2014-01-02T15:52:00Z">
        <w:r>
          <w:t xml:space="preserve">repell each other. The </w:t>
        </w:r>
      </w:ins>
      <w:ins w:id="2188" w:author="Steve Maas" w:date="2014-01-02T15:53:00Z">
        <w:r>
          <w:t>strength</w:t>
        </w:r>
      </w:ins>
      <w:ins w:id="2189" w:author="Steve Maas" w:date="2014-01-02T15:52:00Z">
        <w:r>
          <w:t xml:space="preserve"> </w:t>
        </w:r>
      </w:ins>
      <w:ins w:id="2190"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2191" w:author="Steve Maas" w:date="2014-01-02T15:54:00Z"/>
        </w:rPr>
      </w:pPr>
    </w:p>
    <w:p w14:paraId="4627CF38" w14:textId="6FE23FC9" w:rsidR="00AF4453" w:rsidRDefault="0045012B">
      <w:pPr>
        <w:rPr>
          <w:ins w:id="2192" w:author="Steve Maas" w:date="2014-01-02T16:02:00Z"/>
        </w:rPr>
      </w:pPr>
      <w:ins w:id="2193"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2194" w:author="Steve Maas" w:date="2014-01-02T15:56:00Z">
        <w:r>
          <w:t xml:space="preserve">cause the problem to become unstable since the contact force (and corresponding stiffness) will </w:t>
        </w:r>
      </w:ins>
      <w:ins w:id="2195" w:author="Steve Maas" w:date="2014-01-02T15:57:00Z">
        <w:r>
          <w:t xml:space="preserve">dominate the other forces in the model. </w:t>
        </w:r>
      </w:ins>
      <w:ins w:id="2196" w:author="Steve Maas" w:date="2014-01-02T15:59:00Z">
        <w:r>
          <w:t xml:space="preserve">Choosing a good penalty factor can thus be often difficult and </w:t>
        </w:r>
      </w:ins>
      <w:ins w:id="2197" w:author="Steve Maas" w:date="2014-01-02T16:00:00Z">
        <w:r>
          <w:t xml:space="preserve">may require several attempts before getting it “right”. To help with choosing a penalty factor, FEBio offers the </w:t>
        </w:r>
      </w:ins>
      <w:ins w:id="2198" w:author="Steve Maas" w:date="2014-01-02T16:01:00Z">
        <w:r>
          <w:rPr>
            <w:i/>
          </w:rPr>
          <w:t xml:space="preserve">auto_penalty </w:t>
        </w:r>
        <w:r>
          <w:t xml:space="preserve">option for many of its contact interfaces which will </w:t>
        </w:r>
        <w:r w:rsidR="00ED646C">
          <w:t>estimate a good penalty factor based on element size</w:t>
        </w:r>
      </w:ins>
      <w:ins w:id="2199" w:author="Steve Maas" w:date="2014-01-02T16:02:00Z">
        <w:r w:rsidR="00ED646C">
          <w:t xml:space="preserve"> and initial</w:t>
        </w:r>
      </w:ins>
      <w:ins w:id="2200" w:author="Steve Maas" w:date="2014-01-02T16:01:00Z">
        <w:r w:rsidR="00ED646C">
          <w:t xml:space="preserve"> material stiffness</w:t>
        </w:r>
      </w:ins>
      <w:ins w:id="2201"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2202" w:author="Steve Maas" w:date="2014-01-02T16:02:00Z"/>
        </w:rPr>
      </w:pPr>
    </w:p>
    <w:p w14:paraId="55B6048B" w14:textId="2173F2FB" w:rsidR="00ED646C" w:rsidRDefault="00ED646C">
      <w:pPr>
        <w:pStyle w:val="Heading3"/>
        <w:rPr>
          <w:ins w:id="2203" w:author="Steve Maas" w:date="2014-01-02T16:02:00Z"/>
        </w:rPr>
        <w:pPrChange w:id="2204" w:author="Steve Maas" w:date="2014-01-02T16:02:00Z">
          <w:pPr/>
        </w:pPrChange>
      </w:pPr>
      <w:bookmarkStart w:id="2205" w:name="_Toc377547374"/>
      <w:ins w:id="2206" w:author="Steve Maas" w:date="2014-01-02T16:02:00Z">
        <w:r>
          <w:t>Augmented Lagrangian Method</w:t>
        </w:r>
        <w:bookmarkEnd w:id="2205"/>
      </w:ins>
    </w:p>
    <w:p w14:paraId="42D93285" w14:textId="487B8B07" w:rsidR="00ED646C" w:rsidRDefault="00ED646C">
      <w:pPr>
        <w:rPr>
          <w:ins w:id="2207" w:author="Steve Maas" w:date="2014-01-02T16:06:00Z"/>
        </w:rPr>
      </w:pPr>
      <w:ins w:id="2208" w:author="Steve Maas" w:date="2014-01-02T16:03:00Z">
        <w:r>
          <w:t>In theory, in the presence of constraints, the corresponding Lagrange multipliers must be calculated which</w:t>
        </w:r>
      </w:ins>
      <w:ins w:id="2209" w:author="Steve Maas" w:date="2014-01-02T16:04:00Z">
        <w:r>
          <w:t>,</w:t>
        </w:r>
      </w:ins>
      <w:ins w:id="2210" w:author="Steve Maas" w:date="2014-01-02T16:03:00Z">
        <w:r>
          <w:t xml:space="preserve"> in the case of contact</w:t>
        </w:r>
      </w:ins>
      <w:ins w:id="2211" w:author="Steve Maas" w:date="2014-01-02T16:04:00Z">
        <w:r>
          <w:t>,</w:t>
        </w:r>
      </w:ins>
      <w:ins w:id="2212" w:author="Steve Maas" w:date="2014-01-02T16:03:00Z">
        <w:r>
          <w:t xml:space="preserve"> correspond to the contact forces that enforce the contact constraint exactly. </w:t>
        </w:r>
      </w:ins>
      <w:ins w:id="2213" w:author="Steve Maas" w:date="2014-01-02T16:04:00Z">
        <w:r>
          <w:t xml:space="preserve">Unfortunately, the exact evaluation of these Lagrange multiplies is numerically very challenging and therefore in FEBio it was </w:t>
        </w:r>
      </w:ins>
      <w:ins w:id="2214" w:author="Steve Maas" w:date="2014-01-02T16:06:00Z">
        <w:r>
          <w:t>decided</w:t>
        </w:r>
      </w:ins>
      <w:ins w:id="2215" w:author="Steve Maas" w:date="2014-01-02T16:04:00Z">
        <w:r>
          <w:t xml:space="preserve"> to evaluate these Lagrange multipliers in an iterative method, named the </w:t>
        </w:r>
      </w:ins>
      <w:ins w:id="2216" w:author="Steve Maas" w:date="2014-01-02T16:05:00Z">
        <w:r>
          <w:rPr>
            <w:i/>
          </w:rPr>
          <w:t xml:space="preserve">Augmented Lagrangian </w:t>
        </w:r>
        <w:r>
          <w:t xml:space="preserve">method. </w:t>
        </w:r>
      </w:ins>
      <w:ins w:id="2217" w:author="Steve Maas" w:date="2014-01-02T16:06:00Z">
        <w:r>
          <w:t xml:space="preserve">Using this </w:t>
        </w:r>
        <w:r>
          <w:lastRenderedPageBreak/>
          <w:t>method, FEBio will solve a time step several times</w:t>
        </w:r>
      </w:ins>
      <w:ins w:id="2218" w:author="Steve Maas" w:date="2014-01-02T16:11:00Z">
        <w:r>
          <w:t xml:space="preserve"> (these iterations are termed </w:t>
        </w:r>
        <w:r>
          <w:rPr>
            <w:i/>
          </w:rPr>
          <w:t>augmentations</w:t>
        </w:r>
        <w:r>
          <w:t>)</w:t>
        </w:r>
      </w:ins>
      <w:ins w:id="2219" w:author="Steve Maas" w:date="2014-01-02T16:06:00Z">
        <w:r>
          <w:t>, where each time the approximate Lagrange mutlipliers are updated</w:t>
        </w:r>
      </w:ins>
      <w:ins w:id="2220" w:author="Steve Maas" w:date="2014-01-02T16:11:00Z">
        <w:r>
          <w:t xml:space="preserve"> (or </w:t>
        </w:r>
        <w:r>
          <w:rPr>
            <w:i/>
          </w:rPr>
          <w:t>augmented</w:t>
        </w:r>
        <w:r>
          <w:t>)</w:t>
        </w:r>
      </w:ins>
      <w:ins w:id="2221" w:author="Steve Maas" w:date="2014-01-02T16:06:00Z">
        <w:r>
          <w:t xml:space="preserve">. </w:t>
        </w:r>
      </w:ins>
    </w:p>
    <w:p w14:paraId="458409C5" w14:textId="77777777" w:rsidR="00ED646C" w:rsidRDefault="00ED646C">
      <w:pPr>
        <w:rPr>
          <w:ins w:id="2222" w:author="Steve Maas" w:date="2014-01-02T16:07:00Z"/>
        </w:rPr>
      </w:pPr>
    </w:p>
    <w:p w14:paraId="0B6F09FF" w14:textId="09600A38" w:rsidR="00ED646C" w:rsidRDefault="00ED646C">
      <w:pPr>
        <w:rPr>
          <w:ins w:id="2223" w:author="Steve Maas" w:date="2014-01-02T16:11:00Z"/>
        </w:rPr>
      </w:pPr>
      <w:ins w:id="2224" w:author="Steve Maas" w:date="2014-01-02T16:07:00Z">
        <w:r>
          <w:t>The obvious drawback of this method is that now each time step has to be solved several times. However, the advantage of avoiding the numerical problems of obtain</w:t>
        </w:r>
      </w:ins>
      <w:ins w:id="2225" w:author="Steve Maas" w:date="2014-01-02T16:08:00Z">
        <w:r>
          <w:t>ing</w:t>
        </w:r>
      </w:ins>
      <w:ins w:id="2226" w:author="Steve Maas" w:date="2014-01-02T16:07:00Z">
        <w:r>
          <w:t xml:space="preserve"> the exact Lagrange multipliers </w:t>
        </w:r>
      </w:ins>
      <w:ins w:id="2227" w:author="Steve Maas" w:date="2014-01-02T16:08:00Z">
        <w:r>
          <w:t xml:space="preserve">and </w:t>
        </w:r>
      </w:ins>
      <w:ins w:id="2228" w:author="Steve Maas" w:date="2014-01-02T16:09:00Z">
        <w:r>
          <w:t>the</w:t>
        </w:r>
      </w:ins>
      <w:ins w:id="2229" w:author="Steve Maas" w:date="2014-01-02T16:08:00Z">
        <w:r>
          <w:t xml:space="preserve"> </w:t>
        </w:r>
      </w:ins>
      <w:ins w:id="2230"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2231" w:author="Steve Maas" w:date="2014-01-02T16:10:00Z">
        <w:r>
          <w:t>to</w:t>
        </w:r>
      </w:ins>
      <w:ins w:id="2232" w:author="Steve Maas" w:date="2014-01-02T16:09:00Z">
        <w:r>
          <w:t xml:space="preserve"> the penalty </w:t>
        </w:r>
      </w:ins>
      <w:ins w:id="2233" w:author="Steve Maas" w:date="2014-01-02T16:10:00Z">
        <w:r>
          <w:t xml:space="preserve">method. </w:t>
        </w:r>
      </w:ins>
    </w:p>
    <w:p w14:paraId="43097893" w14:textId="77777777" w:rsidR="002357E5" w:rsidRDefault="002357E5">
      <w:pPr>
        <w:rPr>
          <w:ins w:id="2234" w:author="Steve Maas" w:date="2014-01-02T16:11:00Z"/>
        </w:rPr>
      </w:pPr>
    </w:p>
    <w:p w14:paraId="5D637D5C" w14:textId="6200D18E" w:rsidR="002357E5" w:rsidRDefault="002357E5">
      <w:pPr>
        <w:rPr>
          <w:ins w:id="2235" w:author="Steve Maas" w:date="2014-01-02T16:13:00Z"/>
        </w:rPr>
      </w:pPr>
      <w:ins w:id="2236" w:author="Steve Maas" w:date="2014-01-02T16:11:00Z">
        <w:r>
          <w:t xml:space="preserve">So why not just use the augmented Lagrangian method? Well, often the penalty method will give good results and since the penalty method is much faster, it is often the </w:t>
        </w:r>
      </w:ins>
      <w:ins w:id="2237" w:author="Steve Maas" w:date="2014-01-02T16:13:00Z">
        <w:r>
          <w:t>preferred</w:t>
        </w:r>
      </w:ins>
      <w:ins w:id="2238" w:author="Steve Maas" w:date="2014-01-02T16:11:00Z">
        <w:r>
          <w:t xml:space="preserve"> choice</w:t>
        </w:r>
      </w:ins>
      <w:ins w:id="2239" w:author="Steve Maas" w:date="2014-01-02T16:13:00Z">
        <w:r>
          <w:t xml:space="preserve"> of many analysists</w:t>
        </w:r>
      </w:ins>
      <w:ins w:id="2240" w:author="Steve Maas" w:date="2014-01-02T16:11:00Z">
        <w:r>
          <w:t xml:space="preserve">. </w:t>
        </w:r>
      </w:ins>
    </w:p>
    <w:p w14:paraId="5474225B" w14:textId="77777777" w:rsidR="002357E5" w:rsidRDefault="002357E5">
      <w:pPr>
        <w:rPr>
          <w:ins w:id="2241" w:author="Steve Maas" w:date="2014-01-02T16:13:00Z"/>
        </w:rPr>
      </w:pPr>
    </w:p>
    <w:p w14:paraId="0656DADF" w14:textId="4E644F15" w:rsidR="002357E5" w:rsidRDefault="002357E5">
      <w:pPr>
        <w:rPr>
          <w:ins w:id="2242" w:author="Steve Maas" w:date="2014-01-02T16:18:00Z"/>
        </w:rPr>
      </w:pPr>
      <w:ins w:id="2243" w:author="Steve Maas" w:date="2014-01-02T16:13:00Z">
        <w:r>
          <w:t xml:space="preserve">In many cases, users are only interested in the final time step. For these users it </w:t>
        </w:r>
      </w:ins>
      <w:ins w:id="2244" w:author="Steve Maas" w:date="2014-01-02T16:14:00Z">
        <w:r>
          <w:t xml:space="preserve">may be </w:t>
        </w:r>
      </w:ins>
      <w:ins w:id="2245" w:author="Steve Maas" w:date="2014-01-02T16:13:00Z">
        <w:r>
          <w:t xml:space="preserve">of interest that it </w:t>
        </w:r>
      </w:ins>
      <w:ins w:id="2246" w:author="Steve Maas" w:date="2014-01-02T16:14:00Z">
        <w:r>
          <w:t xml:space="preserve">is </w:t>
        </w:r>
      </w:ins>
      <w:ins w:id="2247" w:author="Steve Maas" w:date="2014-01-02T16:13:00Z">
        <w:r>
          <w:t xml:space="preserve">possible to </w:t>
        </w:r>
      </w:ins>
      <w:ins w:id="2248" w:author="Steve Maas" w:date="2014-01-02T16:14:00Z">
        <w:r>
          <w:t xml:space="preserve">use the augmented Lagrange method only in the final time step. </w:t>
        </w:r>
      </w:ins>
      <w:ins w:id="2249" w:author="Steve Maas" w:date="2014-01-02T16:15:00Z">
        <w:r>
          <w:t xml:space="preserve">This can be done by defining a loadcurve for the </w:t>
        </w:r>
        <w:r>
          <w:rPr>
            <w:i/>
          </w:rPr>
          <w:t xml:space="preserve">laugon </w:t>
        </w:r>
        <w:r>
          <w:t xml:space="preserve">contact parameter. Then, define </w:t>
        </w:r>
      </w:ins>
      <w:ins w:id="2250" w:author="Steve Maas" w:date="2014-01-02T16:16:00Z">
        <w:r>
          <w:t>the corresponding</w:t>
        </w:r>
      </w:ins>
      <w:ins w:id="2251" w:author="Steve Maas" w:date="2014-01-02T16:15:00Z">
        <w:r>
          <w:t xml:space="preserve"> loadcurve </w:t>
        </w:r>
      </w:ins>
      <w:ins w:id="2252"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2253" w:author="Steve Maas" w:date="2014-01-02T16:18:00Z"/>
        </w:rPr>
      </w:pPr>
    </w:p>
    <w:p w14:paraId="3E99E3C8" w14:textId="76809094" w:rsidR="002357E5" w:rsidRDefault="002357E5">
      <w:pPr>
        <w:pStyle w:val="Heading3"/>
        <w:rPr>
          <w:ins w:id="2254" w:author="Steve Maas" w:date="2014-01-02T16:18:00Z"/>
        </w:rPr>
        <w:pPrChange w:id="2255" w:author="Steve Maas" w:date="2014-01-02T16:18:00Z">
          <w:pPr/>
        </w:pPrChange>
      </w:pPr>
      <w:bookmarkStart w:id="2256" w:name="_Toc377547375"/>
      <w:ins w:id="2257" w:author="Steve Maas" w:date="2014-01-02T16:18:00Z">
        <w:r>
          <w:t>Initial Separation</w:t>
        </w:r>
        <w:bookmarkEnd w:id="2256"/>
      </w:ins>
    </w:p>
    <w:p w14:paraId="30C451BD" w14:textId="50FA4B03" w:rsidR="002357E5" w:rsidRPr="00FE00A6" w:rsidRDefault="002357E5">
      <w:pPr>
        <w:rPr>
          <w:ins w:id="2258" w:author="Steve Maas" w:date="2014-01-02T16:14:00Z"/>
        </w:rPr>
      </w:pPr>
      <w:ins w:id="2259"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2260" w:author="Steve Maas" w:date="2014-01-02T16:21:00Z">
        <w:r w:rsidR="00997C6C">
          <w:t xml:space="preserve">Another way around this issue is to first use a displacement to bring the </w:t>
        </w:r>
      </w:ins>
      <w:ins w:id="2261" w:author="Steve Maas" w:date="2014-01-02T16:22:00Z">
        <w:r w:rsidR="00997C6C">
          <w:t>surfaces in contact and then replace the displacement with a force.</w:t>
        </w:r>
      </w:ins>
    </w:p>
    <w:p w14:paraId="02DAECC9" w14:textId="5B2E1F27" w:rsidR="00847E07" w:rsidDel="002357E5" w:rsidRDefault="00847E07">
      <w:pPr>
        <w:rPr>
          <w:del w:id="2262" w:author="Steve Maas" w:date="2014-01-02T16:18:00Z"/>
        </w:rPr>
      </w:pPr>
      <w:del w:id="2263"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2264" w:author="Steve Maas" w:date="2014-01-02T16:18:00Z"/>
        </w:rPr>
      </w:pPr>
      <w:del w:id="2265"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2266" w:author="Steve Maas" w:date="2014-01-02T16:18:00Z"/>
        </w:rPr>
      </w:pPr>
      <w:del w:id="2267"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2268" w:author="Steve Maas" w:date="2014-01-02T16:18:00Z"/>
        </w:rPr>
      </w:pPr>
      <w:del w:id="2269"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2270" w:name="_Ref376431879"/>
      <w:bookmarkStart w:id="2271" w:name="_Toc377547376"/>
      <w:r>
        <w:t>Guidelines for Multiphasic Analyses</w:t>
      </w:r>
      <w:bookmarkEnd w:id="2270"/>
      <w:bookmarkEnd w:id="2271"/>
    </w:p>
    <w:p w14:paraId="3A4C47FE" w14:textId="77777777" w:rsidR="009339D1" w:rsidRPr="00AB593C" w:rsidRDefault="009339D1" w:rsidP="009339D1">
      <w:pPr>
        <w:pStyle w:val="Heading3"/>
      </w:pPr>
      <w:bookmarkStart w:id="2272" w:name="_Toc377547377"/>
      <w:r>
        <w:t>Initial State of Swelling</w:t>
      </w:r>
      <w:bookmarkEnd w:id="2272"/>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2273" w:author="Steve Maas" w:date="2014-01-02T13:04:00Z">
        <w:r>
          <w:t>3.4.1</w:t>
        </w:r>
      </w:ins>
      <w:del w:id="2274"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2275" w:author="Steve Maas" w:date="2014-01-02T13:04:00Z">
        <w:r>
          <w:t>3.8.1</w:t>
        </w:r>
      </w:ins>
      <w:del w:id="2276"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2277" w:name="_Ref188326917"/>
      <w:bookmarkStart w:id="2278" w:name="_Toc377547378"/>
      <w:r>
        <w:t>Prescribed Boundary Conditions</w:t>
      </w:r>
      <w:bookmarkEnd w:id="2277"/>
      <w:bookmarkEnd w:id="2278"/>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35" type="#_x0000_t75" style="width:36.5pt;height:19.5pt" o:ole="">
            <v:imagedata r:id="rId1852" o:title=""/>
          </v:shape>
          <o:OLEObject Type="Embed" ProgID="Equation.DSMT4" ShapeID="_x0000_i1935" DrawAspect="Content" ObjectID="_1459177086" r:id="rId1853"/>
        </w:object>
      </w:r>
      <w:r>
        <w:t xml:space="preserve"> </w:t>
      </w:r>
      <w:proofErr w:type="gramStart"/>
      <w:r>
        <w:t xml:space="preserve">and </w:t>
      </w:r>
      <w:proofErr w:type="gramEnd"/>
      <w:r w:rsidRPr="00AF2221">
        <w:rPr>
          <w:position w:val="-14"/>
        </w:rPr>
        <w:object w:dxaOrig="740" w:dyaOrig="400" w14:anchorId="496482BC">
          <v:shape id="_x0000_i1936" type="#_x0000_t75" style="width:37.5pt;height:19.5pt" o:ole="">
            <v:imagedata r:id="rId1854" o:title=""/>
          </v:shape>
          <o:OLEObject Type="Embed" ProgID="Equation.DSMT4" ShapeID="_x0000_i1936" DrawAspect="Content" ObjectID="_1459177087" r:id="rId1855"/>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37" type="#_x0000_t75" style="width:67.5pt;height:21.5pt" o:ole="">
            <v:imagedata r:id="rId1856" o:title=""/>
          </v:shape>
          <o:OLEObject Type="Embed" ProgID="Equation.DSMT4" ShapeID="_x0000_i1937" DrawAspect="Content" ObjectID="_1459177088" r:id="rId1857"/>
        </w:object>
      </w:r>
      <w:r>
        <w:t xml:space="preserve">It follows that the effective fluid pressure in the external environment is </w:t>
      </w:r>
      <w:r w:rsidRPr="00AF2221">
        <w:rPr>
          <w:position w:val="-16"/>
        </w:rPr>
        <w:object w:dxaOrig="2000" w:dyaOrig="440" w14:anchorId="609C1D94">
          <v:shape id="_x0000_i1938" type="#_x0000_t75" style="width:100pt;height:22pt" o:ole="">
            <v:imagedata r:id="rId1858" o:title=""/>
          </v:shape>
          <o:OLEObject Type="Embed" ProgID="Equation.DSMT4" ShapeID="_x0000_i1938" DrawAspect="Content" ObjectID="_1459177089" r:id="rId1859"/>
        </w:object>
      </w:r>
      <w:r>
        <w:t xml:space="preserve"> and the effective concentrations </w:t>
      </w:r>
      <w:proofErr w:type="gramStart"/>
      <w:r>
        <w:t xml:space="preserve">are </w:t>
      </w:r>
      <w:proofErr w:type="gramEnd"/>
      <w:r w:rsidRPr="00AF2221">
        <w:rPr>
          <w:position w:val="-18"/>
        </w:rPr>
        <w:object w:dxaOrig="1240" w:dyaOrig="460" w14:anchorId="60278E81">
          <v:shape id="_x0000_i1939" type="#_x0000_t75" style="width:62pt;height:22.5pt" o:ole="">
            <v:imagedata r:id="rId1860" o:title=""/>
          </v:shape>
          <o:OLEObject Type="Embed" ProgID="Equation.DSMT4" ShapeID="_x0000_i1939" DrawAspect="Content" ObjectID="_1459177090" r:id="rId1861"/>
        </w:object>
      </w:r>
      <w:r w:rsidRPr="00AF2221">
        <w:rPr>
          <w:position w:val="-18"/>
        </w:rPr>
        <w:object w:dxaOrig="1219" w:dyaOrig="460" w14:anchorId="6892DF99">
          <v:shape id="_x0000_i1940" type="#_x0000_t75" style="width:61.5pt;height:22.5pt" o:ole="">
            <v:imagedata r:id="rId1862" o:title=""/>
          </v:shape>
          <o:OLEObject Type="Embed" ProgID="Equation.DSMT4" ShapeID="_x0000_i1940" DrawAspect="Content" ObjectID="_1459177091" r:id="rId1863"/>
        </w:object>
      </w:r>
      <w:r>
        <w:t>.  Therefore, in multiphasic analyses, whenever the external environment contains solutes</w:t>
      </w:r>
      <w:r w:rsidRPr="00AF2221">
        <w:rPr>
          <w:position w:val="-14"/>
        </w:rPr>
        <w:object w:dxaOrig="240" w:dyaOrig="400" w14:anchorId="6598F0A2">
          <v:shape id="_x0000_i1941" type="#_x0000_t75" style="width:12pt;height:19.5pt" o:ole="">
            <v:imagedata r:id="rId1864" o:title=""/>
          </v:shape>
          <o:OLEObject Type="Embed" ProgID="Equation.DSMT4" ShapeID="_x0000_i1941" DrawAspect="Content" ObjectID="_1459177092" r:id="rId1865"/>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42" type="#_x0000_t75" style="width:36.5pt;height:19.5pt" o:ole="">
            <v:imagedata r:id="rId1866" o:title=""/>
          </v:shape>
          <o:OLEObject Type="Embed" ProgID="Equation.DSMT4" ShapeID="_x0000_i1942" DrawAspect="Content" ObjectID="_1459177093" r:id="rId1867"/>
        </w:object>
      </w:r>
      <w:r>
        <w:t xml:space="preserve"> also implies that prescribed mixture normal tractions (Section </w:t>
      </w:r>
      <w:r>
        <w:fldChar w:fldCharType="begin"/>
      </w:r>
      <w:r>
        <w:instrText xml:space="preserve"> REF _Ref194576545 \r \h </w:instrText>
      </w:r>
      <w:r>
        <w:fldChar w:fldCharType="separate"/>
      </w:r>
      <w:ins w:id="2279" w:author="Steve Maas" w:date="2014-01-02T13:04:00Z">
        <w:r>
          <w:t>3.9.3</w:t>
        </w:r>
      </w:ins>
      <w:del w:id="2280" w:author="Steve Maas" w:date="2014-01-02T13:04:00Z">
        <w:r w:rsidDel="00873D59">
          <w:delText>3.8.3</w:delText>
        </w:r>
      </w:del>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43" type="#_x0000_t75" style="width:36.5pt;height:19.5pt" o:ole="">
            <v:imagedata r:id="rId1868" o:title=""/>
          </v:shape>
          <o:OLEObject Type="Embed" ProgID="Equation.DSMT4" ShapeID="_x0000_i1943" DrawAspect="Content" ObjectID="_1459177094" r:id="rId1869"/>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4" type="#_x0000_t75" style="width:37.5pt;height:19.5pt" o:ole="">
            <v:imagedata r:id="rId1870" o:title=""/>
          </v:shape>
          <o:OLEObject Type="Embed" ProgID="Equation.DSMT4" ShapeID="_x0000_i1944" DrawAspect="Content" ObjectID="_1459177095" r:id="rId1871"/>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45" type="#_x0000_t75" style="width:62pt;height:22.5pt" o:ole="">
            <v:imagedata r:id="rId1872" o:title=""/>
          </v:shape>
          <o:OLEObject Type="Embed" ProgID="Equation.DSMT4" ShapeID="_x0000_i1945" DrawAspect="Content" ObjectID="_1459177096" r:id="rId1873"/>
        </w:object>
      </w:r>
      <w:r w:rsidRPr="00AF2221">
        <w:rPr>
          <w:position w:val="-18"/>
        </w:rPr>
        <w:object w:dxaOrig="1219" w:dyaOrig="460" w14:anchorId="5D97F546">
          <v:shape id="_x0000_i1946" type="#_x0000_t75" style="width:61.5pt;height:22.5pt" o:ole="">
            <v:imagedata r:id="rId1874" o:title=""/>
          </v:shape>
          <o:OLEObject Type="Embed" ProgID="Equation.DSMT4" ShapeID="_x0000_i1946" DrawAspect="Content" ObjectID="_1459177097" r:id="rId1875"/>
        </w:object>
      </w:r>
      <w:r>
        <w:t>.</w:t>
      </w:r>
    </w:p>
    <w:p w14:paraId="0EBCE4D3" w14:textId="77777777" w:rsidR="009339D1" w:rsidRDefault="009339D1" w:rsidP="009339D1">
      <w:pPr>
        <w:pStyle w:val="Heading3"/>
      </w:pPr>
      <w:bookmarkStart w:id="2281" w:name="_Toc377547379"/>
      <w:r>
        <w:t>Prescribed Initial Conditions</w:t>
      </w:r>
      <w:bookmarkEnd w:id="2281"/>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47" type="#_x0000_t75" style="width:13.5pt;height:19.5pt" o:ole="">
            <v:imagedata r:id="rId1876" o:title=""/>
          </v:shape>
          <o:OLEObject Type="Embed" ProgID="Equation.DSMT4" ShapeID="_x0000_i1947" DrawAspect="Content" ObjectID="_1459177098" r:id="rId1877"/>
        </w:object>
      </w:r>
      <w:r>
        <w:t xml:space="preserve"> and effective concentrations </w:t>
      </w:r>
      <w:r w:rsidRPr="00AF2221">
        <w:rPr>
          <w:position w:val="-14"/>
        </w:rPr>
        <w:object w:dxaOrig="279" w:dyaOrig="420" w14:anchorId="612A9B0C">
          <v:shape id="_x0000_i1948" type="#_x0000_t75" style="width:14pt;height:21.5pt" o:ole="">
            <v:imagedata r:id="rId1878" o:title=""/>
          </v:shape>
          <o:OLEObject Type="Embed" ProgID="Equation.DSMT4" ShapeID="_x0000_i1948" DrawAspect="Content" ObjectID="_1459177099" r:id="rId1879"/>
        </w:object>
      </w:r>
      <w:r w:rsidRPr="00AF2221">
        <w:rPr>
          <w:position w:val="-10"/>
        </w:rPr>
        <w:object w:dxaOrig="980" w:dyaOrig="300" w14:anchorId="3A8AFF3D">
          <v:shape id="_x0000_i1949" type="#_x0000_t75" style="width:49.5pt;height:14pt" o:ole="">
            <v:imagedata r:id="rId1880" o:title=""/>
          </v:shape>
          <o:OLEObject Type="Embed" ProgID="Equation.DSMT4" ShapeID="_x0000_i1949" DrawAspect="Content" ObjectID="_1459177100" r:id="rId1881"/>
        </w:object>
      </w:r>
      <w:r>
        <w:t xml:space="preserve">, the initial conditions inside the material should be set to </w:t>
      </w:r>
      <w:r w:rsidRPr="00AF2221">
        <w:rPr>
          <w:position w:val="-14"/>
        </w:rPr>
        <w:object w:dxaOrig="720" w:dyaOrig="400" w14:anchorId="016EA5E0">
          <v:shape id="_x0000_i1950" type="#_x0000_t75" style="width:36.5pt;height:19.5pt" o:ole="">
            <v:imagedata r:id="rId1882" o:title=""/>
          </v:shape>
          <o:OLEObject Type="Embed" ProgID="Equation.DSMT4" ShapeID="_x0000_i1950" DrawAspect="Content" ObjectID="_1459177101" r:id="rId1883"/>
        </w:object>
      </w:r>
      <w:r>
        <w:t xml:space="preserve"> and </w:t>
      </w:r>
      <w:r w:rsidRPr="00AF2221">
        <w:rPr>
          <w:position w:val="-14"/>
        </w:rPr>
        <w:object w:dxaOrig="840" w:dyaOrig="420" w14:anchorId="0CDE2645">
          <v:shape id="_x0000_i1951" type="#_x0000_t75" style="width:42pt;height:21.5pt" o:ole="">
            <v:imagedata r:id="rId1884" o:title=""/>
          </v:shape>
          <o:OLEObject Type="Embed" ProgID="Equation.DSMT4" ShapeID="_x0000_i1951" DrawAspect="Content" ObjectID="_1459177102" r:id="rId1885"/>
        </w:object>
      </w:r>
      <w:r>
        <w:t xml:space="preserve"> in order to expedite the evaluation of the initial state of swelling.  The values of </w:t>
      </w:r>
      <w:r w:rsidRPr="00AF2221">
        <w:rPr>
          <w:position w:val="-14"/>
        </w:rPr>
        <w:object w:dxaOrig="260" w:dyaOrig="400" w14:anchorId="416ED8C5">
          <v:shape id="_x0000_i1952" type="#_x0000_t75" style="width:13.5pt;height:19.5pt" o:ole="">
            <v:imagedata r:id="rId1886" o:title=""/>
          </v:shape>
          <o:OLEObject Type="Embed" ProgID="Equation.DSMT4" ShapeID="_x0000_i1952" DrawAspect="Content" ObjectID="_1459177103" r:id="rId1887"/>
        </w:object>
      </w:r>
      <w:r>
        <w:t xml:space="preserve"> and </w:t>
      </w:r>
      <w:r w:rsidRPr="00AF2221">
        <w:rPr>
          <w:position w:val="-14"/>
        </w:rPr>
        <w:object w:dxaOrig="279" w:dyaOrig="420" w14:anchorId="547EC948">
          <v:shape id="_x0000_i1953" type="#_x0000_t75" style="width:14pt;height:21.5pt" o:ole="">
            <v:imagedata r:id="rId1888" o:title=""/>
          </v:shape>
          <o:OLEObject Type="Embed" ProgID="Equation.DSMT4" ShapeID="_x0000_i1953" DrawAspect="Content" ObjectID="_1459177104" r:id="rId1889"/>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2282" w:name="_Toc377547380"/>
      <w:r>
        <w:t>Prescribed Effective Solute Flux</w:t>
      </w:r>
      <w:bookmarkEnd w:id="2282"/>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4" type="#_x0000_t75" style="width:12pt;height:10.5pt" o:ole="">
            <v:imagedata r:id="rId1890" o:title=""/>
          </v:shape>
          <o:OLEObject Type="Embed" ProgID="Equation.DSMT4" ShapeID="_x0000_i1954" DrawAspect="Content" ObjectID="_1459177105" r:id="rId1891"/>
        </w:object>
      </w:r>
      <w:r>
        <w:t xml:space="preserve"> be prescribed </w:t>
      </w:r>
      <w:proofErr w:type="gramStart"/>
      <w:r>
        <w:t xml:space="preserve">as </w:t>
      </w:r>
      <w:proofErr w:type="gramEnd"/>
      <w:r w:rsidRPr="00AF2221">
        <w:rPr>
          <w:position w:val="-18"/>
        </w:rPr>
        <w:object w:dxaOrig="1920" w:dyaOrig="440" w14:anchorId="5E33ED13">
          <v:shape id="_x0000_i1955" type="#_x0000_t75" style="width:96pt;height:22pt" o:ole="">
            <v:imagedata r:id="rId1892" o:title=""/>
          </v:shape>
          <o:OLEObject Type="Embed" ProgID="Equation.DSMT4" ShapeID="_x0000_i1955" DrawAspect="Content" ObjectID="_1459177106" r:id="rId1893"/>
        </w:object>
      </w:r>
      <w:r>
        <w:t xml:space="preserve">, where </w:t>
      </w:r>
      <w:r w:rsidRPr="00AF2221">
        <w:rPr>
          <w:position w:val="-12"/>
        </w:rPr>
        <w:object w:dxaOrig="300" w:dyaOrig="380" w14:anchorId="091AD75C">
          <v:shape id="_x0000_i1956" type="#_x0000_t75" style="width:14pt;height:19.5pt" o:ole="">
            <v:imagedata r:id="rId1894" o:title=""/>
          </v:shape>
          <o:OLEObject Type="Embed" ProgID="Equation.DSMT4" ShapeID="_x0000_i1956" DrawAspect="Content" ObjectID="_1459177107" r:id="rId1895"/>
        </w:object>
      </w:r>
      <w:r>
        <w:t xml:space="preserve"> is the effective solute flux. For a mixture containing only neutral solutes (</w:t>
      </w:r>
      <w:r w:rsidRPr="00AF2221">
        <w:rPr>
          <w:position w:val="-10"/>
        </w:rPr>
        <w:object w:dxaOrig="1080" w:dyaOrig="360" w14:anchorId="65C495A6">
          <v:shape id="_x0000_i1957" type="#_x0000_t75" style="width:54pt;height:18pt" o:ole="">
            <v:imagedata r:id="rId1896" o:title=""/>
          </v:shape>
          <o:OLEObject Type="Embed" ProgID="Equation.DSMT4" ShapeID="_x0000_i1957" DrawAspect="Content" ObjectID="_1459177108" r:id="rId1897"/>
        </w:object>
      </w:r>
      <w:r>
        <w:t xml:space="preserve"> ), it follows </w:t>
      </w:r>
      <w:proofErr w:type="gramStart"/>
      <w:r>
        <w:t xml:space="preserve">that </w:t>
      </w:r>
      <w:proofErr w:type="gramEnd"/>
      <w:r w:rsidRPr="00AF2221">
        <w:rPr>
          <w:position w:val="-12"/>
        </w:rPr>
        <w:object w:dxaOrig="800" w:dyaOrig="380" w14:anchorId="41ADE81B">
          <v:shape id="_x0000_i1958" type="#_x0000_t75" style="width:40pt;height:19.5pt" o:ole="">
            <v:imagedata r:id="rId1898" o:title=""/>
          </v:shape>
          <o:OLEObject Type="Embed" ProgID="Equation.DSMT4" ShapeID="_x0000_i1958" DrawAspect="Content" ObjectID="_1459177109" r:id="rId1899"/>
        </w:object>
      </w:r>
      <w:r>
        <w:t>.</w:t>
      </w:r>
    </w:p>
    <w:p w14:paraId="305E3179" w14:textId="77777777" w:rsidR="009339D1" w:rsidRDefault="009339D1" w:rsidP="009339D1">
      <w:pPr>
        <w:pStyle w:val="Heading3"/>
      </w:pPr>
      <w:bookmarkStart w:id="2283" w:name="_Toc377547381"/>
      <w:r>
        <w:t>Prescribed Electric Current Density</w:t>
      </w:r>
      <w:bookmarkEnd w:id="2283"/>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59" type="#_x0000_t75" style="width:79.5pt;height:28pt" o:ole="">
            <v:imagedata r:id="rId1900" o:title=""/>
          </v:shape>
          <o:OLEObject Type="Embed" ProgID="Equation.DSMT4" ShapeID="_x0000_i1959" DrawAspect="Content" ObjectID="_1459177110" r:id="rId1901"/>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0" type="#_x0000_t75" style="width:58pt;height:21.5pt" o:ole="">
            <v:imagedata r:id="rId1902" o:title=""/>
          </v:shape>
          <o:OLEObject Type="Embed" ProgID="Equation.DSMT4" ShapeID="_x0000_i1960" DrawAspect="Content" ObjectID="_1459177111" r:id="rId1903"/>
        </w:object>
      </w:r>
      <w:r>
        <w:t xml:space="preserve"> of ion fluxes may be prescribed at a boundary, it follows that only the normal component </w:t>
      </w:r>
      <w:r w:rsidRPr="00AF2221">
        <w:rPr>
          <w:position w:val="-14"/>
        </w:rPr>
        <w:object w:dxaOrig="1080" w:dyaOrig="400" w14:anchorId="07D89E68">
          <v:shape id="_x0000_i1961" type="#_x0000_t75" style="width:54pt;height:19.5pt" o:ole="">
            <v:imagedata r:id="rId1904" o:title=""/>
          </v:shape>
          <o:OLEObject Type="Embed" ProgID="Equation.DSMT4" ShapeID="_x0000_i1961" DrawAspect="Content" ObjectID="_1459177112" r:id="rId1905"/>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1962" type="#_x0000_t75" style="width:13.5pt;height:19.5pt" o:ole="">
            <v:imagedata r:id="rId1906" o:title=""/>
          </v:shape>
          <o:OLEObject Type="Embed" ProgID="Equation.DSMT4" ShapeID="_x0000_i1962" DrawAspect="Content" ObjectID="_1459177113" r:id="rId1907"/>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3" type="#_x0000_t75" style="width:38pt;height:21.5pt" o:ole="">
            <v:imagedata r:id="rId1908" o:title=""/>
          </v:shape>
          <o:OLEObject Type="Embed" ProgID="Equation.DSMT4" ShapeID="_x0000_i1963" DrawAspect="Content" ObjectID="_1459177114" r:id="rId1909"/>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1964" type="#_x0000_t75" style="width:70pt;height:22.5pt" o:ole="">
            <v:imagedata r:id="rId1910" o:title=""/>
          </v:shape>
          <o:OLEObject Type="Embed" ProgID="Equation.DSMT4" ShapeID="_x0000_i1964" DrawAspect="Content" ObjectID="_1459177115" r:id="rId1911"/>
        </w:object>
      </w:r>
      <w:r>
        <w:t xml:space="preserve">. Since </w:t>
      </w:r>
      <w:r w:rsidRPr="00AF2221">
        <w:rPr>
          <w:position w:val="-4"/>
        </w:rPr>
        <w:object w:dxaOrig="780" w:dyaOrig="300" w14:anchorId="3C23EC5B">
          <v:shape id="_x0000_i1965" type="#_x0000_t75" style="width:39.5pt;height:14pt" o:ole="">
            <v:imagedata r:id="rId1912" o:title=""/>
          </v:shape>
          <o:OLEObject Type="Embed" ProgID="Equation.DSMT4" ShapeID="_x0000_i1965" DrawAspect="Content" ObjectID="_1459177116" r:id="rId1913"/>
        </w:object>
      </w:r>
      <w:r>
        <w:t xml:space="preserve"> and </w:t>
      </w:r>
      <w:r w:rsidRPr="00AF2221">
        <w:rPr>
          <w:position w:val="-4"/>
        </w:rPr>
        <w:object w:dxaOrig="780" w:dyaOrig="300" w14:anchorId="492F30E1">
          <v:shape id="_x0000_i1966" type="#_x0000_t75" style="width:39.5pt;height:14pt" o:ole="">
            <v:imagedata r:id="rId1914" o:title=""/>
          </v:shape>
          <o:OLEObject Type="Embed" ProgID="Equation.DSMT4" ShapeID="_x0000_i1966" DrawAspect="Content" ObjectID="_1459177117" r:id="rId1915"/>
        </w:object>
      </w:r>
      <w:r>
        <w:t xml:space="preserve"> in a triphasic mixture, the corresponding effective fluxes are given by </w:t>
      </w:r>
      <w:r w:rsidRPr="00AF2221">
        <w:rPr>
          <w:position w:val="-12"/>
        </w:rPr>
        <w:object w:dxaOrig="2140" w:dyaOrig="380" w14:anchorId="32730F11">
          <v:shape id="_x0000_i1967" type="#_x0000_t75" style="width:107.5pt;height:19.5pt" o:ole="">
            <v:imagedata r:id="rId1916" o:title=""/>
          </v:shape>
          <o:OLEObject Type="Embed" ProgID="Equation.DSMT4" ShapeID="_x0000_i1967" DrawAspect="Content" ObjectID="_1459177118" r:id="rId1917"/>
        </w:object>
      </w:r>
      <w:r>
        <w:t xml:space="preserve"> </w:t>
      </w:r>
      <w:proofErr w:type="gramStart"/>
      <w:r>
        <w:t xml:space="preserve">and </w:t>
      </w:r>
      <w:proofErr w:type="gramEnd"/>
      <w:r w:rsidRPr="00AF2221">
        <w:rPr>
          <w:position w:val="-12"/>
        </w:rPr>
        <w:object w:dxaOrig="1140" w:dyaOrig="380" w14:anchorId="0315C52A">
          <v:shape id="_x0000_i1968" type="#_x0000_t75" style="width:58pt;height:19.5pt" o:ole="">
            <v:imagedata r:id="rId1918" o:title=""/>
          </v:shape>
          <o:OLEObject Type="Embed" ProgID="Equation.DSMT4" ShapeID="_x0000_i1968" DrawAspect="Content" ObjectID="_1459177119" r:id="rId1919"/>
        </w:object>
      </w:r>
      <w:r>
        <w:t>.</w:t>
      </w:r>
    </w:p>
    <w:p w14:paraId="1820FF67" w14:textId="77777777" w:rsidR="009339D1" w:rsidRDefault="009339D1" w:rsidP="009339D1">
      <w:pPr>
        <w:pStyle w:val="Heading3"/>
      </w:pPr>
      <w:bookmarkStart w:id="2284" w:name="_Toc377547382"/>
      <w:r>
        <w:lastRenderedPageBreak/>
        <w:t>Electrical Grounding</w:t>
      </w:r>
      <w:bookmarkEnd w:id="2284"/>
    </w:p>
    <w:p w14:paraId="5EA64E76" w14:textId="44F2D1E2" w:rsidR="009339D1" w:rsidRDefault="009339D1" w:rsidP="009339D1">
      <w:pPr>
        <w:rPr>
          <w:ins w:id="2285"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2286" w:author="Steve Maas" w:date="2014-01-02T13:22:00Z"/>
        </w:rPr>
      </w:pPr>
    </w:p>
    <w:p w14:paraId="194B64A9" w14:textId="2924A96B" w:rsidR="00CF3CDA" w:rsidRDefault="00CF3CDA">
      <w:pPr>
        <w:pStyle w:val="Heading2"/>
        <w:rPr>
          <w:ins w:id="2287" w:author="Steve Maas" w:date="2014-01-02T13:22:00Z"/>
        </w:rPr>
        <w:pPrChange w:id="2288" w:author="Steve Maas" w:date="2014-01-02T13:22:00Z">
          <w:pPr/>
        </w:pPrChange>
      </w:pPr>
      <w:bookmarkStart w:id="2289" w:name="_Ref376433627"/>
      <w:bookmarkStart w:id="2290" w:name="_Toc377547383"/>
      <w:ins w:id="2291" w:author="Steve Maas" w:date="2014-01-02T13:22:00Z">
        <w:r>
          <w:t>Understanding the Solution</w:t>
        </w:r>
        <w:bookmarkEnd w:id="2289"/>
        <w:bookmarkEnd w:id="2290"/>
      </w:ins>
    </w:p>
    <w:p w14:paraId="553BB2B8" w14:textId="6F2D88A3" w:rsidR="00061F56" w:rsidRDefault="00061F56">
      <w:pPr>
        <w:rPr>
          <w:ins w:id="2292" w:author="Steve Maas" w:date="2014-01-02T16:44:00Z"/>
        </w:rPr>
      </w:pPr>
      <w:ins w:id="2293" w:author="Steve Maas" w:date="2014-01-02T16:44:00Z">
        <w:r>
          <w:t xml:space="preserve">Okay, FEBio found a solution. </w:t>
        </w:r>
      </w:ins>
      <w:ins w:id="2294" w:author="Steve Maas" w:date="2014-01-02T16:45:00Z">
        <w:r>
          <w:t>Great</w:t>
        </w:r>
      </w:ins>
      <w:ins w:id="2295" w:author="Steve Maas" w:date="2014-01-02T16:44:00Z">
        <w:r>
          <w:t xml:space="preserve">, </w:t>
        </w:r>
      </w:ins>
      <w:ins w:id="2296" w:author="Steve Maas" w:date="2014-01-02T16:45:00Z">
        <w:r>
          <w:t xml:space="preserve">but </w:t>
        </w:r>
      </w:ins>
      <w:ins w:id="2297" w:author="Steve Maas" w:date="2014-01-02T16:44:00Z">
        <w:r>
          <w:t xml:space="preserve">how do you know it is the right one? Well, </w:t>
        </w:r>
      </w:ins>
      <w:ins w:id="2298" w:author="Steve Maas" w:date="2014-01-02T16:45:00Z">
        <w:r>
          <w:t xml:space="preserve">it turns out </w:t>
        </w:r>
      </w:ins>
      <w:ins w:id="2299" w:author="Steve Maas" w:date="2014-01-02T16:44:00Z">
        <w:r>
          <w:t xml:space="preserve">this is in fact a harder question than it may seem. </w:t>
        </w:r>
      </w:ins>
      <w:ins w:id="2300" w:author="Steve Maas" w:date="2014-01-02T16:45:00Z">
        <w:r>
          <w:t xml:space="preserve">In any </w:t>
        </w:r>
      </w:ins>
      <w:ins w:id="2301" w:author="Steve Maas" w:date="2014-01-02T16:46:00Z">
        <w:r>
          <w:t>finite element model there are numerous assumptions and approximation</w:t>
        </w:r>
      </w:ins>
      <w:ins w:id="2302" w:author="Steve Maas" w:date="2014-01-02T16:47:00Z">
        <w:r>
          <w:t>s</w:t>
        </w:r>
      </w:ins>
      <w:ins w:id="2303" w:author="Steve Maas" w:date="2014-01-02T16:46:00Z">
        <w:r>
          <w:t xml:space="preserve"> and trying to discuss all of these </w:t>
        </w:r>
      </w:ins>
      <w:ins w:id="2304" w:author="Steve Maas" w:date="2014-01-02T16:47:00Z">
        <w:r>
          <w:t>is outside the scope of this section</w:t>
        </w:r>
      </w:ins>
      <w:ins w:id="2305" w:author="Steve Maas" w:date="2014-01-02T16:46:00Z">
        <w:r>
          <w:t xml:space="preserve">. </w:t>
        </w:r>
      </w:ins>
      <w:ins w:id="2306" w:author="Steve Maas" w:date="2014-01-02T16:47:00Z">
        <w:r>
          <w:t xml:space="preserve">Instead, we’ll look at some of the most typical problems that </w:t>
        </w:r>
      </w:ins>
      <w:ins w:id="2307" w:author="Steve Maas" w:date="2014-01-02T16:48:00Z">
        <w:r>
          <w:t xml:space="preserve">FEBio users </w:t>
        </w:r>
      </w:ins>
      <w:ins w:id="2308" w:author="Steve Maas" w:date="2014-01-02T16:47:00Z">
        <w:r>
          <w:t>have run into</w:t>
        </w:r>
      </w:ins>
      <w:ins w:id="2309" w:author="Steve Maas" w:date="2014-01-02T16:48:00Z">
        <w:r>
          <w:t>.</w:t>
        </w:r>
      </w:ins>
      <w:ins w:id="2310" w:author="Steve Maas" w:date="2014-01-02T16:47:00Z">
        <w:r>
          <w:t xml:space="preserve"> </w:t>
        </w:r>
      </w:ins>
    </w:p>
    <w:p w14:paraId="44A88EF0" w14:textId="77777777" w:rsidR="00061F56" w:rsidRDefault="00061F56">
      <w:pPr>
        <w:rPr>
          <w:ins w:id="2311" w:author="Steve Maas" w:date="2014-01-02T16:48:00Z"/>
        </w:rPr>
      </w:pPr>
    </w:p>
    <w:p w14:paraId="40DFC7EE" w14:textId="4D756A22" w:rsidR="00061F56" w:rsidRDefault="00061F56">
      <w:pPr>
        <w:pStyle w:val="Heading3"/>
        <w:rPr>
          <w:ins w:id="2312" w:author="Steve Maas" w:date="2014-01-02T16:44:00Z"/>
        </w:rPr>
        <w:pPrChange w:id="2313" w:author="Steve Maas" w:date="2014-01-02T16:48:00Z">
          <w:pPr/>
        </w:pPrChange>
      </w:pPr>
      <w:bookmarkStart w:id="2314" w:name="_Toc377547384"/>
      <w:ins w:id="2315" w:author="Steve Maas" w:date="2014-01-02T16:48:00Z">
        <w:r>
          <w:t>Mesh convergence</w:t>
        </w:r>
      </w:ins>
      <w:bookmarkEnd w:id="2314"/>
    </w:p>
    <w:p w14:paraId="31FFC193" w14:textId="124822BB" w:rsidR="00061F56" w:rsidRDefault="00061F56">
      <w:pPr>
        <w:rPr>
          <w:ins w:id="2316" w:author="Steve Maas" w:date="2014-01-02T16:53:00Z"/>
        </w:rPr>
      </w:pPr>
      <w:ins w:id="2317" w:author="Steve Maas" w:date="2014-01-02T16:50:00Z">
        <w:r>
          <w:t>The</w:t>
        </w:r>
      </w:ins>
      <w:ins w:id="2318" w:author="Steve Maas" w:date="2014-01-02T16:49:00Z">
        <w:r>
          <w:t xml:space="preserve"> solution </w:t>
        </w:r>
      </w:ins>
      <w:ins w:id="2319" w:author="Steve Maas" w:date="2014-01-02T16:50:00Z">
        <w:r>
          <w:t xml:space="preserve">calculated by FEBio </w:t>
        </w:r>
      </w:ins>
      <w:ins w:id="2320" w:author="Steve Maas" w:date="2014-01-02T16:49:00Z">
        <w:r>
          <w:t xml:space="preserve">only applies to the mesh for which it was solved. However, the “exact” solution must be independent of the mesh and therefore a mesh convergence study is almost always </w:t>
        </w:r>
      </w:ins>
      <w:ins w:id="2321" w:author="Steve Maas" w:date="2014-01-02T16:50:00Z">
        <w:r>
          <w:t>necessary</w:t>
        </w:r>
      </w:ins>
      <w:ins w:id="2322" w:author="Steve Maas" w:date="2014-01-02T16:49:00Z">
        <w:r>
          <w:t xml:space="preserve"> </w:t>
        </w:r>
      </w:ins>
      <w:ins w:id="2323" w:author="Steve Maas" w:date="2014-01-02T16:50:00Z">
        <w:r>
          <w:t xml:space="preserve">to make sure the FEBio solution is close to this exact solution. In practice this means that a </w:t>
        </w:r>
      </w:ins>
      <w:ins w:id="2324" w:author="Steve Maas" w:date="2014-01-02T16:51:00Z">
        <w:r>
          <w:t>model</w:t>
        </w:r>
      </w:ins>
      <w:ins w:id="2325" w:author="Steve Maas" w:date="2014-01-02T16:50:00Z">
        <w:r>
          <w:t xml:space="preserve"> must be run several times with an increasingly finer mesh </w:t>
        </w:r>
      </w:ins>
      <w:ins w:id="2326" w:author="Steve Maas" w:date="2014-01-02T16:51:00Z">
        <w:r>
          <w:t xml:space="preserve">to find out at which mesh density the FEBio solution no longer changes. </w:t>
        </w:r>
      </w:ins>
    </w:p>
    <w:p w14:paraId="3C39CA53" w14:textId="77777777" w:rsidR="004A7278" w:rsidRDefault="004A7278">
      <w:pPr>
        <w:rPr>
          <w:ins w:id="2327" w:author="Steve Maas" w:date="2014-01-02T16:53:00Z"/>
        </w:rPr>
      </w:pPr>
    </w:p>
    <w:p w14:paraId="10139E5C" w14:textId="5BAED87B" w:rsidR="004A7278" w:rsidRDefault="004A7278">
      <w:pPr>
        <w:pStyle w:val="Heading3"/>
        <w:rPr>
          <w:ins w:id="2328" w:author="Steve Maas" w:date="2014-01-02T16:48:00Z"/>
        </w:rPr>
        <w:pPrChange w:id="2329" w:author="Steve Maas" w:date="2014-01-02T16:53:00Z">
          <w:pPr/>
        </w:pPrChange>
      </w:pPr>
      <w:bookmarkStart w:id="2330" w:name="_Toc377547385"/>
      <w:ins w:id="2331" w:author="Steve Maas" w:date="2014-01-02T16:53:00Z">
        <w:r>
          <w:t>Constraint enforcement</w:t>
        </w:r>
      </w:ins>
      <w:bookmarkEnd w:id="2330"/>
    </w:p>
    <w:p w14:paraId="6D71BDCE" w14:textId="0D7BBB3E" w:rsidR="00F4139F" w:rsidRDefault="004A7278">
      <w:pPr>
        <w:rPr>
          <w:ins w:id="2332" w:author="Steve Maas" w:date="2014-01-02T16:54:00Z"/>
        </w:rPr>
      </w:pPr>
      <w:ins w:id="2333"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2334" w:author="Steve Maas" w:date="2014-01-02T16:56:00Z">
        <w:r>
          <w:t xml:space="preserve">used in FEBio </w:t>
        </w:r>
      </w:ins>
      <w:ins w:id="2335" w:author="Steve Maas" w:date="2014-01-02T16:54:00Z">
        <w:r>
          <w:t xml:space="preserve">are incompressibility and contact. </w:t>
        </w:r>
      </w:ins>
    </w:p>
    <w:p w14:paraId="570702A8" w14:textId="77777777" w:rsidR="004A7278" w:rsidRDefault="004A7278">
      <w:pPr>
        <w:rPr>
          <w:ins w:id="2336" w:author="Steve Maas" w:date="2014-01-02T16:56:00Z"/>
        </w:rPr>
      </w:pPr>
    </w:p>
    <w:p w14:paraId="69038E24" w14:textId="77777777" w:rsidR="004A7278" w:rsidRDefault="004A7278">
      <w:pPr>
        <w:rPr>
          <w:ins w:id="2337" w:author="Steve Maas" w:date="2014-01-02T17:01:00Z"/>
        </w:rPr>
      </w:pPr>
      <w:ins w:id="2338" w:author="Steve Maas" w:date="2014-01-02T17:00:00Z">
        <w:r>
          <w:t>For uncoupled materials, i</w:t>
        </w:r>
      </w:ins>
      <w:ins w:id="2339" w:author="Steve Maas" w:date="2014-01-02T16:56:00Z">
        <w:r>
          <w:t xml:space="preserve">ncompressibility </w:t>
        </w:r>
      </w:ins>
      <w:ins w:id="2340" w:author="Steve Maas" w:date="2014-01-02T16:57:00Z">
        <w:r>
          <w:t xml:space="preserve">(for hexahedral elements) </w:t>
        </w:r>
      </w:ins>
      <w:ins w:id="2341" w:author="Steve Maas" w:date="2014-01-02T16:56:00Z">
        <w:r>
          <w:t xml:space="preserve">is handled </w:t>
        </w:r>
      </w:ins>
      <w:ins w:id="2342" w:author="Steve Maas" w:date="2014-01-02T16:59:00Z">
        <w:r>
          <w:t xml:space="preserve">in FEBio </w:t>
        </w:r>
      </w:ins>
      <w:ins w:id="2343" w:author="Steve Maas" w:date="2014-01-02T16:56:00Z">
        <w:r>
          <w:t xml:space="preserve">using a three-field </w:t>
        </w:r>
      </w:ins>
      <w:ins w:id="2344" w:author="Steve Maas" w:date="2014-01-02T16:57:00Z">
        <w:r>
          <w:t>formulation in addition to the enforcement of the incompressibility constraint. This constrain</w:t>
        </w:r>
      </w:ins>
      <w:ins w:id="2345" w:author="Steve Maas" w:date="2014-01-02T16:58:00Z">
        <w:r>
          <w:t>t</w:t>
        </w:r>
      </w:ins>
      <w:ins w:id="2346" w:author="Steve Maas" w:date="2014-01-02T16:57:00Z">
        <w:r>
          <w:t xml:space="preserve"> is usually enforced using a penalty formulation (although an augmented Lagrangian method is also available). </w:t>
        </w:r>
      </w:ins>
      <w:ins w:id="2347" w:author="Steve Maas" w:date="2014-01-02T16:58:00Z">
        <w:r>
          <w:t>To inspect whether the incompressibility constrain</w:t>
        </w:r>
      </w:ins>
      <w:ins w:id="2348" w:author="Steve Maas" w:date="2014-01-02T16:59:00Z">
        <w:r>
          <w:t>t</w:t>
        </w:r>
      </w:ins>
      <w:ins w:id="2349" w:author="Steve Maas" w:date="2014-01-02T16:58:00Z">
        <w:r>
          <w:t xml:space="preserve"> is satisfied sufficiently the user can look at the volume ratio which has to be close to one. </w:t>
        </w:r>
      </w:ins>
      <w:ins w:id="2350" w:author="Steve Maas" w:date="2014-01-02T16:59:00Z">
        <w:r>
          <w:t xml:space="preserve">If it deviates from one too much the user needs to increase the </w:t>
        </w:r>
      </w:ins>
      <w:ins w:id="2351" w:author="Steve Maas" w:date="2014-01-02T17:00:00Z">
        <w:r>
          <w:t xml:space="preserve">“bulk modulus” of the material. </w:t>
        </w:r>
      </w:ins>
    </w:p>
    <w:p w14:paraId="2F03663F" w14:textId="77777777" w:rsidR="004A7278" w:rsidRDefault="004A7278">
      <w:pPr>
        <w:rPr>
          <w:ins w:id="2352" w:author="Steve Maas" w:date="2014-01-02T17:01:00Z"/>
        </w:rPr>
      </w:pPr>
    </w:p>
    <w:p w14:paraId="7BB297F0" w14:textId="0A0A561F" w:rsidR="004A7278" w:rsidRDefault="004A7278">
      <w:pPr>
        <w:rPr>
          <w:ins w:id="2353" w:author="Steve Maas" w:date="2014-01-02T16:56:00Z"/>
        </w:rPr>
      </w:pPr>
      <w:ins w:id="2354" w:author="Steve Maas" w:date="2014-01-02T17:00:00Z">
        <w:r>
          <w:t xml:space="preserve">For coupled materials, incompressibility is </w:t>
        </w:r>
      </w:ins>
      <w:ins w:id="2355" w:author="Steve Maas" w:date="2014-01-02T17:01:00Z">
        <w:r>
          <w:t xml:space="preserve">not treated explicitly and </w:t>
        </w:r>
      </w:ins>
      <w:ins w:id="2356" w:author="Steve Maas" w:date="2014-01-02T17:00:00Z">
        <w:r>
          <w:t xml:space="preserve">care must be taken when </w:t>
        </w:r>
      </w:ins>
      <w:ins w:id="2357" w:author="Steve Maas" w:date="2014-01-02T17:01:00Z">
        <w:r>
          <w:t xml:space="preserve">using coupled materials in a near-incompressible regime (e.g. setting the Poisson’s ratio too close to 0.5 for a neo-Hookean material). </w:t>
        </w:r>
      </w:ins>
      <w:ins w:id="2358" w:author="Steve Maas" w:date="2014-01-02T17:02:00Z">
        <w:r w:rsidR="0085430D">
          <w:t xml:space="preserve">In that case, the solution will most likely “lock” which manifests itself in displacements that are too small. </w:t>
        </w:r>
      </w:ins>
      <w:ins w:id="2359" w:author="Steve Maas" w:date="2014-01-02T17:03:00Z">
        <w:r w:rsidR="0085430D">
          <w:t xml:space="preserve">Inspection of the volume ratio may not be sufficient to identify locking. </w:t>
        </w:r>
      </w:ins>
      <w:ins w:id="2360" w:author="Steve Maas" w:date="2014-01-02T17:04:00Z">
        <w:r w:rsidR="0085430D">
          <w:t>However</w:t>
        </w:r>
      </w:ins>
      <w:ins w:id="2361" w:author="Steve Maas" w:date="2014-01-02T17:03:00Z">
        <w:r w:rsidR="0085430D">
          <w:t xml:space="preserve">, a mesh convergence study </w:t>
        </w:r>
      </w:ins>
      <w:ins w:id="2362" w:author="Steve Maas" w:date="2014-01-02T17:04:00Z">
        <w:r w:rsidR="0085430D">
          <w:t>will often help in identifying this problem.</w:t>
        </w:r>
      </w:ins>
    </w:p>
    <w:p w14:paraId="1DD1262F" w14:textId="77777777" w:rsidR="004A7278" w:rsidRDefault="004A7278">
      <w:pPr>
        <w:rPr>
          <w:ins w:id="2363" w:author="Steve Maas" w:date="2014-01-02T17:04:00Z"/>
        </w:rPr>
      </w:pPr>
    </w:p>
    <w:p w14:paraId="499695B0" w14:textId="645A96D4" w:rsidR="0085430D" w:rsidRDefault="0085430D">
      <w:pPr>
        <w:rPr>
          <w:ins w:id="2364" w:author="Steve Maas" w:date="2014-01-02T17:06:00Z"/>
        </w:rPr>
      </w:pPr>
      <w:ins w:id="2365" w:author="Steve Maas" w:date="2014-01-02T17:04:00Z">
        <w:r>
          <w:lastRenderedPageBreak/>
          <w:t>When a contact constraint is not sufficiently enforced, the contact</w:t>
        </w:r>
      </w:ins>
      <w:ins w:id="2366" w:author="Steve Maas" w:date="2014-01-02T17:05:00Z">
        <w:r>
          <w:t>ing</w:t>
        </w:r>
      </w:ins>
      <w:ins w:id="2367" w:author="Steve Maas" w:date="2014-01-02T17:04:00Z">
        <w:r>
          <w:t xml:space="preserve"> surfac</w:t>
        </w:r>
      </w:ins>
      <w:ins w:id="2368" w:author="Steve Maas" w:date="2014-01-02T17:05:00Z">
        <w:r>
          <w:t xml:space="preserve">es will have penetrated. This problem is usually identified easily by looking at the deformed model in </w:t>
        </w:r>
        <w:proofErr w:type="gramStart"/>
        <w:r>
          <w:t>a post</w:t>
        </w:r>
        <w:proofErr w:type="gramEnd"/>
        <w:r>
          <w:t xml:space="preserve">-processing software (e.g. PostView). </w:t>
        </w:r>
      </w:ins>
      <w:ins w:id="2369" w:author="Steve Maas" w:date="2014-01-02T17:06:00Z">
        <w:r>
          <w:t>Increasing the penalty factor and/or decreasing the augmented Lagrangian tolerance should solve this problem.</w:t>
        </w:r>
      </w:ins>
    </w:p>
    <w:p w14:paraId="7374845C" w14:textId="77777777" w:rsidR="0085430D" w:rsidRDefault="0085430D">
      <w:pPr>
        <w:rPr>
          <w:ins w:id="2370" w:author="Steve Maas" w:date="2014-01-02T14:33:00Z"/>
        </w:rPr>
      </w:pPr>
    </w:p>
    <w:p w14:paraId="742E08A0" w14:textId="31B47836" w:rsidR="00DF1A47" w:rsidRPr="00FE00A6" w:rsidDel="0085430D" w:rsidRDefault="00DF1A47">
      <w:pPr>
        <w:rPr>
          <w:del w:id="2371" w:author="Steve Maas" w:date="2014-01-02T17:06:00Z"/>
        </w:rPr>
      </w:pPr>
      <w:bookmarkStart w:id="2372" w:name="_Toc376446466"/>
      <w:bookmarkStart w:id="2373" w:name="_Toc376446695"/>
      <w:bookmarkStart w:id="2374" w:name="_Toc376446924"/>
      <w:bookmarkStart w:id="2375" w:name="_Toc376447153"/>
      <w:bookmarkStart w:id="2376" w:name="_Toc376787098"/>
      <w:bookmarkStart w:id="2377" w:name="_Toc376787329"/>
      <w:bookmarkStart w:id="2378" w:name="_Toc376787560"/>
      <w:bookmarkStart w:id="2379" w:name="_Toc376858660"/>
      <w:bookmarkStart w:id="2380" w:name="_Toc377547140"/>
      <w:bookmarkStart w:id="2381" w:name="_Toc377547386"/>
      <w:bookmarkEnd w:id="2372"/>
      <w:bookmarkEnd w:id="2373"/>
      <w:bookmarkEnd w:id="2374"/>
      <w:bookmarkEnd w:id="2375"/>
      <w:bookmarkEnd w:id="2376"/>
      <w:bookmarkEnd w:id="2377"/>
      <w:bookmarkEnd w:id="2378"/>
      <w:bookmarkEnd w:id="2379"/>
      <w:bookmarkEnd w:id="2380"/>
      <w:bookmarkEnd w:id="2381"/>
    </w:p>
    <w:p w14:paraId="59A843D7" w14:textId="5D8E4E98" w:rsidR="00590133" w:rsidRDefault="00590133" w:rsidP="007D6F0D">
      <w:pPr>
        <w:pStyle w:val="Heading2"/>
      </w:pPr>
      <w:bookmarkStart w:id="2382" w:name="_Toc377547387"/>
      <w:r>
        <w:t>Limitations of FEBio</w:t>
      </w:r>
      <w:bookmarkEnd w:id="2382"/>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2383" w:author="Steve Maas" w:date="2014-01-02T14:14:00Z"/>
        </w:rPr>
      </w:pPr>
    </w:p>
    <w:p w14:paraId="3FE3A5E7" w14:textId="376B9A5F" w:rsidR="00DE1D8A" w:rsidRDefault="00DE1D8A">
      <w:pPr>
        <w:pStyle w:val="Heading3"/>
        <w:rPr>
          <w:ins w:id="2384" w:author="Steve Maas" w:date="2014-01-02T14:15:00Z"/>
        </w:rPr>
        <w:pPrChange w:id="2385" w:author="Steve Maas" w:date="2014-01-02T14:14:00Z">
          <w:pPr/>
        </w:pPrChange>
      </w:pPr>
      <w:bookmarkStart w:id="2386" w:name="_Toc377547388"/>
      <w:ins w:id="2387" w:author="Steve Maas" w:date="2014-01-02T14:15:00Z">
        <w:r>
          <w:t>Geometrical instabilities</w:t>
        </w:r>
        <w:bookmarkEnd w:id="2386"/>
      </w:ins>
    </w:p>
    <w:p w14:paraId="6012419A" w14:textId="6B61E62B" w:rsidR="00DE1D8A" w:rsidRDefault="00DE1D8A">
      <w:pPr>
        <w:rPr>
          <w:ins w:id="2388" w:author="Steve Maas" w:date="2014-01-02T14:21:00Z"/>
        </w:rPr>
      </w:pPr>
      <w:ins w:id="2389" w:author="Steve Maas" w:date="2014-01-02T14:15:00Z">
        <w:r>
          <w:t xml:space="preserve">A geometrical instability is a point in the solution </w:t>
        </w:r>
      </w:ins>
      <w:ins w:id="2390" w:author="Steve Maas" w:date="2014-01-02T14:16:00Z">
        <w:r>
          <w:t xml:space="preserve">at which </w:t>
        </w:r>
      </w:ins>
      <w:ins w:id="2391" w:author="Steve Maas" w:date="2014-01-02T14:15:00Z">
        <w:r>
          <w:t>several paths for continuing the solution</w:t>
        </w:r>
      </w:ins>
      <w:ins w:id="2392" w:author="Steve Maas" w:date="2014-01-02T14:16:00Z">
        <w:r>
          <w:t xml:space="preserve"> are possible. </w:t>
        </w:r>
      </w:ins>
      <w:ins w:id="2393" w:author="Steve Maas" w:date="2014-01-02T14:17:00Z">
        <w:r>
          <w:t>T</w:t>
        </w:r>
      </w:ins>
      <w:ins w:id="2394" w:author="Steve Maas" w:date="2014-01-02T14:16:00Z">
        <w:r>
          <w:t>ypical example</w:t>
        </w:r>
      </w:ins>
      <w:ins w:id="2395" w:author="Steve Maas" w:date="2014-01-02T14:17:00Z">
        <w:r>
          <w:t>s</w:t>
        </w:r>
      </w:ins>
      <w:ins w:id="2396" w:author="Steve Maas" w:date="2014-01-02T14:16:00Z">
        <w:r>
          <w:t xml:space="preserve"> </w:t>
        </w:r>
      </w:ins>
      <w:ins w:id="2397" w:author="Steve Maas" w:date="2014-01-02T14:17:00Z">
        <w:r>
          <w:t xml:space="preserve">are </w:t>
        </w:r>
      </w:ins>
      <w:ins w:id="2398" w:author="Steve Maas" w:date="2014-01-02T14:16:00Z">
        <w:r>
          <w:t xml:space="preserve">buckling </w:t>
        </w:r>
      </w:ins>
      <w:ins w:id="2399" w:author="Steve Maas" w:date="2014-01-02T14:17:00Z">
        <w:r>
          <w:t>of a column or inflation of a balloon</w:t>
        </w:r>
      </w:ins>
      <w:ins w:id="2400" w:author="Steve Maas" w:date="2014-01-02T14:16:00Z">
        <w:r>
          <w:t xml:space="preserve">. </w:t>
        </w:r>
      </w:ins>
      <w:ins w:id="2401" w:author="Steve Maas" w:date="2014-01-02T14:17:00Z">
        <w:r>
          <w:t>FEBio’s Newton based solvers cannot handle buckling since usually at these points, the material</w:t>
        </w:r>
      </w:ins>
      <w:ins w:id="2402" w:author="Steve Maas" w:date="2014-01-02T14:18:00Z">
        <w:r>
          <w:t xml:space="preserve">’s elasticity tangent is not uniquely defined. Although in some cases FEBio will be able to pass </w:t>
        </w:r>
      </w:ins>
      <w:ins w:id="2403" w:author="Steve Maas" w:date="2014-01-02T14:19:00Z">
        <w:r>
          <w:t xml:space="preserve">a </w:t>
        </w:r>
      </w:ins>
      <w:ins w:id="2404" w:author="Steve Maas" w:date="2014-01-02T14:18:00Z">
        <w:r>
          <w:t>buckling point</w:t>
        </w:r>
      </w:ins>
      <w:ins w:id="2405" w:author="Steve Maas" w:date="2014-01-02T14:19:00Z">
        <w:r>
          <w:t xml:space="preserve">, in most cases, FEBio will not be able to converge </w:t>
        </w:r>
      </w:ins>
      <w:ins w:id="2406" w:author="Steve Maas" w:date="2014-01-02T14:20:00Z">
        <w:r>
          <w:t>to a solution</w:t>
        </w:r>
      </w:ins>
      <w:ins w:id="2407" w:author="Steve Maas" w:date="2014-01-02T14:19:00Z">
        <w:r>
          <w:t xml:space="preserve">. </w:t>
        </w:r>
      </w:ins>
    </w:p>
    <w:p w14:paraId="25C7F962" w14:textId="03B6DE86" w:rsidR="00DE1D8A" w:rsidRDefault="00DE1D8A">
      <w:pPr>
        <w:pStyle w:val="Heading3"/>
        <w:rPr>
          <w:ins w:id="2408" w:author="Steve Maas" w:date="2014-01-02T14:21:00Z"/>
        </w:rPr>
        <w:pPrChange w:id="2409" w:author="Steve Maas" w:date="2014-01-02T14:21:00Z">
          <w:pPr/>
        </w:pPrChange>
      </w:pPr>
      <w:bookmarkStart w:id="2410" w:name="_Toc377547389"/>
      <w:ins w:id="2411" w:author="Steve Maas" w:date="2014-01-02T14:21:00Z">
        <w:r>
          <w:t>Material instabilities</w:t>
        </w:r>
        <w:bookmarkEnd w:id="2410"/>
      </w:ins>
    </w:p>
    <w:p w14:paraId="19837DD1" w14:textId="4E55CE27" w:rsidR="00DE1D8A" w:rsidRDefault="009A09E2">
      <w:pPr>
        <w:rPr>
          <w:ins w:id="2412" w:author="Steve Maas" w:date="2014-01-02T14:22:00Z"/>
        </w:rPr>
      </w:pPr>
      <w:ins w:id="2413" w:author="Steve Maas" w:date="2014-01-02T14:21:00Z">
        <w:r>
          <w:t xml:space="preserve">A material instability is </w:t>
        </w:r>
      </w:ins>
      <w:ins w:id="2414" w:author="Steve Maas" w:date="2014-01-02T14:22:00Z">
        <w:r>
          <w:t xml:space="preserve">a </w:t>
        </w:r>
      </w:ins>
      <w:ins w:id="2415" w:author="Steve Maas" w:date="2014-01-02T14:21:00Z">
        <w:r>
          <w:t xml:space="preserve">point in the stress-strain response where the slope of the stress-strain curve effectively becomes zero. </w:t>
        </w:r>
      </w:ins>
      <w:ins w:id="2416"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417" w:author="Steve Maas" w:date="2014-01-02T14:24:00Z"/>
        </w:rPr>
      </w:pPr>
    </w:p>
    <w:p w14:paraId="4CD27D11" w14:textId="7887B84F" w:rsidR="009A09E2" w:rsidDel="009A09E2" w:rsidRDefault="009A09E2">
      <w:pPr>
        <w:rPr>
          <w:del w:id="2418" w:author="Steve Maas" w:date="2014-01-02T14:26:00Z"/>
        </w:rPr>
        <w:pPrChange w:id="2419" w:author="Steve Maas" w:date="2014-01-02T14:26:00Z">
          <w:pPr>
            <w:pStyle w:val="ListParagraph"/>
            <w:numPr>
              <w:numId w:val="58"/>
            </w:numPr>
            <w:tabs>
              <w:tab w:val="num" w:pos="720"/>
            </w:tabs>
            <w:ind w:hanging="360"/>
          </w:pPr>
        </w:pPrChange>
      </w:pPr>
      <w:ins w:id="2420"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421" w:author="Steve Maas" w:date="2014-01-02T14:26:00Z">
        <w:r>
          <w:t xml:space="preserve">and even if it finds a solution, it may not to useful. </w:t>
        </w:r>
      </w:ins>
    </w:p>
    <w:p w14:paraId="5FADBD22" w14:textId="77777777" w:rsidR="009A09E2" w:rsidRPr="00FE00A6" w:rsidRDefault="009A09E2" w:rsidP="00FE00A6">
      <w:pPr>
        <w:rPr>
          <w:ins w:id="2422" w:author="Steve Maas" w:date="2014-01-02T14:26:00Z"/>
        </w:rPr>
      </w:pPr>
    </w:p>
    <w:p w14:paraId="587DF599" w14:textId="332FBF71" w:rsidR="00590133" w:rsidDel="009A09E2" w:rsidRDefault="009A09E2">
      <w:pPr>
        <w:pStyle w:val="Heading3"/>
        <w:rPr>
          <w:del w:id="2423" w:author="Steve Maas" w:date="2014-01-02T14:26:00Z"/>
        </w:rPr>
        <w:pPrChange w:id="2424" w:author="Steve Maas" w:date="2014-01-02T14:26:00Z">
          <w:pPr>
            <w:pStyle w:val="ListParagraph"/>
            <w:numPr>
              <w:numId w:val="58"/>
            </w:numPr>
            <w:tabs>
              <w:tab w:val="num" w:pos="720"/>
            </w:tabs>
            <w:ind w:hanging="360"/>
          </w:pPr>
        </w:pPrChange>
      </w:pPr>
      <w:bookmarkStart w:id="2425" w:name="_Toc377547390"/>
      <w:ins w:id="2426" w:author="Steve Maas" w:date="2014-01-02T14:27:00Z">
        <w:r>
          <w:t>Re</w:t>
        </w:r>
      </w:ins>
      <w:r w:rsidR="0063263E">
        <w:t>me</w:t>
      </w:r>
      <w:ins w:id="2427" w:author="Steve Maas" w:date="2014-01-02T14:27:00Z">
        <w:r>
          <w:t>shing</w:t>
        </w:r>
      </w:ins>
      <w:bookmarkEnd w:id="2425"/>
      <w:del w:id="2428"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del>
    </w:p>
    <w:p w14:paraId="45607322" w14:textId="77777777" w:rsidR="009A09E2" w:rsidRDefault="009A09E2">
      <w:pPr>
        <w:pStyle w:val="Heading3"/>
        <w:rPr>
          <w:ins w:id="2429" w:author="Steve Maas" w:date="2014-01-02T14:26:00Z"/>
        </w:rPr>
        <w:pPrChange w:id="2430" w:author="Steve Maas" w:date="2014-01-02T14:26:00Z">
          <w:pPr>
            <w:pStyle w:val="ListParagraph"/>
            <w:numPr>
              <w:numId w:val="58"/>
            </w:numPr>
            <w:tabs>
              <w:tab w:val="num" w:pos="720"/>
            </w:tabs>
            <w:ind w:hanging="360"/>
          </w:pPr>
        </w:pPrChange>
      </w:pPr>
      <w:bookmarkStart w:id="2431" w:name="_Toc377547391"/>
      <w:bookmarkEnd w:id="2431"/>
    </w:p>
    <w:p w14:paraId="202DC362" w14:textId="0403C7F3" w:rsidR="009A09E2" w:rsidRDefault="009A09E2">
      <w:pPr>
        <w:rPr>
          <w:ins w:id="2432" w:author="Steve Maas" w:date="2014-01-02T14:26:00Z"/>
        </w:rPr>
        <w:pPrChange w:id="2433" w:author="Steve Maas" w:date="2014-01-02T14:26:00Z">
          <w:pPr>
            <w:pStyle w:val="ListParagraph"/>
            <w:numPr>
              <w:numId w:val="58"/>
            </w:numPr>
            <w:tabs>
              <w:tab w:val="num" w:pos="720"/>
            </w:tabs>
            <w:ind w:hanging="360"/>
          </w:pPr>
        </w:pPrChange>
      </w:pPr>
      <w:ins w:id="2434" w:author="Steve Maas" w:date="2014-01-02T14:27:00Z">
        <w:r>
          <w:t>FEBio is designed to solve problems that can undergo large deformations. However, when the deformations become too large</w:t>
        </w:r>
      </w:ins>
      <w:ins w:id="2435" w:author="Steve Maas" w:date="2014-01-02T14:28:00Z">
        <w:r>
          <w:t xml:space="preserve"> it can happen that the finite element mesh cannot be distorted any further without inverting elements. In that case, FEBio will not be able to continue the solution and will most likely terminate </w:t>
        </w:r>
      </w:ins>
      <w:ins w:id="2436" w:author="Steve Maas" w:date="2014-01-02T14:29:00Z">
        <w:r>
          <w:t>with</w:t>
        </w:r>
      </w:ins>
      <w:ins w:id="2437" w:author="Steve Maas" w:date="2014-01-02T14:28:00Z">
        <w:r>
          <w:t xml:space="preserve"> </w:t>
        </w:r>
      </w:ins>
      <w:ins w:id="2438" w:author="Steve Maas" w:date="2014-01-02T14:29:00Z">
        <w:r>
          <w:t xml:space="preserve">a negative jacobian error message. </w:t>
        </w:r>
      </w:ins>
    </w:p>
    <w:p w14:paraId="16AD4CE3" w14:textId="77777777" w:rsidR="009A09E2" w:rsidRDefault="009A09E2">
      <w:pPr>
        <w:rPr>
          <w:ins w:id="2439" w:author="Steve Maas" w:date="2014-01-02T14:30:00Z"/>
        </w:rPr>
        <w:pPrChange w:id="2440" w:author="Steve Maas" w:date="2014-01-02T14:26:00Z">
          <w:pPr>
            <w:pStyle w:val="ListParagraph"/>
            <w:numPr>
              <w:numId w:val="58"/>
            </w:numPr>
            <w:tabs>
              <w:tab w:val="num" w:pos="720"/>
            </w:tabs>
            <w:ind w:hanging="360"/>
          </w:pPr>
        </w:pPrChange>
      </w:pPr>
    </w:p>
    <w:p w14:paraId="7C5A23E2" w14:textId="1C6F481C" w:rsidR="00D0053D" w:rsidRDefault="009A09E2">
      <w:pPr>
        <w:rPr>
          <w:ins w:id="2441" w:author="Steve Maas" w:date="2014-01-02T16:22:00Z"/>
        </w:rPr>
        <w:pPrChange w:id="2442" w:author="Steve Maas" w:date="2014-01-02T14:26:00Z">
          <w:pPr>
            <w:pStyle w:val="ListParagraph"/>
            <w:numPr>
              <w:numId w:val="58"/>
            </w:numPr>
            <w:tabs>
              <w:tab w:val="num" w:pos="720"/>
            </w:tabs>
            <w:ind w:hanging="360"/>
          </w:pPr>
        </w:pPrChange>
      </w:pPr>
      <w:ins w:id="2443" w:author="Steve Maas" w:date="2014-01-02T14:30:00Z">
        <w:r>
          <w:t>One possible solution to this problem is to remesh the model at th</w:t>
        </w:r>
      </w:ins>
      <w:ins w:id="2444" w:author="Steve Maas" w:date="2014-01-02T14:31:00Z">
        <w:r>
          <w:t>e</w:t>
        </w:r>
      </w:ins>
      <w:ins w:id="2445" w:author="Steve Maas" w:date="2014-01-02T14:30:00Z">
        <w:r>
          <w:t xml:space="preserve"> point</w:t>
        </w:r>
      </w:ins>
      <w:ins w:id="2446" w:author="Steve Maas" w:date="2014-01-02T14:31:00Z">
        <w:r>
          <w:t xml:space="preserve"> at which the deformation become too large</w:t>
        </w:r>
      </w:ins>
      <w:ins w:id="2447" w:author="Steve Maas" w:date="2014-01-02T14:30:00Z">
        <w:r>
          <w:t xml:space="preserve">, but currently FEBio does not have any remeshing capabilities. </w:t>
        </w:r>
      </w:ins>
      <w:del w:id="2448"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449" w:author="Steve Maas" w:date="2014-01-02T14:31:00Z">
        <w:r w:rsidR="00DF1A47">
          <w:t xml:space="preserve">The only remedy at this point is to plan ahead and design your mesh in such a way that the elements will not invert in the range of deformation that you are </w:t>
        </w:r>
      </w:ins>
      <w:ins w:id="2450" w:author="Steve Maas" w:date="2014-01-02T14:32:00Z">
        <w:r w:rsidR="00DF1A47">
          <w:t>interested</w:t>
        </w:r>
      </w:ins>
      <w:ins w:id="2451" w:author="Steve Maas" w:date="2014-01-02T14:31:00Z">
        <w:r w:rsidR="00DF1A47">
          <w:t xml:space="preserve"> </w:t>
        </w:r>
      </w:ins>
      <w:ins w:id="2452" w:author="Steve Maas" w:date="2014-01-02T14:32:00Z">
        <w:r w:rsidR="00DF1A47">
          <w:t>in (e.g. place a butterfly mesh in sharp corners or make the mesh finer in areas of larger deformation).</w:t>
        </w:r>
      </w:ins>
    </w:p>
    <w:p w14:paraId="2D1C8A6F" w14:textId="77777777" w:rsidR="00997C6C" w:rsidRDefault="00997C6C">
      <w:pPr>
        <w:rPr>
          <w:ins w:id="2453" w:author="Steve Maas" w:date="2014-01-02T16:22:00Z"/>
        </w:rPr>
        <w:pPrChange w:id="2454"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455" w:author="Steve Maas" w:date="2014-01-02T16:23:00Z"/>
        </w:rPr>
        <w:pPrChange w:id="2456" w:author="Steve Maas" w:date="2014-01-02T16:22:00Z">
          <w:pPr>
            <w:pStyle w:val="ListParagraph"/>
            <w:numPr>
              <w:numId w:val="58"/>
            </w:numPr>
            <w:tabs>
              <w:tab w:val="num" w:pos="720"/>
            </w:tabs>
            <w:ind w:hanging="360"/>
          </w:pPr>
        </w:pPrChange>
      </w:pPr>
      <w:bookmarkStart w:id="2457" w:name="_Toc377547392"/>
      <w:ins w:id="2458" w:author="Steve Maas" w:date="2014-01-02T16:23:00Z">
        <w:r>
          <w:lastRenderedPageBreak/>
          <w:t>Force-driven Problems</w:t>
        </w:r>
        <w:bookmarkEnd w:id="2457"/>
      </w:ins>
    </w:p>
    <w:p w14:paraId="311E7AA0" w14:textId="39D72FC2" w:rsidR="00997C6C" w:rsidRDefault="00997C6C">
      <w:pPr>
        <w:rPr>
          <w:ins w:id="2459" w:author="Steve Maas" w:date="2014-01-02T16:32:00Z"/>
        </w:rPr>
        <w:pPrChange w:id="2460" w:author="Steve Maas" w:date="2014-01-02T16:23:00Z">
          <w:pPr>
            <w:pStyle w:val="ListParagraph"/>
            <w:numPr>
              <w:numId w:val="58"/>
            </w:numPr>
            <w:tabs>
              <w:tab w:val="num" w:pos="720"/>
            </w:tabs>
            <w:ind w:hanging="360"/>
          </w:pPr>
        </w:pPrChange>
      </w:pPr>
      <w:ins w:id="2461"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462" w:author="Steve Maas" w:date="2014-01-02T16:26:00Z">
        <w:r>
          <w:rPr>
            <w:rStyle w:val="FootnoteReference"/>
          </w:rPr>
          <w:footnoteReference w:id="9"/>
        </w:r>
      </w:ins>
      <w:ins w:id="2465" w:author="Steve Maas" w:date="2014-01-02T16:23:00Z">
        <w:r>
          <w:t>.</w:t>
        </w:r>
      </w:ins>
      <w:ins w:id="2466" w:author="Steve Maas" w:date="2014-01-02T16:27:00Z">
        <w:r>
          <w:t xml:space="preserve"> The cause of this </w:t>
        </w:r>
      </w:ins>
      <w:ins w:id="2467" w:author="Steve Maas" w:date="2014-01-02T16:28:00Z">
        <w:r>
          <w:t>instability</w:t>
        </w:r>
      </w:ins>
      <w:ins w:id="2468" w:author="Steve Maas" w:date="2014-01-02T16:27:00Z">
        <w:r>
          <w:t xml:space="preserve"> can easily </w:t>
        </w:r>
      </w:ins>
      <w:ins w:id="2469"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470" w:author="Steve Maas" w:date="2014-01-02T16:30:00Z">
        <w:r>
          <w:t xml:space="preserve">box must generate stresses which balance the applied forces exactly. Unfortunately, the numerical solution will only be approximate </w:t>
        </w:r>
      </w:ins>
      <w:ins w:id="2471" w:author="Steve Maas" w:date="2014-01-02T16:31:00Z">
        <w:r>
          <w:t xml:space="preserve">due to numerical round-off errors inherent in the calculation. Even the slightest deviation </w:t>
        </w:r>
        <w:r w:rsidR="00432E39">
          <w:t xml:space="preserve">from balancing the forces exactly will create a net-force which </w:t>
        </w:r>
      </w:ins>
      <w:ins w:id="2472" w:author="Steve Maas" w:date="2014-01-02T16:32:00Z">
        <w:r w:rsidR="00432E39">
          <w:t>in turn causes the model to fly off in the unconstrained direction</w:t>
        </w:r>
      </w:ins>
      <w:ins w:id="2473" w:author="Steve Maas" w:date="2014-01-02T16:33:00Z">
        <w:r w:rsidR="00432E39">
          <w:t xml:space="preserve"> (in which a rigid body mode now exists)</w:t>
        </w:r>
      </w:ins>
      <w:ins w:id="2474" w:author="Steve Maas" w:date="2014-01-02T16:32:00Z">
        <w:r w:rsidR="00432E39">
          <w:t>.</w:t>
        </w:r>
      </w:ins>
    </w:p>
    <w:p w14:paraId="7BD96979" w14:textId="77777777" w:rsidR="00432E39" w:rsidRDefault="00432E39">
      <w:pPr>
        <w:rPr>
          <w:ins w:id="2475" w:author="Steve Maas" w:date="2014-01-02T16:32:00Z"/>
        </w:rPr>
        <w:pPrChange w:id="2476" w:author="Steve Maas" w:date="2014-01-02T16:23:00Z">
          <w:pPr>
            <w:pStyle w:val="ListParagraph"/>
            <w:numPr>
              <w:numId w:val="58"/>
            </w:numPr>
            <w:tabs>
              <w:tab w:val="num" w:pos="720"/>
            </w:tabs>
            <w:ind w:hanging="360"/>
          </w:pPr>
        </w:pPrChange>
      </w:pPr>
    </w:p>
    <w:p w14:paraId="297BFAAE" w14:textId="4AF90F89" w:rsidR="00432E39" w:rsidRDefault="00432E39">
      <w:pPr>
        <w:rPr>
          <w:ins w:id="2477" w:author="Steve Maas" w:date="2014-01-02T17:06:00Z"/>
        </w:rPr>
        <w:pPrChange w:id="2478" w:author="Steve Maas" w:date="2014-01-02T16:23:00Z">
          <w:pPr>
            <w:pStyle w:val="ListParagraph"/>
            <w:numPr>
              <w:numId w:val="58"/>
            </w:numPr>
            <w:tabs>
              <w:tab w:val="num" w:pos="720"/>
            </w:tabs>
            <w:ind w:hanging="360"/>
          </w:pPr>
        </w:pPrChange>
      </w:pPr>
      <w:ins w:id="2479"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2480"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481" w:author="Steve Maas" w:date="2014-01-02T17:06:00Z"/>
        </w:rPr>
        <w:pPrChange w:id="2482"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483" w:author="Steve Maas" w:date="2014-01-02T17:07:00Z"/>
        </w:rPr>
        <w:pPrChange w:id="2484" w:author="Steve Maas" w:date="2014-01-02T17:06:00Z">
          <w:pPr>
            <w:pStyle w:val="ListParagraph"/>
            <w:numPr>
              <w:numId w:val="58"/>
            </w:numPr>
            <w:tabs>
              <w:tab w:val="num" w:pos="720"/>
            </w:tabs>
            <w:ind w:hanging="360"/>
          </w:pPr>
        </w:pPrChange>
      </w:pPr>
      <w:bookmarkStart w:id="2485" w:name="_Toc377547393"/>
      <w:ins w:id="2486" w:author="Steve Maas" w:date="2014-01-02T17:07:00Z">
        <w:r>
          <w:t xml:space="preserve">Solutions obtained on </w:t>
        </w:r>
      </w:ins>
      <w:ins w:id="2487" w:author="Steve Maas" w:date="2014-01-02T17:06:00Z">
        <w:r>
          <w:t xml:space="preserve">Multi-processor </w:t>
        </w:r>
      </w:ins>
      <w:ins w:id="2488" w:author="Steve Maas" w:date="2014-01-02T17:07:00Z">
        <w:r>
          <w:t>Machines</w:t>
        </w:r>
        <w:bookmarkEnd w:id="2485"/>
      </w:ins>
    </w:p>
    <w:p w14:paraId="32BBF32B" w14:textId="5431C6A9" w:rsidR="0085430D" w:rsidRDefault="0085430D">
      <w:pPr>
        <w:rPr>
          <w:ins w:id="2489" w:author="Steve Maas" w:date="2014-01-02T17:12:00Z"/>
        </w:rPr>
        <w:pPrChange w:id="2490" w:author="Steve Maas" w:date="2014-01-02T17:07:00Z">
          <w:pPr>
            <w:pStyle w:val="ListParagraph"/>
            <w:numPr>
              <w:numId w:val="58"/>
            </w:numPr>
            <w:tabs>
              <w:tab w:val="num" w:pos="720"/>
            </w:tabs>
            <w:ind w:hanging="360"/>
          </w:pPr>
        </w:pPrChange>
      </w:pPr>
      <w:ins w:id="2491" w:author="Steve Maas" w:date="2014-01-02T17:07:00Z">
        <w:r>
          <w:t xml:space="preserve">Although </w:t>
        </w:r>
      </w:ins>
      <w:ins w:id="2492" w:author="Steve Maas" w:date="2014-01-02T17:08:00Z">
        <w:r>
          <w:t xml:space="preserve">technically </w:t>
        </w:r>
      </w:ins>
      <w:ins w:id="2493"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494" w:author="Steve Maas" w:date="2014-01-02T17:08:00Z">
        <w:r>
          <w:t xml:space="preserve">This is caused by the fact that on multi-processor machines the same calculations can be executed in a different order and due to </w:t>
        </w:r>
      </w:ins>
      <w:ins w:id="2495" w:author="Steve Maas" w:date="2014-01-02T17:09:00Z">
        <w:r>
          <w:t xml:space="preserve">the accumulation of </w:t>
        </w:r>
      </w:ins>
      <w:ins w:id="2496" w:author="Steve Maas" w:date="2014-01-02T17:08:00Z">
        <w:r>
          <w:t xml:space="preserve">numerical round-off errors </w:t>
        </w:r>
      </w:ins>
      <w:ins w:id="2497" w:author="Steve Maas" w:date="2014-01-02T17:09:00Z">
        <w:r>
          <w:t>may result in slightly different answers. Th</w:t>
        </w:r>
      </w:ins>
      <w:ins w:id="2498" w:author="Steve Maas" w:date="2014-01-02T17:10:00Z">
        <w:r>
          <w:t xml:space="preserve">e </w:t>
        </w:r>
        <w:proofErr w:type="gramStart"/>
        <w:r>
          <w:t>type</w:t>
        </w:r>
        <w:proofErr w:type="gramEnd"/>
        <w:r>
          <w:t xml:space="preserve"> of problems that are mostly affected by this are problems that are close too being ill-conditioned. Also, problems that have many time steps or require </w:t>
        </w:r>
        <w:proofErr w:type="gramStart"/>
        <w:r>
          <w:t>many iterations</w:t>
        </w:r>
        <w:proofErr w:type="gramEnd"/>
        <w:r>
          <w:t xml:space="preserve"> </w:t>
        </w:r>
      </w:ins>
      <w:ins w:id="2499" w:author="Steve Maas" w:date="2014-01-02T17:12:00Z">
        <w:r>
          <w:t>for</w:t>
        </w:r>
      </w:ins>
      <w:ins w:id="2500" w:author="Steve Maas" w:date="2014-01-02T17:10:00Z">
        <w:r>
          <w:t xml:space="preserve"> each time step</w:t>
        </w:r>
      </w:ins>
      <w:ins w:id="2501" w:author="Steve Maas" w:date="2014-01-02T17:12:00Z">
        <w:r w:rsidR="0063263E">
          <w:t xml:space="preserve"> may be affected by this. </w:t>
        </w:r>
      </w:ins>
    </w:p>
    <w:p w14:paraId="539347AE" w14:textId="77777777" w:rsidR="0063263E" w:rsidRDefault="0063263E">
      <w:pPr>
        <w:rPr>
          <w:ins w:id="2502" w:author="Steve Maas" w:date="2014-01-02T17:12:00Z"/>
        </w:rPr>
        <w:pPrChange w:id="2503"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504" w:author="Steve Maas" w:date="2014-01-02T17:07:00Z">
          <w:pPr>
            <w:pStyle w:val="ListParagraph"/>
            <w:numPr>
              <w:numId w:val="58"/>
            </w:numPr>
            <w:tabs>
              <w:tab w:val="num" w:pos="720"/>
            </w:tabs>
            <w:ind w:hanging="360"/>
          </w:pPr>
        </w:pPrChange>
      </w:pPr>
      <w:proofErr w:type="gramStart"/>
      <w:ins w:id="2505" w:author="Steve Maas" w:date="2014-01-02T17:12:00Z">
        <w:r>
          <w:t xml:space="preserve">If you experience </w:t>
        </w:r>
      </w:ins>
      <w:ins w:id="2506" w:author="Steve Maas" w:date="2014-01-02T17:13:00Z">
        <w:r>
          <w:t>different answers for the same problem</w:t>
        </w:r>
      </w:ins>
      <w:ins w:id="2507" w:author="Steve Maas" w:date="2014-01-02T17:12:00Z">
        <w:r>
          <w:t xml:space="preserve">, </w:t>
        </w:r>
      </w:ins>
      <w:r w:rsidR="00121748">
        <w:t>try running the model on just one processor (if possible)</w:t>
      </w:r>
      <w:ins w:id="2508" w:author="Steve Maas" w:date="2014-01-02T17:13:00Z">
        <w:r>
          <w:t>.</w:t>
        </w:r>
        <w:proofErr w:type="gramEnd"/>
        <w:r>
          <w:t xml:space="preserve"> </w:t>
        </w:r>
        <w:proofErr w:type="gramStart"/>
        <w:r>
          <w:t xml:space="preserve">See section </w:t>
        </w:r>
        <w:r>
          <w:fldChar w:fldCharType="begin"/>
        </w:r>
        <w:r>
          <w:instrText xml:space="preserve"> REF _Ref376446157 \r \h </w:instrText>
        </w:r>
      </w:ins>
      <w:r>
        <w:fldChar w:fldCharType="separate"/>
      </w:r>
      <w:ins w:id="2509" w:author="Steve Maas" w:date="2014-01-02T17:13:00Z">
        <w:r>
          <w:t>2.6</w:t>
        </w:r>
        <w:r>
          <w:fldChar w:fldCharType="end"/>
        </w:r>
        <w:r>
          <w:t xml:space="preserve"> for more information on how to run FEBio on multi-processor machines.</w:t>
        </w:r>
      </w:ins>
      <w:proofErr w:type="gramEnd"/>
    </w:p>
    <w:p w14:paraId="5B9587E7" w14:textId="77777777" w:rsidR="000140F2" w:rsidRDefault="000140F2" w:rsidP="000140F2"/>
    <w:p w14:paraId="24CAA91C" w14:textId="471C1580" w:rsidR="000140F2" w:rsidRDefault="000140F2" w:rsidP="007D6F0D">
      <w:pPr>
        <w:pStyle w:val="Heading2"/>
      </w:pPr>
      <w:bookmarkStart w:id="2510" w:name="_Toc377547394"/>
      <w:r>
        <w:t xml:space="preserve">Where to </w:t>
      </w:r>
      <w:r w:rsidR="00FD648A">
        <w:t>G</w:t>
      </w:r>
      <w:r>
        <w:t>et</w:t>
      </w:r>
      <w:r w:rsidR="00B201E3">
        <w:t xml:space="preserve"> </w:t>
      </w:r>
      <w:r w:rsidR="00FD648A">
        <w:t>M</w:t>
      </w:r>
      <w:r w:rsidR="00B201E3">
        <w:t>ore</w:t>
      </w:r>
      <w:r>
        <w:t xml:space="preserve"> </w:t>
      </w:r>
      <w:r w:rsidR="00FD648A">
        <w:t>H</w:t>
      </w:r>
      <w:r>
        <w:t>elp</w:t>
      </w:r>
      <w:bookmarkEnd w:id="2510"/>
    </w:p>
    <w:p w14:paraId="37897DD1" w14:textId="7CB68764" w:rsidR="00DB69A3" w:rsidRDefault="00DB69A3">
      <w:pPr>
        <w:rPr>
          <w:ins w:id="2511" w:author="Steve Maas" w:date="2014-01-02T16:40:00Z"/>
        </w:rPr>
      </w:pPr>
      <w:ins w:id="2512" w:author="Steve Maas" w:date="2014-01-02T16:38:00Z">
        <w:r>
          <w:t xml:space="preserve">When you get here, you may be ready to pull all your hair out, but fret not, all is not lost. </w:t>
        </w:r>
      </w:ins>
      <w:ins w:id="2513" w:author="Steve Maas" w:date="2014-01-02T16:39:00Z">
        <w:r>
          <w:t xml:space="preserve">In fact, some people may have run into a similar issue and found a solution. The first place to find these </w:t>
        </w:r>
      </w:ins>
      <w:ins w:id="2514" w:author="Steve Maas" w:date="2014-01-02T16:40:00Z">
        <w:r>
          <w:t>people</w:t>
        </w:r>
      </w:ins>
      <w:ins w:id="2515" w:author="Steve Maas" w:date="2014-01-02T16:39:00Z">
        <w:r>
          <w:t xml:space="preserve"> </w:t>
        </w:r>
      </w:ins>
      <w:ins w:id="2516" w:author="Steve Maas" w:date="2014-01-02T16:40:00Z">
        <w:r>
          <w:t>is on the FEBio user’s forum (</w:t>
        </w:r>
      </w:ins>
      <w:ins w:id="2517" w:author="Steve Maas" w:date="2014-01-02T16:41:00Z">
        <w:r>
          <w:fldChar w:fldCharType="begin"/>
        </w:r>
        <w:r>
          <w:instrText xml:space="preserve"> HYPERLINK "</w:instrText>
        </w:r>
      </w:ins>
      <w:ins w:id="2518" w:author="Steve Maas" w:date="2014-01-02T16:40:00Z">
        <w:r w:rsidRPr="00DB69A3">
          <w:instrText>http://mrlforums.sci.utah.edu/forums/forum.php</w:instrText>
        </w:r>
      </w:ins>
      <w:ins w:id="2519" w:author="Steve Maas" w:date="2014-01-02T16:41:00Z">
        <w:r>
          <w:instrText xml:space="preserve">" </w:instrText>
        </w:r>
        <w:r>
          <w:fldChar w:fldCharType="separate"/>
        </w:r>
      </w:ins>
      <w:ins w:id="2520" w:author="Steve Maas" w:date="2014-01-02T16:40:00Z">
        <w:r w:rsidRPr="00251CA6">
          <w:rPr>
            <w:rStyle w:val="Hyperlink"/>
          </w:rPr>
          <w:t>http://mrlforums.sci.utah.edu/forums/forum.php</w:t>
        </w:r>
      </w:ins>
      <w:ins w:id="2521" w:author="Steve Maas" w:date="2014-01-02T16:41:00Z">
        <w:r>
          <w:fldChar w:fldCharType="end"/>
        </w:r>
      </w:ins>
      <w:ins w:id="2522" w:author="Steve Maas" w:date="2014-01-02T16:40:00Z">
        <w:r>
          <w:t xml:space="preserve">). </w:t>
        </w:r>
      </w:ins>
      <w:ins w:id="2523"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2524" w:author="Steve Maas" w:date="2014-01-02T16:43:00Z">
        <w:r w:rsidR="00061F56">
          <w:t>’t hesitate to use it!</w:t>
        </w:r>
      </w:ins>
    </w:p>
    <w:p w14:paraId="096B1684" w14:textId="77777777" w:rsidR="00DB69A3" w:rsidRDefault="00DB69A3">
      <w:pPr>
        <w:rPr>
          <w:ins w:id="2525" w:author="Steve Maas" w:date="2014-01-02T16:38:00Z"/>
        </w:rPr>
      </w:pPr>
    </w:p>
    <w:p w14:paraId="475C0D32" w14:textId="004D2DFD" w:rsidR="000140F2" w:rsidDel="00061F56" w:rsidRDefault="000140F2">
      <w:pPr>
        <w:rPr>
          <w:del w:id="2526" w:author="Steve Maas" w:date="2014-01-02T16:43:00Z"/>
        </w:rPr>
      </w:pPr>
      <w:del w:id="2527"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528" w:name="_Toc377547395"/>
      <w:r>
        <w:lastRenderedPageBreak/>
        <w:t xml:space="preserve">Configuration </w:t>
      </w:r>
      <w:r w:rsidR="00E67A22">
        <w:t>F</w:t>
      </w:r>
      <w:r>
        <w:t>ile</w:t>
      </w:r>
      <w:bookmarkEnd w:id="2528"/>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529" w:author="Steve Maas" w:date="2014-01-02T11:08:00Z"/>
        </w:trPr>
        <w:tc>
          <w:tcPr>
            <w:tcW w:w="2448" w:type="dxa"/>
            <w:shd w:val="clear" w:color="auto" w:fill="auto"/>
          </w:tcPr>
          <w:p w14:paraId="14B62B6B" w14:textId="4EB42321" w:rsidR="00470C94" w:rsidRDefault="00470C94" w:rsidP="006A0BC1">
            <w:pPr>
              <w:pStyle w:val="code"/>
              <w:rPr>
                <w:ins w:id="2530" w:author="Steve Maas" w:date="2014-01-02T11:08:00Z"/>
              </w:rPr>
            </w:pPr>
            <w:ins w:id="2531" w:author="Steve Maas" w:date="2014-01-02T11:08:00Z">
              <w:r>
                <w:t>import</w:t>
              </w:r>
            </w:ins>
          </w:p>
        </w:tc>
        <w:tc>
          <w:tcPr>
            <w:tcW w:w="7128" w:type="dxa"/>
            <w:shd w:val="clear" w:color="auto" w:fill="auto"/>
          </w:tcPr>
          <w:p w14:paraId="2BAC5DAC" w14:textId="52E1FC7F" w:rsidR="00470C94" w:rsidRDefault="00470C94" w:rsidP="006A0BC1">
            <w:pPr>
              <w:rPr>
                <w:ins w:id="2532" w:author="Steve Maas" w:date="2014-01-02T11:08:00Z"/>
              </w:rPr>
            </w:pPr>
            <w:ins w:id="2533"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534" w:author="Steve Maas" w:date="2014-01-02T11:08:00Z"/>
        </w:rPr>
      </w:pPr>
      <w:r>
        <w:t>FEBio supports several linear solvers, such as</w:t>
      </w:r>
      <w:del w:id="2535"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536" w:author="Steve Maas" w:date="2014-01-02T11:09:00Z">
        <w:r w:rsidDel="00470C94">
          <w:delText xml:space="preserve">the SuperLU and the </w:delText>
        </w:r>
      </w:del>
      <w:r>
        <w:t xml:space="preserve">Pardiso </w:t>
      </w:r>
      <w:proofErr w:type="gramStart"/>
      <w:r>
        <w:t>solver are</w:t>
      </w:r>
      <w:proofErr w:type="gramEnd"/>
      <w:r>
        <w:t xml:space="preserve"> available on most platforms.</w:t>
      </w:r>
      <w:ins w:id="2537"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538" w:author="Steve Maas" w:date="2014-01-02T11:09:00Z">
        <w:r>
          <w:t xml:space="preserve">As of </w:t>
        </w:r>
      </w:ins>
      <w:ins w:id="2539" w:author="Steve Maas" w:date="2014-01-02T11:10:00Z">
        <w:r>
          <w:t xml:space="preserve">FEBio 2.0 the user can create and use plugins designed for FEBio. These plugins extend the standard capabilities without the need to recompile the FEBio code. </w:t>
        </w:r>
      </w:ins>
      <w:ins w:id="2540" w:author="Steve Maas" w:date="2014-01-02T11:11:00Z">
        <w:r>
          <w:t xml:space="preserve">See Appendix B for more information on </w:t>
        </w:r>
      </w:ins>
      <w:ins w:id="2541" w:author="Steve Maas" w:date="2014-01-02T11:12:00Z">
        <w:r>
          <w:t xml:space="preserve">using </w:t>
        </w:r>
      </w:ins>
      <w:ins w:id="2542" w:author="Steve Maas" w:date="2014-01-02T11:11:00Z">
        <w:r>
          <w:t>pl</w:t>
        </w:r>
      </w:ins>
      <w:ins w:id="2543"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del w:id="2544" w:author="Steve Maas" w:date="2014-01-02T11:12:00Z">
        <w:r w:rsidDel="00470C94">
          <w:lastRenderedPageBreak/>
          <w:delText>LSDYNA Database Format</w:delText>
        </w:r>
      </w:del>
      <w:bookmarkStart w:id="2545" w:name="_Toc377547396"/>
      <w:ins w:id="2546" w:author="Steve Maas" w:date="2014-01-02T11:12:00Z">
        <w:r w:rsidR="00470C94">
          <w:t>FEBio Plugins</w:t>
        </w:r>
      </w:ins>
      <w:bookmarkEnd w:id="2545"/>
    </w:p>
    <w:p w14:paraId="406503EE" w14:textId="2495BB91" w:rsidR="00470C94" w:rsidRDefault="00860308">
      <w:pPr>
        <w:rPr>
          <w:ins w:id="2547" w:author="Steve Maas" w:date="2014-01-02T11:15:00Z"/>
        </w:rPr>
        <w:pPrChange w:id="2548" w:author="Steve Maas" w:date="2014-01-02T11:13:00Z">
          <w:pPr>
            <w:pStyle w:val="code"/>
          </w:pPr>
        </w:pPrChange>
      </w:pPr>
      <w:proofErr w:type="gramStart"/>
      <w:r>
        <w:t xml:space="preserve">As of version </w:t>
      </w:r>
      <w:del w:id="2549" w:author="Steve Maas" w:date="2014-01-02T11:12:00Z">
        <w:r w:rsidDel="00470C94">
          <w:delText>1</w:delText>
        </w:r>
      </w:del>
      <w:ins w:id="2550" w:author="Steve Maas" w:date="2014-01-02T11:12:00Z">
        <w:r w:rsidR="00470C94">
          <w:t>2</w:t>
        </w:r>
      </w:ins>
      <w:r>
        <w:t>.</w:t>
      </w:r>
      <w:proofErr w:type="gramEnd"/>
      <w:del w:id="2551" w:author="Steve Maas" w:date="2014-01-02T11:12:00Z">
        <w:r w:rsidDel="00470C94">
          <w:delText>4</w:delText>
        </w:r>
      </w:del>
      <w:ins w:id="2552" w:author="Steve Maas" w:date="2014-01-02T11:12:00Z">
        <w:r w:rsidR="00470C94">
          <w:t>0</w:t>
        </w:r>
      </w:ins>
      <w:r>
        <w:t xml:space="preserve"> </w:t>
      </w:r>
      <w:del w:id="2553" w:author="Steve Maas" w:date="2014-01-02T11:12:00Z">
        <w:r w:rsidDel="00470C94">
          <w:delText xml:space="preserve">the LSDYNA </w:delText>
        </w:r>
      </w:del>
      <w:ins w:id="2554" w:author="Steve Maas" w:date="2014-01-02T11:12:00Z">
        <w:r w:rsidR="00470C94">
          <w:t>FEBio supports plugins.</w:t>
        </w:r>
      </w:ins>
      <w:ins w:id="2555" w:author="Steve Maas" w:date="2014-01-02T11:13:00Z">
        <w:r w:rsidR="00470C94">
          <w:t xml:space="preserve"> Plugins are dynamic libraries which extend the capabilities of FEBio at runtime without the need to recompile the entire source code. </w:t>
        </w:r>
      </w:ins>
      <w:ins w:id="2556" w:author="Steve Maas" w:date="2014-01-02T11:14:00Z">
        <w:r w:rsidR="00470C94">
          <w:t>This</w:t>
        </w:r>
      </w:ins>
      <w:ins w:id="2557" w:author="Steve Maas" w:date="2014-01-02T11:13:00Z">
        <w:r w:rsidR="00470C94">
          <w:t xml:space="preserve"> offers the user</w:t>
        </w:r>
      </w:ins>
      <w:ins w:id="2558" w:author="Steve Maas" w:date="2014-01-02T11:14:00Z">
        <w:r w:rsidR="00470C94">
          <w:t xml:space="preserve"> a powerful mechanism for extending the default feature set of FEBio with little effort. </w:t>
        </w:r>
      </w:ins>
      <w:ins w:id="2559" w:author="Steve Maas" w:date="2014-01-02T11:15:00Z">
        <w:r w:rsidR="007E2409">
          <w:t>The FEBio developer</w:t>
        </w:r>
      </w:ins>
      <w:ins w:id="2560" w:author="Steve Maas" w:date="2014-01-02T11:22:00Z">
        <w:r w:rsidR="00993E3A">
          <w:t>’</w:t>
        </w:r>
      </w:ins>
      <w:ins w:id="2561"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562" w:author="Steve Maas" w:date="2014-01-02T11:15:00Z"/>
        </w:rPr>
        <w:pPrChange w:id="2563" w:author="Steve Maas" w:date="2014-01-02T11:13:00Z">
          <w:pPr>
            <w:pStyle w:val="code"/>
          </w:pPr>
        </w:pPrChange>
      </w:pPr>
    </w:p>
    <w:p w14:paraId="78D216A6" w14:textId="116DBC1E" w:rsidR="007E2409" w:rsidRDefault="007E2409">
      <w:pPr>
        <w:rPr>
          <w:ins w:id="2564" w:author="Steve Maas" w:date="2014-01-02T11:18:00Z"/>
        </w:rPr>
        <w:pPrChange w:id="2565" w:author="Steve Maas" w:date="2014-01-02T11:16:00Z">
          <w:pPr>
            <w:pStyle w:val="code"/>
          </w:pPr>
        </w:pPrChange>
      </w:pPr>
      <w:ins w:id="2566" w:author="Steve Maas" w:date="2014-01-02T11:15:00Z">
        <w:r>
          <w:t xml:space="preserve">A plugin is compiled into a dynamic library </w:t>
        </w:r>
      </w:ins>
      <w:ins w:id="2567" w:author="Steve Maas" w:date="2014-01-02T11:16:00Z">
        <w:r>
          <w:t xml:space="preserve">(dll) or shared object (so) and containes the compiled code of the library. </w:t>
        </w:r>
      </w:ins>
      <w:ins w:id="2568" w:author="Steve Maas" w:date="2014-01-02T11:17:00Z">
        <w:r>
          <w:t xml:space="preserve">In order to use this plugin, you must add the path and name to the plugin file in the FEBio configuration file (see Appendix A for a discussion of the configuration file). For each plugin, </w:t>
        </w:r>
      </w:ins>
      <w:ins w:id="2569"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570" w:author="Steve Maas" w:date="2014-01-02T11:18:00Z"/>
        </w:rPr>
        <w:pPrChange w:id="2571" w:author="Steve Maas" w:date="2014-01-02T11:16:00Z">
          <w:pPr>
            <w:pStyle w:val="code"/>
          </w:pPr>
        </w:pPrChange>
      </w:pPr>
    </w:p>
    <w:p w14:paraId="7D33407D" w14:textId="0252D287" w:rsidR="007E2409" w:rsidRPr="00645EA5" w:rsidRDefault="007E2409">
      <w:pPr>
        <w:rPr>
          <w:ins w:id="2572" w:author="Steve Maas" w:date="2014-01-02T11:18:00Z"/>
          <w:rFonts w:cs="Courier New"/>
          <w:szCs w:val="22"/>
        </w:rPr>
        <w:pPrChange w:id="2573" w:author="Steve Maas" w:date="2014-01-02T11:16:00Z">
          <w:pPr>
            <w:pStyle w:val="code"/>
          </w:pPr>
        </w:pPrChange>
      </w:pPr>
      <w:ins w:id="2574" w:author="Steve Maas" w:date="2014-01-02T11:19:00Z">
        <w:r>
          <w:rPr>
            <w:rFonts w:ascii="Courier New" w:hAnsi="Courier New" w:cs="Courier New"/>
            <w:sz w:val="22"/>
            <w:szCs w:val="22"/>
          </w:rPr>
          <w:t>&lt;</w:t>
        </w:r>
        <w:proofErr w:type="gramStart"/>
        <w:r>
          <w:rPr>
            <w:rFonts w:ascii="Courier New" w:hAnsi="Courier New" w:cs="Courier New"/>
            <w:sz w:val="22"/>
            <w:szCs w:val="22"/>
          </w:rPr>
          <w:t>import&gt;</w:t>
        </w:r>
        <w:proofErr w:type="gramEnd"/>
        <w:r>
          <w:rPr>
            <w:rFonts w:ascii="Courier New" w:hAnsi="Courier New" w:cs="Courier New"/>
            <w:sz w:val="22"/>
            <w:szCs w:val="22"/>
          </w:rPr>
          <w:t>myplugin.dll&lt;/import&gt;</w:t>
        </w:r>
      </w:ins>
    </w:p>
    <w:p w14:paraId="39D67755" w14:textId="77777777" w:rsidR="007E2409" w:rsidRDefault="007E2409">
      <w:pPr>
        <w:rPr>
          <w:ins w:id="2575" w:author="Steve Maas" w:date="2014-01-02T11:18:00Z"/>
        </w:rPr>
        <w:pPrChange w:id="2576" w:author="Steve Maas" w:date="2014-01-02T11:16:00Z">
          <w:pPr>
            <w:pStyle w:val="code"/>
          </w:pPr>
        </w:pPrChange>
      </w:pPr>
    </w:p>
    <w:p w14:paraId="73ACC6B3" w14:textId="1D876238" w:rsidR="007E2409" w:rsidRDefault="007E2409">
      <w:pPr>
        <w:rPr>
          <w:ins w:id="2577" w:author="Steve Maas" w:date="2014-01-02T11:19:00Z"/>
        </w:rPr>
        <w:pPrChange w:id="2578" w:author="Steve Maas" w:date="2014-01-02T11:16:00Z">
          <w:pPr>
            <w:pStyle w:val="code"/>
          </w:pPr>
        </w:pPrChange>
      </w:pPr>
      <w:ins w:id="2579" w:author="Steve Maas" w:date="2014-01-02T11:19:00Z">
        <w:r>
          <w:t>You may need to add the full path to the plugin if FEBio has problems locating the plugin.</w:t>
        </w:r>
      </w:ins>
    </w:p>
    <w:p w14:paraId="432FD83D" w14:textId="77777777" w:rsidR="007E2409" w:rsidRDefault="007E2409">
      <w:pPr>
        <w:rPr>
          <w:ins w:id="2580" w:author="Steve Maas" w:date="2014-01-02T11:19:00Z"/>
        </w:rPr>
        <w:pPrChange w:id="2581" w:author="Steve Maas" w:date="2014-01-02T11:16:00Z">
          <w:pPr>
            <w:pStyle w:val="code"/>
          </w:pPr>
        </w:pPrChange>
      </w:pPr>
    </w:p>
    <w:p w14:paraId="273D9D99" w14:textId="01D3B5AD" w:rsidR="007E2409" w:rsidRPr="00B0194F" w:rsidRDefault="007E2409" w:rsidP="007E2409">
      <w:pPr>
        <w:rPr>
          <w:ins w:id="2582" w:author="Steve Maas" w:date="2014-01-02T11:19:00Z"/>
          <w:rFonts w:ascii="Courier New" w:hAnsi="Courier New" w:cs="Courier New"/>
          <w:sz w:val="22"/>
          <w:szCs w:val="22"/>
        </w:rPr>
      </w:pPr>
      <w:ins w:id="2583"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584" w:author="Steve Maas" w:date="2014-01-02T11:13:00Z"/>
        </w:rPr>
        <w:pPrChange w:id="2585" w:author="Steve Maas" w:date="2014-01-02T11:16:00Z">
          <w:pPr>
            <w:pStyle w:val="code"/>
          </w:pPr>
        </w:pPrChange>
      </w:pPr>
    </w:p>
    <w:p w14:paraId="1F5BFCA9" w14:textId="78C6A790" w:rsidR="00860308" w:rsidDel="00470C94" w:rsidRDefault="00860308">
      <w:pPr>
        <w:jc w:val="left"/>
        <w:rPr>
          <w:del w:id="2586" w:author="Steve Maas" w:date="2014-01-02T11:12:00Z"/>
        </w:rPr>
        <w:pPrChange w:id="2587" w:author="Steve Maas" w:date="2014-01-02T11:12:00Z">
          <w:pPr/>
        </w:pPrChange>
      </w:pPr>
      <w:del w:id="2588"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589" w:author="Steve Maas" w:date="2014-01-02T11:12:00Z"/>
        </w:rPr>
        <w:pPrChange w:id="2590" w:author="Steve Maas" w:date="2014-01-02T11:12:00Z">
          <w:pPr/>
        </w:pPrChange>
      </w:pPr>
    </w:p>
    <w:p w14:paraId="28BA0B9A" w14:textId="24DFF4DD" w:rsidR="00860308" w:rsidDel="00470C94" w:rsidRDefault="00A951A8">
      <w:pPr>
        <w:jc w:val="left"/>
        <w:rPr>
          <w:del w:id="2591" w:author="Steve Maas" w:date="2014-01-02T11:12:00Z"/>
        </w:rPr>
        <w:pPrChange w:id="2592" w:author="Steve Maas" w:date="2014-01-02T11:12:00Z">
          <w:pPr>
            <w:pStyle w:val="code"/>
          </w:pPr>
        </w:pPrChange>
      </w:pPr>
      <w:del w:id="2593" w:author="Steve Maas" w:date="2014-01-02T11:12:00Z">
        <w:r w:rsidDel="00470C94">
          <w:delText>&lt;plotfile type="lsdyna"/&gt;</w:delText>
        </w:r>
      </w:del>
    </w:p>
    <w:p w14:paraId="045BC91F" w14:textId="3EC197EE" w:rsidR="00860308" w:rsidRPr="00860308" w:rsidDel="00470C94" w:rsidRDefault="00860308">
      <w:pPr>
        <w:jc w:val="left"/>
        <w:rPr>
          <w:del w:id="2594" w:author="Steve Maas" w:date="2014-01-02T11:12:00Z"/>
        </w:rPr>
        <w:pPrChange w:id="2595" w:author="Steve Maas" w:date="2014-01-02T11:12:00Z">
          <w:pPr/>
        </w:pPrChange>
      </w:pPr>
    </w:p>
    <w:p w14:paraId="503F6A40" w14:textId="0CA25BDF" w:rsidR="00860308" w:rsidDel="00470C94" w:rsidRDefault="00860308">
      <w:pPr>
        <w:jc w:val="left"/>
        <w:rPr>
          <w:del w:id="2596" w:author="Steve Maas" w:date="2014-01-02T11:12:00Z"/>
        </w:rPr>
        <w:pPrChange w:id="2597" w:author="Steve Maas" w:date="2014-01-02T11:12:00Z">
          <w:pPr/>
        </w:pPrChange>
      </w:pPr>
      <w:del w:id="2598"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599" w:author="Steve Maas" w:date="2014-01-02T11:12:00Z"/>
        </w:rPr>
        <w:pPrChange w:id="2600" w:author="Steve Maas" w:date="2014-01-02T11:12:00Z">
          <w:pPr/>
        </w:pPrChange>
      </w:pPr>
    </w:p>
    <w:p w14:paraId="30BBC303" w14:textId="5CA5D5AD" w:rsidR="00860308" w:rsidDel="00470C94" w:rsidRDefault="00860308">
      <w:pPr>
        <w:jc w:val="left"/>
        <w:rPr>
          <w:del w:id="2601" w:author="Steve Maas" w:date="2014-01-02T11:12:00Z"/>
        </w:rPr>
        <w:pPrChange w:id="2602" w:author="Steve Maas" w:date="2014-01-02T11:12:00Z">
          <w:pPr/>
        </w:pPrChange>
      </w:pPr>
      <w:del w:id="2603"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604" w:author="Steve Maas" w:date="2014-01-02T11:12:00Z"/>
        </w:rPr>
        <w:pPrChange w:id="2605"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606" w:author="Steve Maas" w:date="2014-01-02T11:12:00Z"/>
        </w:trPr>
        <w:tc>
          <w:tcPr>
            <w:tcW w:w="2628" w:type="dxa"/>
            <w:shd w:val="clear" w:color="auto" w:fill="auto"/>
          </w:tcPr>
          <w:p w14:paraId="43D35F9F" w14:textId="31ED5F14" w:rsidR="00860308" w:rsidRPr="000B272C" w:rsidDel="00470C94" w:rsidRDefault="007E2409">
            <w:pPr>
              <w:jc w:val="left"/>
              <w:rPr>
                <w:del w:id="2607" w:author="Steve Maas" w:date="2014-01-02T11:12:00Z"/>
                <w:b/>
                <w:i/>
              </w:rPr>
              <w:pPrChange w:id="2608" w:author="Steve Maas" w:date="2014-01-02T11:12:00Z">
                <w:pPr/>
              </w:pPrChange>
            </w:pPr>
            <w:ins w:id="2609" w:author="Steve Maas" w:date="2014-01-02T11:19:00Z">
              <w:r>
                <w:rPr>
                  <w:b/>
                  <w:i/>
                </w:rPr>
                <w:t>erer</w:t>
              </w:r>
            </w:ins>
            <w:del w:id="2610"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611" w:author="Steve Maas" w:date="2014-01-02T11:12:00Z"/>
                <w:b/>
                <w:i/>
              </w:rPr>
              <w:pPrChange w:id="2612" w:author="Steve Maas" w:date="2014-01-02T11:12:00Z">
                <w:pPr/>
              </w:pPrChange>
            </w:pPr>
            <w:del w:id="2613" w:author="Steve Maas" w:date="2014-01-02T11:12:00Z">
              <w:r w:rsidRPr="000B272C" w:rsidDel="00470C94">
                <w:rPr>
                  <w:b/>
                  <w:i/>
                </w:rPr>
                <w:delText>FEBio data field</w:delText>
              </w:r>
            </w:del>
          </w:p>
        </w:tc>
      </w:tr>
      <w:tr w:rsidR="00860308" w:rsidDel="00470C94" w14:paraId="4AF8B55B" w14:textId="379E9DF8" w:rsidTr="00A35CD6">
        <w:trPr>
          <w:del w:id="2614" w:author="Steve Maas" w:date="2014-01-02T11:12:00Z"/>
        </w:trPr>
        <w:tc>
          <w:tcPr>
            <w:tcW w:w="2628" w:type="dxa"/>
            <w:shd w:val="clear" w:color="auto" w:fill="auto"/>
          </w:tcPr>
          <w:p w14:paraId="17C9FF12" w14:textId="55540CCB" w:rsidR="00860308" w:rsidDel="00470C94" w:rsidRDefault="00860308">
            <w:pPr>
              <w:jc w:val="left"/>
              <w:rPr>
                <w:del w:id="2615" w:author="Steve Maas" w:date="2014-01-02T11:12:00Z"/>
              </w:rPr>
              <w:pPrChange w:id="2616" w:author="Steve Maas" w:date="2014-01-02T11:12:00Z">
                <w:pPr/>
              </w:pPrChange>
            </w:pPr>
            <w:del w:id="2617"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618" w:author="Steve Maas" w:date="2014-01-02T11:12:00Z"/>
              </w:rPr>
              <w:pPrChange w:id="2619" w:author="Steve Maas" w:date="2014-01-02T11:12:00Z">
                <w:pPr/>
              </w:pPrChange>
            </w:pPr>
            <w:del w:id="2620" w:author="Steve Maas" w:date="2014-01-02T11:12:00Z">
              <w:r w:rsidDel="00470C94">
                <w:delText>DISPLACEMENT</w:delText>
              </w:r>
            </w:del>
          </w:p>
        </w:tc>
      </w:tr>
      <w:tr w:rsidR="00860308" w:rsidDel="00470C94" w14:paraId="17C56C59" w14:textId="46F74EF2" w:rsidTr="00A35CD6">
        <w:trPr>
          <w:del w:id="2621" w:author="Steve Maas" w:date="2014-01-02T11:12:00Z"/>
        </w:trPr>
        <w:tc>
          <w:tcPr>
            <w:tcW w:w="2628" w:type="dxa"/>
            <w:shd w:val="clear" w:color="auto" w:fill="auto"/>
          </w:tcPr>
          <w:p w14:paraId="42523462" w14:textId="4E1E0294" w:rsidR="00860308" w:rsidDel="00470C94" w:rsidRDefault="00860308">
            <w:pPr>
              <w:jc w:val="left"/>
              <w:rPr>
                <w:del w:id="2622" w:author="Steve Maas" w:date="2014-01-02T11:12:00Z"/>
              </w:rPr>
              <w:pPrChange w:id="2623" w:author="Steve Maas" w:date="2014-01-02T11:12:00Z">
                <w:pPr/>
              </w:pPrChange>
            </w:pPr>
            <w:del w:id="2624"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625" w:author="Steve Maas" w:date="2014-01-02T11:12:00Z"/>
              </w:rPr>
              <w:pPrChange w:id="2626" w:author="Steve Maas" w:date="2014-01-02T11:12:00Z">
                <w:pPr/>
              </w:pPrChange>
            </w:pPr>
            <w:del w:id="2627" w:author="Steve Maas" w:date="2014-01-02T11:12:00Z">
              <w:r w:rsidDel="00470C94">
                <w:delText>NONE</w:delText>
              </w:r>
            </w:del>
          </w:p>
        </w:tc>
      </w:tr>
      <w:tr w:rsidR="00860308" w:rsidDel="00470C94" w14:paraId="368CF9D1" w14:textId="58F4F482" w:rsidTr="00A35CD6">
        <w:trPr>
          <w:del w:id="2628" w:author="Steve Maas" w:date="2014-01-02T11:12:00Z"/>
        </w:trPr>
        <w:tc>
          <w:tcPr>
            <w:tcW w:w="2628" w:type="dxa"/>
            <w:shd w:val="clear" w:color="auto" w:fill="auto"/>
          </w:tcPr>
          <w:p w14:paraId="0BDA5758" w14:textId="189C673E" w:rsidR="00860308" w:rsidRPr="00552529" w:rsidDel="00470C94" w:rsidRDefault="00860308">
            <w:pPr>
              <w:jc w:val="left"/>
              <w:rPr>
                <w:del w:id="2629" w:author="Steve Maas" w:date="2014-01-02T11:12:00Z"/>
                <w:b/>
                <w:bCs/>
                <w:caps/>
                <w:smallCaps/>
              </w:rPr>
              <w:pPrChange w:id="2630"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2631" w:author="Steve Maas" w:date="2014-01-02T11:12:00Z"/>
              </w:rPr>
              <w:pPrChange w:id="2632" w:author="Steve Maas" w:date="2014-01-02T11:12:00Z">
                <w:pPr/>
              </w:pPrChange>
            </w:pPr>
            <w:del w:id="2633" w:author="Steve Maas" w:date="2014-01-02T11:12:00Z">
              <w:r w:rsidDel="00470C94">
                <w:delText>VELOCITY</w:delText>
              </w:r>
            </w:del>
          </w:p>
        </w:tc>
      </w:tr>
      <w:tr w:rsidR="00860308" w:rsidDel="00470C94" w14:paraId="50DDC1BF" w14:textId="78C46D3A" w:rsidTr="00A35CD6">
        <w:trPr>
          <w:del w:id="2634" w:author="Steve Maas" w:date="2014-01-02T11:12:00Z"/>
        </w:trPr>
        <w:tc>
          <w:tcPr>
            <w:tcW w:w="2628" w:type="dxa"/>
            <w:shd w:val="clear" w:color="auto" w:fill="auto"/>
          </w:tcPr>
          <w:p w14:paraId="5958A017" w14:textId="4854F7A4" w:rsidR="00860308" w:rsidDel="00470C94" w:rsidRDefault="00860308">
            <w:pPr>
              <w:jc w:val="left"/>
              <w:rPr>
                <w:del w:id="2635" w:author="Steve Maas" w:date="2014-01-02T11:12:00Z"/>
                <w:b/>
                <w:bCs/>
                <w:caps/>
                <w:smallCaps/>
              </w:rPr>
              <w:pPrChange w:id="2636"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2637" w:author="Steve Maas" w:date="2014-01-02T11:12:00Z"/>
              </w:rPr>
              <w:pPrChange w:id="2638" w:author="Steve Maas" w:date="2014-01-02T11:12:00Z">
                <w:pPr/>
              </w:pPrChange>
            </w:pPr>
            <w:del w:id="2639" w:author="Steve Maas" w:date="2014-01-02T11:12:00Z">
              <w:r w:rsidDel="00470C94">
                <w:delText>FLUID_FLUX</w:delText>
              </w:r>
            </w:del>
          </w:p>
        </w:tc>
      </w:tr>
      <w:tr w:rsidR="00860308" w:rsidDel="00470C94" w14:paraId="2818604D" w14:textId="1AE987C9" w:rsidTr="00A35CD6">
        <w:trPr>
          <w:del w:id="2640" w:author="Steve Maas" w:date="2014-01-02T11:12:00Z"/>
        </w:trPr>
        <w:tc>
          <w:tcPr>
            <w:tcW w:w="2628" w:type="dxa"/>
            <w:shd w:val="clear" w:color="auto" w:fill="auto"/>
          </w:tcPr>
          <w:p w14:paraId="665EAD9A" w14:textId="229F404F" w:rsidR="00860308" w:rsidDel="00470C94" w:rsidRDefault="00860308">
            <w:pPr>
              <w:jc w:val="left"/>
              <w:rPr>
                <w:del w:id="2641" w:author="Steve Maas" w:date="2014-01-02T11:12:00Z"/>
                <w:b/>
                <w:bCs/>
                <w:caps/>
                <w:smallCaps/>
              </w:rPr>
              <w:pPrChange w:id="2642"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2643" w:author="Steve Maas" w:date="2014-01-02T11:12:00Z"/>
              </w:rPr>
              <w:pPrChange w:id="2644" w:author="Steve Maas" w:date="2014-01-02T11:12:00Z">
                <w:pPr/>
              </w:pPrChange>
            </w:pPr>
            <w:del w:id="2645" w:author="Steve Maas" w:date="2014-01-02T11:12:00Z">
              <w:r w:rsidDel="00470C94">
                <w:delText>CONTACT_TRACTION</w:delText>
              </w:r>
            </w:del>
          </w:p>
        </w:tc>
      </w:tr>
      <w:tr w:rsidR="00860308" w:rsidDel="00470C94" w14:paraId="2B4D2B83" w14:textId="28F188B0" w:rsidTr="00A35CD6">
        <w:trPr>
          <w:del w:id="2646" w:author="Steve Maas" w:date="2014-01-02T11:12:00Z"/>
        </w:trPr>
        <w:tc>
          <w:tcPr>
            <w:tcW w:w="2628" w:type="dxa"/>
            <w:shd w:val="clear" w:color="auto" w:fill="auto"/>
          </w:tcPr>
          <w:p w14:paraId="4A3339FF" w14:textId="0C0AD82E" w:rsidR="00860308" w:rsidDel="00470C94" w:rsidRDefault="00860308">
            <w:pPr>
              <w:jc w:val="left"/>
              <w:rPr>
                <w:del w:id="2647" w:author="Steve Maas" w:date="2014-01-02T11:12:00Z"/>
                <w:b/>
                <w:bCs/>
                <w:caps/>
                <w:smallCaps/>
              </w:rPr>
              <w:pPrChange w:id="2648"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2649" w:author="Steve Maas" w:date="2014-01-02T11:12:00Z"/>
              </w:rPr>
              <w:pPrChange w:id="2650" w:author="Steve Maas" w:date="2014-01-02T11:12:00Z">
                <w:pPr/>
              </w:pPrChange>
            </w:pPr>
            <w:del w:id="2651" w:author="Steve Maas" w:date="2014-01-02T11:12:00Z">
              <w:r w:rsidDel="00470C94">
                <w:delText>REACTION_FORCE</w:delText>
              </w:r>
            </w:del>
          </w:p>
        </w:tc>
      </w:tr>
      <w:tr w:rsidR="00860308" w:rsidDel="00470C94" w14:paraId="0FAA3FD4" w14:textId="79A1E47C" w:rsidTr="00A35CD6">
        <w:trPr>
          <w:del w:id="2652" w:author="Steve Maas" w:date="2014-01-02T11:12:00Z"/>
        </w:trPr>
        <w:tc>
          <w:tcPr>
            <w:tcW w:w="2628" w:type="dxa"/>
            <w:shd w:val="clear" w:color="auto" w:fill="auto"/>
          </w:tcPr>
          <w:p w14:paraId="4A8B041A" w14:textId="55158142" w:rsidR="00860308" w:rsidDel="00470C94" w:rsidRDefault="00860308">
            <w:pPr>
              <w:jc w:val="left"/>
              <w:rPr>
                <w:del w:id="2653" w:author="Steve Maas" w:date="2014-01-02T11:12:00Z"/>
                <w:rFonts w:cs="Arial"/>
                <w:b/>
                <w:bCs/>
                <w:caps/>
                <w:smallCaps/>
                <w:kern w:val="32"/>
              </w:rPr>
              <w:pPrChange w:id="2654"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2655" w:author="Steve Maas" w:date="2014-01-02T11:12:00Z"/>
              </w:rPr>
              <w:pPrChange w:id="2656" w:author="Steve Maas" w:date="2014-01-02T11:12:00Z">
                <w:pPr/>
              </w:pPrChange>
            </w:pPr>
            <w:del w:id="2657" w:author="Steve Maas" w:date="2014-01-02T11:12:00Z">
              <w:r w:rsidDel="00470C94">
                <w:delText>MATERIAL_FIBER</w:delText>
              </w:r>
            </w:del>
          </w:p>
        </w:tc>
      </w:tr>
      <w:tr w:rsidR="00860308" w:rsidDel="00470C94" w14:paraId="254652B9" w14:textId="3E232686" w:rsidTr="00A35CD6">
        <w:trPr>
          <w:del w:id="2658" w:author="Steve Maas" w:date="2014-01-02T11:12:00Z"/>
        </w:trPr>
        <w:tc>
          <w:tcPr>
            <w:tcW w:w="2628" w:type="dxa"/>
            <w:shd w:val="clear" w:color="auto" w:fill="auto"/>
          </w:tcPr>
          <w:p w14:paraId="115F5354" w14:textId="441570EA" w:rsidR="00860308" w:rsidDel="00470C94" w:rsidRDefault="00860308">
            <w:pPr>
              <w:jc w:val="left"/>
              <w:rPr>
                <w:del w:id="2659" w:author="Steve Maas" w:date="2014-01-02T11:12:00Z"/>
              </w:rPr>
              <w:pPrChange w:id="2660" w:author="Steve Maas" w:date="2014-01-02T11:12:00Z">
                <w:pPr/>
              </w:pPrChange>
            </w:pPr>
            <w:del w:id="2661"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662" w:author="Steve Maas" w:date="2014-01-02T11:12:00Z"/>
              </w:rPr>
              <w:pPrChange w:id="2663" w:author="Steve Maas" w:date="2014-01-02T11:12:00Z">
                <w:pPr/>
              </w:pPrChange>
            </w:pPr>
            <w:del w:id="2664" w:author="Steve Maas" w:date="2014-01-02T11:12:00Z">
              <w:r w:rsidDel="00470C94">
                <w:delText>NONE</w:delText>
              </w:r>
            </w:del>
          </w:p>
        </w:tc>
      </w:tr>
      <w:tr w:rsidR="00860308" w:rsidDel="00470C94" w14:paraId="53EDB3DA" w14:textId="352FE5AA" w:rsidTr="00A35CD6">
        <w:trPr>
          <w:del w:id="2665" w:author="Steve Maas" w:date="2014-01-02T11:12:00Z"/>
        </w:trPr>
        <w:tc>
          <w:tcPr>
            <w:tcW w:w="2628" w:type="dxa"/>
            <w:shd w:val="clear" w:color="auto" w:fill="auto"/>
          </w:tcPr>
          <w:p w14:paraId="15E04EF6" w14:textId="6589AC08" w:rsidR="00860308" w:rsidDel="00470C94" w:rsidRDefault="00860308">
            <w:pPr>
              <w:jc w:val="left"/>
              <w:rPr>
                <w:del w:id="2666" w:author="Steve Maas" w:date="2014-01-02T11:12:00Z"/>
                <w:b/>
                <w:bCs/>
                <w:caps/>
                <w:smallCaps/>
              </w:rPr>
              <w:pPrChange w:id="2667"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2668" w:author="Steve Maas" w:date="2014-01-02T11:12:00Z"/>
              </w:rPr>
              <w:pPrChange w:id="2669" w:author="Steve Maas" w:date="2014-01-02T11:12:00Z">
                <w:pPr/>
              </w:pPrChange>
            </w:pPr>
            <w:del w:id="2670" w:author="Steve Maas" w:date="2014-01-02T11:12:00Z">
              <w:r w:rsidDel="00470C94">
                <w:delText>ACCELERATION</w:delText>
              </w:r>
            </w:del>
          </w:p>
        </w:tc>
      </w:tr>
      <w:tr w:rsidR="00860308" w:rsidDel="00470C94" w14:paraId="0175C6B5" w14:textId="4411EB9A" w:rsidTr="00A35CD6">
        <w:trPr>
          <w:del w:id="2671" w:author="Steve Maas" w:date="2014-01-02T11:12:00Z"/>
        </w:trPr>
        <w:tc>
          <w:tcPr>
            <w:tcW w:w="2628" w:type="dxa"/>
            <w:shd w:val="clear" w:color="auto" w:fill="auto"/>
          </w:tcPr>
          <w:p w14:paraId="611986B6" w14:textId="098A84FA" w:rsidR="00860308" w:rsidDel="00470C94" w:rsidRDefault="00860308">
            <w:pPr>
              <w:jc w:val="left"/>
              <w:rPr>
                <w:del w:id="2672" w:author="Steve Maas" w:date="2014-01-02T11:12:00Z"/>
                <w:b/>
                <w:bCs/>
                <w:caps/>
                <w:smallCaps/>
              </w:rPr>
              <w:pPrChange w:id="2673"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2674" w:author="Steve Maas" w:date="2014-01-02T11:12:00Z"/>
              </w:rPr>
              <w:pPrChange w:id="2675" w:author="Steve Maas" w:date="2014-01-02T11:12:00Z">
                <w:pPr/>
              </w:pPrChange>
            </w:pPr>
            <w:del w:id="2676" w:author="Steve Maas" w:date="2014-01-02T11:12:00Z">
              <w:r w:rsidDel="00470C94">
                <w:delText>FLUID_FLUX</w:delText>
              </w:r>
            </w:del>
          </w:p>
        </w:tc>
      </w:tr>
      <w:tr w:rsidR="00860308" w:rsidDel="00470C94" w14:paraId="679AB27B" w14:textId="26098572" w:rsidTr="00A35CD6">
        <w:trPr>
          <w:del w:id="2677" w:author="Steve Maas" w:date="2014-01-02T11:12:00Z"/>
        </w:trPr>
        <w:tc>
          <w:tcPr>
            <w:tcW w:w="2628" w:type="dxa"/>
            <w:shd w:val="clear" w:color="auto" w:fill="auto"/>
          </w:tcPr>
          <w:p w14:paraId="1E54C162" w14:textId="7E885373" w:rsidR="00860308" w:rsidDel="00470C94" w:rsidRDefault="00860308">
            <w:pPr>
              <w:jc w:val="left"/>
              <w:rPr>
                <w:del w:id="2678" w:author="Steve Maas" w:date="2014-01-02T11:12:00Z"/>
                <w:b/>
                <w:bCs/>
                <w:caps/>
                <w:smallCaps/>
              </w:rPr>
              <w:pPrChange w:id="2679"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2680" w:author="Steve Maas" w:date="2014-01-02T11:12:00Z"/>
              </w:rPr>
              <w:pPrChange w:id="2681" w:author="Steve Maas" w:date="2014-01-02T11:12:00Z">
                <w:pPr/>
              </w:pPrChange>
            </w:pPr>
            <w:del w:id="2682" w:author="Steve Maas" w:date="2014-01-02T11:12:00Z">
              <w:r w:rsidDel="00470C94">
                <w:delText>CONTACT_TRACTION</w:delText>
              </w:r>
            </w:del>
          </w:p>
        </w:tc>
      </w:tr>
      <w:tr w:rsidR="00860308" w:rsidDel="00470C94" w14:paraId="4BE159A1" w14:textId="4129E1F6" w:rsidTr="00A35CD6">
        <w:trPr>
          <w:del w:id="2683" w:author="Steve Maas" w:date="2014-01-02T11:12:00Z"/>
        </w:trPr>
        <w:tc>
          <w:tcPr>
            <w:tcW w:w="2628" w:type="dxa"/>
            <w:shd w:val="clear" w:color="auto" w:fill="auto"/>
          </w:tcPr>
          <w:p w14:paraId="34BDF64F" w14:textId="56512787" w:rsidR="00860308" w:rsidDel="00470C94" w:rsidRDefault="00860308">
            <w:pPr>
              <w:jc w:val="left"/>
              <w:rPr>
                <w:del w:id="2684" w:author="Steve Maas" w:date="2014-01-02T11:12:00Z"/>
                <w:b/>
                <w:bCs/>
                <w:caps/>
                <w:smallCaps/>
              </w:rPr>
              <w:pPrChange w:id="2685"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2686" w:author="Steve Maas" w:date="2014-01-02T11:12:00Z"/>
              </w:rPr>
              <w:pPrChange w:id="2687" w:author="Steve Maas" w:date="2014-01-02T11:12:00Z">
                <w:pPr/>
              </w:pPrChange>
            </w:pPr>
            <w:del w:id="2688" w:author="Steve Maas" w:date="2014-01-02T11:12:00Z">
              <w:r w:rsidDel="00470C94">
                <w:delText>REACTION_FORCE</w:delText>
              </w:r>
            </w:del>
          </w:p>
        </w:tc>
      </w:tr>
      <w:tr w:rsidR="00860308" w:rsidDel="00470C94" w14:paraId="3F86140B" w14:textId="3D40A73C" w:rsidTr="00A35CD6">
        <w:trPr>
          <w:del w:id="2689" w:author="Steve Maas" w:date="2014-01-02T11:12:00Z"/>
        </w:trPr>
        <w:tc>
          <w:tcPr>
            <w:tcW w:w="2628" w:type="dxa"/>
            <w:shd w:val="clear" w:color="auto" w:fill="auto"/>
          </w:tcPr>
          <w:p w14:paraId="1F384597" w14:textId="7ECE61FF" w:rsidR="00860308" w:rsidDel="00470C94" w:rsidRDefault="00860308">
            <w:pPr>
              <w:jc w:val="left"/>
              <w:rPr>
                <w:del w:id="2690" w:author="Steve Maas" w:date="2014-01-02T11:12:00Z"/>
                <w:b/>
                <w:bCs/>
                <w:caps/>
                <w:smallCaps/>
              </w:rPr>
              <w:pPrChange w:id="2691"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2692" w:author="Steve Maas" w:date="2014-01-02T11:12:00Z"/>
              </w:rPr>
              <w:pPrChange w:id="2693" w:author="Steve Maas" w:date="2014-01-02T11:12:00Z">
                <w:pPr/>
              </w:pPrChange>
            </w:pPr>
            <w:del w:id="2694" w:author="Steve Maas" w:date="2014-01-02T11:12:00Z">
              <w:r w:rsidDel="00470C94">
                <w:delText>MATERIAL_FIBER</w:delText>
              </w:r>
            </w:del>
          </w:p>
        </w:tc>
      </w:tr>
      <w:tr w:rsidR="00860308" w:rsidDel="00470C94" w14:paraId="19E91BF0" w14:textId="0C42310B" w:rsidTr="00A35CD6">
        <w:trPr>
          <w:del w:id="2695" w:author="Steve Maas" w:date="2014-01-02T11:12:00Z"/>
        </w:trPr>
        <w:tc>
          <w:tcPr>
            <w:tcW w:w="2628" w:type="dxa"/>
            <w:shd w:val="clear" w:color="auto" w:fill="auto"/>
          </w:tcPr>
          <w:p w14:paraId="15BBADE2" w14:textId="1B154403" w:rsidR="00860308" w:rsidDel="00470C94" w:rsidRDefault="00860308">
            <w:pPr>
              <w:jc w:val="left"/>
              <w:rPr>
                <w:del w:id="2696" w:author="Steve Maas" w:date="2014-01-02T11:12:00Z"/>
              </w:rPr>
              <w:pPrChange w:id="2697" w:author="Steve Maas" w:date="2014-01-02T11:12:00Z">
                <w:pPr/>
              </w:pPrChange>
            </w:pPr>
            <w:del w:id="2698"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699" w:author="Steve Maas" w:date="2014-01-02T11:12:00Z"/>
              </w:rPr>
              <w:pPrChange w:id="2700" w:author="Steve Maas" w:date="2014-01-02T11:12:00Z">
                <w:pPr/>
              </w:pPrChange>
            </w:pPr>
            <w:del w:id="2701" w:author="Steve Maas" w:date="2014-01-02T11:12:00Z">
              <w:r w:rsidDel="00470C94">
                <w:delText>NONE</w:delText>
              </w:r>
            </w:del>
          </w:p>
        </w:tc>
      </w:tr>
      <w:tr w:rsidR="00860308" w:rsidDel="00470C94" w14:paraId="746AD688" w14:textId="22E84253" w:rsidTr="00A35CD6">
        <w:trPr>
          <w:del w:id="2702" w:author="Steve Maas" w:date="2014-01-02T11:12:00Z"/>
        </w:trPr>
        <w:tc>
          <w:tcPr>
            <w:tcW w:w="2628" w:type="dxa"/>
            <w:shd w:val="clear" w:color="auto" w:fill="auto"/>
          </w:tcPr>
          <w:p w14:paraId="1EE1735F" w14:textId="62601FF4" w:rsidR="00860308" w:rsidDel="00470C94" w:rsidRDefault="00860308">
            <w:pPr>
              <w:jc w:val="left"/>
              <w:rPr>
                <w:del w:id="2703" w:author="Steve Maas" w:date="2014-01-02T11:12:00Z"/>
                <w:b/>
                <w:bCs/>
                <w:caps/>
                <w:smallCaps/>
              </w:rPr>
              <w:pPrChange w:id="2704"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2705" w:author="Steve Maas" w:date="2014-01-02T11:12:00Z"/>
              </w:rPr>
              <w:pPrChange w:id="2706" w:author="Steve Maas" w:date="2014-01-02T11:12:00Z">
                <w:pPr/>
              </w:pPrChange>
            </w:pPr>
            <w:del w:id="2707" w:author="Steve Maas" w:date="2014-01-02T11:12:00Z">
              <w:r w:rsidDel="00470C94">
                <w:delText>FLUID_PRESSURE</w:delText>
              </w:r>
            </w:del>
          </w:p>
        </w:tc>
      </w:tr>
      <w:tr w:rsidR="00860308" w:rsidDel="00470C94" w14:paraId="23707B40" w14:textId="32DEE806" w:rsidTr="00A35CD6">
        <w:trPr>
          <w:del w:id="2708" w:author="Steve Maas" w:date="2014-01-02T11:12:00Z"/>
        </w:trPr>
        <w:tc>
          <w:tcPr>
            <w:tcW w:w="2628" w:type="dxa"/>
            <w:shd w:val="clear" w:color="auto" w:fill="auto"/>
          </w:tcPr>
          <w:p w14:paraId="41B51AE3" w14:textId="43453561" w:rsidR="00860308" w:rsidDel="00470C94" w:rsidRDefault="00860308">
            <w:pPr>
              <w:jc w:val="left"/>
              <w:rPr>
                <w:del w:id="2709" w:author="Steve Maas" w:date="2014-01-02T11:12:00Z"/>
                <w:b/>
                <w:bCs/>
                <w:caps/>
                <w:smallCaps/>
              </w:rPr>
              <w:pPrChange w:id="2710"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2711" w:author="Steve Maas" w:date="2014-01-02T11:12:00Z"/>
              </w:rPr>
              <w:pPrChange w:id="2712" w:author="Steve Maas" w:date="2014-01-02T11:12:00Z">
                <w:pPr/>
              </w:pPrChange>
            </w:pPr>
            <w:del w:id="2713" w:author="Steve Maas" w:date="2014-01-02T11:12:00Z">
              <w:r w:rsidDel="00470C94">
                <w:delText>CONTACT_PRESSURE</w:delText>
              </w:r>
            </w:del>
          </w:p>
        </w:tc>
      </w:tr>
      <w:tr w:rsidR="00860308" w:rsidDel="00470C94" w14:paraId="7C1E5151" w14:textId="41F5BB71" w:rsidTr="00A35CD6">
        <w:trPr>
          <w:del w:id="2714" w:author="Steve Maas" w:date="2014-01-02T11:12:00Z"/>
        </w:trPr>
        <w:tc>
          <w:tcPr>
            <w:tcW w:w="2628" w:type="dxa"/>
            <w:shd w:val="clear" w:color="auto" w:fill="auto"/>
          </w:tcPr>
          <w:p w14:paraId="2D34FCE0" w14:textId="2C77F630" w:rsidR="00860308" w:rsidDel="00470C94" w:rsidRDefault="00860308">
            <w:pPr>
              <w:jc w:val="left"/>
              <w:rPr>
                <w:del w:id="2715" w:author="Steve Maas" w:date="2014-01-02T11:12:00Z"/>
                <w:b/>
                <w:bCs/>
                <w:caps/>
                <w:smallCaps/>
              </w:rPr>
              <w:pPrChange w:id="2716"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2717" w:author="Steve Maas" w:date="2014-01-02T11:12:00Z"/>
              </w:rPr>
              <w:pPrChange w:id="2718" w:author="Steve Maas" w:date="2014-01-02T11:12:00Z">
                <w:pPr/>
              </w:pPrChange>
            </w:pPr>
            <w:del w:id="2719" w:author="Steve Maas" w:date="2014-01-02T11:12:00Z">
              <w:r w:rsidDel="00470C94">
                <w:delText>CONTACT_GAP</w:delText>
              </w:r>
            </w:del>
          </w:p>
        </w:tc>
      </w:tr>
      <w:tr w:rsidR="00860308" w:rsidDel="00470C94" w14:paraId="76047802" w14:textId="77ED126C" w:rsidTr="00A35CD6">
        <w:trPr>
          <w:del w:id="2720" w:author="Steve Maas" w:date="2014-01-02T11:12:00Z"/>
        </w:trPr>
        <w:tc>
          <w:tcPr>
            <w:tcW w:w="2628" w:type="dxa"/>
            <w:shd w:val="clear" w:color="auto" w:fill="auto"/>
          </w:tcPr>
          <w:p w14:paraId="322294C0" w14:textId="17B899A5" w:rsidR="00860308" w:rsidDel="00470C94" w:rsidRDefault="00860308">
            <w:pPr>
              <w:jc w:val="left"/>
              <w:rPr>
                <w:del w:id="2721" w:author="Steve Maas" w:date="2014-01-02T11:12:00Z"/>
              </w:rPr>
              <w:pPrChange w:id="2722" w:author="Steve Maas" w:date="2014-01-02T11:12:00Z">
                <w:pPr/>
              </w:pPrChange>
            </w:pPr>
            <w:del w:id="2723"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724" w:author="Steve Maas" w:date="2014-01-02T11:12:00Z"/>
              </w:rPr>
              <w:pPrChange w:id="2725" w:author="Steve Maas" w:date="2014-01-02T11:12:00Z">
                <w:pPr/>
              </w:pPrChange>
            </w:pPr>
            <w:del w:id="2726" w:author="Steve Maas" w:date="2014-01-02T11:12:00Z">
              <w:r w:rsidDel="00470C94">
                <w:delText>PLASTIC_STRAIN</w:delText>
              </w:r>
            </w:del>
          </w:p>
        </w:tc>
      </w:tr>
      <w:tr w:rsidR="00860308" w:rsidDel="00470C94" w14:paraId="4FC9D84D" w14:textId="324EA3F8" w:rsidTr="00A35CD6">
        <w:trPr>
          <w:del w:id="2727" w:author="Steve Maas" w:date="2014-01-02T11:12:00Z"/>
        </w:trPr>
        <w:tc>
          <w:tcPr>
            <w:tcW w:w="2628" w:type="dxa"/>
            <w:shd w:val="clear" w:color="auto" w:fill="auto"/>
          </w:tcPr>
          <w:p w14:paraId="247CE5D4" w14:textId="5CE8A3C8" w:rsidR="00860308" w:rsidDel="00470C94" w:rsidRDefault="00860308">
            <w:pPr>
              <w:jc w:val="left"/>
              <w:rPr>
                <w:del w:id="2728" w:author="Steve Maas" w:date="2014-01-02T11:12:00Z"/>
                <w:b/>
                <w:bCs/>
                <w:caps/>
                <w:smallCaps/>
              </w:rPr>
              <w:pPrChange w:id="2729"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2730" w:author="Steve Maas" w:date="2014-01-02T11:12:00Z"/>
              </w:rPr>
              <w:pPrChange w:id="2731" w:author="Steve Maas" w:date="2014-01-02T11:12:00Z">
                <w:pPr/>
              </w:pPrChange>
            </w:pPr>
            <w:del w:id="2732" w:author="Steve Maas" w:date="2014-01-02T11:12:00Z">
              <w:r w:rsidDel="00470C94">
                <w:delText>FIBER_STRAIN</w:delText>
              </w:r>
            </w:del>
          </w:p>
        </w:tc>
      </w:tr>
      <w:tr w:rsidR="00860308" w:rsidDel="00470C94" w14:paraId="504AA796" w14:textId="2BB83D20" w:rsidTr="00A35CD6">
        <w:trPr>
          <w:del w:id="2733" w:author="Steve Maas" w:date="2014-01-02T11:12:00Z"/>
        </w:trPr>
        <w:tc>
          <w:tcPr>
            <w:tcW w:w="2628" w:type="dxa"/>
            <w:shd w:val="clear" w:color="auto" w:fill="auto"/>
          </w:tcPr>
          <w:p w14:paraId="0D7BD093" w14:textId="0DF541E8" w:rsidR="00860308" w:rsidDel="00470C94" w:rsidRDefault="00860308">
            <w:pPr>
              <w:jc w:val="left"/>
              <w:rPr>
                <w:del w:id="2734" w:author="Steve Maas" w:date="2014-01-02T11:12:00Z"/>
                <w:b/>
                <w:bCs/>
                <w:caps/>
                <w:smallCaps/>
              </w:rPr>
              <w:pPrChange w:id="2735"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2736" w:author="Steve Maas" w:date="2014-01-02T11:12:00Z"/>
                <w:rFonts w:cs="Arial"/>
                <w:b/>
                <w:bCs/>
                <w:kern w:val="32"/>
              </w:rPr>
              <w:pPrChange w:id="2737" w:author="Steve Maas" w:date="2014-01-02T11:12:00Z">
                <w:pPr>
                  <w:keepNext/>
                  <w:numPr>
                    <w:numId w:val="42"/>
                  </w:numPr>
                  <w:spacing w:before="240" w:after="60"/>
                  <w:ind w:left="360" w:hanging="360"/>
                  <w:outlineLvl w:val="0"/>
                </w:pPr>
              </w:pPrChange>
            </w:pPr>
            <w:del w:id="2738" w:author="Steve Maas" w:date="2014-01-02T11:12:00Z">
              <w:r w:rsidDel="00470C94">
                <w:delText>DEV_FIBER_STRAIN</w:delText>
              </w:r>
            </w:del>
          </w:p>
        </w:tc>
      </w:tr>
    </w:tbl>
    <w:p w14:paraId="5B0C083F" w14:textId="2F7C7DC3" w:rsidR="00860308" w:rsidDel="00470C94" w:rsidRDefault="007E2409" w:rsidP="00993E3A">
      <w:pPr>
        <w:rPr>
          <w:del w:id="2739" w:author="Steve Maas" w:date="2014-01-02T11:12:00Z"/>
        </w:rPr>
      </w:pPr>
      <w:ins w:id="2740" w:author="Steve Maas" w:date="2014-01-02T11:20:00Z">
        <w:r>
          <w:t>When FEBio starts, it will first load all the plugins that are defined in the configuration file before it reads the input file. This way, sections in the input file that require the plugin</w:t>
        </w:r>
      </w:ins>
      <w:ins w:id="2741" w:author="Steve Maas" w:date="2014-01-02T11:21:00Z">
        <w:r>
          <w:t>’s capabilities will already be av</w:t>
        </w:r>
      </w:ins>
    </w:p>
    <w:p w14:paraId="77A54228" w14:textId="6B435690" w:rsidR="00DE23F6" w:rsidDel="00470C94" w:rsidRDefault="00DE23F6" w:rsidP="008B2763">
      <w:pPr>
        <w:rPr>
          <w:del w:id="2742" w:author="Steve Maas" w:date="2014-01-02T11:12:00Z"/>
        </w:rPr>
      </w:pPr>
    </w:p>
    <w:p w14:paraId="19E8009B" w14:textId="115CC7F4" w:rsidR="00DE23F6" w:rsidDel="00470C94" w:rsidRDefault="00DE23F6">
      <w:pPr>
        <w:rPr>
          <w:del w:id="2743" w:author="Steve Maas" w:date="2014-01-02T11:12:00Z"/>
        </w:rPr>
      </w:pPr>
    </w:p>
    <w:p w14:paraId="746BE863" w14:textId="2F6F9603" w:rsidR="00DE23F6" w:rsidDel="00470C94" w:rsidRDefault="00DE23F6">
      <w:pPr>
        <w:rPr>
          <w:del w:id="2744" w:author="Steve Maas" w:date="2014-01-02T11:12:00Z"/>
        </w:rPr>
      </w:pPr>
    </w:p>
    <w:p w14:paraId="6ABF1300" w14:textId="66DAB7AC" w:rsidR="00DE23F6" w:rsidDel="00470C94" w:rsidRDefault="00DE23F6">
      <w:pPr>
        <w:rPr>
          <w:del w:id="2745" w:author="Steve Maas" w:date="2014-01-02T11:12:00Z"/>
        </w:rPr>
      </w:pPr>
    </w:p>
    <w:p w14:paraId="3F48DCB6" w14:textId="6FC51F5E" w:rsidR="00DE23F6" w:rsidDel="00470C94" w:rsidRDefault="00DE23F6">
      <w:pPr>
        <w:rPr>
          <w:del w:id="2746" w:author="Steve Maas" w:date="2014-01-02T11:12:00Z"/>
        </w:rPr>
      </w:pPr>
    </w:p>
    <w:p w14:paraId="694819AA" w14:textId="785149D6" w:rsidR="00DE23F6" w:rsidDel="00470C94" w:rsidRDefault="00DE23F6">
      <w:pPr>
        <w:rPr>
          <w:del w:id="2747" w:author="Steve Maas" w:date="2014-01-02T11:12:00Z"/>
        </w:rPr>
      </w:pPr>
    </w:p>
    <w:p w14:paraId="0E0D9003" w14:textId="618A9E23" w:rsidR="00DE23F6" w:rsidDel="00470C94" w:rsidRDefault="00DE23F6">
      <w:pPr>
        <w:rPr>
          <w:del w:id="2748" w:author="Steve Maas" w:date="2014-01-02T11:12:00Z"/>
        </w:rPr>
      </w:pPr>
    </w:p>
    <w:p w14:paraId="395A833B" w14:textId="1DE1873F" w:rsidR="00DE23F6" w:rsidDel="00470C94" w:rsidRDefault="00DE23F6">
      <w:pPr>
        <w:rPr>
          <w:del w:id="2749" w:author="Steve Maas" w:date="2014-01-02T11:12:00Z"/>
        </w:rPr>
      </w:pPr>
    </w:p>
    <w:p w14:paraId="6069347D" w14:textId="7029BBAE" w:rsidR="00860308" w:rsidDel="00470C94" w:rsidRDefault="00860308">
      <w:pPr>
        <w:rPr>
          <w:del w:id="2750" w:author="Steve Maas" w:date="2014-01-02T11:12:00Z"/>
        </w:rPr>
      </w:pPr>
      <w:del w:id="2751"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752" w:author="Steve Maas" w:date="2014-01-02T11:12:00Z"/>
        </w:rPr>
      </w:pPr>
    </w:p>
    <w:p w14:paraId="5476C6B3" w14:textId="6F32015F" w:rsidR="00860308" w:rsidRPr="00B27FE9" w:rsidDel="00470C94" w:rsidRDefault="00860308">
      <w:pPr>
        <w:rPr>
          <w:del w:id="2753" w:author="Steve Maas" w:date="2014-01-02T11:12:00Z"/>
        </w:rPr>
        <w:pPrChange w:id="2754" w:author="Steve Maas" w:date="2014-01-02T11:21:00Z">
          <w:pPr>
            <w:pStyle w:val="code"/>
          </w:pPr>
        </w:pPrChange>
      </w:pPr>
      <w:del w:id="2755" w:author="Steve Maas" w:date="2014-01-02T11:12:00Z">
        <w:r w:rsidRPr="00B27FE9" w:rsidDel="00470C94">
          <w:delText>&lt;Output&gt;</w:delText>
        </w:r>
      </w:del>
    </w:p>
    <w:p w14:paraId="6BB19F6F" w14:textId="7584E3C7" w:rsidR="00860308" w:rsidRPr="00B27FE9" w:rsidDel="00470C94" w:rsidRDefault="00860308">
      <w:pPr>
        <w:rPr>
          <w:del w:id="2756" w:author="Steve Maas" w:date="2014-01-02T11:12:00Z"/>
        </w:rPr>
        <w:pPrChange w:id="2757" w:author="Steve Maas" w:date="2014-01-02T11:21:00Z">
          <w:pPr>
            <w:pStyle w:val="code"/>
          </w:pPr>
        </w:pPrChange>
      </w:pPr>
      <w:del w:id="2758" w:author="Steve Maas" w:date="2014-01-02T11:12:00Z">
        <w:r w:rsidRPr="00B27FE9" w:rsidDel="00470C94">
          <w:tab/>
          <w:delText>&lt;plotfile&gt;</w:delText>
        </w:r>
      </w:del>
    </w:p>
    <w:p w14:paraId="183E606F" w14:textId="5FF8A6B0" w:rsidR="00860308" w:rsidRPr="00B27FE9" w:rsidDel="00470C94" w:rsidRDefault="00860308">
      <w:pPr>
        <w:rPr>
          <w:del w:id="2759" w:author="Steve Maas" w:date="2014-01-02T11:12:00Z"/>
        </w:rPr>
        <w:pPrChange w:id="2760" w:author="Steve Maas" w:date="2014-01-02T11:21:00Z">
          <w:pPr>
            <w:pStyle w:val="code"/>
          </w:pPr>
        </w:pPrChange>
      </w:pPr>
      <w:del w:id="2761"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762" w:author="Steve Maas" w:date="2014-01-02T11:12:00Z"/>
        </w:rPr>
        <w:pPrChange w:id="2763" w:author="Steve Maas" w:date="2014-01-02T11:21:00Z">
          <w:pPr>
            <w:pStyle w:val="code"/>
          </w:pPr>
        </w:pPrChange>
      </w:pPr>
      <w:del w:id="2764"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765" w:author="Steve Maas" w:date="2014-01-02T11:12:00Z"/>
        </w:rPr>
        <w:pPrChange w:id="2766" w:author="Steve Maas" w:date="2014-01-02T11:21:00Z">
          <w:pPr>
            <w:pStyle w:val="code"/>
          </w:pPr>
        </w:pPrChange>
      </w:pPr>
      <w:del w:id="2767"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768" w:author="Steve Maas" w:date="2014-01-02T11:12:00Z"/>
        </w:rPr>
        <w:pPrChange w:id="2769" w:author="Steve Maas" w:date="2014-01-02T11:21:00Z">
          <w:pPr>
            <w:pStyle w:val="code"/>
          </w:pPr>
        </w:pPrChange>
      </w:pPr>
      <w:del w:id="2770"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771" w:author="Steve Maas" w:date="2014-01-02T11:12:00Z"/>
        </w:rPr>
        <w:pPrChange w:id="2772" w:author="Steve Maas" w:date="2014-01-02T11:21:00Z">
          <w:pPr>
            <w:pStyle w:val="code"/>
          </w:pPr>
        </w:pPrChange>
      </w:pPr>
      <w:del w:id="2773" w:author="Steve Maas" w:date="2014-01-02T11:12:00Z">
        <w:r w:rsidRPr="00B27FE9" w:rsidDel="00470C94">
          <w:tab/>
          <w:delText>&lt;/plotfile&gt;</w:delText>
        </w:r>
      </w:del>
    </w:p>
    <w:p w14:paraId="35E828B8" w14:textId="5F9FF37F" w:rsidR="00860308" w:rsidRDefault="00860308">
      <w:pPr>
        <w:rPr>
          <w:ins w:id="2774" w:author="Steve Maas" w:date="2014-01-02T11:21:00Z"/>
        </w:rPr>
        <w:pPrChange w:id="2775" w:author="Steve Maas" w:date="2014-01-02T11:21:00Z">
          <w:pPr>
            <w:pStyle w:val="code"/>
          </w:pPr>
        </w:pPrChange>
      </w:pPr>
      <w:del w:id="2776" w:author="Steve Maas" w:date="2014-01-02T11:12:00Z">
        <w:r w:rsidRPr="00B27FE9" w:rsidDel="00470C94">
          <w:delText>&lt;/Output&gt;</w:delText>
        </w:r>
      </w:del>
      <w:proofErr w:type="gramStart"/>
      <w:ins w:id="2777" w:author="Steve Maas" w:date="2014-01-02T11:21:00Z">
        <w:r w:rsidR="007E2409">
          <w:t>ailable</w:t>
        </w:r>
        <w:proofErr w:type="gramEnd"/>
        <w:r w:rsidR="007E2409">
          <w:t xml:space="preserve"> for use. If FEBio cannot find a plugin it will terminate with an error message. </w:t>
        </w:r>
      </w:ins>
    </w:p>
    <w:p w14:paraId="295C93D4" w14:textId="77777777" w:rsidR="007E2409" w:rsidRPr="00B27FE9" w:rsidRDefault="007E2409">
      <w:pPr>
        <w:pPrChange w:id="2778"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779" w:name="_Toc377547397"/>
      <w:r w:rsidR="006A0BC1">
        <w:lastRenderedPageBreak/>
        <w:t>References</w:t>
      </w:r>
      <w:bookmarkEnd w:id="2779"/>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780"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780"/>
    </w:p>
    <w:p w14:paraId="7078C31C" w14:textId="77777777" w:rsidR="00711A1D" w:rsidRPr="00711A1D" w:rsidRDefault="00711A1D" w:rsidP="00711A1D">
      <w:pPr>
        <w:rPr>
          <w:noProof/>
        </w:rPr>
      </w:pPr>
      <w:bookmarkStart w:id="2781" w:name="_ENREF_2"/>
      <w:r w:rsidRPr="00711A1D">
        <w:rPr>
          <w:noProof/>
        </w:rPr>
        <w:t>[2]</w:t>
      </w:r>
      <w:r w:rsidRPr="00711A1D">
        <w:rPr>
          <w:noProof/>
        </w:rPr>
        <w:tab/>
        <w:t>Gee, M. W., Dohrmann, C. R., Key, S. W., and Wall, W. A., 2009, "A uniform nodal strain tetrahedron with isochoric stabilization," Int. J. Numer. Meth. Engng(78), pp. 429-443.</w:t>
      </w:r>
      <w:bookmarkEnd w:id="2781"/>
    </w:p>
    <w:p w14:paraId="29B64F22" w14:textId="77777777" w:rsidR="00711A1D" w:rsidRPr="00711A1D" w:rsidRDefault="00711A1D" w:rsidP="00711A1D">
      <w:pPr>
        <w:rPr>
          <w:noProof/>
        </w:rPr>
      </w:pPr>
      <w:bookmarkStart w:id="2782"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782"/>
    </w:p>
    <w:p w14:paraId="52715185" w14:textId="77777777" w:rsidR="00711A1D" w:rsidRPr="00711A1D" w:rsidRDefault="00711A1D" w:rsidP="00711A1D">
      <w:pPr>
        <w:rPr>
          <w:noProof/>
        </w:rPr>
      </w:pPr>
      <w:bookmarkStart w:id="2783"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783"/>
    </w:p>
    <w:p w14:paraId="250401A1" w14:textId="77777777" w:rsidR="00711A1D" w:rsidRPr="00711A1D" w:rsidRDefault="00711A1D" w:rsidP="00711A1D">
      <w:pPr>
        <w:rPr>
          <w:noProof/>
        </w:rPr>
      </w:pPr>
      <w:bookmarkStart w:id="2784"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784"/>
    </w:p>
    <w:p w14:paraId="1E38F47E" w14:textId="77777777" w:rsidR="00711A1D" w:rsidRPr="00711A1D" w:rsidRDefault="00711A1D" w:rsidP="00711A1D">
      <w:pPr>
        <w:rPr>
          <w:noProof/>
        </w:rPr>
      </w:pPr>
      <w:bookmarkStart w:id="2785"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785"/>
    </w:p>
    <w:p w14:paraId="0F3A1875" w14:textId="77777777" w:rsidR="00711A1D" w:rsidRPr="00711A1D" w:rsidRDefault="00711A1D" w:rsidP="00711A1D">
      <w:pPr>
        <w:rPr>
          <w:noProof/>
        </w:rPr>
      </w:pPr>
      <w:bookmarkStart w:id="2786" w:name="_ENREF_7"/>
      <w:r w:rsidRPr="00711A1D">
        <w:rPr>
          <w:noProof/>
        </w:rPr>
        <w:t>[7]</w:t>
      </w:r>
      <w:r w:rsidRPr="00711A1D">
        <w:rPr>
          <w:noProof/>
        </w:rPr>
        <w:tab/>
        <w:t>Lanir, Y., 1983, "Constitutive equations for fibrous connective tissues," J Biomech, 16(1), pp. 1-12.</w:t>
      </w:r>
      <w:bookmarkEnd w:id="2786"/>
    </w:p>
    <w:p w14:paraId="320578B4" w14:textId="77777777" w:rsidR="00711A1D" w:rsidRPr="00711A1D" w:rsidRDefault="00711A1D" w:rsidP="00711A1D">
      <w:pPr>
        <w:rPr>
          <w:noProof/>
        </w:rPr>
      </w:pPr>
      <w:bookmarkStart w:id="2787"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787"/>
    </w:p>
    <w:p w14:paraId="3608330B" w14:textId="77777777" w:rsidR="00711A1D" w:rsidRPr="00711A1D" w:rsidRDefault="00711A1D" w:rsidP="00711A1D">
      <w:pPr>
        <w:rPr>
          <w:noProof/>
        </w:rPr>
      </w:pPr>
      <w:bookmarkStart w:id="2788" w:name="_ENREF_9"/>
      <w:r w:rsidRPr="00711A1D">
        <w:rPr>
          <w:noProof/>
        </w:rPr>
        <w:t>[9]</w:t>
      </w:r>
      <w:r w:rsidRPr="00711A1D">
        <w:rPr>
          <w:noProof/>
        </w:rPr>
        <w:tab/>
        <w:t>Ateshian, G. A., 2007, "Anisotropy of fibrous tissues in relation to the distribution of tensed and buckled fibers," J Biomech Eng, 129(2), pp. 240-249.</w:t>
      </w:r>
      <w:bookmarkEnd w:id="2788"/>
    </w:p>
    <w:p w14:paraId="294D485C" w14:textId="77777777" w:rsidR="00711A1D" w:rsidRPr="00711A1D" w:rsidRDefault="00711A1D" w:rsidP="00711A1D">
      <w:pPr>
        <w:rPr>
          <w:noProof/>
        </w:rPr>
      </w:pPr>
      <w:bookmarkStart w:id="2789" w:name="_ENREF_10"/>
      <w:r w:rsidRPr="00711A1D">
        <w:rPr>
          <w:noProof/>
        </w:rPr>
        <w:t>[10]</w:t>
      </w:r>
      <w:r w:rsidRPr="00711A1D">
        <w:rPr>
          <w:noProof/>
        </w:rPr>
        <w:tab/>
        <w:t>Fung, Y. C., 1993, Biomechanics : mechanical properties of living tissues, Springer-Verlag, New York.</w:t>
      </w:r>
      <w:bookmarkEnd w:id="2789"/>
    </w:p>
    <w:p w14:paraId="1B8F3DBB" w14:textId="77777777" w:rsidR="00711A1D" w:rsidRPr="00711A1D" w:rsidRDefault="00711A1D" w:rsidP="00711A1D">
      <w:pPr>
        <w:rPr>
          <w:noProof/>
        </w:rPr>
      </w:pPr>
      <w:bookmarkStart w:id="2790" w:name="_ENREF_11"/>
      <w:r w:rsidRPr="00711A1D">
        <w:rPr>
          <w:noProof/>
        </w:rPr>
        <w:t>[11]</w:t>
      </w:r>
      <w:r w:rsidRPr="00711A1D">
        <w:rPr>
          <w:noProof/>
        </w:rPr>
        <w:tab/>
        <w:t>Fung, Y. C., Fronek, K., and Patitucci, P., 1979, "Pseudoelasticity of arteries and the choice of its mathematical expression," Am J Physiol, 237(5), pp. H620-631.</w:t>
      </w:r>
      <w:bookmarkEnd w:id="2790"/>
    </w:p>
    <w:p w14:paraId="2CDD8AA6" w14:textId="77777777" w:rsidR="00711A1D" w:rsidRPr="00711A1D" w:rsidRDefault="00711A1D" w:rsidP="00711A1D">
      <w:pPr>
        <w:rPr>
          <w:noProof/>
        </w:rPr>
      </w:pPr>
      <w:bookmarkStart w:id="2791" w:name="_ENREF_12"/>
      <w:r w:rsidRPr="00711A1D">
        <w:rPr>
          <w:noProof/>
        </w:rPr>
        <w:t>[12]</w:t>
      </w:r>
      <w:r w:rsidRPr="00711A1D">
        <w:rPr>
          <w:noProof/>
        </w:rPr>
        <w:tab/>
        <w:t>Ateshian, G. A., and Costa, K. D., 2009, "A frame-invariant formulation of Fung elasticity," J Biomech, 42(6), pp. 781-785.</w:t>
      </w:r>
      <w:bookmarkEnd w:id="2791"/>
    </w:p>
    <w:p w14:paraId="4FC34E49" w14:textId="77777777" w:rsidR="00711A1D" w:rsidRPr="00711A1D" w:rsidRDefault="00711A1D" w:rsidP="00711A1D">
      <w:pPr>
        <w:rPr>
          <w:noProof/>
        </w:rPr>
      </w:pPr>
      <w:bookmarkStart w:id="2792" w:name="_ENREF_13"/>
      <w:r w:rsidRPr="00711A1D">
        <w:rPr>
          <w:noProof/>
        </w:rPr>
        <w:t>[13]</w:t>
      </w:r>
      <w:r w:rsidRPr="00711A1D">
        <w:rPr>
          <w:noProof/>
        </w:rPr>
        <w:tab/>
        <w:t>Blemker, S., 2004, "3D Modeling of Complex Muscle Architecture and Geometry," Stanford University, Stanford.</w:t>
      </w:r>
      <w:bookmarkEnd w:id="2792"/>
    </w:p>
    <w:p w14:paraId="44754525" w14:textId="77777777" w:rsidR="00711A1D" w:rsidRPr="00711A1D" w:rsidRDefault="00711A1D" w:rsidP="00711A1D">
      <w:pPr>
        <w:rPr>
          <w:noProof/>
        </w:rPr>
      </w:pPr>
      <w:bookmarkStart w:id="2793"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793"/>
    </w:p>
    <w:p w14:paraId="7B80718C" w14:textId="77777777" w:rsidR="00711A1D" w:rsidRPr="00711A1D" w:rsidRDefault="00711A1D" w:rsidP="00711A1D">
      <w:pPr>
        <w:rPr>
          <w:noProof/>
        </w:rPr>
      </w:pPr>
      <w:bookmarkStart w:id="2794" w:name="_ENREF_15"/>
      <w:r w:rsidRPr="00711A1D">
        <w:rPr>
          <w:noProof/>
        </w:rPr>
        <w:t>[15]</w:t>
      </w:r>
      <w:r w:rsidRPr="00711A1D">
        <w:rPr>
          <w:noProof/>
        </w:rPr>
        <w:tab/>
        <w:t>Spencer, A. J. M., 1984, Continuum Theory of the Mechanics of Fibre-Reinforced Composites, Springer-Verlag, New York.</w:t>
      </w:r>
      <w:bookmarkEnd w:id="2794"/>
    </w:p>
    <w:p w14:paraId="3B8E8EF7" w14:textId="77777777" w:rsidR="00711A1D" w:rsidRPr="00711A1D" w:rsidRDefault="00711A1D" w:rsidP="00711A1D">
      <w:pPr>
        <w:rPr>
          <w:noProof/>
        </w:rPr>
      </w:pPr>
      <w:bookmarkStart w:id="2795"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795"/>
    </w:p>
    <w:p w14:paraId="33382BC3" w14:textId="77777777" w:rsidR="00711A1D" w:rsidRPr="00711A1D" w:rsidRDefault="00711A1D" w:rsidP="00711A1D">
      <w:pPr>
        <w:rPr>
          <w:noProof/>
        </w:rPr>
      </w:pPr>
      <w:bookmarkStart w:id="2796"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796"/>
    </w:p>
    <w:p w14:paraId="78F4B469" w14:textId="77777777" w:rsidR="00711A1D" w:rsidRPr="00711A1D" w:rsidRDefault="00711A1D" w:rsidP="00711A1D">
      <w:pPr>
        <w:rPr>
          <w:noProof/>
        </w:rPr>
      </w:pPr>
      <w:bookmarkStart w:id="2797" w:name="_ENREF_18"/>
      <w:r w:rsidRPr="00711A1D">
        <w:rPr>
          <w:noProof/>
        </w:rPr>
        <w:t>[18]</w:t>
      </w:r>
      <w:r w:rsidRPr="00711A1D">
        <w:rPr>
          <w:noProof/>
        </w:rPr>
        <w:tab/>
        <w:t>Quapp, K. M., and Weiss, J. A., 1998, "Material characterization of human medial collateral ligament," J Biomech Eng, 120(6), pp. 757-763.</w:t>
      </w:r>
      <w:bookmarkEnd w:id="2797"/>
    </w:p>
    <w:p w14:paraId="32CA7FF9" w14:textId="77777777" w:rsidR="00711A1D" w:rsidRPr="00711A1D" w:rsidRDefault="00711A1D" w:rsidP="00711A1D">
      <w:pPr>
        <w:rPr>
          <w:noProof/>
        </w:rPr>
      </w:pPr>
      <w:bookmarkStart w:id="2798"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798"/>
    </w:p>
    <w:p w14:paraId="16AAC6F4" w14:textId="77777777" w:rsidR="00711A1D" w:rsidRPr="00711A1D" w:rsidRDefault="00711A1D" w:rsidP="00711A1D">
      <w:pPr>
        <w:rPr>
          <w:noProof/>
        </w:rPr>
      </w:pPr>
      <w:bookmarkStart w:id="2799" w:name="_ENREF_20"/>
      <w:r w:rsidRPr="00711A1D">
        <w:rPr>
          <w:noProof/>
        </w:rPr>
        <w:t>[20]</w:t>
      </w:r>
      <w:r w:rsidRPr="00711A1D">
        <w:rPr>
          <w:noProof/>
        </w:rPr>
        <w:tab/>
        <w:t>Veronda, D. R., and Westmann, R. A., 1970, "Mechanical Characterization of Skin - Finite Deformations," J. Biomechanics, Vol. 3, pp. 111-124.</w:t>
      </w:r>
      <w:bookmarkEnd w:id="2799"/>
    </w:p>
    <w:p w14:paraId="1320DA6A" w14:textId="77777777" w:rsidR="00711A1D" w:rsidRPr="00711A1D" w:rsidRDefault="00711A1D" w:rsidP="00711A1D">
      <w:pPr>
        <w:rPr>
          <w:noProof/>
        </w:rPr>
      </w:pPr>
      <w:bookmarkStart w:id="2800"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800"/>
    </w:p>
    <w:p w14:paraId="52C64EC2" w14:textId="77777777" w:rsidR="00711A1D" w:rsidRPr="00711A1D" w:rsidRDefault="00711A1D" w:rsidP="00711A1D">
      <w:pPr>
        <w:rPr>
          <w:noProof/>
        </w:rPr>
      </w:pPr>
      <w:bookmarkStart w:id="2801"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801"/>
    </w:p>
    <w:p w14:paraId="498B1043" w14:textId="77777777" w:rsidR="00711A1D" w:rsidRPr="00711A1D" w:rsidRDefault="00711A1D" w:rsidP="00711A1D">
      <w:pPr>
        <w:rPr>
          <w:noProof/>
        </w:rPr>
      </w:pPr>
      <w:bookmarkStart w:id="2802" w:name="_ENREF_23"/>
      <w:r w:rsidRPr="00711A1D">
        <w:rPr>
          <w:noProof/>
        </w:rPr>
        <w:t>[23]</w:t>
      </w:r>
      <w:r w:rsidRPr="00711A1D">
        <w:rPr>
          <w:noProof/>
        </w:rPr>
        <w:tab/>
        <w:t>Bonet, J., and Wood, R. D., 1997, Nonlinear continuum mechanics for finite element analysis, Cambridge University Press.</w:t>
      </w:r>
      <w:bookmarkEnd w:id="2802"/>
    </w:p>
    <w:p w14:paraId="01797796" w14:textId="77777777" w:rsidR="00711A1D" w:rsidRPr="00711A1D" w:rsidRDefault="00711A1D" w:rsidP="00711A1D">
      <w:pPr>
        <w:rPr>
          <w:noProof/>
        </w:rPr>
      </w:pPr>
      <w:bookmarkStart w:id="2803" w:name="_ENREF_24"/>
      <w:r w:rsidRPr="00711A1D">
        <w:rPr>
          <w:noProof/>
        </w:rPr>
        <w:t>[24]</w:t>
      </w:r>
      <w:r w:rsidRPr="00711A1D">
        <w:rPr>
          <w:noProof/>
        </w:rPr>
        <w:tab/>
        <w:t>Carter, D. R., and Hayes, W. C., 1976, "Bone compressive strength: the influence of density and strain rate," Science, 194(4270), pp. 1174-1176.</w:t>
      </w:r>
      <w:bookmarkEnd w:id="2803"/>
    </w:p>
    <w:p w14:paraId="4BE3FAA8" w14:textId="77777777" w:rsidR="00711A1D" w:rsidRPr="00711A1D" w:rsidRDefault="00711A1D" w:rsidP="00711A1D">
      <w:pPr>
        <w:rPr>
          <w:noProof/>
        </w:rPr>
      </w:pPr>
      <w:bookmarkStart w:id="2804" w:name="_ENREF_25"/>
      <w:r w:rsidRPr="00711A1D">
        <w:rPr>
          <w:noProof/>
        </w:rPr>
        <w:t>[25]</w:t>
      </w:r>
      <w:r w:rsidRPr="00711A1D">
        <w:rPr>
          <w:noProof/>
        </w:rPr>
        <w:tab/>
        <w:t>Carter, D. R., and Hayes, W. C., 1977, "The compressive behavior of bone as a two-phase porous structure," J Bone Joint Surg Am, 59(7), pp. 954-962.</w:t>
      </w:r>
      <w:bookmarkEnd w:id="2804"/>
    </w:p>
    <w:p w14:paraId="6764EF22" w14:textId="77777777" w:rsidR="00711A1D" w:rsidRPr="00711A1D" w:rsidRDefault="00711A1D" w:rsidP="00711A1D">
      <w:pPr>
        <w:rPr>
          <w:noProof/>
        </w:rPr>
      </w:pPr>
      <w:bookmarkStart w:id="2805" w:name="_ENREF_26"/>
      <w:r w:rsidRPr="00711A1D">
        <w:rPr>
          <w:noProof/>
        </w:rPr>
        <w:t>[26]</w:t>
      </w:r>
      <w:r w:rsidRPr="00711A1D">
        <w:rPr>
          <w:noProof/>
        </w:rPr>
        <w:tab/>
        <w:t>Overbeek, J. T., 1956, "The Donnan equilibrium," Prog Biophys Biophys Chem, 6, pp. 57-84.</w:t>
      </w:r>
      <w:bookmarkEnd w:id="2805"/>
    </w:p>
    <w:p w14:paraId="2295E82B" w14:textId="77777777" w:rsidR="00711A1D" w:rsidRPr="00711A1D" w:rsidRDefault="00711A1D" w:rsidP="00711A1D">
      <w:pPr>
        <w:rPr>
          <w:noProof/>
        </w:rPr>
      </w:pPr>
      <w:bookmarkStart w:id="2806"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806"/>
    </w:p>
    <w:p w14:paraId="45694551" w14:textId="77777777" w:rsidR="00711A1D" w:rsidRPr="00711A1D" w:rsidRDefault="00711A1D" w:rsidP="00711A1D">
      <w:pPr>
        <w:rPr>
          <w:noProof/>
        </w:rPr>
      </w:pPr>
      <w:bookmarkStart w:id="2807"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807"/>
    </w:p>
    <w:p w14:paraId="66E68CCA" w14:textId="77777777" w:rsidR="00711A1D" w:rsidRPr="00711A1D" w:rsidRDefault="00711A1D" w:rsidP="00711A1D">
      <w:pPr>
        <w:rPr>
          <w:noProof/>
        </w:rPr>
      </w:pPr>
      <w:bookmarkStart w:id="2808"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808"/>
    </w:p>
    <w:p w14:paraId="31C6FEAF" w14:textId="77777777" w:rsidR="00711A1D" w:rsidRPr="00711A1D" w:rsidRDefault="00711A1D" w:rsidP="00711A1D">
      <w:pPr>
        <w:rPr>
          <w:noProof/>
        </w:rPr>
      </w:pPr>
      <w:bookmarkStart w:id="2809"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809"/>
    </w:p>
    <w:p w14:paraId="5121E746" w14:textId="77777777" w:rsidR="00711A1D" w:rsidRPr="00711A1D" w:rsidRDefault="00711A1D" w:rsidP="00711A1D">
      <w:pPr>
        <w:rPr>
          <w:noProof/>
        </w:rPr>
      </w:pPr>
      <w:bookmarkStart w:id="2810" w:name="_ENREF_31"/>
      <w:r w:rsidRPr="00711A1D">
        <w:rPr>
          <w:noProof/>
        </w:rPr>
        <w:t>[31]</w:t>
      </w:r>
      <w:r w:rsidRPr="00711A1D">
        <w:rPr>
          <w:noProof/>
        </w:rPr>
        <w:tab/>
        <w:t>Ateshian, G. A., and Ricken, T., 2010, "Multigenerational interstitial growth of biological tissues," Biomech Model Mechanobiol, 9(6), pp. 689-702.</w:t>
      </w:r>
      <w:bookmarkEnd w:id="2810"/>
    </w:p>
    <w:p w14:paraId="7C381329" w14:textId="77777777" w:rsidR="00711A1D" w:rsidRPr="00711A1D" w:rsidRDefault="00711A1D" w:rsidP="00711A1D">
      <w:pPr>
        <w:rPr>
          <w:noProof/>
        </w:rPr>
      </w:pPr>
      <w:bookmarkStart w:id="2811"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811"/>
    </w:p>
    <w:p w14:paraId="5FE113E8" w14:textId="77777777" w:rsidR="00711A1D" w:rsidRPr="00711A1D" w:rsidRDefault="00711A1D" w:rsidP="00711A1D">
      <w:pPr>
        <w:rPr>
          <w:noProof/>
        </w:rPr>
      </w:pPr>
      <w:bookmarkStart w:id="2812"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812"/>
    </w:p>
    <w:p w14:paraId="36FDCD92" w14:textId="77777777" w:rsidR="00711A1D" w:rsidRPr="00711A1D" w:rsidRDefault="00711A1D" w:rsidP="00711A1D">
      <w:pPr>
        <w:rPr>
          <w:noProof/>
        </w:rPr>
      </w:pPr>
      <w:bookmarkStart w:id="2813"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813"/>
    </w:p>
    <w:p w14:paraId="26462A35" w14:textId="77777777" w:rsidR="00711A1D" w:rsidRPr="00711A1D" w:rsidRDefault="00711A1D" w:rsidP="00711A1D">
      <w:pPr>
        <w:rPr>
          <w:noProof/>
        </w:rPr>
      </w:pPr>
      <w:bookmarkStart w:id="2814" w:name="_ENREF_35"/>
      <w:r w:rsidRPr="00711A1D">
        <w:rPr>
          <w:noProof/>
        </w:rPr>
        <w:t>[35]</w:t>
      </w:r>
      <w:r w:rsidRPr="00711A1D">
        <w:rPr>
          <w:noProof/>
        </w:rPr>
        <w:tab/>
        <w:t>Weinans, H., Huiskes, R., and Grootenboer, H. J., 1992, "The behavior of adaptive bone-remodeling simulation models," J Biomech, 25(12), pp. 1425-1441.</w:t>
      </w:r>
      <w:bookmarkEnd w:id="2814"/>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45" w:author="weiss" w:date="2012-04-05T16:36:00Z" w:initials="w">
    <w:p w14:paraId="1F873030" w14:textId="77777777" w:rsidR="00A93565" w:rsidRDefault="00A93565">
      <w:pPr>
        <w:pStyle w:val="CommentText"/>
      </w:pPr>
      <w:r>
        <w:rPr>
          <w:rStyle w:val="CommentReference"/>
        </w:rPr>
        <w:annotationRef/>
      </w:r>
      <w:r>
        <w:t>A simple figure would be helpful.</w:t>
      </w:r>
    </w:p>
  </w:comment>
  <w:comment w:id="1171" w:author="weiss" w:date="2012-04-05T16:36:00Z" w:initials="w">
    <w:p w14:paraId="20505464" w14:textId="77777777" w:rsidR="00A93565" w:rsidRDefault="00A93565">
      <w:pPr>
        <w:pStyle w:val="CommentText"/>
      </w:pPr>
      <w:r>
        <w:rPr>
          <w:rStyle w:val="CommentReference"/>
        </w:rPr>
        <w:annotationRef/>
      </w:r>
      <w:r>
        <w:t>Steve – perhaps you could specify how to use the displacement based elements here, and what the differences are in terms of results etc.</w:t>
      </w:r>
    </w:p>
  </w:comment>
  <w:comment w:id="1183" w:author="weiss" w:date="2012-04-05T16:36:00Z" w:initials="w">
    <w:p w14:paraId="44C24796" w14:textId="77777777" w:rsidR="00A93565" w:rsidRDefault="00A93565">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198" w:author="weiss" w:date="2012-04-05T16:37:00Z" w:initials="w">
    <w:p w14:paraId="6C41155D" w14:textId="77777777" w:rsidR="00A93565" w:rsidRDefault="00A93565">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E0967C" w14:textId="77777777" w:rsidR="00BA26CD" w:rsidRDefault="00BA26CD">
      <w:r>
        <w:separator/>
      </w:r>
    </w:p>
  </w:endnote>
  <w:endnote w:type="continuationSeparator" w:id="0">
    <w:p w14:paraId="35460C81" w14:textId="77777777" w:rsidR="00BA26CD" w:rsidRDefault="00BA2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DC6BF4" w14:textId="77777777" w:rsidR="00BA26CD" w:rsidRDefault="00BA26CD">
      <w:r>
        <w:separator/>
      </w:r>
    </w:p>
  </w:footnote>
  <w:footnote w:type="continuationSeparator" w:id="0">
    <w:p w14:paraId="05D4CEBA" w14:textId="77777777" w:rsidR="00BA26CD" w:rsidRDefault="00BA26CD">
      <w:r>
        <w:continuationSeparator/>
      </w:r>
    </w:p>
  </w:footnote>
  <w:footnote w:id="1">
    <w:p w14:paraId="2EECF9A7" w14:textId="1DEABEEA" w:rsidR="00A93565" w:rsidRDefault="00A93565">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A93565" w:rsidRDefault="00A93565">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A93565" w:rsidRDefault="00A93565">
      <w:pPr>
        <w:pStyle w:val="FootnoteText"/>
      </w:pPr>
      <w:r>
        <w:rPr>
          <w:rStyle w:val="FootnoteReference"/>
        </w:rPr>
        <w:footnoteRef/>
      </w:r>
      <w:r>
        <w:t xml:space="preserve"> FEBio continues to read </w:t>
      </w:r>
      <w:ins w:id="54" w:author="Steve Maas" w:date="2013-12-30T14:46:00Z">
        <w:r>
          <w:t xml:space="preserve">some </w:t>
        </w:r>
      </w:ins>
      <w:r>
        <w:t>older formats, but they are considered to be obsolete.</w:t>
      </w:r>
    </w:p>
  </w:footnote>
  <w:footnote w:id="4">
    <w:p w14:paraId="75238AE5" w14:textId="77777777" w:rsidR="00A93565" w:rsidRDefault="00A93565"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A93565" w:rsidRDefault="00A93565">
      <w:pPr>
        <w:pStyle w:val="FootnoteText"/>
      </w:pPr>
      <w:ins w:id="1145" w:author="Steve Maas" w:date="2014-01-15T10:51:00Z">
        <w:r>
          <w:rPr>
            <w:rStyle w:val="FootnoteReference"/>
          </w:rPr>
          <w:footnoteRef/>
        </w:r>
        <w:r>
          <w:t xml:space="preserve"> As of FEBio version 2.0, the LSDYNA database is no longer supported. The FEBio </w:t>
        </w:r>
      </w:ins>
      <w:ins w:id="1146" w:author="Steve Maas" w:date="2014-01-15T10:52:00Z">
        <w:r>
          <w:t>database</w:t>
        </w:r>
      </w:ins>
      <w:ins w:id="1147" w:author="Steve Maas" w:date="2014-01-15T10:51:00Z">
        <w:r>
          <w:t xml:space="preserve"> format</w:t>
        </w:r>
      </w:ins>
      <w:ins w:id="1148" w:author="Steve Maas" w:date="2014-01-15T10:52:00Z">
        <w:r>
          <w:t xml:space="preserve"> is the only format that will be supported from now on.</w:t>
        </w:r>
      </w:ins>
    </w:p>
  </w:footnote>
  <w:footnote w:id="6">
    <w:p w14:paraId="2FB68287" w14:textId="77777777" w:rsidR="00A93565" w:rsidRPr="00112C98" w:rsidRDefault="00A93565">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A93565" w:rsidRPr="009339D1" w:rsidRDefault="00A93565">
      <w:pPr>
        <w:pStyle w:val="FootnoteText"/>
      </w:pPr>
      <w:ins w:id="1252" w:author="Steve Maas" w:date="2014-01-02T13:05:00Z">
        <w:r>
          <w:rPr>
            <w:rStyle w:val="FootnoteReference"/>
          </w:rPr>
          <w:footnoteRef/>
        </w:r>
        <w:r>
          <w:t xml:space="preserve"> As of FEBio </w:t>
        </w:r>
      </w:ins>
      <w:ins w:id="1253" w:author="Steve Maas" w:date="2014-01-02T13:06:00Z">
        <w:r>
          <w:t xml:space="preserve">version </w:t>
        </w:r>
      </w:ins>
      <w:ins w:id="1254" w:author="Steve Maas" w:date="2014-01-02T13:05:00Z">
        <w:r>
          <w:t>2</w:t>
        </w:r>
      </w:ins>
      <w:ins w:id="1255" w:author="Steve Maas" w:date="2014-01-02T13:06:00Z">
        <w:r>
          <w:t>.0</w:t>
        </w:r>
      </w:ins>
      <w:ins w:id="1256"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A93565" w:rsidRDefault="00A93565">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A93565" w:rsidRDefault="00A93565">
      <w:pPr>
        <w:pStyle w:val="FootnoteText"/>
      </w:pPr>
      <w:ins w:id="2463" w:author="Steve Maas" w:date="2014-01-02T16:26:00Z">
        <w:r>
          <w:rPr>
            <w:rStyle w:val="FootnoteReference"/>
          </w:rPr>
          <w:footnoteRef/>
        </w:r>
        <w:r>
          <w:t xml:space="preserve"> As of FEBio 2.0, some feature</w:t>
        </w:r>
      </w:ins>
      <w:ins w:id="2464"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A93565" w:rsidRDefault="00A93565"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A93565" w:rsidRDefault="00A93565"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A93565" w:rsidRDefault="00A93565"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4983">
      <w:rPr>
        <w:rStyle w:val="PageNumber"/>
        <w:noProof/>
      </w:rPr>
      <w:t>3</w:t>
    </w:r>
    <w:r>
      <w:rPr>
        <w:rStyle w:val="PageNumber"/>
      </w:rPr>
      <w:fldChar w:fldCharType="end"/>
    </w:r>
  </w:p>
  <w:p w14:paraId="4C9E34C0" w14:textId="77777777" w:rsidR="00A93565" w:rsidRDefault="00A93565"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1B9D"/>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94983"/>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B48"/>
    <w:rsid w:val="00626292"/>
    <w:rsid w:val="00630A21"/>
    <w:rsid w:val="0063263E"/>
    <w:rsid w:val="00632B4A"/>
    <w:rsid w:val="00634552"/>
    <w:rsid w:val="00640EBF"/>
    <w:rsid w:val="00642181"/>
    <w:rsid w:val="006424ED"/>
    <w:rsid w:val="00645EA5"/>
    <w:rsid w:val="00651716"/>
    <w:rsid w:val="00651D45"/>
    <w:rsid w:val="00654DB0"/>
    <w:rsid w:val="0065701F"/>
    <w:rsid w:val="00661C81"/>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038F"/>
    <w:rsid w:val="0085292A"/>
    <w:rsid w:val="0085430D"/>
    <w:rsid w:val="00860308"/>
    <w:rsid w:val="008609BA"/>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47"/>
    <w:rsid w:val="00A0697D"/>
    <w:rsid w:val="00A10B80"/>
    <w:rsid w:val="00A16055"/>
    <w:rsid w:val="00A1636E"/>
    <w:rsid w:val="00A21D16"/>
    <w:rsid w:val="00A231E8"/>
    <w:rsid w:val="00A23771"/>
    <w:rsid w:val="00A24A65"/>
    <w:rsid w:val="00A2605F"/>
    <w:rsid w:val="00A34D5E"/>
    <w:rsid w:val="00A35CD6"/>
    <w:rsid w:val="00A37014"/>
    <w:rsid w:val="00A4452F"/>
    <w:rsid w:val="00A45EDE"/>
    <w:rsid w:val="00A464C1"/>
    <w:rsid w:val="00A500BA"/>
    <w:rsid w:val="00A535E4"/>
    <w:rsid w:val="00A544CE"/>
    <w:rsid w:val="00A60FB3"/>
    <w:rsid w:val="00A61269"/>
    <w:rsid w:val="00A62945"/>
    <w:rsid w:val="00A70663"/>
    <w:rsid w:val="00A73996"/>
    <w:rsid w:val="00A75604"/>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26CD"/>
    <w:rsid w:val="00BA44FB"/>
    <w:rsid w:val="00BA491B"/>
    <w:rsid w:val="00BA4B9B"/>
    <w:rsid w:val="00BA4E8C"/>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oleObject" Target="embeddings/oleObject898.bin"/><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oleObject" Target="embeddings/oleObject930.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oleObject" Target="embeddings/oleObject909.bin"/><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image" Target="media/image942.wmf"/><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image" Target="media/image904.wmf"/><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oleObject" Target="embeddings/oleObject882.bin"/><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5.wmf"/><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image" Target="media/image926.wmf"/><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oleObject" Target="embeddings/oleObject890.bin"/><Relationship Id="rId1909" Type="http://schemas.openxmlformats.org/officeDocument/2006/relationships/oleObject" Target="embeddings/oleObject939.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oleObject" Target="embeddings/oleObject901.bin"/><Relationship Id="rId1900" Type="http://schemas.openxmlformats.org/officeDocument/2006/relationships/image" Target="media/image934.wmf"/><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w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oleObject" Target="embeddings/oleObject912.bin"/><Relationship Id="rId1715" Type="http://schemas.openxmlformats.org/officeDocument/2006/relationships/oleObject" Target="embeddings/oleObject842.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oleObject" Target="embeddings/oleObject923.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image" Target="media/image886.wmf"/><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oleObject" Target="embeddings/oleObject934.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image" Target="media/image897.wmf"/><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image" Target="media/image929.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image" Target="media/image908.wmf"/><Relationship Id="rId191" Type="http://schemas.openxmlformats.org/officeDocument/2006/relationships/oleObject" Target="embeddings/oleObject80.bin"/><Relationship Id="rId1708" Type="http://schemas.openxmlformats.org/officeDocument/2006/relationships/image" Target="media/image838.wmf"/><Relationship Id="rId1915" Type="http://schemas.openxmlformats.org/officeDocument/2006/relationships/oleObject" Target="embeddings/oleObject942.bin"/><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1632" Type="http://schemas.openxmlformats.org/officeDocument/2006/relationships/image" Target="media/image800.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image" Target="media/image881.wmf"/><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oleObject" Target="embeddings/oleObject915.bin"/><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819" Type="http://schemas.openxmlformats.org/officeDocument/2006/relationships/oleObject" Target="embeddings/oleObject894.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oleObject" Target="embeddings/oleObject926.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603" Type="http://schemas.openxmlformats.org/officeDocument/2006/relationships/oleObject" Target="embeddings/oleObject786.bin"/><Relationship Id="rId1810" Type="http://schemas.openxmlformats.org/officeDocument/2006/relationships/image" Target="media/image889.wmf"/><Relationship Id="rId184" Type="http://schemas.openxmlformats.org/officeDocument/2006/relationships/image" Target="media/image79.wmf"/><Relationship Id="rId391" Type="http://schemas.openxmlformats.org/officeDocument/2006/relationships/oleObject" Target="embeddings/oleObject180.bin"/><Relationship Id="rId1908" Type="http://schemas.openxmlformats.org/officeDocument/2006/relationships/image" Target="media/image938.wmf"/><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11" Type="http://schemas.openxmlformats.org/officeDocument/2006/relationships/oleObject" Target="embeddings/oleObject41.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3.wmf"/><Relationship Id="rId1625" Type="http://schemas.openxmlformats.org/officeDocument/2006/relationships/oleObject" Target="embeddings/oleObject797.bin"/><Relationship Id="rId1832" Type="http://schemas.openxmlformats.org/officeDocument/2006/relationships/image" Target="media/image900.wmf"/><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image" Target="media/image911.wmf"/><Relationship Id="rId1507" Type="http://schemas.openxmlformats.org/officeDocument/2006/relationships/oleObject" Target="embeddings/oleObject738.bin"/><Relationship Id="rId1714" Type="http://schemas.openxmlformats.org/officeDocument/2006/relationships/image" Target="media/image841.wmf"/><Relationship Id="rId295" Type="http://schemas.openxmlformats.org/officeDocument/2006/relationships/oleObject" Target="embeddings/oleObject132.bin"/><Relationship Id="rId1921" Type="http://schemas.openxmlformats.org/officeDocument/2006/relationships/theme" Target="theme/theme1.xml"/><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image" Target="media/image922.wmf"/><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1803" Type="http://schemas.openxmlformats.org/officeDocument/2006/relationships/oleObject" Target="embeddings/oleObject886.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04" Type="http://schemas.openxmlformats.org/officeDocument/2006/relationships/image" Target="media/image40.wmf"/><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4.wmf"/><Relationship Id="rId1618" Type="http://schemas.openxmlformats.org/officeDocument/2006/relationships/image" Target="media/image793.emf"/><Relationship Id="rId1825" Type="http://schemas.openxmlformats.org/officeDocument/2006/relationships/oleObject" Target="embeddings/oleObject897.bin"/><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912" Type="http://schemas.openxmlformats.org/officeDocument/2006/relationships/oleObject" Target="embeddings/oleObject440.bin"/><Relationship Id="rId1847" Type="http://schemas.openxmlformats.org/officeDocument/2006/relationships/oleObject" Target="embeddings/oleObject908.bin"/><Relationship Id="rId41" Type="http://schemas.openxmlformats.org/officeDocument/2006/relationships/image" Target="media/image9.wmf"/><Relationship Id="rId1402" Type="http://schemas.openxmlformats.org/officeDocument/2006/relationships/oleObject" Target="embeddings/oleObject686.bin"/><Relationship Id="rId1707" Type="http://schemas.openxmlformats.org/officeDocument/2006/relationships/oleObject" Target="embeddings/oleObject838.bin"/><Relationship Id="rId190" Type="http://schemas.openxmlformats.org/officeDocument/2006/relationships/image" Target="media/image82.wmf"/><Relationship Id="rId288" Type="http://schemas.openxmlformats.org/officeDocument/2006/relationships/image" Target="media/image131.wmf"/><Relationship Id="rId1914" Type="http://schemas.openxmlformats.org/officeDocument/2006/relationships/image" Target="media/image941.wmf"/><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oleObject" Target="embeddings/oleObject919.bin"/><Relationship Id="rId1729" Type="http://schemas.openxmlformats.org/officeDocument/2006/relationships/oleObject" Target="embeddings/oleObject849.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7.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oleObject" Target="embeddings/oleObject881.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image" Target="media/image914.wmf"/><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818" Type="http://schemas.openxmlformats.org/officeDocument/2006/relationships/image" Target="media/image893.wmf"/><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image" Target="media/image925.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905" Type="http://schemas.openxmlformats.org/officeDocument/2006/relationships/image" Target="media/image440.wmf"/><Relationship Id="rId1742" Type="http://schemas.openxmlformats.org/officeDocument/2006/relationships/image" Target="media/image855.wmf"/><Relationship Id="rId34" Type="http://schemas.openxmlformats.org/officeDocument/2006/relationships/oleObject" Target="embeddings/oleObject3.bin"/><Relationship Id="rId1602" Type="http://schemas.openxmlformats.org/officeDocument/2006/relationships/image" Target="media/image785.wmf"/><Relationship Id="rId183" Type="http://schemas.openxmlformats.org/officeDocument/2006/relationships/oleObject" Target="embeddings/oleObject76.bin"/><Relationship Id="rId390" Type="http://schemas.openxmlformats.org/officeDocument/2006/relationships/image" Target="media/image182.wmf"/><Relationship Id="rId1907" Type="http://schemas.openxmlformats.org/officeDocument/2006/relationships/oleObject" Target="embeddings/oleObject938.bin"/><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oleObject" Target="embeddings/oleObject900.bin"/><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oleObject" Target="embeddings/oleObject911.bin"/><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fontTable" Target="fontTable.xml"/><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oleObject" Target="embeddings/oleObject922.bin"/><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1802" Type="http://schemas.openxmlformats.org/officeDocument/2006/relationships/image" Target="media/image885.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oleObject" Target="embeddings/oleObject933.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617" Type="http://schemas.openxmlformats.org/officeDocument/2006/relationships/oleObject" Target="embeddings/oleObject793.bin"/><Relationship Id="rId1824" Type="http://schemas.openxmlformats.org/officeDocument/2006/relationships/image" Target="media/image896.wmf"/><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image" Target="media/image907.wmf"/><Relationship Id="rId1706" Type="http://schemas.openxmlformats.org/officeDocument/2006/relationships/image" Target="media/image837.wmf"/><Relationship Id="rId1913" Type="http://schemas.openxmlformats.org/officeDocument/2006/relationships/oleObject" Target="embeddings/oleObject941.bin"/><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2.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image" Target="media/image918.wmf"/><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1728" Type="http://schemas.openxmlformats.org/officeDocument/2006/relationships/image" Target="media/image848.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image" Target="media/image880.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0.wmf"/><Relationship Id="rId1817" Type="http://schemas.openxmlformats.org/officeDocument/2006/relationships/oleObject" Target="embeddings/oleObject893.bin"/><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oleObject" Target="embeddings/oleObject925.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601" Type="http://schemas.openxmlformats.org/officeDocument/2006/relationships/oleObject" Target="embeddings/oleObject785.bin"/><Relationship Id="rId1839" Type="http://schemas.openxmlformats.org/officeDocument/2006/relationships/oleObject" Target="embeddings/oleObject904.bin"/><Relationship Id="rId182" Type="http://schemas.openxmlformats.org/officeDocument/2006/relationships/image" Target="media/image78.wmf"/><Relationship Id="rId1906" Type="http://schemas.openxmlformats.org/officeDocument/2006/relationships/image" Target="media/image937.wmf"/><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96" Type="http://schemas.openxmlformats.org/officeDocument/2006/relationships/image" Target="media/image832.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image" Target="media/image899.wmf"/><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85" Type="http://schemas.openxmlformats.org/officeDocument/2006/relationships/oleObject" Target="embeddings/oleObject877.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1200" Type="http://schemas.openxmlformats.org/officeDocument/2006/relationships/oleObject" Target="embeddings/oleObject583.bin"/><Relationship Id="rId1852" Type="http://schemas.openxmlformats.org/officeDocument/2006/relationships/image" Target="media/image910.wmf"/><Relationship Id="rId1505" Type="http://schemas.openxmlformats.org/officeDocument/2006/relationships/oleObject" Target="embeddings/oleObject737.bin"/><Relationship Id="rId1712" Type="http://schemas.openxmlformats.org/officeDocument/2006/relationships/image" Target="media/image840.wmf"/><Relationship Id="rId293" Type="http://schemas.openxmlformats.org/officeDocument/2006/relationships/oleObject" Target="embeddings/oleObject131.bin"/><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image" Target="media/image921.wmf"/><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01" Type="http://schemas.openxmlformats.org/officeDocument/2006/relationships/oleObject" Target="embeddings/oleObject885.bin"/><Relationship Id="rId1885" Type="http://schemas.openxmlformats.org/officeDocument/2006/relationships/oleObject" Target="embeddings/oleObject927.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image" Target="media/image890.wmf"/><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image" Target="media/image932.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oleObject" Target="embeddings/oleObject896.bin"/><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image" Target="media/image901.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oleObject" Target="embeddings/oleObject935.bin"/><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oleObject" Target="embeddings/oleObject907.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image" Target="media/image940.wmf"/><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image" Target="media/image912.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oleObject" Target="embeddings/oleObject918.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oleObject" Target="embeddings/oleObject887.bin"/><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oleObject" Target="embeddings/oleObject929.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image" Target="media/image892.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image" Target="media/image924.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image" Target="media/image903.wmf"/><Relationship Id="rId181" Type="http://schemas.openxmlformats.org/officeDocument/2006/relationships/oleObject" Target="embeddings/oleObject75.bin"/><Relationship Id="rId1905" Type="http://schemas.openxmlformats.org/officeDocument/2006/relationships/oleObject" Target="embeddings/oleObject937.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oleObject" Target="embeddings/oleObject910.bin"/><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oleObject" Target="embeddings/oleObject889.bin"/><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oleObject" Target="embeddings/oleObject921.bin"/><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image" Target="media/image884.wmf"/><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oleObject" Target="embeddings/oleObject932.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image" Target="media/image895.wmf"/><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image" Target="media/image906.wmf"/><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oleObject" Target="embeddings/oleObject940.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oleObject" Target="embeddings/oleObject884.bin"/><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image" Target="media/image917.wmf"/><Relationship Id="rId1519" Type="http://schemas.openxmlformats.org/officeDocument/2006/relationships/oleObject" Target="embeddings/oleObject744.bin"/><Relationship Id="rId1726" Type="http://schemas.openxmlformats.org/officeDocument/2006/relationships/image" Target="media/image847.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wmf"/><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oleObject" Target="embeddings/oleObject892.bin"/><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oleObject" Target="embeddings/oleObject903.bin"/><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image" Target="media/image936.wmf"/><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oleObject" Target="embeddings/oleObject914.bin"/><Relationship Id="rId1719" Type="http://schemas.openxmlformats.org/officeDocument/2006/relationships/oleObject" Target="embeddings/oleObject844.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image" Target="media/image909.wmf"/><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1808" Type="http://schemas.openxmlformats.org/officeDocument/2006/relationships/image" Target="media/image888.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image" Target="media/image920.wmf"/><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image" Target="media/image931.wmf"/><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1407" Type="http://schemas.openxmlformats.org/officeDocument/2006/relationships/image" Target="media/image688.wmf"/><Relationship Id="rId1614" Type="http://schemas.openxmlformats.org/officeDocument/2006/relationships/image" Target="media/image791.emf"/><Relationship Id="rId1821" Type="http://schemas.openxmlformats.org/officeDocument/2006/relationships/oleObject" Target="embeddings/oleObject895.bin"/><Relationship Id="rId195" Type="http://schemas.openxmlformats.org/officeDocument/2006/relationships/oleObject" Target="embeddings/oleObject82.bin"/><Relationship Id="rId1919" Type="http://schemas.openxmlformats.org/officeDocument/2006/relationships/oleObject" Target="embeddings/oleObject944.bin"/><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wmf"/><Relationship Id="rId68" Type="http://schemas.openxmlformats.org/officeDocument/2006/relationships/image" Target="media/image22.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oleObject" Target="embeddings/oleObject906.bin"/><Relationship Id="rId1703" Type="http://schemas.openxmlformats.org/officeDocument/2006/relationships/oleObject" Target="embeddings/oleObject836.bin"/><Relationship Id="rId1910" Type="http://schemas.openxmlformats.org/officeDocument/2006/relationships/image" Target="media/image939.wmf"/><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image" Target="media/image883.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oleObject" Target="embeddings/oleObject917.bin"/><Relationship Id="rId1213" Type="http://schemas.openxmlformats.org/officeDocument/2006/relationships/image" Target="media/image593.wmf"/><Relationship Id="rId1420" Type="http://schemas.openxmlformats.org/officeDocument/2006/relationships/image" Target="media/image694.wmf"/><Relationship Id="rId1518" Type="http://schemas.openxmlformats.org/officeDocument/2006/relationships/image" Target="media/image743.wmf"/><Relationship Id="rId1725" Type="http://schemas.openxmlformats.org/officeDocument/2006/relationships/oleObject" Target="embeddings/oleObject847.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oleObject" Target="embeddings/oleObject928.bin"/><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1607" Type="http://schemas.openxmlformats.org/officeDocument/2006/relationships/oleObject" Target="embeddings/oleObject788.bin"/><Relationship Id="rId1814" Type="http://schemas.openxmlformats.org/officeDocument/2006/relationships/image" Target="media/image891.wmf"/><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2.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629" Type="http://schemas.openxmlformats.org/officeDocument/2006/relationships/oleObject" Target="embeddings/oleObject799.bin"/><Relationship Id="rId1836" Type="http://schemas.openxmlformats.org/officeDocument/2006/relationships/image" Target="media/image902.wmf"/><Relationship Id="rId1903" Type="http://schemas.openxmlformats.org/officeDocument/2006/relationships/oleObject" Target="embeddings/oleObject936.bin"/><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7.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image" Target="media/image913.wmf"/><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1718" Type="http://schemas.openxmlformats.org/officeDocument/2006/relationships/image" Target="media/image843.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1642" Type="http://schemas.openxmlformats.org/officeDocument/2006/relationships/image" Target="media/image805.wmf"/><Relationship Id="rId1502" Type="http://schemas.openxmlformats.org/officeDocument/2006/relationships/image" Target="media/image735.wmf"/><Relationship Id="rId1807" Type="http://schemas.openxmlformats.org/officeDocument/2006/relationships/oleObject" Target="embeddings/oleObject888.bin"/><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oleObject" Target="embeddings/oleObject920.bin"/><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829" Type="http://schemas.openxmlformats.org/officeDocument/2006/relationships/oleObject" Target="embeddings/oleObject899.bin"/><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86" Type="http://schemas.openxmlformats.org/officeDocument/2006/relationships/image" Target="media/image827.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31.bin"/><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image" Target="media/image894.wmf"/><Relationship Id="rId194" Type="http://schemas.openxmlformats.org/officeDocument/2006/relationships/image" Target="media/image84.wmf"/><Relationship Id="rId1918" Type="http://schemas.openxmlformats.org/officeDocument/2006/relationships/image" Target="media/image943.wmf"/><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842" Type="http://schemas.openxmlformats.org/officeDocument/2006/relationships/image" Target="media/image905.wmf"/><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oleObject" Target="embeddings/oleObject883.bin"/><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image" Target="media/image916.wmf"/><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image" Target="media/image927.wmf"/><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606" Type="http://schemas.openxmlformats.org/officeDocument/2006/relationships/image" Target="media/image787.wmf"/><Relationship Id="rId1813" Type="http://schemas.openxmlformats.org/officeDocument/2006/relationships/oleObject" Target="embeddings/oleObject891.bin"/><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835" Type="http://schemas.openxmlformats.org/officeDocument/2006/relationships/oleObject" Target="embeddings/oleObject902.bin"/><Relationship Id="rId1902" Type="http://schemas.openxmlformats.org/officeDocument/2006/relationships/image" Target="media/image935.wmf"/><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205" Type="http://schemas.openxmlformats.org/officeDocument/2006/relationships/image" Target="media/image589.wmf"/><Relationship Id="rId1857" Type="http://schemas.openxmlformats.org/officeDocument/2006/relationships/oleObject" Target="embeddings/oleObject913.bin"/><Relationship Id="rId51" Type="http://schemas.openxmlformats.org/officeDocument/2006/relationships/oleObject" Target="embeddings/oleObject11.bin"/><Relationship Id="rId1412" Type="http://schemas.openxmlformats.org/officeDocument/2006/relationships/oleObject" Target="embeddings/oleObject691.bin"/><Relationship Id="rId1717" Type="http://schemas.openxmlformats.org/officeDocument/2006/relationships/oleObject" Target="embeddings/oleObject843.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oleObject" Target="embeddings/oleObject924.bin"/><Relationship Id="rId1501" Type="http://schemas.openxmlformats.org/officeDocument/2006/relationships/oleObject" Target="embeddings/oleObject735.bin"/><Relationship Id="rId1739" Type="http://schemas.openxmlformats.org/officeDocument/2006/relationships/oleObject" Target="embeddings/oleObject854.bin"/><Relationship Id="rId1806" Type="http://schemas.openxmlformats.org/officeDocument/2006/relationships/image" Target="media/image887.wmf"/><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96" Type="http://schemas.openxmlformats.org/officeDocument/2006/relationships/image" Target="media/image782.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image" Target="media/image919.wmf"/><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828" Type="http://schemas.openxmlformats.org/officeDocument/2006/relationships/image" Target="media/image898.wmf"/><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image" Target="media/image930.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1100" Type="http://schemas.openxmlformats.org/officeDocument/2006/relationships/image" Target="media/image537.wmf"/><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1612" Type="http://schemas.openxmlformats.org/officeDocument/2006/relationships/image" Target="media/image790.wmf"/><Relationship Id="rId1917" Type="http://schemas.openxmlformats.org/officeDocument/2006/relationships/oleObject" Target="embeddings/oleObject943.bin"/><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wmf"/><Relationship Id="rId66" Type="http://schemas.openxmlformats.org/officeDocument/2006/relationships/image" Target="media/image21.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oleObject" Target="embeddings/oleObject905.bin"/><Relationship Id="rId1701" Type="http://schemas.openxmlformats.org/officeDocument/2006/relationships/oleObject" Target="embeddings/oleObject835.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89" Type="http://schemas.openxmlformats.org/officeDocument/2006/relationships/oleObject" Target="embeddings/oleObject779.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image" Target="media/image882.wmf"/><Relationship Id="rId88" Type="http://schemas.openxmlformats.org/officeDocument/2006/relationships/image" Target="media/image32.wmf"/><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oleObject" Target="embeddings/oleObject916.bin"/><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5" Type="http://schemas.openxmlformats.org/officeDocument/2006/relationships/hyperlink" Target="http://mrl.sci.utah.edu/software/febio" TargetMode="External"/><Relationship Id="rId164" Type="http://schemas.openxmlformats.org/officeDocument/2006/relationships/image" Target="media/image69.wmf"/><Relationship Id="rId371" Type="http://schemas.openxmlformats.org/officeDocument/2006/relationships/oleObject" Target="embeddings/oleObject170.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FE956-F2DE-4D86-AA55-2A3FC2711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TotalTime>
  <Pages>203</Pages>
  <Words>59010</Words>
  <Characters>336361</Characters>
  <Application>Microsoft Office Word</Application>
  <DocSecurity>0</DocSecurity>
  <Lines>2803</Lines>
  <Paragraphs>789</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394582</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254</cp:revision>
  <cp:lastPrinted>2012-01-23T17:06:00Z</cp:lastPrinted>
  <dcterms:created xsi:type="dcterms:W3CDTF">2013-03-05T16:20:00Z</dcterms:created>
  <dcterms:modified xsi:type="dcterms:W3CDTF">2014-04-16T23:41:00Z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