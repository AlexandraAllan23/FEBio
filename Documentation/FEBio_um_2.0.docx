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bookmarkStart w:id="0" w:name="_GoBack"/>
      <w:bookmarkEnd w:id="0"/>
    </w:p>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1C451E80"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5046DD">
        <w:rPr>
          <w:b/>
          <w:noProof/>
        </w:rPr>
        <w:t>June 25,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3B6679"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7E5CCAF1" w14:textId="77777777" w:rsidR="000668D8"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0668D8" w:rsidRPr="00533084">
        <w:rPr>
          <w:noProof/>
          <w:color w:val="000000"/>
        </w:rPr>
        <w:t>Chapter 1</w:t>
      </w:r>
      <w:r w:rsidR="000668D8">
        <w:rPr>
          <w:noProof/>
        </w:rPr>
        <w:t xml:space="preserve"> Introduction</w:t>
      </w:r>
      <w:r w:rsidR="000668D8">
        <w:rPr>
          <w:noProof/>
        </w:rPr>
        <w:tab/>
      </w:r>
      <w:r w:rsidR="000668D8">
        <w:rPr>
          <w:noProof/>
        </w:rPr>
        <w:fldChar w:fldCharType="begin"/>
      </w:r>
      <w:r w:rsidR="000668D8">
        <w:rPr>
          <w:noProof/>
        </w:rPr>
        <w:instrText xml:space="preserve"> PAGEREF _Toc391472884 \h </w:instrText>
      </w:r>
      <w:r w:rsidR="000668D8">
        <w:rPr>
          <w:noProof/>
        </w:rPr>
      </w:r>
      <w:r w:rsidR="000668D8">
        <w:rPr>
          <w:noProof/>
        </w:rPr>
        <w:fldChar w:fldCharType="separate"/>
      </w:r>
      <w:r w:rsidR="000668D8">
        <w:rPr>
          <w:noProof/>
        </w:rPr>
        <w:t>1</w:t>
      </w:r>
      <w:r w:rsidR="000668D8">
        <w:rPr>
          <w:noProof/>
        </w:rPr>
        <w:fldChar w:fldCharType="end"/>
      </w:r>
    </w:p>
    <w:p w14:paraId="48E2867F"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_Toc391472885 \h </w:instrText>
      </w:r>
      <w:r>
        <w:rPr>
          <w:noProof/>
        </w:rPr>
      </w:r>
      <w:r>
        <w:rPr>
          <w:noProof/>
        </w:rPr>
        <w:fldChar w:fldCharType="separate"/>
      </w:r>
      <w:r>
        <w:rPr>
          <w:noProof/>
        </w:rPr>
        <w:t>1</w:t>
      </w:r>
      <w:r>
        <w:rPr>
          <w:noProof/>
        </w:rPr>
        <w:fldChar w:fldCharType="end"/>
      </w:r>
    </w:p>
    <w:p w14:paraId="354E9539"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_Toc391472886 \h </w:instrText>
      </w:r>
      <w:r>
        <w:rPr>
          <w:noProof/>
        </w:rPr>
      </w:r>
      <w:r>
        <w:rPr>
          <w:noProof/>
        </w:rPr>
        <w:fldChar w:fldCharType="separate"/>
      </w:r>
      <w:r>
        <w:rPr>
          <w:noProof/>
        </w:rPr>
        <w:t>2</w:t>
      </w:r>
      <w:r>
        <w:rPr>
          <w:noProof/>
        </w:rPr>
        <w:fldChar w:fldCharType="end"/>
      </w:r>
    </w:p>
    <w:p w14:paraId="22BF7271"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_Toc391472887 \h </w:instrText>
      </w:r>
      <w:r>
        <w:rPr>
          <w:noProof/>
        </w:rPr>
      </w:r>
      <w:r>
        <w:rPr>
          <w:noProof/>
        </w:rPr>
        <w:fldChar w:fldCharType="separate"/>
      </w:r>
      <w:r>
        <w:rPr>
          <w:noProof/>
        </w:rPr>
        <w:t>3</w:t>
      </w:r>
      <w:r>
        <w:rPr>
          <w:noProof/>
        </w:rPr>
        <w:fldChar w:fldCharType="end"/>
      </w:r>
    </w:p>
    <w:p w14:paraId="25961E83"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sidRPr="00533084">
        <w:rPr>
          <w:noProof/>
          <w:color w:val="000000"/>
        </w:rPr>
        <w:t>Chapter 2</w:t>
      </w:r>
      <w:r>
        <w:rPr>
          <w:noProof/>
        </w:rPr>
        <w:t xml:space="preserve"> Running FEBio</w:t>
      </w:r>
      <w:r>
        <w:rPr>
          <w:noProof/>
        </w:rPr>
        <w:tab/>
      </w:r>
      <w:r>
        <w:rPr>
          <w:noProof/>
        </w:rPr>
        <w:fldChar w:fldCharType="begin"/>
      </w:r>
      <w:r>
        <w:rPr>
          <w:noProof/>
        </w:rPr>
        <w:instrText xml:space="preserve"> PAGEREF _Toc391472888 \h </w:instrText>
      </w:r>
      <w:r>
        <w:rPr>
          <w:noProof/>
        </w:rPr>
      </w:r>
      <w:r>
        <w:rPr>
          <w:noProof/>
        </w:rPr>
        <w:fldChar w:fldCharType="separate"/>
      </w:r>
      <w:r>
        <w:rPr>
          <w:noProof/>
        </w:rPr>
        <w:t>5</w:t>
      </w:r>
      <w:r>
        <w:rPr>
          <w:noProof/>
        </w:rPr>
        <w:fldChar w:fldCharType="end"/>
      </w:r>
    </w:p>
    <w:p w14:paraId="0B1D49AE"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_Toc391472889 \h </w:instrText>
      </w:r>
      <w:r>
        <w:rPr>
          <w:noProof/>
        </w:rPr>
      </w:r>
      <w:r>
        <w:rPr>
          <w:noProof/>
        </w:rPr>
        <w:fldChar w:fldCharType="separate"/>
      </w:r>
      <w:r>
        <w:rPr>
          <w:noProof/>
        </w:rPr>
        <w:t>5</w:t>
      </w:r>
      <w:r>
        <w:rPr>
          <w:noProof/>
        </w:rPr>
        <w:fldChar w:fldCharType="end"/>
      </w:r>
    </w:p>
    <w:p w14:paraId="7DA053A0"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2.1.1.</w:t>
      </w:r>
      <w:r>
        <w:rPr>
          <w:noProof/>
        </w:rPr>
        <w:t xml:space="preserve"> Windows XP</w:t>
      </w:r>
      <w:r>
        <w:rPr>
          <w:noProof/>
        </w:rPr>
        <w:tab/>
      </w:r>
      <w:r>
        <w:rPr>
          <w:noProof/>
        </w:rPr>
        <w:fldChar w:fldCharType="begin"/>
      </w:r>
      <w:r>
        <w:rPr>
          <w:noProof/>
        </w:rPr>
        <w:instrText xml:space="preserve"> PAGEREF _Toc391472890 \h </w:instrText>
      </w:r>
      <w:r>
        <w:rPr>
          <w:noProof/>
        </w:rPr>
      </w:r>
      <w:r>
        <w:rPr>
          <w:noProof/>
        </w:rPr>
        <w:fldChar w:fldCharType="separate"/>
      </w:r>
      <w:r>
        <w:rPr>
          <w:noProof/>
        </w:rPr>
        <w:t>5</w:t>
      </w:r>
      <w:r>
        <w:rPr>
          <w:noProof/>
        </w:rPr>
        <w:fldChar w:fldCharType="end"/>
      </w:r>
    </w:p>
    <w:p w14:paraId="0AB522E8"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2.1.2.</w:t>
      </w:r>
      <w:r>
        <w:rPr>
          <w:noProof/>
        </w:rPr>
        <w:t xml:space="preserve"> Windows 7</w:t>
      </w:r>
      <w:r>
        <w:rPr>
          <w:noProof/>
        </w:rPr>
        <w:tab/>
      </w:r>
      <w:r>
        <w:rPr>
          <w:noProof/>
        </w:rPr>
        <w:fldChar w:fldCharType="begin"/>
      </w:r>
      <w:r>
        <w:rPr>
          <w:noProof/>
        </w:rPr>
        <w:instrText xml:space="preserve"> PAGEREF _Toc391472891 \h </w:instrText>
      </w:r>
      <w:r>
        <w:rPr>
          <w:noProof/>
        </w:rPr>
      </w:r>
      <w:r>
        <w:rPr>
          <w:noProof/>
        </w:rPr>
        <w:fldChar w:fldCharType="separate"/>
      </w:r>
      <w:r>
        <w:rPr>
          <w:noProof/>
        </w:rPr>
        <w:t>5</w:t>
      </w:r>
      <w:r>
        <w:rPr>
          <w:noProof/>
        </w:rPr>
        <w:fldChar w:fldCharType="end"/>
      </w:r>
    </w:p>
    <w:p w14:paraId="6208C278"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2.1.3.</w:t>
      </w:r>
      <w:r>
        <w:rPr>
          <w:noProof/>
        </w:rPr>
        <w:t xml:space="preserve"> Running FEBio from Explorer</w:t>
      </w:r>
      <w:r>
        <w:rPr>
          <w:noProof/>
        </w:rPr>
        <w:tab/>
      </w:r>
      <w:r>
        <w:rPr>
          <w:noProof/>
        </w:rPr>
        <w:fldChar w:fldCharType="begin"/>
      </w:r>
      <w:r>
        <w:rPr>
          <w:noProof/>
        </w:rPr>
        <w:instrText xml:space="preserve"> PAGEREF _Toc391472892 \h </w:instrText>
      </w:r>
      <w:r>
        <w:rPr>
          <w:noProof/>
        </w:rPr>
      </w:r>
      <w:r>
        <w:rPr>
          <w:noProof/>
        </w:rPr>
        <w:fldChar w:fldCharType="separate"/>
      </w:r>
      <w:r>
        <w:rPr>
          <w:noProof/>
        </w:rPr>
        <w:t>6</w:t>
      </w:r>
      <w:r>
        <w:rPr>
          <w:noProof/>
        </w:rPr>
        <w:fldChar w:fldCharType="end"/>
      </w:r>
    </w:p>
    <w:p w14:paraId="05196B89"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_Toc391472893 \h </w:instrText>
      </w:r>
      <w:r>
        <w:rPr>
          <w:noProof/>
        </w:rPr>
      </w:r>
      <w:r>
        <w:rPr>
          <w:noProof/>
        </w:rPr>
        <w:fldChar w:fldCharType="separate"/>
      </w:r>
      <w:r>
        <w:rPr>
          <w:noProof/>
        </w:rPr>
        <w:t>6</w:t>
      </w:r>
      <w:r>
        <w:rPr>
          <w:noProof/>
        </w:rPr>
        <w:fldChar w:fldCharType="end"/>
      </w:r>
    </w:p>
    <w:p w14:paraId="3B3F1680"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_Toc391472894 \h </w:instrText>
      </w:r>
      <w:r>
        <w:rPr>
          <w:noProof/>
        </w:rPr>
      </w:r>
      <w:r>
        <w:rPr>
          <w:noProof/>
        </w:rPr>
        <w:fldChar w:fldCharType="separate"/>
      </w:r>
      <w:r>
        <w:rPr>
          <w:noProof/>
        </w:rPr>
        <w:t>6</w:t>
      </w:r>
      <w:r>
        <w:rPr>
          <w:noProof/>
        </w:rPr>
        <w:fldChar w:fldCharType="end"/>
      </w:r>
    </w:p>
    <w:p w14:paraId="7E4EFB05"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_Toc391472895 \h </w:instrText>
      </w:r>
      <w:r>
        <w:rPr>
          <w:noProof/>
        </w:rPr>
      </w:r>
      <w:r>
        <w:rPr>
          <w:noProof/>
        </w:rPr>
        <w:fldChar w:fldCharType="separate"/>
      </w:r>
      <w:r>
        <w:rPr>
          <w:noProof/>
        </w:rPr>
        <w:t>9</w:t>
      </w:r>
      <w:r>
        <w:rPr>
          <w:noProof/>
        </w:rPr>
        <w:fldChar w:fldCharType="end"/>
      </w:r>
    </w:p>
    <w:p w14:paraId="3700FCCE"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_Toc391472896 \h </w:instrText>
      </w:r>
      <w:r>
        <w:rPr>
          <w:noProof/>
        </w:rPr>
      </w:r>
      <w:r>
        <w:rPr>
          <w:noProof/>
        </w:rPr>
        <w:fldChar w:fldCharType="separate"/>
      </w:r>
      <w:r>
        <w:rPr>
          <w:noProof/>
        </w:rPr>
        <w:t>10</w:t>
      </w:r>
      <w:r>
        <w:rPr>
          <w:noProof/>
        </w:rPr>
        <w:fldChar w:fldCharType="end"/>
      </w:r>
    </w:p>
    <w:p w14:paraId="3BEF4CC5"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_Toc391472897 \h </w:instrText>
      </w:r>
      <w:r>
        <w:rPr>
          <w:noProof/>
        </w:rPr>
      </w:r>
      <w:r>
        <w:rPr>
          <w:noProof/>
        </w:rPr>
        <w:fldChar w:fldCharType="separate"/>
      </w:r>
      <w:r>
        <w:rPr>
          <w:noProof/>
        </w:rPr>
        <w:t>10</w:t>
      </w:r>
      <w:r>
        <w:rPr>
          <w:noProof/>
        </w:rPr>
        <w:fldChar w:fldCharType="end"/>
      </w:r>
    </w:p>
    <w:p w14:paraId="6660E48D"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_Toc391472898 \h </w:instrText>
      </w:r>
      <w:r>
        <w:rPr>
          <w:noProof/>
        </w:rPr>
      </w:r>
      <w:r>
        <w:rPr>
          <w:noProof/>
        </w:rPr>
        <w:fldChar w:fldCharType="separate"/>
      </w:r>
      <w:r>
        <w:rPr>
          <w:noProof/>
        </w:rPr>
        <w:t>11</w:t>
      </w:r>
      <w:r>
        <w:rPr>
          <w:noProof/>
        </w:rPr>
        <w:fldChar w:fldCharType="end"/>
      </w:r>
    </w:p>
    <w:p w14:paraId="2E2CDDE6"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_Toc391472899 \h </w:instrText>
      </w:r>
      <w:r>
        <w:rPr>
          <w:noProof/>
        </w:rPr>
      </w:r>
      <w:r>
        <w:rPr>
          <w:noProof/>
        </w:rPr>
        <w:fldChar w:fldCharType="separate"/>
      </w:r>
      <w:r>
        <w:rPr>
          <w:noProof/>
        </w:rPr>
        <w:t>12</w:t>
      </w:r>
      <w:r>
        <w:rPr>
          <w:noProof/>
        </w:rPr>
        <w:fldChar w:fldCharType="end"/>
      </w:r>
    </w:p>
    <w:p w14:paraId="0A4990E2"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2.8.1.</w:t>
      </w:r>
      <w:r>
        <w:rPr>
          <w:noProof/>
        </w:rPr>
        <w:t xml:space="preserve"> Interrupting a Run</w:t>
      </w:r>
      <w:r>
        <w:rPr>
          <w:noProof/>
        </w:rPr>
        <w:tab/>
      </w:r>
      <w:r>
        <w:rPr>
          <w:noProof/>
        </w:rPr>
        <w:fldChar w:fldCharType="begin"/>
      </w:r>
      <w:r>
        <w:rPr>
          <w:noProof/>
        </w:rPr>
        <w:instrText xml:space="preserve"> PAGEREF _Toc391472900 \h </w:instrText>
      </w:r>
      <w:r>
        <w:rPr>
          <w:noProof/>
        </w:rPr>
      </w:r>
      <w:r>
        <w:rPr>
          <w:noProof/>
        </w:rPr>
        <w:fldChar w:fldCharType="separate"/>
      </w:r>
      <w:r>
        <w:rPr>
          <w:noProof/>
        </w:rPr>
        <w:t>12</w:t>
      </w:r>
      <w:r>
        <w:rPr>
          <w:noProof/>
        </w:rPr>
        <w:fldChar w:fldCharType="end"/>
      </w:r>
    </w:p>
    <w:p w14:paraId="4347D6CA"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2.8.2.</w:t>
      </w:r>
      <w:r>
        <w:rPr>
          <w:noProof/>
        </w:rPr>
        <w:t xml:space="preserve"> Debugging a Run</w:t>
      </w:r>
      <w:r>
        <w:rPr>
          <w:noProof/>
        </w:rPr>
        <w:tab/>
      </w:r>
      <w:r>
        <w:rPr>
          <w:noProof/>
        </w:rPr>
        <w:fldChar w:fldCharType="begin"/>
      </w:r>
      <w:r>
        <w:rPr>
          <w:noProof/>
        </w:rPr>
        <w:instrText xml:space="preserve"> PAGEREF _Toc391472901 \h </w:instrText>
      </w:r>
      <w:r>
        <w:rPr>
          <w:noProof/>
        </w:rPr>
      </w:r>
      <w:r>
        <w:rPr>
          <w:noProof/>
        </w:rPr>
        <w:fldChar w:fldCharType="separate"/>
      </w:r>
      <w:r>
        <w:rPr>
          <w:noProof/>
        </w:rPr>
        <w:t>13</w:t>
      </w:r>
      <w:r>
        <w:rPr>
          <w:noProof/>
        </w:rPr>
        <w:fldChar w:fldCharType="end"/>
      </w:r>
    </w:p>
    <w:p w14:paraId="3607CF10"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2.8.3.</w:t>
      </w:r>
      <w:r>
        <w:rPr>
          <w:noProof/>
        </w:rPr>
        <w:t xml:space="preserve"> Restarting a Run</w:t>
      </w:r>
      <w:r>
        <w:rPr>
          <w:noProof/>
        </w:rPr>
        <w:tab/>
      </w:r>
      <w:r>
        <w:rPr>
          <w:noProof/>
        </w:rPr>
        <w:fldChar w:fldCharType="begin"/>
      </w:r>
      <w:r>
        <w:rPr>
          <w:noProof/>
        </w:rPr>
        <w:instrText xml:space="preserve"> PAGEREF _Toc391472902 \h </w:instrText>
      </w:r>
      <w:r>
        <w:rPr>
          <w:noProof/>
        </w:rPr>
      </w:r>
      <w:r>
        <w:rPr>
          <w:noProof/>
        </w:rPr>
        <w:fldChar w:fldCharType="separate"/>
      </w:r>
      <w:r>
        <w:rPr>
          <w:noProof/>
        </w:rPr>
        <w:t>13</w:t>
      </w:r>
      <w:r>
        <w:rPr>
          <w:noProof/>
        </w:rPr>
        <w:fldChar w:fldCharType="end"/>
      </w:r>
    </w:p>
    <w:p w14:paraId="649F5DD2"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2.8.4.</w:t>
      </w:r>
      <w:r>
        <w:rPr>
          <w:noProof/>
        </w:rPr>
        <w:t xml:space="preserve"> Input File Checking</w:t>
      </w:r>
      <w:r>
        <w:rPr>
          <w:noProof/>
        </w:rPr>
        <w:tab/>
      </w:r>
      <w:r>
        <w:rPr>
          <w:noProof/>
        </w:rPr>
        <w:fldChar w:fldCharType="begin"/>
      </w:r>
      <w:r>
        <w:rPr>
          <w:noProof/>
        </w:rPr>
        <w:instrText xml:space="preserve"> PAGEREF _Toc391472903 \h </w:instrText>
      </w:r>
      <w:r>
        <w:rPr>
          <w:noProof/>
        </w:rPr>
      </w:r>
      <w:r>
        <w:rPr>
          <w:noProof/>
        </w:rPr>
        <w:fldChar w:fldCharType="separate"/>
      </w:r>
      <w:r>
        <w:rPr>
          <w:noProof/>
        </w:rPr>
        <w:t>13</w:t>
      </w:r>
      <w:r>
        <w:rPr>
          <w:noProof/>
        </w:rPr>
        <w:fldChar w:fldCharType="end"/>
      </w:r>
    </w:p>
    <w:p w14:paraId="50DF264B"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sidRPr="00533084">
        <w:rPr>
          <w:noProof/>
          <w:color w:val="000000"/>
        </w:rPr>
        <w:t>Chapter 3</w:t>
      </w:r>
      <w:r>
        <w:rPr>
          <w:noProof/>
        </w:rPr>
        <w:t xml:space="preserve"> Free Format Input</w:t>
      </w:r>
      <w:r>
        <w:rPr>
          <w:noProof/>
        </w:rPr>
        <w:tab/>
      </w:r>
      <w:r>
        <w:rPr>
          <w:noProof/>
        </w:rPr>
        <w:fldChar w:fldCharType="begin"/>
      </w:r>
      <w:r>
        <w:rPr>
          <w:noProof/>
        </w:rPr>
        <w:instrText xml:space="preserve"> PAGEREF _Toc391472904 \h </w:instrText>
      </w:r>
      <w:r>
        <w:rPr>
          <w:noProof/>
        </w:rPr>
      </w:r>
      <w:r>
        <w:rPr>
          <w:noProof/>
        </w:rPr>
        <w:fldChar w:fldCharType="separate"/>
      </w:r>
      <w:r>
        <w:rPr>
          <w:noProof/>
        </w:rPr>
        <w:t>14</w:t>
      </w:r>
      <w:r>
        <w:rPr>
          <w:noProof/>
        </w:rPr>
        <w:fldChar w:fldCharType="end"/>
      </w:r>
    </w:p>
    <w:p w14:paraId="1BCCDF65"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_Toc391472905 \h </w:instrText>
      </w:r>
      <w:r>
        <w:rPr>
          <w:noProof/>
        </w:rPr>
      </w:r>
      <w:r>
        <w:rPr>
          <w:noProof/>
        </w:rPr>
        <w:fldChar w:fldCharType="separate"/>
      </w:r>
      <w:r>
        <w:rPr>
          <w:noProof/>
        </w:rPr>
        <w:t>15</w:t>
      </w:r>
      <w:r>
        <w:rPr>
          <w:noProof/>
        </w:rPr>
        <w:fldChar w:fldCharType="end"/>
      </w:r>
    </w:p>
    <w:p w14:paraId="1DA2D87F"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_Toc391472906 \h </w:instrText>
      </w:r>
      <w:r>
        <w:rPr>
          <w:noProof/>
        </w:rPr>
      </w:r>
      <w:r>
        <w:rPr>
          <w:noProof/>
        </w:rPr>
        <w:fldChar w:fldCharType="separate"/>
      </w:r>
      <w:r>
        <w:rPr>
          <w:noProof/>
        </w:rPr>
        <w:t>15</w:t>
      </w:r>
      <w:r>
        <w:rPr>
          <w:noProof/>
        </w:rPr>
        <w:fldChar w:fldCharType="end"/>
      </w:r>
    </w:p>
    <w:p w14:paraId="0B583976"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3.3. Multiple Input Files</w:t>
      </w:r>
      <w:r>
        <w:rPr>
          <w:noProof/>
        </w:rPr>
        <w:tab/>
      </w:r>
      <w:r>
        <w:rPr>
          <w:noProof/>
        </w:rPr>
        <w:fldChar w:fldCharType="begin"/>
      </w:r>
      <w:r>
        <w:rPr>
          <w:noProof/>
        </w:rPr>
        <w:instrText xml:space="preserve"> PAGEREF _Toc391472907 \h </w:instrText>
      </w:r>
      <w:r>
        <w:rPr>
          <w:noProof/>
        </w:rPr>
      </w:r>
      <w:r>
        <w:rPr>
          <w:noProof/>
        </w:rPr>
        <w:fldChar w:fldCharType="separate"/>
      </w:r>
      <w:r>
        <w:rPr>
          <w:noProof/>
        </w:rPr>
        <w:t>16</w:t>
      </w:r>
      <w:r>
        <w:rPr>
          <w:noProof/>
        </w:rPr>
        <w:fldChar w:fldCharType="end"/>
      </w:r>
    </w:p>
    <w:p w14:paraId="52A1159E"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3.4. Module Section</w:t>
      </w:r>
      <w:r>
        <w:rPr>
          <w:noProof/>
        </w:rPr>
        <w:tab/>
      </w:r>
      <w:r>
        <w:rPr>
          <w:noProof/>
        </w:rPr>
        <w:fldChar w:fldCharType="begin"/>
      </w:r>
      <w:r>
        <w:rPr>
          <w:noProof/>
        </w:rPr>
        <w:instrText xml:space="preserve"> PAGEREF _Toc391472908 \h </w:instrText>
      </w:r>
      <w:r>
        <w:rPr>
          <w:noProof/>
        </w:rPr>
      </w:r>
      <w:r>
        <w:rPr>
          <w:noProof/>
        </w:rPr>
        <w:fldChar w:fldCharType="separate"/>
      </w:r>
      <w:r>
        <w:rPr>
          <w:noProof/>
        </w:rPr>
        <w:t>18</w:t>
      </w:r>
      <w:r>
        <w:rPr>
          <w:noProof/>
        </w:rPr>
        <w:fldChar w:fldCharType="end"/>
      </w:r>
    </w:p>
    <w:p w14:paraId="08C73F9E"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3.5. Control Section</w:t>
      </w:r>
      <w:r>
        <w:rPr>
          <w:noProof/>
        </w:rPr>
        <w:tab/>
      </w:r>
      <w:r>
        <w:rPr>
          <w:noProof/>
        </w:rPr>
        <w:fldChar w:fldCharType="begin"/>
      </w:r>
      <w:r>
        <w:rPr>
          <w:noProof/>
        </w:rPr>
        <w:instrText xml:space="preserve"> PAGEREF _Toc391472909 \h </w:instrText>
      </w:r>
      <w:r>
        <w:rPr>
          <w:noProof/>
        </w:rPr>
      </w:r>
      <w:r>
        <w:rPr>
          <w:noProof/>
        </w:rPr>
        <w:fldChar w:fldCharType="separate"/>
      </w:r>
      <w:r>
        <w:rPr>
          <w:noProof/>
        </w:rPr>
        <w:t>19</w:t>
      </w:r>
      <w:r>
        <w:rPr>
          <w:noProof/>
        </w:rPr>
        <w:fldChar w:fldCharType="end"/>
      </w:r>
    </w:p>
    <w:p w14:paraId="5EE0557B"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3.5.1.</w:t>
      </w:r>
      <w:r>
        <w:rPr>
          <w:noProof/>
        </w:rPr>
        <w:t xml:space="preserve"> Common Parameters</w:t>
      </w:r>
      <w:r>
        <w:rPr>
          <w:noProof/>
        </w:rPr>
        <w:tab/>
      </w:r>
      <w:r>
        <w:rPr>
          <w:noProof/>
        </w:rPr>
        <w:fldChar w:fldCharType="begin"/>
      </w:r>
      <w:r>
        <w:rPr>
          <w:noProof/>
        </w:rPr>
        <w:instrText xml:space="preserve"> PAGEREF _Toc391472910 \h </w:instrText>
      </w:r>
      <w:r>
        <w:rPr>
          <w:noProof/>
        </w:rPr>
      </w:r>
      <w:r>
        <w:rPr>
          <w:noProof/>
        </w:rPr>
        <w:fldChar w:fldCharType="separate"/>
      </w:r>
      <w:r>
        <w:rPr>
          <w:noProof/>
        </w:rPr>
        <w:t>19</w:t>
      </w:r>
      <w:r>
        <w:rPr>
          <w:noProof/>
        </w:rPr>
        <w:fldChar w:fldCharType="end"/>
      </w:r>
    </w:p>
    <w:p w14:paraId="5F3C3BA7"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3.5.2.</w:t>
      </w:r>
      <w:r>
        <w:rPr>
          <w:noProof/>
        </w:rPr>
        <w:t xml:space="preserve"> Parameters for </w:t>
      </w:r>
      <w:r w:rsidRPr="00533084">
        <w:rPr>
          <w:noProof/>
        </w:rPr>
        <w:t>Biphasic</w:t>
      </w:r>
      <w:r>
        <w:rPr>
          <w:noProof/>
        </w:rPr>
        <w:t xml:space="preserve"> Analysis</w:t>
      </w:r>
      <w:r>
        <w:rPr>
          <w:noProof/>
        </w:rPr>
        <w:tab/>
      </w:r>
      <w:r>
        <w:rPr>
          <w:noProof/>
        </w:rPr>
        <w:fldChar w:fldCharType="begin"/>
      </w:r>
      <w:r>
        <w:rPr>
          <w:noProof/>
        </w:rPr>
        <w:instrText xml:space="preserve"> PAGEREF _Toc391472911 \h </w:instrText>
      </w:r>
      <w:r>
        <w:rPr>
          <w:noProof/>
        </w:rPr>
      </w:r>
      <w:r>
        <w:rPr>
          <w:noProof/>
        </w:rPr>
        <w:fldChar w:fldCharType="separate"/>
      </w:r>
      <w:r>
        <w:rPr>
          <w:noProof/>
        </w:rPr>
        <w:t>25</w:t>
      </w:r>
      <w:r>
        <w:rPr>
          <w:noProof/>
        </w:rPr>
        <w:fldChar w:fldCharType="end"/>
      </w:r>
    </w:p>
    <w:p w14:paraId="24C96C0F"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3.5.3.</w:t>
      </w:r>
      <w:r>
        <w:rPr>
          <w:noProof/>
        </w:rPr>
        <w:t xml:space="preserve"> Parameters for </w:t>
      </w:r>
      <w:r w:rsidRPr="00533084">
        <w:rPr>
          <w:noProof/>
        </w:rPr>
        <w:t>Solute</w:t>
      </w:r>
      <w:r>
        <w:rPr>
          <w:noProof/>
        </w:rPr>
        <w:t xml:space="preserve"> Analysis</w:t>
      </w:r>
      <w:r>
        <w:rPr>
          <w:noProof/>
        </w:rPr>
        <w:tab/>
      </w:r>
      <w:r>
        <w:rPr>
          <w:noProof/>
        </w:rPr>
        <w:fldChar w:fldCharType="begin"/>
      </w:r>
      <w:r>
        <w:rPr>
          <w:noProof/>
        </w:rPr>
        <w:instrText xml:space="preserve"> PAGEREF _Toc391472912 \h </w:instrText>
      </w:r>
      <w:r>
        <w:rPr>
          <w:noProof/>
        </w:rPr>
      </w:r>
      <w:r>
        <w:rPr>
          <w:noProof/>
        </w:rPr>
        <w:fldChar w:fldCharType="separate"/>
      </w:r>
      <w:r>
        <w:rPr>
          <w:noProof/>
        </w:rPr>
        <w:t>26</w:t>
      </w:r>
      <w:r>
        <w:rPr>
          <w:noProof/>
        </w:rPr>
        <w:fldChar w:fldCharType="end"/>
      </w:r>
    </w:p>
    <w:p w14:paraId="5E432EA0"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3.5.4.</w:t>
      </w:r>
      <w:r>
        <w:rPr>
          <w:noProof/>
        </w:rPr>
        <w:t xml:space="preserve"> Parameters for </w:t>
      </w:r>
      <w:r w:rsidRPr="00533084">
        <w:rPr>
          <w:noProof/>
        </w:rPr>
        <w:t>Heat</w:t>
      </w:r>
      <w:r>
        <w:rPr>
          <w:noProof/>
        </w:rPr>
        <w:t xml:space="preserve"> Analysis</w:t>
      </w:r>
      <w:r>
        <w:rPr>
          <w:noProof/>
        </w:rPr>
        <w:tab/>
      </w:r>
      <w:r>
        <w:rPr>
          <w:noProof/>
        </w:rPr>
        <w:fldChar w:fldCharType="begin"/>
      </w:r>
      <w:r>
        <w:rPr>
          <w:noProof/>
        </w:rPr>
        <w:instrText xml:space="preserve"> PAGEREF _Toc391472913 \h </w:instrText>
      </w:r>
      <w:r>
        <w:rPr>
          <w:noProof/>
        </w:rPr>
      </w:r>
      <w:r>
        <w:rPr>
          <w:noProof/>
        </w:rPr>
        <w:fldChar w:fldCharType="separate"/>
      </w:r>
      <w:r>
        <w:rPr>
          <w:noProof/>
        </w:rPr>
        <w:t>26</w:t>
      </w:r>
      <w:r>
        <w:rPr>
          <w:noProof/>
        </w:rPr>
        <w:fldChar w:fldCharType="end"/>
      </w:r>
    </w:p>
    <w:p w14:paraId="52608C49"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3.6. Globals Section</w:t>
      </w:r>
      <w:r>
        <w:rPr>
          <w:noProof/>
        </w:rPr>
        <w:tab/>
      </w:r>
      <w:r>
        <w:rPr>
          <w:noProof/>
        </w:rPr>
        <w:fldChar w:fldCharType="begin"/>
      </w:r>
      <w:r>
        <w:rPr>
          <w:noProof/>
        </w:rPr>
        <w:instrText xml:space="preserve"> PAGEREF _Toc391472914 \h </w:instrText>
      </w:r>
      <w:r>
        <w:rPr>
          <w:noProof/>
        </w:rPr>
      </w:r>
      <w:r>
        <w:rPr>
          <w:noProof/>
        </w:rPr>
        <w:fldChar w:fldCharType="separate"/>
      </w:r>
      <w:r>
        <w:rPr>
          <w:noProof/>
        </w:rPr>
        <w:t>27</w:t>
      </w:r>
      <w:r>
        <w:rPr>
          <w:noProof/>
        </w:rPr>
        <w:fldChar w:fldCharType="end"/>
      </w:r>
    </w:p>
    <w:p w14:paraId="5CF2B664"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3.6.1.</w:t>
      </w:r>
      <w:r>
        <w:rPr>
          <w:noProof/>
        </w:rPr>
        <w:t xml:space="preserve"> Constants</w:t>
      </w:r>
      <w:r>
        <w:rPr>
          <w:noProof/>
        </w:rPr>
        <w:tab/>
      </w:r>
      <w:r>
        <w:rPr>
          <w:noProof/>
        </w:rPr>
        <w:fldChar w:fldCharType="begin"/>
      </w:r>
      <w:r>
        <w:rPr>
          <w:noProof/>
        </w:rPr>
        <w:instrText xml:space="preserve"> PAGEREF _Toc391472915 \h </w:instrText>
      </w:r>
      <w:r>
        <w:rPr>
          <w:noProof/>
        </w:rPr>
      </w:r>
      <w:r>
        <w:rPr>
          <w:noProof/>
        </w:rPr>
        <w:fldChar w:fldCharType="separate"/>
      </w:r>
      <w:r>
        <w:rPr>
          <w:noProof/>
        </w:rPr>
        <w:t>27</w:t>
      </w:r>
      <w:r>
        <w:rPr>
          <w:noProof/>
        </w:rPr>
        <w:fldChar w:fldCharType="end"/>
      </w:r>
    </w:p>
    <w:p w14:paraId="664C0D6A"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3.6.2.</w:t>
      </w:r>
      <w:r>
        <w:rPr>
          <w:noProof/>
        </w:rPr>
        <w:t xml:space="preserve"> Solutes</w:t>
      </w:r>
      <w:r>
        <w:rPr>
          <w:noProof/>
        </w:rPr>
        <w:tab/>
      </w:r>
      <w:r>
        <w:rPr>
          <w:noProof/>
        </w:rPr>
        <w:fldChar w:fldCharType="begin"/>
      </w:r>
      <w:r>
        <w:rPr>
          <w:noProof/>
        </w:rPr>
        <w:instrText xml:space="preserve"> PAGEREF _Toc391472916 \h </w:instrText>
      </w:r>
      <w:r>
        <w:rPr>
          <w:noProof/>
        </w:rPr>
      </w:r>
      <w:r>
        <w:rPr>
          <w:noProof/>
        </w:rPr>
        <w:fldChar w:fldCharType="separate"/>
      </w:r>
      <w:r>
        <w:rPr>
          <w:noProof/>
        </w:rPr>
        <w:t>27</w:t>
      </w:r>
      <w:r>
        <w:rPr>
          <w:noProof/>
        </w:rPr>
        <w:fldChar w:fldCharType="end"/>
      </w:r>
    </w:p>
    <w:p w14:paraId="0EAB9BB7"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3.6.3.</w:t>
      </w:r>
      <w:r>
        <w:rPr>
          <w:noProof/>
        </w:rPr>
        <w:t xml:space="preserve"> Solid-Bound Molecules</w:t>
      </w:r>
      <w:r>
        <w:rPr>
          <w:noProof/>
        </w:rPr>
        <w:tab/>
      </w:r>
      <w:r>
        <w:rPr>
          <w:noProof/>
        </w:rPr>
        <w:fldChar w:fldCharType="begin"/>
      </w:r>
      <w:r>
        <w:rPr>
          <w:noProof/>
        </w:rPr>
        <w:instrText xml:space="preserve"> PAGEREF _Toc391472917 \h </w:instrText>
      </w:r>
      <w:r>
        <w:rPr>
          <w:noProof/>
        </w:rPr>
      </w:r>
      <w:r>
        <w:rPr>
          <w:noProof/>
        </w:rPr>
        <w:fldChar w:fldCharType="separate"/>
      </w:r>
      <w:r>
        <w:rPr>
          <w:noProof/>
        </w:rPr>
        <w:t>28</w:t>
      </w:r>
      <w:r>
        <w:rPr>
          <w:noProof/>
        </w:rPr>
        <w:fldChar w:fldCharType="end"/>
      </w:r>
    </w:p>
    <w:p w14:paraId="688166C9"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3.7. Material Section</w:t>
      </w:r>
      <w:r>
        <w:rPr>
          <w:noProof/>
        </w:rPr>
        <w:tab/>
      </w:r>
      <w:r>
        <w:rPr>
          <w:noProof/>
        </w:rPr>
        <w:fldChar w:fldCharType="begin"/>
      </w:r>
      <w:r>
        <w:rPr>
          <w:noProof/>
        </w:rPr>
        <w:instrText xml:space="preserve"> PAGEREF _Toc391472918 \h </w:instrText>
      </w:r>
      <w:r>
        <w:rPr>
          <w:noProof/>
        </w:rPr>
      </w:r>
      <w:r>
        <w:rPr>
          <w:noProof/>
        </w:rPr>
        <w:fldChar w:fldCharType="separate"/>
      </w:r>
      <w:r>
        <w:rPr>
          <w:noProof/>
        </w:rPr>
        <w:t>29</w:t>
      </w:r>
      <w:r>
        <w:rPr>
          <w:noProof/>
        </w:rPr>
        <w:fldChar w:fldCharType="end"/>
      </w:r>
    </w:p>
    <w:p w14:paraId="47512CC6"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3.8. Geometry Section</w:t>
      </w:r>
      <w:r>
        <w:rPr>
          <w:noProof/>
        </w:rPr>
        <w:tab/>
      </w:r>
      <w:r>
        <w:rPr>
          <w:noProof/>
        </w:rPr>
        <w:fldChar w:fldCharType="begin"/>
      </w:r>
      <w:r>
        <w:rPr>
          <w:noProof/>
        </w:rPr>
        <w:instrText xml:space="preserve"> PAGEREF _Toc391472919 \h </w:instrText>
      </w:r>
      <w:r>
        <w:rPr>
          <w:noProof/>
        </w:rPr>
      </w:r>
      <w:r>
        <w:rPr>
          <w:noProof/>
        </w:rPr>
        <w:fldChar w:fldCharType="separate"/>
      </w:r>
      <w:r>
        <w:rPr>
          <w:noProof/>
        </w:rPr>
        <w:t>30</w:t>
      </w:r>
      <w:r>
        <w:rPr>
          <w:noProof/>
        </w:rPr>
        <w:fldChar w:fldCharType="end"/>
      </w:r>
    </w:p>
    <w:p w14:paraId="102F7628"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3.8.1.</w:t>
      </w:r>
      <w:r>
        <w:rPr>
          <w:noProof/>
        </w:rPr>
        <w:t xml:space="preserve"> Nodes Section</w:t>
      </w:r>
      <w:r>
        <w:rPr>
          <w:noProof/>
        </w:rPr>
        <w:tab/>
      </w:r>
      <w:r>
        <w:rPr>
          <w:noProof/>
        </w:rPr>
        <w:fldChar w:fldCharType="begin"/>
      </w:r>
      <w:r>
        <w:rPr>
          <w:noProof/>
        </w:rPr>
        <w:instrText xml:space="preserve"> PAGEREF _Toc391472920 \h </w:instrText>
      </w:r>
      <w:r>
        <w:rPr>
          <w:noProof/>
        </w:rPr>
      </w:r>
      <w:r>
        <w:rPr>
          <w:noProof/>
        </w:rPr>
        <w:fldChar w:fldCharType="separate"/>
      </w:r>
      <w:r>
        <w:rPr>
          <w:noProof/>
        </w:rPr>
        <w:t>30</w:t>
      </w:r>
      <w:r>
        <w:rPr>
          <w:noProof/>
        </w:rPr>
        <w:fldChar w:fldCharType="end"/>
      </w:r>
    </w:p>
    <w:p w14:paraId="07D4A84A"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3.8.2.</w:t>
      </w:r>
      <w:r>
        <w:rPr>
          <w:noProof/>
        </w:rPr>
        <w:t xml:space="preserve"> Elements Section</w:t>
      </w:r>
      <w:r>
        <w:rPr>
          <w:noProof/>
        </w:rPr>
        <w:tab/>
      </w:r>
      <w:r>
        <w:rPr>
          <w:noProof/>
        </w:rPr>
        <w:fldChar w:fldCharType="begin"/>
      </w:r>
      <w:r>
        <w:rPr>
          <w:noProof/>
        </w:rPr>
        <w:instrText xml:space="preserve"> PAGEREF _Toc391472921 \h </w:instrText>
      </w:r>
      <w:r>
        <w:rPr>
          <w:noProof/>
        </w:rPr>
      </w:r>
      <w:r>
        <w:rPr>
          <w:noProof/>
        </w:rPr>
        <w:fldChar w:fldCharType="separate"/>
      </w:r>
      <w:r>
        <w:rPr>
          <w:noProof/>
        </w:rPr>
        <w:t>30</w:t>
      </w:r>
      <w:r>
        <w:rPr>
          <w:noProof/>
        </w:rPr>
        <w:fldChar w:fldCharType="end"/>
      </w:r>
    </w:p>
    <w:p w14:paraId="0448C480"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3.8.2.1. Solid Elements</w:t>
      </w:r>
      <w:r>
        <w:rPr>
          <w:noProof/>
        </w:rPr>
        <w:tab/>
      </w:r>
      <w:r>
        <w:rPr>
          <w:noProof/>
        </w:rPr>
        <w:fldChar w:fldCharType="begin"/>
      </w:r>
      <w:r>
        <w:rPr>
          <w:noProof/>
        </w:rPr>
        <w:instrText xml:space="preserve"> PAGEREF _Toc391472922 \h </w:instrText>
      </w:r>
      <w:r>
        <w:rPr>
          <w:noProof/>
        </w:rPr>
      </w:r>
      <w:r>
        <w:rPr>
          <w:noProof/>
        </w:rPr>
        <w:fldChar w:fldCharType="separate"/>
      </w:r>
      <w:r>
        <w:rPr>
          <w:noProof/>
        </w:rPr>
        <w:t>30</w:t>
      </w:r>
      <w:r>
        <w:rPr>
          <w:noProof/>
        </w:rPr>
        <w:fldChar w:fldCharType="end"/>
      </w:r>
    </w:p>
    <w:p w14:paraId="76A71D04"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3.8.2.2. Shell Elements</w:t>
      </w:r>
      <w:r>
        <w:rPr>
          <w:noProof/>
        </w:rPr>
        <w:tab/>
      </w:r>
      <w:r>
        <w:rPr>
          <w:noProof/>
        </w:rPr>
        <w:fldChar w:fldCharType="begin"/>
      </w:r>
      <w:r>
        <w:rPr>
          <w:noProof/>
        </w:rPr>
        <w:instrText xml:space="preserve"> PAGEREF _Toc391472923 \h </w:instrText>
      </w:r>
      <w:r>
        <w:rPr>
          <w:noProof/>
        </w:rPr>
      </w:r>
      <w:r>
        <w:rPr>
          <w:noProof/>
        </w:rPr>
        <w:fldChar w:fldCharType="separate"/>
      </w:r>
      <w:r>
        <w:rPr>
          <w:noProof/>
        </w:rPr>
        <w:t>31</w:t>
      </w:r>
      <w:r>
        <w:rPr>
          <w:noProof/>
        </w:rPr>
        <w:fldChar w:fldCharType="end"/>
      </w:r>
    </w:p>
    <w:p w14:paraId="04111D57"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3.8.2.3. Surface Elements</w:t>
      </w:r>
      <w:r>
        <w:rPr>
          <w:noProof/>
        </w:rPr>
        <w:tab/>
      </w:r>
      <w:r>
        <w:rPr>
          <w:noProof/>
        </w:rPr>
        <w:fldChar w:fldCharType="begin"/>
      </w:r>
      <w:r>
        <w:rPr>
          <w:noProof/>
        </w:rPr>
        <w:instrText xml:space="preserve"> PAGEREF _Toc391472924 \h </w:instrText>
      </w:r>
      <w:r>
        <w:rPr>
          <w:noProof/>
        </w:rPr>
      </w:r>
      <w:r>
        <w:rPr>
          <w:noProof/>
        </w:rPr>
        <w:fldChar w:fldCharType="separate"/>
      </w:r>
      <w:r>
        <w:rPr>
          <w:noProof/>
        </w:rPr>
        <w:t>32</w:t>
      </w:r>
      <w:r>
        <w:rPr>
          <w:noProof/>
        </w:rPr>
        <w:fldChar w:fldCharType="end"/>
      </w:r>
    </w:p>
    <w:p w14:paraId="1F9F41E3"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3.8.3.</w:t>
      </w:r>
      <w:r>
        <w:rPr>
          <w:noProof/>
        </w:rPr>
        <w:t xml:space="preserve"> Element Data Section</w:t>
      </w:r>
      <w:r>
        <w:rPr>
          <w:noProof/>
        </w:rPr>
        <w:tab/>
      </w:r>
      <w:r>
        <w:rPr>
          <w:noProof/>
        </w:rPr>
        <w:fldChar w:fldCharType="begin"/>
      </w:r>
      <w:r>
        <w:rPr>
          <w:noProof/>
        </w:rPr>
        <w:instrText xml:space="preserve"> PAGEREF _Toc391472925 \h </w:instrText>
      </w:r>
      <w:r>
        <w:rPr>
          <w:noProof/>
        </w:rPr>
      </w:r>
      <w:r>
        <w:rPr>
          <w:noProof/>
        </w:rPr>
        <w:fldChar w:fldCharType="separate"/>
      </w:r>
      <w:r>
        <w:rPr>
          <w:noProof/>
        </w:rPr>
        <w:t>32</w:t>
      </w:r>
      <w:r>
        <w:rPr>
          <w:noProof/>
        </w:rPr>
        <w:fldChar w:fldCharType="end"/>
      </w:r>
    </w:p>
    <w:p w14:paraId="3BAF6C8B"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3.8.4.</w:t>
      </w:r>
      <w:r>
        <w:rPr>
          <w:noProof/>
        </w:rPr>
        <w:t xml:space="preserve"> Surface Section</w:t>
      </w:r>
      <w:r>
        <w:rPr>
          <w:noProof/>
        </w:rPr>
        <w:tab/>
      </w:r>
      <w:r>
        <w:rPr>
          <w:noProof/>
        </w:rPr>
        <w:fldChar w:fldCharType="begin"/>
      </w:r>
      <w:r>
        <w:rPr>
          <w:noProof/>
        </w:rPr>
        <w:instrText xml:space="preserve"> PAGEREF _Toc391472926 \h </w:instrText>
      </w:r>
      <w:r>
        <w:rPr>
          <w:noProof/>
        </w:rPr>
      </w:r>
      <w:r>
        <w:rPr>
          <w:noProof/>
        </w:rPr>
        <w:fldChar w:fldCharType="separate"/>
      </w:r>
      <w:r>
        <w:rPr>
          <w:noProof/>
        </w:rPr>
        <w:t>33</w:t>
      </w:r>
      <w:r>
        <w:rPr>
          <w:noProof/>
        </w:rPr>
        <w:fldChar w:fldCharType="end"/>
      </w:r>
    </w:p>
    <w:p w14:paraId="53E3EA7C"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3.8.5.</w:t>
      </w:r>
      <w:r>
        <w:rPr>
          <w:noProof/>
        </w:rPr>
        <w:t xml:space="preserve"> NodeSet Section</w:t>
      </w:r>
      <w:r>
        <w:rPr>
          <w:noProof/>
        </w:rPr>
        <w:tab/>
      </w:r>
      <w:r>
        <w:rPr>
          <w:noProof/>
        </w:rPr>
        <w:fldChar w:fldCharType="begin"/>
      </w:r>
      <w:r>
        <w:rPr>
          <w:noProof/>
        </w:rPr>
        <w:instrText xml:space="preserve"> PAGEREF _Toc391472927 \h </w:instrText>
      </w:r>
      <w:r>
        <w:rPr>
          <w:noProof/>
        </w:rPr>
      </w:r>
      <w:r>
        <w:rPr>
          <w:noProof/>
        </w:rPr>
        <w:fldChar w:fldCharType="separate"/>
      </w:r>
      <w:r>
        <w:rPr>
          <w:noProof/>
        </w:rPr>
        <w:t>33</w:t>
      </w:r>
      <w:r>
        <w:rPr>
          <w:noProof/>
        </w:rPr>
        <w:fldChar w:fldCharType="end"/>
      </w:r>
    </w:p>
    <w:p w14:paraId="69A776A7"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3.9. Initial Section</w:t>
      </w:r>
      <w:r>
        <w:rPr>
          <w:noProof/>
        </w:rPr>
        <w:tab/>
      </w:r>
      <w:r>
        <w:rPr>
          <w:noProof/>
        </w:rPr>
        <w:fldChar w:fldCharType="begin"/>
      </w:r>
      <w:r>
        <w:rPr>
          <w:noProof/>
        </w:rPr>
        <w:instrText xml:space="preserve"> PAGEREF _Toc391472928 \h </w:instrText>
      </w:r>
      <w:r>
        <w:rPr>
          <w:noProof/>
        </w:rPr>
      </w:r>
      <w:r>
        <w:rPr>
          <w:noProof/>
        </w:rPr>
        <w:fldChar w:fldCharType="separate"/>
      </w:r>
      <w:r>
        <w:rPr>
          <w:noProof/>
        </w:rPr>
        <w:t>35</w:t>
      </w:r>
      <w:r>
        <w:rPr>
          <w:noProof/>
        </w:rPr>
        <w:fldChar w:fldCharType="end"/>
      </w:r>
    </w:p>
    <w:p w14:paraId="587FDC2D"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3.9.1.</w:t>
      </w:r>
      <w:r>
        <w:rPr>
          <w:noProof/>
        </w:rPr>
        <w:t xml:space="preserve"> Initial Nodal Velocities</w:t>
      </w:r>
      <w:r>
        <w:rPr>
          <w:noProof/>
        </w:rPr>
        <w:tab/>
      </w:r>
      <w:r>
        <w:rPr>
          <w:noProof/>
        </w:rPr>
        <w:fldChar w:fldCharType="begin"/>
      </w:r>
      <w:r>
        <w:rPr>
          <w:noProof/>
        </w:rPr>
        <w:instrText xml:space="preserve"> PAGEREF _Toc391472929 \h </w:instrText>
      </w:r>
      <w:r>
        <w:rPr>
          <w:noProof/>
        </w:rPr>
      </w:r>
      <w:r>
        <w:rPr>
          <w:noProof/>
        </w:rPr>
        <w:fldChar w:fldCharType="separate"/>
      </w:r>
      <w:r>
        <w:rPr>
          <w:noProof/>
        </w:rPr>
        <w:t>35</w:t>
      </w:r>
      <w:r>
        <w:rPr>
          <w:noProof/>
        </w:rPr>
        <w:fldChar w:fldCharType="end"/>
      </w:r>
    </w:p>
    <w:p w14:paraId="3C2E9FB0"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3.9.2.</w:t>
      </w:r>
      <w:r>
        <w:rPr>
          <w:noProof/>
        </w:rPr>
        <w:t xml:space="preserve"> Initial Nodal Effective Fluid Pressure</w:t>
      </w:r>
      <w:r>
        <w:rPr>
          <w:noProof/>
        </w:rPr>
        <w:tab/>
      </w:r>
      <w:r>
        <w:rPr>
          <w:noProof/>
        </w:rPr>
        <w:fldChar w:fldCharType="begin"/>
      </w:r>
      <w:r>
        <w:rPr>
          <w:noProof/>
        </w:rPr>
        <w:instrText xml:space="preserve"> PAGEREF _Toc391472930 \h </w:instrText>
      </w:r>
      <w:r>
        <w:rPr>
          <w:noProof/>
        </w:rPr>
      </w:r>
      <w:r>
        <w:rPr>
          <w:noProof/>
        </w:rPr>
        <w:fldChar w:fldCharType="separate"/>
      </w:r>
      <w:r>
        <w:rPr>
          <w:noProof/>
        </w:rPr>
        <w:t>35</w:t>
      </w:r>
      <w:r>
        <w:rPr>
          <w:noProof/>
        </w:rPr>
        <w:fldChar w:fldCharType="end"/>
      </w:r>
    </w:p>
    <w:p w14:paraId="63B0E7A5"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3.9.3.</w:t>
      </w:r>
      <w:r>
        <w:rPr>
          <w:noProof/>
        </w:rPr>
        <w:t xml:space="preserve"> Initial Nodal Effective Concentration</w:t>
      </w:r>
      <w:r>
        <w:rPr>
          <w:noProof/>
        </w:rPr>
        <w:tab/>
      </w:r>
      <w:r>
        <w:rPr>
          <w:noProof/>
        </w:rPr>
        <w:fldChar w:fldCharType="begin"/>
      </w:r>
      <w:r>
        <w:rPr>
          <w:noProof/>
        </w:rPr>
        <w:instrText xml:space="preserve"> PAGEREF _Toc391472931 \h </w:instrText>
      </w:r>
      <w:r>
        <w:rPr>
          <w:noProof/>
        </w:rPr>
      </w:r>
      <w:r>
        <w:rPr>
          <w:noProof/>
        </w:rPr>
        <w:fldChar w:fldCharType="separate"/>
      </w:r>
      <w:r>
        <w:rPr>
          <w:noProof/>
        </w:rPr>
        <w:t>35</w:t>
      </w:r>
      <w:r>
        <w:rPr>
          <w:noProof/>
        </w:rPr>
        <w:fldChar w:fldCharType="end"/>
      </w:r>
    </w:p>
    <w:p w14:paraId="14B39470"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3.10. Boundary Section</w:t>
      </w:r>
      <w:r>
        <w:rPr>
          <w:noProof/>
        </w:rPr>
        <w:tab/>
      </w:r>
      <w:r>
        <w:rPr>
          <w:noProof/>
        </w:rPr>
        <w:fldChar w:fldCharType="begin"/>
      </w:r>
      <w:r>
        <w:rPr>
          <w:noProof/>
        </w:rPr>
        <w:instrText xml:space="preserve"> PAGEREF _Toc391472932 \h </w:instrText>
      </w:r>
      <w:r>
        <w:rPr>
          <w:noProof/>
        </w:rPr>
      </w:r>
      <w:r>
        <w:rPr>
          <w:noProof/>
        </w:rPr>
        <w:fldChar w:fldCharType="separate"/>
      </w:r>
      <w:r>
        <w:rPr>
          <w:noProof/>
        </w:rPr>
        <w:t>36</w:t>
      </w:r>
      <w:r>
        <w:rPr>
          <w:noProof/>
        </w:rPr>
        <w:fldChar w:fldCharType="end"/>
      </w:r>
    </w:p>
    <w:p w14:paraId="48524AF4"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lastRenderedPageBreak/>
        <w:t>3.10.1.</w:t>
      </w:r>
      <w:r>
        <w:rPr>
          <w:noProof/>
        </w:rPr>
        <w:t xml:space="preserve"> Prescribed Nodal Degrees of Freedom</w:t>
      </w:r>
      <w:r>
        <w:rPr>
          <w:noProof/>
        </w:rPr>
        <w:tab/>
      </w:r>
      <w:r>
        <w:rPr>
          <w:noProof/>
        </w:rPr>
        <w:fldChar w:fldCharType="begin"/>
      </w:r>
      <w:r>
        <w:rPr>
          <w:noProof/>
        </w:rPr>
        <w:instrText xml:space="preserve"> PAGEREF _Toc391472933 \h </w:instrText>
      </w:r>
      <w:r>
        <w:rPr>
          <w:noProof/>
        </w:rPr>
      </w:r>
      <w:r>
        <w:rPr>
          <w:noProof/>
        </w:rPr>
        <w:fldChar w:fldCharType="separate"/>
      </w:r>
      <w:r>
        <w:rPr>
          <w:noProof/>
        </w:rPr>
        <w:t>36</w:t>
      </w:r>
      <w:r>
        <w:rPr>
          <w:noProof/>
        </w:rPr>
        <w:fldChar w:fldCharType="end"/>
      </w:r>
    </w:p>
    <w:p w14:paraId="18124A4F"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3.10.2.</w:t>
      </w:r>
      <w:r>
        <w:rPr>
          <w:noProof/>
        </w:rPr>
        <w:t xml:space="preserve"> Fixed Nodal Degrees of Freedom</w:t>
      </w:r>
      <w:r>
        <w:rPr>
          <w:noProof/>
        </w:rPr>
        <w:tab/>
      </w:r>
      <w:r>
        <w:rPr>
          <w:noProof/>
        </w:rPr>
        <w:fldChar w:fldCharType="begin"/>
      </w:r>
      <w:r>
        <w:rPr>
          <w:noProof/>
        </w:rPr>
        <w:instrText xml:space="preserve"> PAGEREF _Toc391472934 \h </w:instrText>
      </w:r>
      <w:r>
        <w:rPr>
          <w:noProof/>
        </w:rPr>
      </w:r>
      <w:r>
        <w:rPr>
          <w:noProof/>
        </w:rPr>
        <w:fldChar w:fldCharType="separate"/>
      </w:r>
      <w:r>
        <w:rPr>
          <w:noProof/>
        </w:rPr>
        <w:t>37</w:t>
      </w:r>
      <w:r>
        <w:rPr>
          <w:noProof/>
        </w:rPr>
        <w:fldChar w:fldCharType="end"/>
      </w:r>
    </w:p>
    <w:p w14:paraId="10B9801C"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3.11. Loads Section</w:t>
      </w:r>
      <w:r>
        <w:rPr>
          <w:noProof/>
        </w:rPr>
        <w:tab/>
      </w:r>
      <w:r>
        <w:rPr>
          <w:noProof/>
        </w:rPr>
        <w:fldChar w:fldCharType="begin"/>
      </w:r>
      <w:r>
        <w:rPr>
          <w:noProof/>
        </w:rPr>
        <w:instrText xml:space="preserve"> PAGEREF _Toc391472935 \h </w:instrText>
      </w:r>
      <w:r>
        <w:rPr>
          <w:noProof/>
        </w:rPr>
      </w:r>
      <w:r>
        <w:rPr>
          <w:noProof/>
        </w:rPr>
        <w:fldChar w:fldCharType="separate"/>
      </w:r>
      <w:r>
        <w:rPr>
          <w:noProof/>
        </w:rPr>
        <w:t>38</w:t>
      </w:r>
      <w:r>
        <w:rPr>
          <w:noProof/>
        </w:rPr>
        <w:fldChar w:fldCharType="end"/>
      </w:r>
    </w:p>
    <w:p w14:paraId="3774699F"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3.11.1.</w:t>
      </w:r>
      <w:r>
        <w:rPr>
          <w:noProof/>
        </w:rPr>
        <w:t xml:space="preserve"> Nodal Loads</w:t>
      </w:r>
      <w:r>
        <w:rPr>
          <w:noProof/>
        </w:rPr>
        <w:tab/>
      </w:r>
      <w:r>
        <w:rPr>
          <w:noProof/>
        </w:rPr>
        <w:fldChar w:fldCharType="begin"/>
      </w:r>
      <w:r>
        <w:rPr>
          <w:noProof/>
        </w:rPr>
        <w:instrText xml:space="preserve"> PAGEREF _Toc391472936 \h </w:instrText>
      </w:r>
      <w:r>
        <w:rPr>
          <w:noProof/>
        </w:rPr>
      </w:r>
      <w:r>
        <w:rPr>
          <w:noProof/>
        </w:rPr>
        <w:fldChar w:fldCharType="separate"/>
      </w:r>
      <w:r>
        <w:rPr>
          <w:noProof/>
        </w:rPr>
        <w:t>38</w:t>
      </w:r>
      <w:r>
        <w:rPr>
          <w:noProof/>
        </w:rPr>
        <w:fldChar w:fldCharType="end"/>
      </w:r>
    </w:p>
    <w:p w14:paraId="0804BC20"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3.11.2.</w:t>
      </w:r>
      <w:r>
        <w:rPr>
          <w:noProof/>
        </w:rPr>
        <w:t xml:space="preserve"> Surface Loads</w:t>
      </w:r>
      <w:r>
        <w:rPr>
          <w:noProof/>
        </w:rPr>
        <w:tab/>
      </w:r>
      <w:r>
        <w:rPr>
          <w:noProof/>
        </w:rPr>
        <w:fldChar w:fldCharType="begin"/>
      </w:r>
      <w:r>
        <w:rPr>
          <w:noProof/>
        </w:rPr>
        <w:instrText xml:space="preserve"> PAGEREF _Toc391472937 \h </w:instrText>
      </w:r>
      <w:r>
        <w:rPr>
          <w:noProof/>
        </w:rPr>
      </w:r>
      <w:r>
        <w:rPr>
          <w:noProof/>
        </w:rPr>
        <w:fldChar w:fldCharType="separate"/>
      </w:r>
      <w:r>
        <w:rPr>
          <w:noProof/>
        </w:rPr>
        <w:t>38</w:t>
      </w:r>
      <w:r>
        <w:rPr>
          <w:noProof/>
        </w:rPr>
        <w:fldChar w:fldCharType="end"/>
      </w:r>
    </w:p>
    <w:p w14:paraId="38B1D66A"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3.11.2.1. Pressure Load</w:t>
      </w:r>
      <w:r>
        <w:rPr>
          <w:noProof/>
        </w:rPr>
        <w:tab/>
      </w:r>
      <w:r>
        <w:rPr>
          <w:noProof/>
        </w:rPr>
        <w:fldChar w:fldCharType="begin"/>
      </w:r>
      <w:r>
        <w:rPr>
          <w:noProof/>
        </w:rPr>
        <w:instrText xml:space="preserve"> PAGEREF _Toc391472938 \h </w:instrText>
      </w:r>
      <w:r>
        <w:rPr>
          <w:noProof/>
        </w:rPr>
      </w:r>
      <w:r>
        <w:rPr>
          <w:noProof/>
        </w:rPr>
        <w:fldChar w:fldCharType="separate"/>
      </w:r>
      <w:r>
        <w:rPr>
          <w:noProof/>
        </w:rPr>
        <w:t>39</w:t>
      </w:r>
      <w:r>
        <w:rPr>
          <w:noProof/>
        </w:rPr>
        <w:fldChar w:fldCharType="end"/>
      </w:r>
    </w:p>
    <w:p w14:paraId="197B8297"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3.11.2.2. Traction Load</w:t>
      </w:r>
      <w:r>
        <w:rPr>
          <w:noProof/>
        </w:rPr>
        <w:tab/>
      </w:r>
      <w:r>
        <w:rPr>
          <w:noProof/>
        </w:rPr>
        <w:fldChar w:fldCharType="begin"/>
      </w:r>
      <w:r>
        <w:rPr>
          <w:noProof/>
        </w:rPr>
        <w:instrText xml:space="preserve"> PAGEREF _Toc391472939 \h </w:instrText>
      </w:r>
      <w:r>
        <w:rPr>
          <w:noProof/>
        </w:rPr>
      </w:r>
      <w:r>
        <w:rPr>
          <w:noProof/>
        </w:rPr>
        <w:fldChar w:fldCharType="separate"/>
      </w:r>
      <w:r>
        <w:rPr>
          <w:noProof/>
        </w:rPr>
        <w:t>39</w:t>
      </w:r>
      <w:r>
        <w:rPr>
          <w:noProof/>
        </w:rPr>
        <w:fldChar w:fldCharType="end"/>
      </w:r>
    </w:p>
    <w:p w14:paraId="324DABC7"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3.11.2.3. Mixture Normal Traction</w:t>
      </w:r>
      <w:r>
        <w:rPr>
          <w:noProof/>
        </w:rPr>
        <w:tab/>
      </w:r>
      <w:r>
        <w:rPr>
          <w:noProof/>
        </w:rPr>
        <w:fldChar w:fldCharType="begin"/>
      </w:r>
      <w:r>
        <w:rPr>
          <w:noProof/>
        </w:rPr>
        <w:instrText xml:space="preserve"> PAGEREF _Toc391472940 \h </w:instrText>
      </w:r>
      <w:r>
        <w:rPr>
          <w:noProof/>
        </w:rPr>
      </w:r>
      <w:r>
        <w:rPr>
          <w:noProof/>
        </w:rPr>
        <w:fldChar w:fldCharType="separate"/>
      </w:r>
      <w:r>
        <w:rPr>
          <w:noProof/>
        </w:rPr>
        <w:t>40</w:t>
      </w:r>
      <w:r>
        <w:rPr>
          <w:noProof/>
        </w:rPr>
        <w:fldChar w:fldCharType="end"/>
      </w:r>
    </w:p>
    <w:p w14:paraId="68C3D1B9"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3.11.2.4. Fluid Flux</w:t>
      </w:r>
      <w:r>
        <w:rPr>
          <w:noProof/>
        </w:rPr>
        <w:tab/>
      </w:r>
      <w:r>
        <w:rPr>
          <w:noProof/>
        </w:rPr>
        <w:fldChar w:fldCharType="begin"/>
      </w:r>
      <w:r>
        <w:rPr>
          <w:noProof/>
        </w:rPr>
        <w:instrText xml:space="preserve"> PAGEREF _Toc391472941 \h </w:instrText>
      </w:r>
      <w:r>
        <w:rPr>
          <w:noProof/>
        </w:rPr>
      </w:r>
      <w:r>
        <w:rPr>
          <w:noProof/>
        </w:rPr>
        <w:fldChar w:fldCharType="separate"/>
      </w:r>
      <w:r>
        <w:rPr>
          <w:noProof/>
        </w:rPr>
        <w:t>41</w:t>
      </w:r>
      <w:r>
        <w:rPr>
          <w:noProof/>
        </w:rPr>
        <w:fldChar w:fldCharType="end"/>
      </w:r>
    </w:p>
    <w:p w14:paraId="3B519DA5"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3.11.2.5. Solute Flux</w:t>
      </w:r>
      <w:r>
        <w:rPr>
          <w:noProof/>
        </w:rPr>
        <w:tab/>
      </w:r>
      <w:r>
        <w:rPr>
          <w:noProof/>
        </w:rPr>
        <w:fldChar w:fldCharType="begin"/>
      </w:r>
      <w:r>
        <w:rPr>
          <w:noProof/>
        </w:rPr>
        <w:instrText xml:space="preserve"> PAGEREF _Toc391472942 \h </w:instrText>
      </w:r>
      <w:r>
        <w:rPr>
          <w:noProof/>
        </w:rPr>
      </w:r>
      <w:r>
        <w:rPr>
          <w:noProof/>
        </w:rPr>
        <w:fldChar w:fldCharType="separate"/>
      </w:r>
      <w:r>
        <w:rPr>
          <w:noProof/>
        </w:rPr>
        <w:t>43</w:t>
      </w:r>
      <w:r>
        <w:rPr>
          <w:noProof/>
        </w:rPr>
        <w:fldChar w:fldCharType="end"/>
      </w:r>
    </w:p>
    <w:p w14:paraId="45198AF3"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3.11.2.6. Heat Flux</w:t>
      </w:r>
      <w:r>
        <w:rPr>
          <w:noProof/>
        </w:rPr>
        <w:tab/>
      </w:r>
      <w:r>
        <w:rPr>
          <w:noProof/>
        </w:rPr>
        <w:fldChar w:fldCharType="begin"/>
      </w:r>
      <w:r>
        <w:rPr>
          <w:noProof/>
        </w:rPr>
        <w:instrText xml:space="preserve"> PAGEREF _Toc391472943 \h </w:instrText>
      </w:r>
      <w:r>
        <w:rPr>
          <w:noProof/>
        </w:rPr>
      </w:r>
      <w:r>
        <w:rPr>
          <w:noProof/>
        </w:rPr>
        <w:fldChar w:fldCharType="separate"/>
      </w:r>
      <w:r>
        <w:rPr>
          <w:noProof/>
        </w:rPr>
        <w:t>43</w:t>
      </w:r>
      <w:r>
        <w:rPr>
          <w:noProof/>
        </w:rPr>
        <w:fldChar w:fldCharType="end"/>
      </w:r>
    </w:p>
    <w:p w14:paraId="7FF4551B"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3.11.2.7. Convective Heat Flux</w:t>
      </w:r>
      <w:r>
        <w:rPr>
          <w:noProof/>
        </w:rPr>
        <w:tab/>
      </w:r>
      <w:r>
        <w:rPr>
          <w:noProof/>
        </w:rPr>
        <w:fldChar w:fldCharType="begin"/>
      </w:r>
      <w:r>
        <w:rPr>
          <w:noProof/>
        </w:rPr>
        <w:instrText xml:space="preserve"> PAGEREF _Toc391472944 \h </w:instrText>
      </w:r>
      <w:r>
        <w:rPr>
          <w:noProof/>
        </w:rPr>
      </w:r>
      <w:r>
        <w:rPr>
          <w:noProof/>
        </w:rPr>
        <w:fldChar w:fldCharType="separate"/>
      </w:r>
      <w:r>
        <w:rPr>
          <w:noProof/>
        </w:rPr>
        <w:t>44</w:t>
      </w:r>
      <w:r>
        <w:rPr>
          <w:noProof/>
        </w:rPr>
        <w:fldChar w:fldCharType="end"/>
      </w:r>
    </w:p>
    <w:p w14:paraId="5B71DBED"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3.11.3.</w:t>
      </w:r>
      <w:r>
        <w:rPr>
          <w:noProof/>
        </w:rPr>
        <w:t xml:space="preserve"> Body Loads</w:t>
      </w:r>
      <w:r>
        <w:rPr>
          <w:noProof/>
        </w:rPr>
        <w:tab/>
      </w:r>
      <w:r>
        <w:rPr>
          <w:noProof/>
        </w:rPr>
        <w:fldChar w:fldCharType="begin"/>
      </w:r>
      <w:r>
        <w:rPr>
          <w:noProof/>
        </w:rPr>
        <w:instrText xml:space="preserve"> PAGEREF _Toc391472945 \h </w:instrText>
      </w:r>
      <w:r>
        <w:rPr>
          <w:noProof/>
        </w:rPr>
      </w:r>
      <w:r>
        <w:rPr>
          <w:noProof/>
        </w:rPr>
        <w:fldChar w:fldCharType="separate"/>
      </w:r>
      <w:r>
        <w:rPr>
          <w:noProof/>
        </w:rPr>
        <w:t>44</w:t>
      </w:r>
      <w:r>
        <w:rPr>
          <w:noProof/>
        </w:rPr>
        <w:fldChar w:fldCharType="end"/>
      </w:r>
    </w:p>
    <w:p w14:paraId="3A0EFB53"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3.11.3.1. Constant Body Force</w:t>
      </w:r>
      <w:r>
        <w:rPr>
          <w:noProof/>
        </w:rPr>
        <w:tab/>
      </w:r>
      <w:r>
        <w:rPr>
          <w:noProof/>
        </w:rPr>
        <w:fldChar w:fldCharType="begin"/>
      </w:r>
      <w:r>
        <w:rPr>
          <w:noProof/>
        </w:rPr>
        <w:instrText xml:space="preserve"> PAGEREF _Toc391472946 \h </w:instrText>
      </w:r>
      <w:r>
        <w:rPr>
          <w:noProof/>
        </w:rPr>
      </w:r>
      <w:r>
        <w:rPr>
          <w:noProof/>
        </w:rPr>
        <w:fldChar w:fldCharType="separate"/>
      </w:r>
      <w:r>
        <w:rPr>
          <w:noProof/>
        </w:rPr>
        <w:t>44</w:t>
      </w:r>
      <w:r>
        <w:rPr>
          <w:noProof/>
        </w:rPr>
        <w:fldChar w:fldCharType="end"/>
      </w:r>
    </w:p>
    <w:p w14:paraId="6BCC6C07"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3.11.3.2. Non-Constant Body Force</w:t>
      </w:r>
      <w:r>
        <w:rPr>
          <w:noProof/>
        </w:rPr>
        <w:tab/>
      </w:r>
      <w:r>
        <w:rPr>
          <w:noProof/>
        </w:rPr>
        <w:fldChar w:fldCharType="begin"/>
      </w:r>
      <w:r>
        <w:rPr>
          <w:noProof/>
        </w:rPr>
        <w:instrText xml:space="preserve"> PAGEREF _Toc391472947 \h </w:instrText>
      </w:r>
      <w:r>
        <w:rPr>
          <w:noProof/>
        </w:rPr>
      </w:r>
      <w:r>
        <w:rPr>
          <w:noProof/>
        </w:rPr>
        <w:fldChar w:fldCharType="separate"/>
      </w:r>
      <w:r>
        <w:rPr>
          <w:noProof/>
        </w:rPr>
        <w:t>44</w:t>
      </w:r>
      <w:r>
        <w:rPr>
          <w:noProof/>
        </w:rPr>
        <w:fldChar w:fldCharType="end"/>
      </w:r>
    </w:p>
    <w:p w14:paraId="1C593052"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3.11.3.3. Centrifugal Force</w:t>
      </w:r>
      <w:r>
        <w:rPr>
          <w:noProof/>
        </w:rPr>
        <w:tab/>
      </w:r>
      <w:r>
        <w:rPr>
          <w:noProof/>
        </w:rPr>
        <w:fldChar w:fldCharType="begin"/>
      </w:r>
      <w:r>
        <w:rPr>
          <w:noProof/>
        </w:rPr>
        <w:instrText xml:space="preserve"> PAGEREF _Toc391472948 \h </w:instrText>
      </w:r>
      <w:r>
        <w:rPr>
          <w:noProof/>
        </w:rPr>
      </w:r>
      <w:r>
        <w:rPr>
          <w:noProof/>
        </w:rPr>
        <w:fldChar w:fldCharType="separate"/>
      </w:r>
      <w:r>
        <w:rPr>
          <w:noProof/>
        </w:rPr>
        <w:t>45</w:t>
      </w:r>
      <w:r>
        <w:rPr>
          <w:noProof/>
        </w:rPr>
        <w:fldChar w:fldCharType="end"/>
      </w:r>
    </w:p>
    <w:p w14:paraId="249F834C"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3.11.3.4. Heat source</w:t>
      </w:r>
      <w:r>
        <w:rPr>
          <w:noProof/>
        </w:rPr>
        <w:tab/>
      </w:r>
      <w:r>
        <w:rPr>
          <w:noProof/>
        </w:rPr>
        <w:fldChar w:fldCharType="begin"/>
      </w:r>
      <w:r>
        <w:rPr>
          <w:noProof/>
        </w:rPr>
        <w:instrText xml:space="preserve"> PAGEREF _Toc391472949 \h </w:instrText>
      </w:r>
      <w:r>
        <w:rPr>
          <w:noProof/>
        </w:rPr>
      </w:r>
      <w:r>
        <w:rPr>
          <w:noProof/>
        </w:rPr>
        <w:fldChar w:fldCharType="separate"/>
      </w:r>
      <w:r>
        <w:rPr>
          <w:noProof/>
        </w:rPr>
        <w:t>45</w:t>
      </w:r>
      <w:r>
        <w:rPr>
          <w:noProof/>
        </w:rPr>
        <w:fldChar w:fldCharType="end"/>
      </w:r>
    </w:p>
    <w:p w14:paraId="167CB55B"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3.12. Contact Section</w:t>
      </w:r>
      <w:r>
        <w:rPr>
          <w:noProof/>
        </w:rPr>
        <w:tab/>
      </w:r>
      <w:r>
        <w:rPr>
          <w:noProof/>
        </w:rPr>
        <w:fldChar w:fldCharType="begin"/>
      </w:r>
      <w:r>
        <w:rPr>
          <w:noProof/>
        </w:rPr>
        <w:instrText xml:space="preserve"> PAGEREF _Toc391472950 \h </w:instrText>
      </w:r>
      <w:r>
        <w:rPr>
          <w:noProof/>
        </w:rPr>
      </w:r>
      <w:r>
        <w:rPr>
          <w:noProof/>
        </w:rPr>
        <w:fldChar w:fldCharType="separate"/>
      </w:r>
      <w:r>
        <w:rPr>
          <w:noProof/>
        </w:rPr>
        <w:t>46</w:t>
      </w:r>
      <w:r>
        <w:rPr>
          <w:noProof/>
        </w:rPr>
        <w:fldChar w:fldCharType="end"/>
      </w:r>
    </w:p>
    <w:p w14:paraId="4946271F"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3.12.1.</w:t>
      </w:r>
      <w:r>
        <w:rPr>
          <w:noProof/>
        </w:rPr>
        <w:t xml:space="preserve"> Sliding Interfaces</w:t>
      </w:r>
      <w:r>
        <w:rPr>
          <w:noProof/>
        </w:rPr>
        <w:tab/>
      </w:r>
      <w:r>
        <w:rPr>
          <w:noProof/>
        </w:rPr>
        <w:fldChar w:fldCharType="begin"/>
      </w:r>
      <w:r>
        <w:rPr>
          <w:noProof/>
        </w:rPr>
        <w:instrText xml:space="preserve"> PAGEREF _Toc391472951 \h </w:instrText>
      </w:r>
      <w:r>
        <w:rPr>
          <w:noProof/>
        </w:rPr>
      </w:r>
      <w:r>
        <w:rPr>
          <w:noProof/>
        </w:rPr>
        <w:fldChar w:fldCharType="separate"/>
      </w:r>
      <w:r>
        <w:rPr>
          <w:noProof/>
        </w:rPr>
        <w:t>46</w:t>
      </w:r>
      <w:r>
        <w:rPr>
          <w:noProof/>
        </w:rPr>
        <w:fldChar w:fldCharType="end"/>
      </w:r>
    </w:p>
    <w:p w14:paraId="2357998B"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3.12.2.</w:t>
      </w:r>
      <w:r>
        <w:rPr>
          <w:noProof/>
        </w:rPr>
        <w:t xml:space="preserve"> Biphasic Contact</w:t>
      </w:r>
      <w:r>
        <w:rPr>
          <w:noProof/>
        </w:rPr>
        <w:tab/>
      </w:r>
      <w:r>
        <w:rPr>
          <w:noProof/>
        </w:rPr>
        <w:fldChar w:fldCharType="begin"/>
      </w:r>
      <w:r>
        <w:rPr>
          <w:noProof/>
        </w:rPr>
        <w:instrText xml:space="preserve"> PAGEREF _Toc391472952 \h </w:instrText>
      </w:r>
      <w:r>
        <w:rPr>
          <w:noProof/>
        </w:rPr>
      </w:r>
      <w:r>
        <w:rPr>
          <w:noProof/>
        </w:rPr>
        <w:fldChar w:fldCharType="separate"/>
      </w:r>
      <w:r>
        <w:rPr>
          <w:noProof/>
        </w:rPr>
        <w:t>51</w:t>
      </w:r>
      <w:r>
        <w:rPr>
          <w:noProof/>
        </w:rPr>
        <w:fldChar w:fldCharType="end"/>
      </w:r>
    </w:p>
    <w:p w14:paraId="72AA35B2"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3.12.3.</w:t>
      </w:r>
      <w:r>
        <w:rPr>
          <w:noProof/>
        </w:rPr>
        <w:t xml:space="preserve"> Biphasic-Solute and Multiphasic Contact</w:t>
      </w:r>
      <w:r>
        <w:rPr>
          <w:noProof/>
        </w:rPr>
        <w:tab/>
      </w:r>
      <w:r>
        <w:rPr>
          <w:noProof/>
        </w:rPr>
        <w:fldChar w:fldCharType="begin"/>
      </w:r>
      <w:r>
        <w:rPr>
          <w:noProof/>
        </w:rPr>
        <w:instrText xml:space="preserve"> PAGEREF _Toc391472953 \h </w:instrText>
      </w:r>
      <w:r>
        <w:rPr>
          <w:noProof/>
        </w:rPr>
      </w:r>
      <w:r>
        <w:rPr>
          <w:noProof/>
        </w:rPr>
        <w:fldChar w:fldCharType="separate"/>
      </w:r>
      <w:r>
        <w:rPr>
          <w:noProof/>
        </w:rPr>
        <w:t>52</w:t>
      </w:r>
      <w:r>
        <w:rPr>
          <w:noProof/>
        </w:rPr>
        <w:fldChar w:fldCharType="end"/>
      </w:r>
    </w:p>
    <w:p w14:paraId="06DAE375"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3.12.4.</w:t>
      </w:r>
      <w:r>
        <w:rPr>
          <w:noProof/>
        </w:rPr>
        <w:t xml:space="preserve"> Rigid Wall Interfaces</w:t>
      </w:r>
      <w:r>
        <w:rPr>
          <w:noProof/>
        </w:rPr>
        <w:tab/>
      </w:r>
      <w:r>
        <w:rPr>
          <w:noProof/>
        </w:rPr>
        <w:fldChar w:fldCharType="begin"/>
      </w:r>
      <w:r>
        <w:rPr>
          <w:noProof/>
        </w:rPr>
        <w:instrText xml:space="preserve"> PAGEREF _Toc391472954 \h </w:instrText>
      </w:r>
      <w:r>
        <w:rPr>
          <w:noProof/>
        </w:rPr>
      </w:r>
      <w:r>
        <w:rPr>
          <w:noProof/>
        </w:rPr>
        <w:fldChar w:fldCharType="separate"/>
      </w:r>
      <w:r>
        <w:rPr>
          <w:noProof/>
        </w:rPr>
        <w:t>53</w:t>
      </w:r>
      <w:r>
        <w:rPr>
          <w:noProof/>
        </w:rPr>
        <w:fldChar w:fldCharType="end"/>
      </w:r>
    </w:p>
    <w:p w14:paraId="1654A14D"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3.12.5.</w:t>
      </w:r>
      <w:r>
        <w:rPr>
          <w:noProof/>
        </w:rPr>
        <w:t xml:space="preserve"> Tied Interfaces</w:t>
      </w:r>
      <w:r>
        <w:rPr>
          <w:noProof/>
        </w:rPr>
        <w:tab/>
      </w:r>
      <w:r>
        <w:rPr>
          <w:noProof/>
        </w:rPr>
        <w:fldChar w:fldCharType="begin"/>
      </w:r>
      <w:r>
        <w:rPr>
          <w:noProof/>
        </w:rPr>
        <w:instrText xml:space="preserve"> PAGEREF _Toc391472955 \h </w:instrText>
      </w:r>
      <w:r>
        <w:rPr>
          <w:noProof/>
        </w:rPr>
      </w:r>
      <w:r>
        <w:rPr>
          <w:noProof/>
        </w:rPr>
        <w:fldChar w:fldCharType="separate"/>
      </w:r>
      <w:r>
        <w:rPr>
          <w:noProof/>
        </w:rPr>
        <w:t>54</w:t>
      </w:r>
      <w:r>
        <w:rPr>
          <w:noProof/>
        </w:rPr>
        <w:fldChar w:fldCharType="end"/>
      </w:r>
    </w:p>
    <w:p w14:paraId="47BCB760"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3.12.6.</w:t>
      </w:r>
      <w:r>
        <w:rPr>
          <w:noProof/>
        </w:rPr>
        <w:t xml:space="preserve"> Tied Biphasic Interfaces</w:t>
      </w:r>
      <w:r>
        <w:rPr>
          <w:noProof/>
        </w:rPr>
        <w:tab/>
      </w:r>
      <w:r>
        <w:rPr>
          <w:noProof/>
        </w:rPr>
        <w:fldChar w:fldCharType="begin"/>
      </w:r>
      <w:r>
        <w:rPr>
          <w:noProof/>
        </w:rPr>
        <w:instrText xml:space="preserve"> PAGEREF _Toc391472956 \h </w:instrText>
      </w:r>
      <w:r>
        <w:rPr>
          <w:noProof/>
        </w:rPr>
      </w:r>
      <w:r>
        <w:rPr>
          <w:noProof/>
        </w:rPr>
        <w:fldChar w:fldCharType="separate"/>
      </w:r>
      <w:r>
        <w:rPr>
          <w:noProof/>
        </w:rPr>
        <w:t>54</w:t>
      </w:r>
      <w:r>
        <w:rPr>
          <w:noProof/>
        </w:rPr>
        <w:fldChar w:fldCharType="end"/>
      </w:r>
    </w:p>
    <w:p w14:paraId="2DD3C4C1"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3.12.7.</w:t>
      </w:r>
      <w:r>
        <w:rPr>
          <w:noProof/>
        </w:rPr>
        <w:t xml:space="preserve"> Rigid Interfaces</w:t>
      </w:r>
      <w:r>
        <w:rPr>
          <w:noProof/>
        </w:rPr>
        <w:tab/>
      </w:r>
      <w:r>
        <w:rPr>
          <w:noProof/>
        </w:rPr>
        <w:fldChar w:fldCharType="begin"/>
      </w:r>
      <w:r>
        <w:rPr>
          <w:noProof/>
        </w:rPr>
        <w:instrText xml:space="preserve"> PAGEREF _Toc391472957 \h </w:instrText>
      </w:r>
      <w:r>
        <w:rPr>
          <w:noProof/>
        </w:rPr>
      </w:r>
      <w:r>
        <w:rPr>
          <w:noProof/>
        </w:rPr>
        <w:fldChar w:fldCharType="separate"/>
      </w:r>
      <w:r>
        <w:rPr>
          <w:noProof/>
        </w:rPr>
        <w:t>55</w:t>
      </w:r>
      <w:r>
        <w:rPr>
          <w:noProof/>
        </w:rPr>
        <w:fldChar w:fldCharType="end"/>
      </w:r>
    </w:p>
    <w:p w14:paraId="302FE2A7"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3.12.8.</w:t>
      </w:r>
      <w:r>
        <w:rPr>
          <w:noProof/>
        </w:rPr>
        <w:t xml:space="preserve"> Rigid Joints</w:t>
      </w:r>
      <w:r>
        <w:rPr>
          <w:noProof/>
        </w:rPr>
        <w:tab/>
      </w:r>
      <w:r>
        <w:rPr>
          <w:noProof/>
        </w:rPr>
        <w:fldChar w:fldCharType="begin"/>
      </w:r>
      <w:r>
        <w:rPr>
          <w:noProof/>
        </w:rPr>
        <w:instrText xml:space="preserve"> PAGEREF _Toc391472958 \h </w:instrText>
      </w:r>
      <w:r>
        <w:rPr>
          <w:noProof/>
        </w:rPr>
      </w:r>
      <w:r>
        <w:rPr>
          <w:noProof/>
        </w:rPr>
        <w:fldChar w:fldCharType="separate"/>
      </w:r>
      <w:r>
        <w:rPr>
          <w:noProof/>
        </w:rPr>
        <w:t>55</w:t>
      </w:r>
      <w:r>
        <w:rPr>
          <w:noProof/>
        </w:rPr>
        <w:fldChar w:fldCharType="end"/>
      </w:r>
    </w:p>
    <w:p w14:paraId="3816DF89"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3.13. Constraints Section</w:t>
      </w:r>
      <w:r>
        <w:rPr>
          <w:noProof/>
        </w:rPr>
        <w:tab/>
      </w:r>
      <w:r>
        <w:rPr>
          <w:noProof/>
        </w:rPr>
        <w:fldChar w:fldCharType="begin"/>
      </w:r>
      <w:r>
        <w:rPr>
          <w:noProof/>
        </w:rPr>
        <w:instrText xml:space="preserve"> PAGEREF _Toc391472959 \h </w:instrText>
      </w:r>
      <w:r>
        <w:rPr>
          <w:noProof/>
        </w:rPr>
      </w:r>
      <w:r>
        <w:rPr>
          <w:noProof/>
        </w:rPr>
        <w:fldChar w:fldCharType="separate"/>
      </w:r>
      <w:r>
        <w:rPr>
          <w:noProof/>
        </w:rPr>
        <w:t>56</w:t>
      </w:r>
      <w:r>
        <w:rPr>
          <w:noProof/>
        </w:rPr>
        <w:fldChar w:fldCharType="end"/>
      </w:r>
    </w:p>
    <w:p w14:paraId="608A4D74"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3.13.1.</w:t>
      </w:r>
      <w:r>
        <w:rPr>
          <w:noProof/>
        </w:rPr>
        <w:t xml:space="preserve"> Rigid Body Constraints</w:t>
      </w:r>
      <w:r>
        <w:rPr>
          <w:noProof/>
        </w:rPr>
        <w:tab/>
      </w:r>
      <w:r>
        <w:rPr>
          <w:noProof/>
        </w:rPr>
        <w:fldChar w:fldCharType="begin"/>
      </w:r>
      <w:r>
        <w:rPr>
          <w:noProof/>
        </w:rPr>
        <w:instrText xml:space="preserve"> PAGEREF _Toc391472960 \h </w:instrText>
      </w:r>
      <w:r>
        <w:rPr>
          <w:noProof/>
        </w:rPr>
      </w:r>
      <w:r>
        <w:rPr>
          <w:noProof/>
        </w:rPr>
        <w:fldChar w:fldCharType="separate"/>
      </w:r>
      <w:r>
        <w:rPr>
          <w:noProof/>
        </w:rPr>
        <w:t>56</w:t>
      </w:r>
      <w:r>
        <w:rPr>
          <w:noProof/>
        </w:rPr>
        <w:fldChar w:fldCharType="end"/>
      </w:r>
    </w:p>
    <w:p w14:paraId="34CA4E4E"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3.14. Discrete Section</w:t>
      </w:r>
      <w:r>
        <w:rPr>
          <w:noProof/>
        </w:rPr>
        <w:tab/>
      </w:r>
      <w:r>
        <w:rPr>
          <w:noProof/>
        </w:rPr>
        <w:fldChar w:fldCharType="begin"/>
      </w:r>
      <w:r>
        <w:rPr>
          <w:noProof/>
        </w:rPr>
        <w:instrText xml:space="preserve"> PAGEREF _Toc391472961 \h </w:instrText>
      </w:r>
      <w:r>
        <w:rPr>
          <w:noProof/>
        </w:rPr>
      </w:r>
      <w:r>
        <w:rPr>
          <w:noProof/>
        </w:rPr>
        <w:fldChar w:fldCharType="separate"/>
      </w:r>
      <w:r>
        <w:rPr>
          <w:noProof/>
        </w:rPr>
        <w:t>58</w:t>
      </w:r>
      <w:r>
        <w:rPr>
          <w:noProof/>
        </w:rPr>
        <w:fldChar w:fldCharType="end"/>
      </w:r>
    </w:p>
    <w:p w14:paraId="502AE725"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3.14.1.</w:t>
      </w:r>
      <w:r>
        <w:rPr>
          <w:noProof/>
        </w:rPr>
        <w:t xml:space="preserve"> Springs</w:t>
      </w:r>
      <w:r>
        <w:rPr>
          <w:noProof/>
        </w:rPr>
        <w:tab/>
      </w:r>
      <w:r>
        <w:rPr>
          <w:noProof/>
        </w:rPr>
        <w:fldChar w:fldCharType="begin"/>
      </w:r>
      <w:r>
        <w:rPr>
          <w:noProof/>
        </w:rPr>
        <w:instrText xml:space="preserve"> PAGEREF _Toc391472962 \h </w:instrText>
      </w:r>
      <w:r>
        <w:rPr>
          <w:noProof/>
        </w:rPr>
      </w:r>
      <w:r>
        <w:rPr>
          <w:noProof/>
        </w:rPr>
        <w:fldChar w:fldCharType="separate"/>
      </w:r>
      <w:r>
        <w:rPr>
          <w:noProof/>
        </w:rPr>
        <w:t>58</w:t>
      </w:r>
      <w:r>
        <w:rPr>
          <w:noProof/>
        </w:rPr>
        <w:fldChar w:fldCharType="end"/>
      </w:r>
    </w:p>
    <w:p w14:paraId="18F243FF"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3.15. LoadData Section</w:t>
      </w:r>
      <w:r>
        <w:rPr>
          <w:noProof/>
        </w:rPr>
        <w:tab/>
      </w:r>
      <w:r>
        <w:rPr>
          <w:noProof/>
        </w:rPr>
        <w:fldChar w:fldCharType="begin"/>
      </w:r>
      <w:r>
        <w:rPr>
          <w:noProof/>
        </w:rPr>
        <w:instrText xml:space="preserve"> PAGEREF _Toc391472963 \h </w:instrText>
      </w:r>
      <w:r>
        <w:rPr>
          <w:noProof/>
        </w:rPr>
      </w:r>
      <w:r>
        <w:rPr>
          <w:noProof/>
        </w:rPr>
        <w:fldChar w:fldCharType="separate"/>
      </w:r>
      <w:r>
        <w:rPr>
          <w:noProof/>
        </w:rPr>
        <w:t>60</w:t>
      </w:r>
      <w:r>
        <w:rPr>
          <w:noProof/>
        </w:rPr>
        <w:fldChar w:fldCharType="end"/>
      </w:r>
    </w:p>
    <w:p w14:paraId="2127410A"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3.16. Output Section</w:t>
      </w:r>
      <w:r>
        <w:rPr>
          <w:noProof/>
        </w:rPr>
        <w:tab/>
      </w:r>
      <w:r>
        <w:rPr>
          <w:noProof/>
        </w:rPr>
        <w:fldChar w:fldCharType="begin"/>
      </w:r>
      <w:r>
        <w:rPr>
          <w:noProof/>
        </w:rPr>
        <w:instrText xml:space="preserve"> PAGEREF _Toc391472964 \h </w:instrText>
      </w:r>
      <w:r>
        <w:rPr>
          <w:noProof/>
        </w:rPr>
      </w:r>
      <w:r>
        <w:rPr>
          <w:noProof/>
        </w:rPr>
        <w:fldChar w:fldCharType="separate"/>
      </w:r>
      <w:r>
        <w:rPr>
          <w:noProof/>
        </w:rPr>
        <w:t>62</w:t>
      </w:r>
      <w:r>
        <w:rPr>
          <w:noProof/>
        </w:rPr>
        <w:fldChar w:fldCharType="end"/>
      </w:r>
    </w:p>
    <w:p w14:paraId="79F6E755"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3.16.1.</w:t>
      </w:r>
      <w:r>
        <w:rPr>
          <w:noProof/>
        </w:rPr>
        <w:t xml:space="preserve"> Logfile</w:t>
      </w:r>
      <w:r>
        <w:rPr>
          <w:noProof/>
        </w:rPr>
        <w:tab/>
      </w:r>
      <w:r>
        <w:rPr>
          <w:noProof/>
        </w:rPr>
        <w:fldChar w:fldCharType="begin"/>
      </w:r>
      <w:r>
        <w:rPr>
          <w:noProof/>
        </w:rPr>
        <w:instrText xml:space="preserve"> PAGEREF _Toc391472965 \h </w:instrText>
      </w:r>
      <w:r>
        <w:rPr>
          <w:noProof/>
        </w:rPr>
      </w:r>
      <w:r>
        <w:rPr>
          <w:noProof/>
        </w:rPr>
        <w:fldChar w:fldCharType="separate"/>
      </w:r>
      <w:r>
        <w:rPr>
          <w:noProof/>
        </w:rPr>
        <w:t>62</w:t>
      </w:r>
      <w:r>
        <w:rPr>
          <w:noProof/>
        </w:rPr>
        <w:fldChar w:fldCharType="end"/>
      </w:r>
    </w:p>
    <w:p w14:paraId="1015ABC2"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3.16.1.1. Node_Data Class</w:t>
      </w:r>
      <w:r>
        <w:rPr>
          <w:noProof/>
        </w:rPr>
        <w:tab/>
      </w:r>
      <w:r>
        <w:rPr>
          <w:noProof/>
        </w:rPr>
        <w:fldChar w:fldCharType="begin"/>
      </w:r>
      <w:r>
        <w:rPr>
          <w:noProof/>
        </w:rPr>
        <w:instrText xml:space="preserve"> PAGEREF _Toc391472966 \h </w:instrText>
      </w:r>
      <w:r>
        <w:rPr>
          <w:noProof/>
        </w:rPr>
      </w:r>
      <w:r>
        <w:rPr>
          <w:noProof/>
        </w:rPr>
        <w:fldChar w:fldCharType="separate"/>
      </w:r>
      <w:r>
        <w:rPr>
          <w:noProof/>
        </w:rPr>
        <w:t>64</w:t>
      </w:r>
      <w:r>
        <w:rPr>
          <w:noProof/>
        </w:rPr>
        <w:fldChar w:fldCharType="end"/>
      </w:r>
    </w:p>
    <w:p w14:paraId="2A6AD8F7"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3.16.1.2. Element_Data Class</w:t>
      </w:r>
      <w:r>
        <w:rPr>
          <w:noProof/>
        </w:rPr>
        <w:tab/>
      </w:r>
      <w:r>
        <w:rPr>
          <w:noProof/>
        </w:rPr>
        <w:fldChar w:fldCharType="begin"/>
      </w:r>
      <w:r>
        <w:rPr>
          <w:noProof/>
        </w:rPr>
        <w:instrText xml:space="preserve"> PAGEREF _Toc391472967 \h </w:instrText>
      </w:r>
      <w:r>
        <w:rPr>
          <w:noProof/>
        </w:rPr>
      </w:r>
      <w:r>
        <w:rPr>
          <w:noProof/>
        </w:rPr>
        <w:fldChar w:fldCharType="separate"/>
      </w:r>
      <w:r>
        <w:rPr>
          <w:noProof/>
        </w:rPr>
        <w:t>65</w:t>
      </w:r>
      <w:r>
        <w:rPr>
          <w:noProof/>
        </w:rPr>
        <w:fldChar w:fldCharType="end"/>
      </w:r>
    </w:p>
    <w:p w14:paraId="60124B01"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3.16.1.3. Rigid_Body_Data Class</w:t>
      </w:r>
      <w:r>
        <w:rPr>
          <w:noProof/>
        </w:rPr>
        <w:tab/>
      </w:r>
      <w:r>
        <w:rPr>
          <w:noProof/>
        </w:rPr>
        <w:fldChar w:fldCharType="begin"/>
      </w:r>
      <w:r>
        <w:rPr>
          <w:noProof/>
        </w:rPr>
        <w:instrText xml:space="preserve"> PAGEREF _Toc391472968 \h </w:instrText>
      </w:r>
      <w:r>
        <w:rPr>
          <w:noProof/>
        </w:rPr>
      </w:r>
      <w:r>
        <w:rPr>
          <w:noProof/>
        </w:rPr>
        <w:fldChar w:fldCharType="separate"/>
      </w:r>
      <w:r>
        <w:rPr>
          <w:noProof/>
        </w:rPr>
        <w:t>67</w:t>
      </w:r>
      <w:r>
        <w:rPr>
          <w:noProof/>
        </w:rPr>
        <w:fldChar w:fldCharType="end"/>
      </w:r>
    </w:p>
    <w:p w14:paraId="38D445F2"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3.16.2.</w:t>
      </w:r>
      <w:r>
        <w:rPr>
          <w:noProof/>
        </w:rPr>
        <w:t xml:space="preserve"> Plotfile</w:t>
      </w:r>
      <w:r>
        <w:rPr>
          <w:noProof/>
        </w:rPr>
        <w:tab/>
      </w:r>
      <w:r>
        <w:rPr>
          <w:noProof/>
        </w:rPr>
        <w:fldChar w:fldCharType="begin"/>
      </w:r>
      <w:r>
        <w:rPr>
          <w:noProof/>
        </w:rPr>
        <w:instrText xml:space="preserve"> PAGEREF _Toc391472969 \h </w:instrText>
      </w:r>
      <w:r>
        <w:rPr>
          <w:noProof/>
        </w:rPr>
      </w:r>
      <w:r>
        <w:rPr>
          <w:noProof/>
        </w:rPr>
        <w:fldChar w:fldCharType="separate"/>
      </w:r>
      <w:r>
        <w:rPr>
          <w:noProof/>
        </w:rPr>
        <w:t>67</w:t>
      </w:r>
      <w:r>
        <w:rPr>
          <w:noProof/>
        </w:rPr>
        <w:fldChar w:fldCharType="end"/>
      </w:r>
    </w:p>
    <w:p w14:paraId="428C33EC"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sidRPr="00533084">
        <w:rPr>
          <w:noProof/>
          <w:color w:val="000000"/>
        </w:rPr>
        <w:t>Chapter 4</w:t>
      </w:r>
      <w:r>
        <w:rPr>
          <w:noProof/>
        </w:rPr>
        <w:t xml:space="preserve"> Materials</w:t>
      </w:r>
      <w:r>
        <w:rPr>
          <w:noProof/>
        </w:rPr>
        <w:tab/>
      </w:r>
      <w:r>
        <w:rPr>
          <w:noProof/>
        </w:rPr>
        <w:fldChar w:fldCharType="begin"/>
      </w:r>
      <w:r>
        <w:rPr>
          <w:noProof/>
        </w:rPr>
        <w:instrText xml:space="preserve"> PAGEREF _Toc391472970 \h </w:instrText>
      </w:r>
      <w:r>
        <w:rPr>
          <w:noProof/>
        </w:rPr>
      </w:r>
      <w:r>
        <w:rPr>
          <w:noProof/>
        </w:rPr>
        <w:fldChar w:fldCharType="separate"/>
      </w:r>
      <w:r>
        <w:rPr>
          <w:noProof/>
        </w:rPr>
        <w:t>70</w:t>
      </w:r>
      <w:r>
        <w:rPr>
          <w:noProof/>
        </w:rPr>
        <w:fldChar w:fldCharType="end"/>
      </w:r>
    </w:p>
    <w:p w14:paraId="17B0CADD"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_Toc391472971 \h </w:instrText>
      </w:r>
      <w:r>
        <w:rPr>
          <w:noProof/>
        </w:rPr>
      </w:r>
      <w:r>
        <w:rPr>
          <w:noProof/>
        </w:rPr>
        <w:fldChar w:fldCharType="separate"/>
      </w:r>
      <w:r>
        <w:rPr>
          <w:noProof/>
        </w:rPr>
        <w:t>70</w:t>
      </w:r>
      <w:r>
        <w:rPr>
          <w:noProof/>
        </w:rPr>
        <w:fldChar w:fldCharType="end"/>
      </w:r>
    </w:p>
    <w:p w14:paraId="746349DD"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4.1.1.</w:t>
      </w:r>
      <w:r>
        <w:rPr>
          <w:noProof/>
        </w:rPr>
        <w:t xml:space="preserve"> Specifying Fiber Orientation</w:t>
      </w:r>
      <w:r>
        <w:rPr>
          <w:noProof/>
        </w:rPr>
        <w:tab/>
      </w:r>
      <w:r>
        <w:rPr>
          <w:noProof/>
        </w:rPr>
        <w:fldChar w:fldCharType="begin"/>
      </w:r>
      <w:r>
        <w:rPr>
          <w:noProof/>
        </w:rPr>
        <w:instrText xml:space="preserve"> PAGEREF _Toc391472972 \h </w:instrText>
      </w:r>
      <w:r>
        <w:rPr>
          <w:noProof/>
        </w:rPr>
      </w:r>
      <w:r>
        <w:rPr>
          <w:noProof/>
        </w:rPr>
        <w:fldChar w:fldCharType="separate"/>
      </w:r>
      <w:r>
        <w:rPr>
          <w:noProof/>
        </w:rPr>
        <w:t>70</w:t>
      </w:r>
      <w:r>
        <w:rPr>
          <w:noProof/>
        </w:rPr>
        <w:fldChar w:fldCharType="end"/>
      </w:r>
    </w:p>
    <w:p w14:paraId="20158B5D"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_Toc391472973 \h </w:instrText>
      </w:r>
      <w:r>
        <w:rPr>
          <w:noProof/>
        </w:rPr>
      </w:r>
      <w:r>
        <w:rPr>
          <w:noProof/>
        </w:rPr>
        <w:fldChar w:fldCharType="separate"/>
      </w:r>
      <w:r>
        <w:rPr>
          <w:noProof/>
        </w:rPr>
        <w:t>70</w:t>
      </w:r>
      <w:r>
        <w:rPr>
          <w:noProof/>
        </w:rPr>
        <w:fldChar w:fldCharType="end"/>
      </w:r>
    </w:p>
    <w:p w14:paraId="75902DCC"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_Toc391472974 \h </w:instrText>
      </w:r>
      <w:r>
        <w:rPr>
          <w:noProof/>
        </w:rPr>
      </w:r>
      <w:r>
        <w:rPr>
          <w:noProof/>
        </w:rPr>
        <w:fldChar w:fldCharType="separate"/>
      </w:r>
      <w:r>
        <w:rPr>
          <w:noProof/>
        </w:rPr>
        <w:t>72</w:t>
      </w:r>
      <w:r>
        <w:rPr>
          <w:noProof/>
        </w:rPr>
        <w:fldChar w:fldCharType="end"/>
      </w:r>
    </w:p>
    <w:p w14:paraId="3739E219"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4.1.2.</w:t>
      </w:r>
      <w:r>
        <w:rPr>
          <w:noProof/>
        </w:rPr>
        <w:t xml:space="preserve"> Uncoupled Materials</w:t>
      </w:r>
      <w:r>
        <w:rPr>
          <w:noProof/>
        </w:rPr>
        <w:tab/>
      </w:r>
      <w:r>
        <w:rPr>
          <w:noProof/>
        </w:rPr>
        <w:fldChar w:fldCharType="begin"/>
      </w:r>
      <w:r>
        <w:rPr>
          <w:noProof/>
        </w:rPr>
        <w:instrText xml:space="preserve"> PAGEREF _Toc391472975 \h </w:instrText>
      </w:r>
      <w:r>
        <w:rPr>
          <w:noProof/>
        </w:rPr>
      </w:r>
      <w:r>
        <w:rPr>
          <w:noProof/>
        </w:rPr>
        <w:fldChar w:fldCharType="separate"/>
      </w:r>
      <w:r>
        <w:rPr>
          <w:noProof/>
        </w:rPr>
        <w:t>74</w:t>
      </w:r>
      <w:r>
        <w:rPr>
          <w:noProof/>
        </w:rPr>
        <w:fldChar w:fldCharType="end"/>
      </w:r>
    </w:p>
    <w:p w14:paraId="42A39DA4"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_Toc391472976 \h </w:instrText>
      </w:r>
      <w:r>
        <w:rPr>
          <w:noProof/>
        </w:rPr>
      </w:r>
      <w:r>
        <w:rPr>
          <w:noProof/>
        </w:rPr>
        <w:fldChar w:fldCharType="separate"/>
      </w:r>
      <w:r>
        <w:rPr>
          <w:noProof/>
        </w:rPr>
        <w:t>76</w:t>
      </w:r>
      <w:r>
        <w:rPr>
          <w:noProof/>
        </w:rPr>
        <w:fldChar w:fldCharType="end"/>
      </w:r>
    </w:p>
    <w:p w14:paraId="19E37E23"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_Toc391472977 \h </w:instrText>
      </w:r>
      <w:r>
        <w:rPr>
          <w:noProof/>
        </w:rPr>
      </w:r>
      <w:r>
        <w:rPr>
          <w:noProof/>
        </w:rPr>
        <w:fldChar w:fldCharType="separate"/>
      </w:r>
      <w:r>
        <w:rPr>
          <w:noProof/>
        </w:rPr>
        <w:t>77</w:t>
      </w:r>
      <w:r>
        <w:rPr>
          <w:noProof/>
        </w:rPr>
        <w:fldChar w:fldCharType="end"/>
      </w:r>
    </w:p>
    <w:p w14:paraId="476ACB39"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_Toc391472978 \h </w:instrText>
      </w:r>
      <w:r>
        <w:rPr>
          <w:noProof/>
        </w:rPr>
      </w:r>
      <w:r>
        <w:rPr>
          <w:noProof/>
        </w:rPr>
        <w:fldChar w:fldCharType="separate"/>
      </w:r>
      <w:r>
        <w:rPr>
          <w:noProof/>
        </w:rPr>
        <w:t>78</w:t>
      </w:r>
      <w:r>
        <w:rPr>
          <w:noProof/>
        </w:rPr>
        <w:fldChar w:fldCharType="end"/>
      </w:r>
    </w:p>
    <w:p w14:paraId="6703209F"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_Toc391472979 \h </w:instrText>
      </w:r>
      <w:r>
        <w:rPr>
          <w:noProof/>
        </w:rPr>
      </w:r>
      <w:r>
        <w:rPr>
          <w:noProof/>
        </w:rPr>
        <w:fldChar w:fldCharType="separate"/>
      </w:r>
      <w:r>
        <w:rPr>
          <w:noProof/>
        </w:rPr>
        <w:t>79</w:t>
      </w:r>
      <w:r>
        <w:rPr>
          <w:noProof/>
        </w:rPr>
        <w:fldChar w:fldCharType="end"/>
      </w:r>
    </w:p>
    <w:p w14:paraId="7E076892"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_Toc391472980 \h </w:instrText>
      </w:r>
      <w:r>
        <w:rPr>
          <w:noProof/>
        </w:rPr>
      </w:r>
      <w:r>
        <w:rPr>
          <w:noProof/>
        </w:rPr>
        <w:fldChar w:fldCharType="separate"/>
      </w:r>
      <w:r>
        <w:rPr>
          <w:noProof/>
        </w:rPr>
        <w:t>80</w:t>
      </w:r>
      <w:r>
        <w:rPr>
          <w:noProof/>
        </w:rPr>
        <w:fldChar w:fldCharType="end"/>
      </w:r>
    </w:p>
    <w:p w14:paraId="7D43B00E"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_Toc391472981 \h </w:instrText>
      </w:r>
      <w:r>
        <w:rPr>
          <w:noProof/>
        </w:rPr>
      </w:r>
      <w:r>
        <w:rPr>
          <w:noProof/>
        </w:rPr>
        <w:fldChar w:fldCharType="separate"/>
      </w:r>
      <w:r>
        <w:rPr>
          <w:noProof/>
        </w:rPr>
        <w:t>82</w:t>
      </w:r>
      <w:r>
        <w:rPr>
          <w:noProof/>
        </w:rPr>
        <w:fldChar w:fldCharType="end"/>
      </w:r>
    </w:p>
    <w:p w14:paraId="28C61594"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_Toc391472982 \h </w:instrText>
      </w:r>
      <w:r>
        <w:rPr>
          <w:noProof/>
        </w:rPr>
      </w:r>
      <w:r>
        <w:rPr>
          <w:noProof/>
        </w:rPr>
        <w:fldChar w:fldCharType="separate"/>
      </w:r>
      <w:r>
        <w:rPr>
          <w:noProof/>
        </w:rPr>
        <w:t>83</w:t>
      </w:r>
      <w:r>
        <w:rPr>
          <w:noProof/>
        </w:rPr>
        <w:fldChar w:fldCharType="end"/>
      </w:r>
    </w:p>
    <w:p w14:paraId="5236986B"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_Toc391472983 \h </w:instrText>
      </w:r>
      <w:r>
        <w:rPr>
          <w:noProof/>
        </w:rPr>
      </w:r>
      <w:r>
        <w:rPr>
          <w:noProof/>
        </w:rPr>
        <w:fldChar w:fldCharType="separate"/>
      </w:r>
      <w:r>
        <w:rPr>
          <w:noProof/>
        </w:rPr>
        <w:t>84</w:t>
      </w:r>
      <w:r>
        <w:rPr>
          <w:noProof/>
        </w:rPr>
        <w:fldChar w:fldCharType="end"/>
      </w:r>
    </w:p>
    <w:p w14:paraId="13822FEB"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_Toc391472984 \h </w:instrText>
      </w:r>
      <w:r>
        <w:rPr>
          <w:noProof/>
        </w:rPr>
      </w:r>
      <w:r>
        <w:rPr>
          <w:noProof/>
        </w:rPr>
        <w:fldChar w:fldCharType="separate"/>
      </w:r>
      <w:r>
        <w:rPr>
          <w:noProof/>
        </w:rPr>
        <w:t>86</w:t>
      </w:r>
      <w:r>
        <w:rPr>
          <w:noProof/>
        </w:rPr>
        <w:fldChar w:fldCharType="end"/>
      </w:r>
    </w:p>
    <w:p w14:paraId="04750532"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_Toc391472985 \h </w:instrText>
      </w:r>
      <w:r>
        <w:rPr>
          <w:noProof/>
        </w:rPr>
      </w:r>
      <w:r>
        <w:rPr>
          <w:noProof/>
        </w:rPr>
        <w:fldChar w:fldCharType="separate"/>
      </w:r>
      <w:r>
        <w:rPr>
          <w:noProof/>
        </w:rPr>
        <w:t>87</w:t>
      </w:r>
      <w:r>
        <w:rPr>
          <w:noProof/>
        </w:rPr>
        <w:fldChar w:fldCharType="end"/>
      </w:r>
    </w:p>
    <w:p w14:paraId="1854F2D5"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_Toc391472986 \h </w:instrText>
      </w:r>
      <w:r>
        <w:rPr>
          <w:noProof/>
        </w:rPr>
      </w:r>
      <w:r>
        <w:rPr>
          <w:noProof/>
        </w:rPr>
        <w:fldChar w:fldCharType="separate"/>
      </w:r>
      <w:r>
        <w:rPr>
          <w:noProof/>
        </w:rPr>
        <w:t>88</w:t>
      </w:r>
      <w:r>
        <w:rPr>
          <w:noProof/>
        </w:rPr>
        <w:fldChar w:fldCharType="end"/>
      </w:r>
    </w:p>
    <w:p w14:paraId="0DF49A8B"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_Toc391472987 \h </w:instrText>
      </w:r>
      <w:r>
        <w:rPr>
          <w:noProof/>
        </w:rPr>
      </w:r>
      <w:r>
        <w:rPr>
          <w:noProof/>
        </w:rPr>
        <w:fldChar w:fldCharType="separate"/>
      </w:r>
      <w:r>
        <w:rPr>
          <w:noProof/>
        </w:rPr>
        <w:t>89</w:t>
      </w:r>
      <w:r>
        <w:rPr>
          <w:noProof/>
        </w:rPr>
        <w:fldChar w:fldCharType="end"/>
      </w:r>
    </w:p>
    <w:p w14:paraId="7BD96CB5"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_Toc391472988 \h </w:instrText>
      </w:r>
      <w:r>
        <w:rPr>
          <w:noProof/>
        </w:rPr>
      </w:r>
      <w:r>
        <w:rPr>
          <w:noProof/>
        </w:rPr>
        <w:fldChar w:fldCharType="separate"/>
      </w:r>
      <w:r>
        <w:rPr>
          <w:noProof/>
        </w:rPr>
        <w:t>91</w:t>
      </w:r>
      <w:r>
        <w:rPr>
          <w:noProof/>
        </w:rPr>
        <w:fldChar w:fldCharType="end"/>
      </w:r>
    </w:p>
    <w:p w14:paraId="5F2C4E05"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_Toc391472989 \h </w:instrText>
      </w:r>
      <w:r>
        <w:rPr>
          <w:noProof/>
        </w:rPr>
      </w:r>
      <w:r>
        <w:rPr>
          <w:noProof/>
        </w:rPr>
        <w:fldChar w:fldCharType="separate"/>
      </w:r>
      <w:r>
        <w:rPr>
          <w:noProof/>
        </w:rPr>
        <w:t>92</w:t>
      </w:r>
      <w:r>
        <w:rPr>
          <w:noProof/>
        </w:rPr>
        <w:fldChar w:fldCharType="end"/>
      </w:r>
    </w:p>
    <w:p w14:paraId="41B9EFCE"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_Toc391472990 \h </w:instrText>
      </w:r>
      <w:r>
        <w:rPr>
          <w:noProof/>
        </w:rPr>
      </w:r>
      <w:r>
        <w:rPr>
          <w:noProof/>
        </w:rPr>
        <w:fldChar w:fldCharType="separate"/>
      </w:r>
      <w:r>
        <w:rPr>
          <w:noProof/>
        </w:rPr>
        <w:t>93</w:t>
      </w:r>
      <w:r>
        <w:rPr>
          <w:noProof/>
        </w:rPr>
        <w:fldChar w:fldCharType="end"/>
      </w:r>
    </w:p>
    <w:p w14:paraId="15319173"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lastRenderedPageBreak/>
        <w:t>4.1.2.16. Mooney-Rivlin Von Mises Distributed Fibers</w:t>
      </w:r>
      <w:r>
        <w:rPr>
          <w:noProof/>
        </w:rPr>
        <w:tab/>
      </w:r>
      <w:r>
        <w:rPr>
          <w:noProof/>
        </w:rPr>
        <w:fldChar w:fldCharType="begin"/>
      </w:r>
      <w:r>
        <w:rPr>
          <w:noProof/>
        </w:rPr>
        <w:instrText xml:space="preserve"> PAGEREF _Toc391472991 \h </w:instrText>
      </w:r>
      <w:r>
        <w:rPr>
          <w:noProof/>
        </w:rPr>
      </w:r>
      <w:r>
        <w:rPr>
          <w:noProof/>
        </w:rPr>
        <w:fldChar w:fldCharType="separate"/>
      </w:r>
      <w:r>
        <w:rPr>
          <w:noProof/>
        </w:rPr>
        <w:t>94</w:t>
      </w:r>
      <w:r>
        <w:rPr>
          <w:noProof/>
        </w:rPr>
        <w:fldChar w:fldCharType="end"/>
      </w:r>
    </w:p>
    <w:p w14:paraId="29A59390"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4.1.3.</w:t>
      </w:r>
      <w:r>
        <w:rPr>
          <w:noProof/>
        </w:rPr>
        <w:t xml:space="preserve"> Compressible Materials</w:t>
      </w:r>
      <w:r>
        <w:rPr>
          <w:noProof/>
        </w:rPr>
        <w:tab/>
      </w:r>
      <w:r>
        <w:rPr>
          <w:noProof/>
        </w:rPr>
        <w:fldChar w:fldCharType="begin"/>
      </w:r>
      <w:r>
        <w:rPr>
          <w:noProof/>
        </w:rPr>
        <w:instrText xml:space="preserve"> PAGEREF _Toc391472992 \h </w:instrText>
      </w:r>
      <w:r>
        <w:rPr>
          <w:noProof/>
        </w:rPr>
      </w:r>
      <w:r>
        <w:rPr>
          <w:noProof/>
        </w:rPr>
        <w:fldChar w:fldCharType="separate"/>
      </w:r>
      <w:r>
        <w:rPr>
          <w:noProof/>
        </w:rPr>
        <w:t>97</w:t>
      </w:r>
      <w:r>
        <w:rPr>
          <w:noProof/>
        </w:rPr>
        <w:fldChar w:fldCharType="end"/>
      </w:r>
    </w:p>
    <w:p w14:paraId="501ACA49"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_Toc391472993 \h </w:instrText>
      </w:r>
      <w:r>
        <w:rPr>
          <w:noProof/>
        </w:rPr>
      </w:r>
      <w:r>
        <w:rPr>
          <w:noProof/>
        </w:rPr>
        <w:fldChar w:fldCharType="separate"/>
      </w:r>
      <w:r>
        <w:rPr>
          <w:noProof/>
        </w:rPr>
        <w:t>97</w:t>
      </w:r>
      <w:r>
        <w:rPr>
          <w:noProof/>
        </w:rPr>
        <w:fldChar w:fldCharType="end"/>
      </w:r>
    </w:p>
    <w:p w14:paraId="2ECF3D98"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_Toc391472994 \h </w:instrText>
      </w:r>
      <w:r>
        <w:rPr>
          <w:noProof/>
        </w:rPr>
      </w:r>
      <w:r>
        <w:rPr>
          <w:noProof/>
        </w:rPr>
        <w:fldChar w:fldCharType="separate"/>
      </w:r>
      <w:r>
        <w:rPr>
          <w:noProof/>
        </w:rPr>
        <w:t>99</w:t>
      </w:r>
      <w:r>
        <w:rPr>
          <w:noProof/>
        </w:rPr>
        <w:fldChar w:fldCharType="end"/>
      </w:r>
    </w:p>
    <w:p w14:paraId="5F7AB959"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_Toc391472995 \h </w:instrText>
      </w:r>
      <w:r>
        <w:rPr>
          <w:noProof/>
        </w:rPr>
      </w:r>
      <w:r>
        <w:rPr>
          <w:noProof/>
        </w:rPr>
        <w:fldChar w:fldCharType="separate"/>
      </w:r>
      <w:r>
        <w:rPr>
          <w:noProof/>
        </w:rPr>
        <w:t>101</w:t>
      </w:r>
      <w:r>
        <w:rPr>
          <w:noProof/>
        </w:rPr>
        <w:fldChar w:fldCharType="end"/>
      </w:r>
    </w:p>
    <w:p w14:paraId="02256FF7"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_Toc391472996 \h </w:instrText>
      </w:r>
      <w:r>
        <w:rPr>
          <w:noProof/>
        </w:rPr>
      </w:r>
      <w:r>
        <w:rPr>
          <w:noProof/>
        </w:rPr>
        <w:fldChar w:fldCharType="separate"/>
      </w:r>
      <w:r>
        <w:rPr>
          <w:noProof/>
        </w:rPr>
        <w:t>103</w:t>
      </w:r>
      <w:r>
        <w:rPr>
          <w:noProof/>
        </w:rPr>
        <w:fldChar w:fldCharType="end"/>
      </w:r>
    </w:p>
    <w:p w14:paraId="71450808"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_Toc391472997 \h </w:instrText>
      </w:r>
      <w:r>
        <w:rPr>
          <w:noProof/>
        </w:rPr>
      </w:r>
      <w:r>
        <w:rPr>
          <w:noProof/>
        </w:rPr>
        <w:fldChar w:fldCharType="separate"/>
      </w:r>
      <w:r>
        <w:rPr>
          <w:noProof/>
        </w:rPr>
        <w:t>104</w:t>
      </w:r>
      <w:r>
        <w:rPr>
          <w:noProof/>
        </w:rPr>
        <w:fldChar w:fldCharType="end"/>
      </w:r>
    </w:p>
    <w:p w14:paraId="005208AF"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_Toc391472998 \h </w:instrText>
      </w:r>
      <w:r>
        <w:rPr>
          <w:noProof/>
        </w:rPr>
      </w:r>
      <w:r>
        <w:rPr>
          <w:noProof/>
        </w:rPr>
        <w:fldChar w:fldCharType="separate"/>
      </w:r>
      <w:r>
        <w:rPr>
          <w:noProof/>
        </w:rPr>
        <w:t>105</w:t>
      </w:r>
      <w:r>
        <w:rPr>
          <w:noProof/>
        </w:rPr>
        <w:fldChar w:fldCharType="end"/>
      </w:r>
    </w:p>
    <w:p w14:paraId="6623C9A9"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_Toc391472999 \h </w:instrText>
      </w:r>
      <w:r>
        <w:rPr>
          <w:noProof/>
        </w:rPr>
      </w:r>
      <w:r>
        <w:rPr>
          <w:noProof/>
        </w:rPr>
        <w:fldChar w:fldCharType="separate"/>
      </w:r>
      <w:r>
        <w:rPr>
          <w:noProof/>
        </w:rPr>
        <w:t>106</w:t>
      </w:r>
      <w:r>
        <w:rPr>
          <w:noProof/>
        </w:rPr>
        <w:fldChar w:fldCharType="end"/>
      </w:r>
    </w:p>
    <w:p w14:paraId="05FC390F"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_Toc391473000 \h </w:instrText>
      </w:r>
      <w:r>
        <w:rPr>
          <w:noProof/>
        </w:rPr>
      </w:r>
      <w:r>
        <w:rPr>
          <w:noProof/>
        </w:rPr>
        <w:fldChar w:fldCharType="separate"/>
      </w:r>
      <w:r>
        <w:rPr>
          <w:noProof/>
        </w:rPr>
        <w:t>108</w:t>
      </w:r>
      <w:r>
        <w:rPr>
          <w:noProof/>
        </w:rPr>
        <w:fldChar w:fldCharType="end"/>
      </w:r>
    </w:p>
    <w:p w14:paraId="38259C16"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_Toc391473001 \h </w:instrText>
      </w:r>
      <w:r>
        <w:rPr>
          <w:noProof/>
        </w:rPr>
      </w:r>
      <w:r>
        <w:rPr>
          <w:noProof/>
        </w:rPr>
        <w:fldChar w:fldCharType="separate"/>
      </w:r>
      <w:r>
        <w:rPr>
          <w:noProof/>
        </w:rPr>
        <w:t>109</w:t>
      </w:r>
      <w:r>
        <w:rPr>
          <w:noProof/>
        </w:rPr>
        <w:fldChar w:fldCharType="end"/>
      </w:r>
    </w:p>
    <w:p w14:paraId="15E1D535"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_Toc391473002 \h </w:instrText>
      </w:r>
      <w:r>
        <w:rPr>
          <w:noProof/>
        </w:rPr>
      </w:r>
      <w:r>
        <w:rPr>
          <w:noProof/>
        </w:rPr>
        <w:fldChar w:fldCharType="separate"/>
      </w:r>
      <w:r>
        <w:rPr>
          <w:noProof/>
        </w:rPr>
        <w:t>110</w:t>
      </w:r>
      <w:r>
        <w:rPr>
          <w:noProof/>
        </w:rPr>
        <w:fldChar w:fldCharType="end"/>
      </w:r>
    </w:p>
    <w:p w14:paraId="13BD043C"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_Toc391473003 \h </w:instrText>
      </w:r>
      <w:r>
        <w:rPr>
          <w:noProof/>
        </w:rPr>
      </w:r>
      <w:r>
        <w:rPr>
          <w:noProof/>
        </w:rPr>
        <w:fldChar w:fldCharType="separate"/>
      </w:r>
      <w:r>
        <w:rPr>
          <w:noProof/>
        </w:rPr>
        <w:t>111</w:t>
      </w:r>
      <w:r>
        <w:rPr>
          <w:noProof/>
        </w:rPr>
        <w:fldChar w:fldCharType="end"/>
      </w:r>
    </w:p>
    <w:p w14:paraId="55582B31"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_Toc391473004 \h </w:instrText>
      </w:r>
      <w:r>
        <w:rPr>
          <w:noProof/>
        </w:rPr>
      </w:r>
      <w:r>
        <w:rPr>
          <w:noProof/>
        </w:rPr>
        <w:fldChar w:fldCharType="separate"/>
      </w:r>
      <w:r>
        <w:rPr>
          <w:noProof/>
        </w:rPr>
        <w:t>112</w:t>
      </w:r>
      <w:r>
        <w:rPr>
          <w:noProof/>
        </w:rPr>
        <w:fldChar w:fldCharType="end"/>
      </w:r>
    </w:p>
    <w:p w14:paraId="327DD5E3"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_Toc391473005 \h </w:instrText>
      </w:r>
      <w:r>
        <w:rPr>
          <w:noProof/>
        </w:rPr>
      </w:r>
      <w:r>
        <w:rPr>
          <w:noProof/>
        </w:rPr>
        <w:fldChar w:fldCharType="separate"/>
      </w:r>
      <w:r>
        <w:rPr>
          <w:noProof/>
        </w:rPr>
        <w:t>113</w:t>
      </w:r>
      <w:r>
        <w:rPr>
          <w:noProof/>
        </w:rPr>
        <w:fldChar w:fldCharType="end"/>
      </w:r>
    </w:p>
    <w:p w14:paraId="20832C33"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_Toc391473006 \h </w:instrText>
      </w:r>
      <w:r>
        <w:rPr>
          <w:noProof/>
        </w:rPr>
      </w:r>
      <w:r>
        <w:rPr>
          <w:noProof/>
        </w:rPr>
        <w:fldChar w:fldCharType="separate"/>
      </w:r>
      <w:r>
        <w:rPr>
          <w:noProof/>
        </w:rPr>
        <w:t>115</w:t>
      </w:r>
      <w:r>
        <w:rPr>
          <w:noProof/>
        </w:rPr>
        <w:fldChar w:fldCharType="end"/>
      </w:r>
    </w:p>
    <w:p w14:paraId="634365FC"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_Toc391473007 \h </w:instrText>
      </w:r>
      <w:r>
        <w:rPr>
          <w:noProof/>
        </w:rPr>
      </w:r>
      <w:r>
        <w:rPr>
          <w:noProof/>
        </w:rPr>
        <w:fldChar w:fldCharType="separate"/>
      </w:r>
      <w:r>
        <w:rPr>
          <w:noProof/>
        </w:rPr>
        <w:t>116</w:t>
      </w:r>
      <w:r>
        <w:rPr>
          <w:noProof/>
        </w:rPr>
        <w:fldChar w:fldCharType="end"/>
      </w:r>
    </w:p>
    <w:p w14:paraId="2BAC5D00"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_Toc391473008 \h </w:instrText>
      </w:r>
      <w:r>
        <w:rPr>
          <w:noProof/>
        </w:rPr>
      </w:r>
      <w:r>
        <w:rPr>
          <w:noProof/>
        </w:rPr>
        <w:fldChar w:fldCharType="separate"/>
      </w:r>
      <w:r>
        <w:rPr>
          <w:noProof/>
        </w:rPr>
        <w:t>118</w:t>
      </w:r>
      <w:r>
        <w:rPr>
          <w:noProof/>
        </w:rPr>
        <w:fldChar w:fldCharType="end"/>
      </w:r>
    </w:p>
    <w:p w14:paraId="0E78846C"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_Toc391473009 \h </w:instrText>
      </w:r>
      <w:r>
        <w:rPr>
          <w:noProof/>
        </w:rPr>
      </w:r>
      <w:r>
        <w:rPr>
          <w:noProof/>
        </w:rPr>
        <w:fldChar w:fldCharType="separate"/>
      </w:r>
      <w:r>
        <w:rPr>
          <w:noProof/>
        </w:rPr>
        <w:t>120</w:t>
      </w:r>
      <w:r>
        <w:rPr>
          <w:noProof/>
        </w:rPr>
        <w:fldChar w:fldCharType="end"/>
      </w:r>
    </w:p>
    <w:p w14:paraId="407CD849"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_Toc391473010 \h </w:instrText>
      </w:r>
      <w:r>
        <w:rPr>
          <w:noProof/>
        </w:rPr>
      </w:r>
      <w:r>
        <w:rPr>
          <w:noProof/>
        </w:rPr>
        <w:fldChar w:fldCharType="separate"/>
      </w:r>
      <w:r>
        <w:rPr>
          <w:noProof/>
        </w:rPr>
        <w:t>121</w:t>
      </w:r>
      <w:r>
        <w:rPr>
          <w:noProof/>
        </w:rPr>
        <w:fldChar w:fldCharType="end"/>
      </w:r>
    </w:p>
    <w:p w14:paraId="10823314"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_Toc391473011 \h </w:instrText>
      </w:r>
      <w:r>
        <w:rPr>
          <w:noProof/>
        </w:rPr>
      </w:r>
      <w:r>
        <w:rPr>
          <w:noProof/>
        </w:rPr>
        <w:fldChar w:fldCharType="separate"/>
      </w:r>
      <w:r>
        <w:rPr>
          <w:noProof/>
        </w:rPr>
        <w:t>122</w:t>
      </w:r>
      <w:r>
        <w:rPr>
          <w:noProof/>
        </w:rPr>
        <w:fldChar w:fldCharType="end"/>
      </w:r>
    </w:p>
    <w:p w14:paraId="6DEE2F79"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4.2.1.</w:t>
      </w:r>
      <w:r>
        <w:rPr>
          <w:noProof/>
        </w:rPr>
        <w:t xml:space="preserve"> Uncoupled Viscoelastic Materials</w:t>
      </w:r>
      <w:r>
        <w:rPr>
          <w:noProof/>
        </w:rPr>
        <w:tab/>
      </w:r>
      <w:r>
        <w:rPr>
          <w:noProof/>
        </w:rPr>
        <w:fldChar w:fldCharType="begin"/>
      </w:r>
      <w:r>
        <w:rPr>
          <w:noProof/>
        </w:rPr>
        <w:instrText xml:space="preserve"> PAGEREF _Toc391473012 \h </w:instrText>
      </w:r>
      <w:r>
        <w:rPr>
          <w:noProof/>
        </w:rPr>
      </w:r>
      <w:r>
        <w:rPr>
          <w:noProof/>
        </w:rPr>
        <w:fldChar w:fldCharType="separate"/>
      </w:r>
      <w:r>
        <w:rPr>
          <w:noProof/>
        </w:rPr>
        <w:t>122</w:t>
      </w:r>
      <w:r>
        <w:rPr>
          <w:noProof/>
        </w:rPr>
        <w:fldChar w:fldCharType="end"/>
      </w:r>
    </w:p>
    <w:p w14:paraId="65A03169"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4.2.2.</w:t>
      </w:r>
      <w:r>
        <w:rPr>
          <w:noProof/>
        </w:rPr>
        <w:t xml:space="preserve"> Compressible Viscoelastic Materials</w:t>
      </w:r>
      <w:r>
        <w:rPr>
          <w:noProof/>
        </w:rPr>
        <w:tab/>
      </w:r>
      <w:r>
        <w:rPr>
          <w:noProof/>
        </w:rPr>
        <w:fldChar w:fldCharType="begin"/>
      </w:r>
      <w:r>
        <w:rPr>
          <w:noProof/>
        </w:rPr>
        <w:instrText xml:space="preserve"> PAGEREF _Toc391473013 \h </w:instrText>
      </w:r>
      <w:r>
        <w:rPr>
          <w:noProof/>
        </w:rPr>
      </w:r>
      <w:r>
        <w:rPr>
          <w:noProof/>
        </w:rPr>
        <w:fldChar w:fldCharType="separate"/>
      </w:r>
      <w:r>
        <w:rPr>
          <w:noProof/>
        </w:rPr>
        <w:t>123</w:t>
      </w:r>
      <w:r>
        <w:rPr>
          <w:noProof/>
        </w:rPr>
        <w:fldChar w:fldCharType="end"/>
      </w:r>
    </w:p>
    <w:p w14:paraId="4D947E1B"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_Toc391473014 \h </w:instrText>
      </w:r>
      <w:r>
        <w:rPr>
          <w:noProof/>
        </w:rPr>
      </w:r>
      <w:r>
        <w:rPr>
          <w:noProof/>
        </w:rPr>
        <w:fldChar w:fldCharType="separate"/>
      </w:r>
      <w:r>
        <w:rPr>
          <w:noProof/>
        </w:rPr>
        <w:t>123</w:t>
      </w:r>
      <w:r>
        <w:rPr>
          <w:noProof/>
        </w:rPr>
        <w:fldChar w:fldCharType="end"/>
      </w:r>
    </w:p>
    <w:p w14:paraId="54B6C067"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_Toc391473015 \h </w:instrText>
      </w:r>
      <w:r>
        <w:rPr>
          <w:noProof/>
        </w:rPr>
      </w:r>
      <w:r>
        <w:rPr>
          <w:noProof/>
        </w:rPr>
        <w:fldChar w:fldCharType="separate"/>
      </w:r>
      <w:r>
        <w:rPr>
          <w:noProof/>
        </w:rPr>
        <w:t>124</w:t>
      </w:r>
      <w:r>
        <w:rPr>
          <w:noProof/>
        </w:rPr>
        <w:fldChar w:fldCharType="end"/>
      </w:r>
    </w:p>
    <w:p w14:paraId="02000D28"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_Toc391473016 \h </w:instrText>
      </w:r>
      <w:r>
        <w:rPr>
          <w:noProof/>
        </w:rPr>
      </w:r>
      <w:r>
        <w:rPr>
          <w:noProof/>
        </w:rPr>
        <w:fldChar w:fldCharType="separate"/>
      </w:r>
      <w:r>
        <w:rPr>
          <w:noProof/>
        </w:rPr>
        <w:t>126</w:t>
      </w:r>
      <w:r>
        <w:rPr>
          <w:noProof/>
        </w:rPr>
        <w:fldChar w:fldCharType="end"/>
      </w:r>
    </w:p>
    <w:p w14:paraId="570573EC"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_Toc391473017 \h </w:instrText>
      </w:r>
      <w:r>
        <w:rPr>
          <w:noProof/>
        </w:rPr>
      </w:r>
      <w:r>
        <w:rPr>
          <w:noProof/>
        </w:rPr>
        <w:fldChar w:fldCharType="separate"/>
      </w:r>
      <w:r>
        <w:rPr>
          <w:noProof/>
        </w:rPr>
        <w:t>127</w:t>
      </w:r>
      <w:r>
        <w:rPr>
          <w:noProof/>
        </w:rPr>
        <w:fldChar w:fldCharType="end"/>
      </w:r>
    </w:p>
    <w:p w14:paraId="073D0E04"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4.4.2.</w:t>
      </w:r>
      <w:r>
        <w:rPr>
          <w:noProof/>
        </w:rPr>
        <w:t xml:space="preserve"> Permeability Materials</w:t>
      </w:r>
      <w:r>
        <w:rPr>
          <w:noProof/>
        </w:rPr>
        <w:tab/>
      </w:r>
      <w:r>
        <w:rPr>
          <w:noProof/>
        </w:rPr>
        <w:fldChar w:fldCharType="begin"/>
      </w:r>
      <w:r>
        <w:rPr>
          <w:noProof/>
        </w:rPr>
        <w:instrText xml:space="preserve"> PAGEREF _Toc391473018 \h </w:instrText>
      </w:r>
      <w:r>
        <w:rPr>
          <w:noProof/>
        </w:rPr>
      </w:r>
      <w:r>
        <w:rPr>
          <w:noProof/>
        </w:rPr>
        <w:fldChar w:fldCharType="separate"/>
      </w:r>
      <w:r>
        <w:rPr>
          <w:noProof/>
        </w:rPr>
        <w:t>128</w:t>
      </w:r>
      <w:r>
        <w:rPr>
          <w:noProof/>
        </w:rPr>
        <w:fldChar w:fldCharType="end"/>
      </w:r>
    </w:p>
    <w:p w14:paraId="4C4F5B70"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_Toc391473019 \h </w:instrText>
      </w:r>
      <w:r>
        <w:rPr>
          <w:noProof/>
        </w:rPr>
      </w:r>
      <w:r>
        <w:rPr>
          <w:noProof/>
        </w:rPr>
        <w:fldChar w:fldCharType="separate"/>
      </w:r>
      <w:r>
        <w:rPr>
          <w:noProof/>
        </w:rPr>
        <w:t>129</w:t>
      </w:r>
      <w:r>
        <w:rPr>
          <w:noProof/>
        </w:rPr>
        <w:fldChar w:fldCharType="end"/>
      </w:r>
    </w:p>
    <w:p w14:paraId="1B73A311"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_Toc391473020 \h </w:instrText>
      </w:r>
      <w:r>
        <w:rPr>
          <w:noProof/>
        </w:rPr>
      </w:r>
      <w:r>
        <w:rPr>
          <w:noProof/>
        </w:rPr>
        <w:fldChar w:fldCharType="separate"/>
      </w:r>
      <w:r>
        <w:rPr>
          <w:noProof/>
        </w:rPr>
        <w:t>130</w:t>
      </w:r>
      <w:r>
        <w:rPr>
          <w:noProof/>
        </w:rPr>
        <w:fldChar w:fldCharType="end"/>
      </w:r>
    </w:p>
    <w:p w14:paraId="3E4392AD"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_Toc391473021 \h </w:instrText>
      </w:r>
      <w:r>
        <w:rPr>
          <w:noProof/>
        </w:rPr>
      </w:r>
      <w:r>
        <w:rPr>
          <w:noProof/>
        </w:rPr>
        <w:fldChar w:fldCharType="separate"/>
      </w:r>
      <w:r>
        <w:rPr>
          <w:noProof/>
        </w:rPr>
        <w:t>131</w:t>
      </w:r>
      <w:r>
        <w:rPr>
          <w:noProof/>
        </w:rPr>
        <w:fldChar w:fldCharType="end"/>
      </w:r>
    </w:p>
    <w:p w14:paraId="415EC5F9"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_Toc391473022 \h </w:instrText>
      </w:r>
      <w:r>
        <w:rPr>
          <w:noProof/>
        </w:rPr>
      </w:r>
      <w:r>
        <w:rPr>
          <w:noProof/>
        </w:rPr>
        <w:fldChar w:fldCharType="separate"/>
      </w:r>
      <w:r>
        <w:rPr>
          <w:noProof/>
        </w:rPr>
        <w:t>132</w:t>
      </w:r>
      <w:r>
        <w:rPr>
          <w:noProof/>
        </w:rPr>
        <w:fldChar w:fldCharType="end"/>
      </w:r>
    </w:p>
    <w:p w14:paraId="6BDDB41A"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_Toc391473023 \h </w:instrText>
      </w:r>
      <w:r>
        <w:rPr>
          <w:noProof/>
        </w:rPr>
      </w:r>
      <w:r>
        <w:rPr>
          <w:noProof/>
        </w:rPr>
        <w:fldChar w:fldCharType="separate"/>
      </w:r>
      <w:r>
        <w:rPr>
          <w:noProof/>
        </w:rPr>
        <w:t>134</w:t>
      </w:r>
      <w:r>
        <w:rPr>
          <w:noProof/>
        </w:rPr>
        <w:fldChar w:fldCharType="end"/>
      </w:r>
    </w:p>
    <w:p w14:paraId="335330B3"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4.4.3.</w:t>
      </w:r>
      <w:r>
        <w:rPr>
          <w:noProof/>
        </w:rPr>
        <w:t xml:space="preserve"> Fluid Supply Materials</w:t>
      </w:r>
      <w:r>
        <w:rPr>
          <w:noProof/>
        </w:rPr>
        <w:tab/>
      </w:r>
      <w:r>
        <w:rPr>
          <w:noProof/>
        </w:rPr>
        <w:fldChar w:fldCharType="begin"/>
      </w:r>
      <w:r>
        <w:rPr>
          <w:noProof/>
        </w:rPr>
        <w:instrText xml:space="preserve"> PAGEREF _Toc391473024 \h </w:instrText>
      </w:r>
      <w:r>
        <w:rPr>
          <w:noProof/>
        </w:rPr>
      </w:r>
      <w:r>
        <w:rPr>
          <w:noProof/>
        </w:rPr>
        <w:fldChar w:fldCharType="separate"/>
      </w:r>
      <w:r>
        <w:rPr>
          <w:noProof/>
        </w:rPr>
        <w:t>136</w:t>
      </w:r>
      <w:r>
        <w:rPr>
          <w:noProof/>
        </w:rPr>
        <w:fldChar w:fldCharType="end"/>
      </w:r>
    </w:p>
    <w:p w14:paraId="19800232"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_Toc391473025 \h </w:instrText>
      </w:r>
      <w:r>
        <w:rPr>
          <w:noProof/>
        </w:rPr>
      </w:r>
      <w:r>
        <w:rPr>
          <w:noProof/>
        </w:rPr>
        <w:fldChar w:fldCharType="separate"/>
      </w:r>
      <w:r>
        <w:rPr>
          <w:noProof/>
        </w:rPr>
        <w:t>137</w:t>
      </w:r>
      <w:r>
        <w:rPr>
          <w:noProof/>
        </w:rPr>
        <w:fldChar w:fldCharType="end"/>
      </w:r>
    </w:p>
    <w:p w14:paraId="5EE0F05C"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_Toc391473026 \h </w:instrText>
      </w:r>
      <w:r>
        <w:rPr>
          <w:noProof/>
        </w:rPr>
      </w:r>
      <w:r>
        <w:rPr>
          <w:noProof/>
        </w:rPr>
        <w:fldChar w:fldCharType="separate"/>
      </w:r>
      <w:r>
        <w:rPr>
          <w:noProof/>
        </w:rPr>
        <w:t>138</w:t>
      </w:r>
      <w:r>
        <w:rPr>
          <w:noProof/>
        </w:rPr>
        <w:fldChar w:fldCharType="end"/>
      </w:r>
    </w:p>
    <w:p w14:paraId="7671DC19"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_Toc391473027 \h </w:instrText>
      </w:r>
      <w:r>
        <w:rPr>
          <w:noProof/>
        </w:rPr>
      </w:r>
      <w:r>
        <w:rPr>
          <w:noProof/>
        </w:rPr>
        <w:fldChar w:fldCharType="separate"/>
      </w:r>
      <w:r>
        <w:rPr>
          <w:noProof/>
        </w:rPr>
        <w:t>140</w:t>
      </w:r>
      <w:r>
        <w:rPr>
          <w:noProof/>
        </w:rPr>
        <w:fldChar w:fldCharType="end"/>
      </w:r>
    </w:p>
    <w:p w14:paraId="0915B3C1"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_Toc391473028 \h </w:instrText>
      </w:r>
      <w:r>
        <w:rPr>
          <w:noProof/>
        </w:rPr>
      </w:r>
      <w:r>
        <w:rPr>
          <w:noProof/>
        </w:rPr>
        <w:fldChar w:fldCharType="separate"/>
      </w:r>
      <w:r>
        <w:rPr>
          <w:noProof/>
        </w:rPr>
        <w:t>140</w:t>
      </w:r>
      <w:r>
        <w:rPr>
          <w:noProof/>
        </w:rPr>
        <w:fldChar w:fldCharType="end"/>
      </w:r>
    </w:p>
    <w:p w14:paraId="209DB294"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_Toc391473029 \h </w:instrText>
      </w:r>
      <w:r>
        <w:rPr>
          <w:noProof/>
        </w:rPr>
      </w:r>
      <w:r>
        <w:rPr>
          <w:noProof/>
        </w:rPr>
        <w:fldChar w:fldCharType="separate"/>
      </w:r>
      <w:r>
        <w:rPr>
          <w:noProof/>
        </w:rPr>
        <w:t>140</w:t>
      </w:r>
      <w:r>
        <w:rPr>
          <w:noProof/>
        </w:rPr>
        <w:fldChar w:fldCharType="end"/>
      </w:r>
    </w:p>
    <w:p w14:paraId="5CD8ABD5"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_Toc391473030 \h </w:instrText>
      </w:r>
      <w:r>
        <w:rPr>
          <w:noProof/>
        </w:rPr>
      </w:r>
      <w:r>
        <w:rPr>
          <w:noProof/>
        </w:rPr>
        <w:fldChar w:fldCharType="separate"/>
      </w:r>
      <w:r>
        <w:rPr>
          <w:noProof/>
        </w:rPr>
        <w:t>141</w:t>
      </w:r>
      <w:r>
        <w:rPr>
          <w:noProof/>
        </w:rPr>
        <w:fldChar w:fldCharType="end"/>
      </w:r>
    </w:p>
    <w:p w14:paraId="7F4502EF"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4.5.3.</w:t>
      </w:r>
      <w:r>
        <w:rPr>
          <w:noProof/>
        </w:rPr>
        <w:t xml:space="preserve"> Diffusivity Materials</w:t>
      </w:r>
      <w:r>
        <w:rPr>
          <w:noProof/>
        </w:rPr>
        <w:tab/>
      </w:r>
      <w:r>
        <w:rPr>
          <w:noProof/>
        </w:rPr>
        <w:fldChar w:fldCharType="begin"/>
      </w:r>
      <w:r>
        <w:rPr>
          <w:noProof/>
        </w:rPr>
        <w:instrText xml:space="preserve"> PAGEREF _Toc391473031 \h </w:instrText>
      </w:r>
      <w:r>
        <w:rPr>
          <w:noProof/>
        </w:rPr>
      </w:r>
      <w:r>
        <w:rPr>
          <w:noProof/>
        </w:rPr>
        <w:fldChar w:fldCharType="separate"/>
      </w:r>
      <w:r>
        <w:rPr>
          <w:noProof/>
        </w:rPr>
        <w:t>143</w:t>
      </w:r>
      <w:r>
        <w:rPr>
          <w:noProof/>
        </w:rPr>
        <w:fldChar w:fldCharType="end"/>
      </w:r>
    </w:p>
    <w:p w14:paraId="158E94FF"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_Toc391473032 \h </w:instrText>
      </w:r>
      <w:r>
        <w:rPr>
          <w:noProof/>
        </w:rPr>
      </w:r>
      <w:r>
        <w:rPr>
          <w:noProof/>
        </w:rPr>
        <w:fldChar w:fldCharType="separate"/>
      </w:r>
      <w:r>
        <w:rPr>
          <w:noProof/>
        </w:rPr>
        <w:t>143</w:t>
      </w:r>
      <w:r>
        <w:rPr>
          <w:noProof/>
        </w:rPr>
        <w:fldChar w:fldCharType="end"/>
      </w:r>
    </w:p>
    <w:p w14:paraId="19F6AC04"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_Toc391473033 \h </w:instrText>
      </w:r>
      <w:r>
        <w:rPr>
          <w:noProof/>
        </w:rPr>
      </w:r>
      <w:r>
        <w:rPr>
          <w:noProof/>
        </w:rPr>
        <w:fldChar w:fldCharType="separate"/>
      </w:r>
      <w:r>
        <w:rPr>
          <w:noProof/>
        </w:rPr>
        <w:t>144</w:t>
      </w:r>
      <w:r>
        <w:rPr>
          <w:noProof/>
        </w:rPr>
        <w:fldChar w:fldCharType="end"/>
      </w:r>
    </w:p>
    <w:p w14:paraId="2731E3D4"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_Toc391473034 \h </w:instrText>
      </w:r>
      <w:r>
        <w:rPr>
          <w:noProof/>
        </w:rPr>
      </w:r>
      <w:r>
        <w:rPr>
          <w:noProof/>
        </w:rPr>
        <w:fldChar w:fldCharType="separate"/>
      </w:r>
      <w:r>
        <w:rPr>
          <w:noProof/>
        </w:rPr>
        <w:t>145</w:t>
      </w:r>
      <w:r>
        <w:rPr>
          <w:noProof/>
        </w:rPr>
        <w:fldChar w:fldCharType="end"/>
      </w:r>
    </w:p>
    <w:p w14:paraId="3FFE15B5"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_Toc391473035 \h </w:instrText>
      </w:r>
      <w:r>
        <w:rPr>
          <w:noProof/>
        </w:rPr>
      </w:r>
      <w:r>
        <w:rPr>
          <w:noProof/>
        </w:rPr>
        <w:fldChar w:fldCharType="separate"/>
      </w:r>
      <w:r>
        <w:rPr>
          <w:noProof/>
        </w:rPr>
        <w:t>146</w:t>
      </w:r>
      <w:r>
        <w:rPr>
          <w:noProof/>
        </w:rPr>
        <w:fldChar w:fldCharType="end"/>
      </w:r>
    </w:p>
    <w:p w14:paraId="1193847E"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_Toc391473036 \h </w:instrText>
      </w:r>
      <w:r>
        <w:rPr>
          <w:noProof/>
        </w:rPr>
      </w:r>
      <w:r>
        <w:rPr>
          <w:noProof/>
        </w:rPr>
        <w:fldChar w:fldCharType="separate"/>
      </w:r>
      <w:r>
        <w:rPr>
          <w:noProof/>
        </w:rPr>
        <w:t>148</w:t>
      </w:r>
      <w:r>
        <w:rPr>
          <w:noProof/>
        </w:rPr>
        <w:fldChar w:fldCharType="end"/>
      </w:r>
    </w:p>
    <w:p w14:paraId="634E910A"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4.5.4.</w:t>
      </w:r>
      <w:r>
        <w:rPr>
          <w:noProof/>
        </w:rPr>
        <w:t xml:space="preserve"> Solubility Materials</w:t>
      </w:r>
      <w:r>
        <w:rPr>
          <w:noProof/>
        </w:rPr>
        <w:tab/>
      </w:r>
      <w:r>
        <w:rPr>
          <w:noProof/>
        </w:rPr>
        <w:fldChar w:fldCharType="begin"/>
      </w:r>
      <w:r>
        <w:rPr>
          <w:noProof/>
        </w:rPr>
        <w:instrText xml:space="preserve"> PAGEREF _Toc391473037 \h </w:instrText>
      </w:r>
      <w:r>
        <w:rPr>
          <w:noProof/>
        </w:rPr>
      </w:r>
      <w:r>
        <w:rPr>
          <w:noProof/>
        </w:rPr>
        <w:fldChar w:fldCharType="separate"/>
      </w:r>
      <w:r>
        <w:rPr>
          <w:noProof/>
        </w:rPr>
        <w:t>149</w:t>
      </w:r>
      <w:r>
        <w:rPr>
          <w:noProof/>
        </w:rPr>
        <w:fldChar w:fldCharType="end"/>
      </w:r>
    </w:p>
    <w:p w14:paraId="581F2079"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_Toc391473038 \h </w:instrText>
      </w:r>
      <w:r>
        <w:rPr>
          <w:noProof/>
        </w:rPr>
      </w:r>
      <w:r>
        <w:rPr>
          <w:noProof/>
        </w:rPr>
        <w:fldChar w:fldCharType="separate"/>
      </w:r>
      <w:r>
        <w:rPr>
          <w:noProof/>
        </w:rPr>
        <w:t>149</w:t>
      </w:r>
      <w:r>
        <w:rPr>
          <w:noProof/>
        </w:rPr>
        <w:fldChar w:fldCharType="end"/>
      </w:r>
    </w:p>
    <w:p w14:paraId="3D2D94C1"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4.5.5.</w:t>
      </w:r>
      <w:r>
        <w:rPr>
          <w:noProof/>
        </w:rPr>
        <w:t xml:space="preserve"> Osmotic Coefficient Materials</w:t>
      </w:r>
      <w:r>
        <w:rPr>
          <w:noProof/>
        </w:rPr>
        <w:tab/>
      </w:r>
      <w:r>
        <w:rPr>
          <w:noProof/>
        </w:rPr>
        <w:fldChar w:fldCharType="begin"/>
      </w:r>
      <w:r>
        <w:rPr>
          <w:noProof/>
        </w:rPr>
        <w:instrText xml:space="preserve"> PAGEREF _Toc391473039 \h </w:instrText>
      </w:r>
      <w:r>
        <w:rPr>
          <w:noProof/>
        </w:rPr>
      </w:r>
      <w:r>
        <w:rPr>
          <w:noProof/>
        </w:rPr>
        <w:fldChar w:fldCharType="separate"/>
      </w:r>
      <w:r>
        <w:rPr>
          <w:noProof/>
        </w:rPr>
        <w:t>150</w:t>
      </w:r>
      <w:r>
        <w:rPr>
          <w:noProof/>
        </w:rPr>
        <w:fldChar w:fldCharType="end"/>
      </w:r>
    </w:p>
    <w:p w14:paraId="18B07EF1"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_Toc391473040 \h </w:instrText>
      </w:r>
      <w:r>
        <w:rPr>
          <w:noProof/>
        </w:rPr>
      </w:r>
      <w:r>
        <w:rPr>
          <w:noProof/>
        </w:rPr>
        <w:fldChar w:fldCharType="separate"/>
      </w:r>
      <w:r>
        <w:rPr>
          <w:noProof/>
        </w:rPr>
        <w:t>150</w:t>
      </w:r>
      <w:r>
        <w:rPr>
          <w:noProof/>
        </w:rPr>
        <w:fldChar w:fldCharType="end"/>
      </w:r>
    </w:p>
    <w:p w14:paraId="46029A53"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_Toc391473041 \h </w:instrText>
      </w:r>
      <w:r>
        <w:rPr>
          <w:noProof/>
        </w:rPr>
      </w:r>
      <w:r>
        <w:rPr>
          <w:noProof/>
        </w:rPr>
        <w:fldChar w:fldCharType="separate"/>
      </w:r>
      <w:r>
        <w:rPr>
          <w:noProof/>
        </w:rPr>
        <w:t>151</w:t>
      </w:r>
      <w:r>
        <w:rPr>
          <w:noProof/>
        </w:rPr>
        <w:fldChar w:fldCharType="end"/>
      </w:r>
    </w:p>
    <w:p w14:paraId="6CE73386"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4.6.1.</w:t>
      </w:r>
      <w:r>
        <w:rPr>
          <w:noProof/>
        </w:rPr>
        <w:t xml:space="preserve"> Guidelines for Multiphasic Analyses</w:t>
      </w:r>
      <w:r>
        <w:rPr>
          <w:noProof/>
        </w:rPr>
        <w:tab/>
      </w:r>
      <w:r>
        <w:rPr>
          <w:noProof/>
        </w:rPr>
        <w:fldChar w:fldCharType="begin"/>
      </w:r>
      <w:r>
        <w:rPr>
          <w:noProof/>
        </w:rPr>
        <w:instrText xml:space="preserve"> PAGEREF _Toc391473042 \h </w:instrText>
      </w:r>
      <w:r>
        <w:rPr>
          <w:noProof/>
        </w:rPr>
      </w:r>
      <w:r>
        <w:rPr>
          <w:noProof/>
        </w:rPr>
        <w:fldChar w:fldCharType="separate"/>
      </w:r>
      <w:r>
        <w:rPr>
          <w:noProof/>
        </w:rPr>
        <w:t>155</w:t>
      </w:r>
      <w:r>
        <w:rPr>
          <w:noProof/>
        </w:rPr>
        <w:fldChar w:fldCharType="end"/>
      </w:r>
    </w:p>
    <w:p w14:paraId="7CB07F8E"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4.6.1.1. Initial State of Swelling</w:t>
      </w:r>
      <w:r>
        <w:rPr>
          <w:noProof/>
        </w:rPr>
        <w:tab/>
      </w:r>
      <w:r>
        <w:rPr>
          <w:noProof/>
        </w:rPr>
        <w:fldChar w:fldCharType="begin"/>
      </w:r>
      <w:r>
        <w:rPr>
          <w:noProof/>
        </w:rPr>
        <w:instrText xml:space="preserve"> PAGEREF _Toc391473043 \h </w:instrText>
      </w:r>
      <w:r>
        <w:rPr>
          <w:noProof/>
        </w:rPr>
      </w:r>
      <w:r>
        <w:rPr>
          <w:noProof/>
        </w:rPr>
        <w:fldChar w:fldCharType="separate"/>
      </w:r>
      <w:r>
        <w:rPr>
          <w:noProof/>
        </w:rPr>
        <w:t>155</w:t>
      </w:r>
      <w:r>
        <w:rPr>
          <w:noProof/>
        </w:rPr>
        <w:fldChar w:fldCharType="end"/>
      </w:r>
    </w:p>
    <w:p w14:paraId="1A1A6FBC"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4.6.1.2. Prescribed Boundary Conditions</w:t>
      </w:r>
      <w:r>
        <w:rPr>
          <w:noProof/>
        </w:rPr>
        <w:tab/>
      </w:r>
      <w:r>
        <w:rPr>
          <w:noProof/>
        </w:rPr>
        <w:fldChar w:fldCharType="begin"/>
      </w:r>
      <w:r>
        <w:rPr>
          <w:noProof/>
        </w:rPr>
        <w:instrText xml:space="preserve"> PAGEREF _Toc391473044 \h </w:instrText>
      </w:r>
      <w:r>
        <w:rPr>
          <w:noProof/>
        </w:rPr>
      </w:r>
      <w:r>
        <w:rPr>
          <w:noProof/>
        </w:rPr>
        <w:fldChar w:fldCharType="separate"/>
      </w:r>
      <w:r>
        <w:rPr>
          <w:noProof/>
        </w:rPr>
        <w:t>156</w:t>
      </w:r>
      <w:r>
        <w:rPr>
          <w:noProof/>
        </w:rPr>
        <w:fldChar w:fldCharType="end"/>
      </w:r>
    </w:p>
    <w:p w14:paraId="033D5099"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4.6.1.3. Prescribed Initial Conditions</w:t>
      </w:r>
      <w:r>
        <w:rPr>
          <w:noProof/>
        </w:rPr>
        <w:tab/>
      </w:r>
      <w:r>
        <w:rPr>
          <w:noProof/>
        </w:rPr>
        <w:fldChar w:fldCharType="begin"/>
      </w:r>
      <w:r>
        <w:rPr>
          <w:noProof/>
        </w:rPr>
        <w:instrText xml:space="preserve"> PAGEREF _Toc391473045 \h </w:instrText>
      </w:r>
      <w:r>
        <w:rPr>
          <w:noProof/>
        </w:rPr>
      </w:r>
      <w:r>
        <w:rPr>
          <w:noProof/>
        </w:rPr>
        <w:fldChar w:fldCharType="separate"/>
      </w:r>
      <w:r>
        <w:rPr>
          <w:noProof/>
        </w:rPr>
        <w:t>156</w:t>
      </w:r>
      <w:r>
        <w:rPr>
          <w:noProof/>
        </w:rPr>
        <w:fldChar w:fldCharType="end"/>
      </w:r>
    </w:p>
    <w:p w14:paraId="6249B421"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4.6.1.4. Prescribed Effective Solute Flux</w:t>
      </w:r>
      <w:r>
        <w:rPr>
          <w:noProof/>
        </w:rPr>
        <w:tab/>
      </w:r>
      <w:r>
        <w:rPr>
          <w:noProof/>
        </w:rPr>
        <w:fldChar w:fldCharType="begin"/>
      </w:r>
      <w:r>
        <w:rPr>
          <w:noProof/>
        </w:rPr>
        <w:instrText xml:space="preserve"> PAGEREF _Toc391473046 \h </w:instrText>
      </w:r>
      <w:r>
        <w:rPr>
          <w:noProof/>
        </w:rPr>
      </w:r>
      <w:r>
        <w:rPr>
          <w:noProof/>
        </w:rPr>
        <w:fldChar w:fldCharType="separate"/>
      </w:r>
      <w:r>
        <w:rPr>
          <w:noProof/>
        </w:rPr>
        <w:t>156</w:t>
      </w:r>
      <w:r>
        <w:rPr>
          <w:noProof/>
        </w:rPr>
        <w:fldChar w:fldCharType="end"/>
      </w:r>
    </w:p>
    <w:p w14:paraId="409038D2"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4.6.1.5. Prescribed Electric Current Density</w:t>
      </w:r>
      <w:r>
        <w:rPr>
          <w:noProof/>
        </w:rPr>
        <w:tab/>
      </w:r>
      <w:r>
        <w:rPr>
          <w:noProof/>
        </w:rPr>
        <w:fldChar w:fldCharType="begin"/>
      </w:r>
      <w:r>
        <w:rPr>
          <w:noProof/>
        </w:rPr>
        <w:instrText xml:space="preserve"> PAGEREF _Toc391473047 \h </w:instrText>
      </w:r>
      <w:r>
        <w:rPr>
          <w:noProof/>
        </w:rPr>
      </w:r>
      <w:r>
        <w:rPr>
          <w:noProof/>
        </w:rPr>
        <w:fldChar w:fldCharType="separate"/>
      </w:r>
      <w:r>
        <w:rPr>
          <w:noProof/>
        </w:rPr>
        <w:t>156</w:t>
      </w:r>
      <w:r>
        <w:rPr>
          <w:noProof/>
        </w:rPr>
        <w:fldChar w:fldCharType="end"/>
      </w:r>
    </w:p>
    <w:p w14:paraId="77E0B12B"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4.6.1.6. Electrical Grounding</w:t>
      </w:r>
      <w:r>
        <w:rPr>
          <w:noProof/>
        </w:rPr>
        <w:tab/>
      </w:r>
      <w:r>
        <w:rPr>
          <w:noProof/>
        </w:rPr>
        <w:fldChar w:fldCharType="begin"/>
      </w:r>
      <w:r>
        <w:rPr>
          <w:noProof/>
        </w:rPr>
        <w:instrText xml:space="preserve"> PAGEREF _Toc391473048 \h </w:instrText>
      </w:r>
      <w:r>
        <w:rPr>
          <w:noProof/>
        </w:rPr>
      </w:r>
      <w:r>
        <w:rPr>
          <w:noProof/>
        </w:rPr>
        <w:fldChar w:fldCharType="separate"/>
      </w:r>
      <w:r>
        <w:rPr>
          <w:noProof/>
        </w:rPr>
        <w:t>157</w:t>
      </w:r>
      <w:r>
        <w:rPr>
          <w:noProof/>
        </w:rPr>
        <w:fldChar w:fldCharType="end"/>
      </w:r>
    </w:p>
    <w:p w14:paraId="01F9B982"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4.6.2.</w:t>
      </w:r>
      <w:r>
        <w:rPr>
          <w:noProof/>
        </w:rPr>
        <w:t xml:space="preserve"> General Specification of Multiphasic Materials</w:t>
      </w:r>
      <w:r>
        <w:rPr>
          <w:noProof/>
        </w:rPr>
        <w:tab/>
      </w:r>
      <w:r>
        <w:rPr>
          <w:noProof/>
        </w:rPr>
        <w:fldChar w:fldCharType="begin"/>
      </w:r>
      <w:r>
        <w:rPr>
          <w:noProof/>
        </w:rPr>
        <w:instrText xml:space="preserve"> PAGEREF _Toc391473049 \h </w:instrText>
      </w:r>
      <w:r>
        <w:rPr>
          <w:noProof/>
        </w:rPr>
      </w:r>
      <w:r>
        <w:rPr>
          <w:noProof/>
        </w:rPr>
        <w:fldChar w:fldCharType="separate"/>
      </w:r>
      <w:r>
        <w:rPr>
          <w:noProof/>
        </w:rPr>
        <w:t>158</w:t>
      </w:r>
      <w:r>
        <w:rPr>
          <w:noProof/>
        </w:rPr>
        <w:fldChar w:fldCharType="end"/>
      </w:r>
    </w:p>
    <w:p w14:paraId="644E5F81"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4.6.3.</w:t>
      </w:r>
      <w:r>
        <w:rPr>
          <w:noProof/>
        </w:rPr>
        <w:t xml:space="preserve"> Solvent Supply Materials</w:t>
      </w:r>
      <w:r>
        <w:rPr>
          <w:noProof/>
        </w:rPr>
        <w:tab/>
      </w:r>
      <w:r>
        <w:rPr>
          <w:noProof/>
        </w:rPr>
        <w:fldChar w:fldCharType="begin"/>
      </w:r>
      <w:r>
        <w:rPr>
          <w:noProof/>
        </w:rPr>
        <w:instrText xml:space="preserve"> PAGEREF _Toc391473050 \h </w:instrText>
      </w:r>
      <w:r>
        <w:rPr>
          <w:noProof/>
        </w:rPr>
      </w:r>
      <w:r>
        <w:rPr>
          <w:noProof/>
        </w:rPr>
        <w:fldChar w:fldCharType="separate"/>
      </w:r>
      <w:r>
        <w:rPr>
          <w:noProof/>
        </w:rPr>
        <w:t>162</w:t>
      </w:r>
      <w:r>
        <w:rPr>
          <w:noProof/>
        </w:rPr>
        <w:fldChar w:fldCharType="end"/>
      </w:r>
    </w:p>
    <w:p w14:paraId="2DB2C94F"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lastRenderedPageBreak/>
        <w:t>4.6.3.1. Starling Equation</w:t>
      </w:r>
      <w:r>
        <w:rPr>
          <w:noProof/>
        </w:rPr>
        <w:tab/>
      </w:r>
      <w:r>
        <w:rPr>
          <w:noProof/>
        </w:rPr>
        <w:fldChar w:fldCharType="begin"/>
      </w:r>
      <w:r>
        <w:rPr>
          <w:noProof/>
        </w:rPr>
        <w:instrText xml:space="preserve"> PAGEREF _Toc391473051 \h </w:instrText>
      </w:r>
      <w:r>
        <w:rPr>
          <w:noProof/>
        </w:rPr>
      </w:r>
      <w:r>
        <w:rPr>
          <w:noProof/>
        </w:rPr>
        <w:fldChar w:fldCharType="separate"/>
      </w:r>
      <w:r>
        <w:rPr>
          <w:noProof/>
        </w:rPr>
        <w:t>163</w:t>
      </w:r>
      <w:r>
        <w:rPr>
          <w:noProof/>
        </w:rPr>
        <w:fldChar w:fldCharType="end"/>
      </w:r>
    </w:p>
    <w:p w14:paraId="3EE1A654"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_Toc391473052 \h </w:instrText>
      </w:r>
      <w:r>
        <w:rPr>
          <w:noProof/>
        </w:rPr>
      </w:r>
      <w:r>
        <w:rPr>
          <w:noProof/>
        </w:rPr>
        <w:fldChar w:fldCharType="separate"/>
      </w:r>
      <w:r>
        <w:rPr>
          <w:noProof/>
        </w:rPr>
        <w:t>164</w:t>
      </w:r>
      <w:r>
        <w:rPr>
          <w:noProof/>
        </w:rPr>
        <w:fldChar w:fldCharType="end"/>
      </w:r>
    </w:p>
    <w:p w14:paraId="71B6BB0E"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_Toc391473053 \h </w:instrText>
      </w:r>
      <w:r>
        <w:rPr>
          <w:noProof/>
        </w:rPr>
      </w:r>
      <w:r>
        <w:rPr>
          <w:noProof/>
        </w:rPr>
        <w:fldChar w:fldCharType="separate"/>
      </w:r>
      <w:r>
        <w:rPr>
          <w:noProof/>
        </w:rPr>
        <w:t>164</w:t>
      </w:r>
      <w:r>
        <w:rPr>
          <w:noProof/>
        </w:rPr>
        <w:fldChar w:fldCharType="end"/>
      </w:r>
    </w:p>
    <w:p w14:paraId="0A33006D"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_Toc391473054 \h </w:instrText>
      </w:r>
      <w:r>
        <w:rPr>
          <w:noProof/>
        </w:rPr>
      </w:r>
      <w:r>
        <w:rPr>
          <w:noProof/>
        </w:rPr>
        <w:fldChar w:fldCharType="separate"/>
      </w:r>
      <w:r>
        <w:rPr>
          <w:noProof/>
        </w:rPr>
        <w:t>167</w:t>
      </w:r>
      <w:r>
        <w:rPr>
          <w:noProof/>
        </w:rPr>
        <w:fldChar w:fldCharType="end"/>
      </w:r>
    </w:p>
    <w:p w14:paraId="61A3FE48"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4.7.3.</w:t>
      </w:r>
      <w:r>
        <w:rPr>
          <w:noProof/>
        </w:rPr>
        <w:t xml:space="preserve"> Chemical Reaction Materials</w:t>
      </w:r>
      <w:r>
        <w:rPr>
          <w:noProof/>
        </w:rPr>
        <w:tab/>
      </w:r>
      <w:r>
        <w:rPr>
          <w:noProof/>
        </w:rPr>
        <w:fldChar w:fldCharType="begin"/>
      </w:r>
      <w:r>
        <w:rPr>
          <w:noProof/>
        </w:rPr>
        <w:instrText xml:space="preserve"> PAGEREF _Toc391473055 \h </w:instrText>
      </w:r>
      <w:r>
        <w:rPr>
          <w:noProof/>
        </w:rPr>
      </w:r>
      <w:r>
        <w:rPr>
          <w:noProof/>
        </w:rPr>
        <w:fldChar w:fldCharType="separate"/>
      </w:r>
      <w:r>
        <w:rPr>
          <w:noProof/>
        </w:rPr>
        <w:t>168</w:t>
      </w:r>
      <w:r>
        <w:rPr>
          <w:noProof/>
        </w:rPr>
        <w:fldChar w:fldCharType="end"/>
      </w:r>
    </w:p>
    <w:p w14:paraId="6B5F0232"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_Toc391473056 \h </w:instrText>
      </w:r>
      <w:r>
        <w:rPr>
          <w:noProof/>
        </w:rPr>
      </w:r>
      <w:r>
        <w:rPr>
          <w:noProof/>
        </w:rPr>
        <w:fldChar w:fldCharType="separate"/>
      </w:r>
      <w:r>
        <w:rPr>
          <w:noProof/>
        </w:rPr>
        <w:t>168</w:t>
      </w:r>
      <w:r>
        <w:rPr>
          <w:noProof/>
        </w:rPr>
        <w:fldChar w:fldCharType="end"/>
      </w:r>
    </w:p>
    <w:p w14:paraId="36E4238A"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_Toc391473057 \h </w:instrText>
      </w:r>
      <w:r>
        <w:rPr>
          <w:noProof/>
        </w:rPr>
      </w:r>
      <w:r>
        <w:rPr>
          <w:noProof/>
        </w:rPr>
        <w:fldChar w:fldCharType="separate"/>
      </w:r>
      <w:r>
        <w:rPr>
          <w:noProof/>
        </w:rPr>
        <w:t>169</w:t>
      </w:r>
      <w:r>
        <w:rPr>
          <w:noProof/>
        </w:rPr>
        <w:fldChar w:fldCharType="end"/>
      </w:r>
    </w:p>
    <w:p w14:paraId="693423D8"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_Toc391473058 \h </w:instrText>
      </w:r>
      <w:r>
        <w:rPr>
          <w:noProof/>
        </w:rPr>
      </w:r>
      <w:r>
        <w:rPr>
          <w:noProof/>
        </w:rPr>
        <w:fldChar w:fldCharType="separate"/>
      </w:r>
      <w:r>
        <w:rPr>
          <w:noProof/>
        </w:rPr>
        <w:t>170</w:t>
      </w:r>
      <w:r>
        <w:rPr>
          <w:noProof/>
        </w:rPr>
        <w:fldChar w:fldCharType="end"/>
      </w:r>
    </w:p>
    <w:p w14:paraId="105016F3"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4.7.4.</w:t>
      </w:r>
      <w:r>
        <w:rPr>
          <w:noProof/>
        </w:rPr>
        <w:t xml:space="preserve"> Specific Reaction Rate Materials</w:t>
      </w:r>
      <w:r>
        <w:rPr>
          <w:noProof/>
        </w:rPr>
        <w:tab/>
      </w:r>
      <w:r>
        <w:rPr>
          <w:noProof/>
        </w:rPr>
        <w:fldChar w:fldCharType="begin"/>
      </w:r>
      <w:r>
        <w:rPr>
          <w:noProof/>
        </w:rPr>
        <w:instrText xml:space="preserve"> PAGEREF _Toc391473059 \h </w:instrText>
      </w:r>
      <w:r>
        <w:rPr>
          <w:noProof/>
        </w:rPr>
      </w:r>
      <w:r>
        <w:rPr>
          <w:noProof/>
        </w:rPr>
        <w:fldChar w:fldCharType="separate"/>
      </w:r>
      <w:r>
        <w:rPr>
          <w:noProof/>
        </w:rPr>
        <w:t>171</w:t>
      </w:r>
      <w:r>
        <w:rPr>
          <w:noProof/>
        </w:rPr>
        <w:fldChar w:fldCharType="end"/>
      </w:r>
    </w:p>
    <w:p w14:paraId="6B8D16F5"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_Toc391473060 \h </w:instrText>
      </w:r>
      <w:r>
        <w:rPr>
          <w:noProof/>
        </w:rPr>
      </w:r>
      <w:r>
        <w:rPr>
          <w:noProof/>
        </w:rPr>
        <w:fldChar w:fldCharType="separate"/>
      </w:r>
      <w:r>
        <w:rPr>
          <w:noProof/>
        </w:rPr>
        <w:t>172</w:t>
      </w:r>
      <w:r>
        <w:rPr>
          <w:noProof/>
        </w:rPr>
        <w:fldChar w:fldCharType="end"/>
      </w:r>
    </w:p>
    <w:p w14:paraId="1EB69510"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_Toc391473061 \h </w:instrText>
      </w:r>
      <w:r>
        <w:rPr>
          <w:noProof/>
        </w:rPr>
      </w:r>
      <w:r>
        <w:rPr>
          <w:noProof/>
        </w:rPr>
        <w:fldChar w:fldCharType="separate"/>
      </w:r>
      <w:r>
        <w:rPr>
          <w:noProof/>
        </w:rPr>
        <w:t>173</w:t>
      </w:r>
      <w:r>
        <w:rPr>
          <w:noProof/>
        </w:rPr>
        <w:fldChar w:fldCharType="end"/>
      </w:r>
    </w:p>
    <w:p w14:paraId="5D815B8E"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_Toc391473062 \h </w:instrText>
      </w:r>
      <w:r>
        <w:rPr>
          <w:noProof/>
        </w:rPr>
      </w:r>
      <w:r>
        <w:rPr>
          <w:noProof/>
        </w:rPr>
        <w:fldChar w:fldCharType="separate"/>
      </w:r>
      <w:r>
        <w:rPr>
          <w:noProof/>
        </w:rPr>
        <w:t>174</w:t>
      </w:r>
      <w:r>
        <w:rPr>
          <w:noProof/>
        </w:rPr>
        <w:fldChar w:fldCharType="end"/>
      </w:r>
    </w:p>
    <w:p w14:paraId="46A24122"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sidRPr="00533084">
        <w:rPr>
          <w:noProof/>
          <w:color w:val="000000"/>
        </w:rPr>
        <w:t>Chapter 5</w:t>
      </w:r>
      <w:r>
        <w:rPr>
          <w:noProof/>
        </w:rPr>
        <w:t xml:space="preserve"> Restart Input file</w:t>
      </w:r>
      <w:r>
        <w:rPr>
          <w:noProof/>
        </w:rPr>
        <w:tab/>
      </w:r>
      <w:r>
        <w:rPr>
          <w:noProof/>
        </w:rPr>
        <w:fldChar w:fldCharType="begin"/>
      </w:r>
      <w:r>
        <w:rPr>
          <w:noProof/>
        </w:rPr>
        <w:instrText xml:space="preserve"> PAGEREF _Toc391473063 \h </w:instrText>
      </w:r>
      <w:r>
        <w:rPr>
          <w:noProof/>
        </w:rPr>
      </w:r>
      <w:r>
        <w:rPr>
          <w:noProof/>
        </w:rPr>
        <w:fldChar w:fldCharType="separate"/>
      </w:r>
      <w:r>
        <w:rPr>
          <w:noProof/>
        </w:rPr>
        <w:t>175</w:t>
      </w:r>
      <w:r>
        <w:rPr>
          <w:noProof/>
        </w:rPr>
        <w:fldChar w:fldCharType="end"/>
      </w:r>
    </w:p>
    <w:p w14:paraId="59A99A6E"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_Toc391473064 \h </w:instrText>
      </w:r>
      <w:r>
        <w:rPr>
          <w:noProof/>
        </w:rPr>
      </w:r>
      <w:r>
        <w:rPr>
          <w:noProof/>
        </w:rPr>
        <w:fldChar w:fldCharType="separate"/>
      </w:r>
      <w:r>
        <w:rPr>
          <w:noProof/>
        </w:rPr>
        <w:t>175</w:t>
      </w:r>
      <w:r>
        <w:rPr>
          <w:noProof/>
        </w:rPr>
        <w:fldChar w:fldCharType="end"/>
      </w:r>
    </w:p>
    <w:p w14:paraId="5A964913"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_Toc391473065 \h </w:instrText>
      </w:r>
      <w:r>
        <w:rPr>
          <w:noProof/>
        </w:rPr>
      </w:r>
      <w:r>
        <w:rPr>
          <w:noProof/>
        </w:rPr>
        <w:fldChar w:fldCharType="separate"/>
      </w:r>
      <w:r>
        <w:rPr>
          <w:noProof/>
        </w:rPr>
        <w:t>176</w:t>
      </w:r>
      <w:r>
        <w:rPr>
          <w:noProof/>
        </w:rPr>
        <w:fldChar w:fldCharType="end"/>
      </w:r>
    </w:p>
    <w:p w14:paraId="527E32F2"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_Toc391473066 \h </w:instrText>
      </w:r>
      <w:r>
        <w:rPr>
          <w:noProof/>
        </w:rPr>
      </w:r>
      <w:r>
        <w:rPr>
          <w:noProof/>
        </w:rPr>
        <w:fldChar w:fldCharType="separate"/>
      </w:r>
      <w:r>
        <w:rPr>
          <w:noProof/>
        </w:rPr>
        <w:t>176</w:t>
      </w:r>
      <w:r>
        <w:rPr>
          <w:noProof/>
        </w:rPr>
        <w:fldChar w:fldCharType="end"/>
      </w:r>
    </w:p>
    <w:p w14:paraId="4E754DF9"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_Toc391473067 \h </w:instrText>
      </w:r>
      <w:r>
        <w:rPr>
          <w:noProof/>
        </w:rPr>
      </w:r>
      <w:r>
        <w:rPr>
          <w:noProof/>
        </w:rPr>
        <w:fldChar w:fldCharType="separate"/>
      </w:r>
      <w:r>
        <w:rPr>
          <w:noProof/>
        </w:rPr>
        <w:t>176</w:t>
      </w:r>
      <w:r>
        <w:rPr>
          <w:noProof/>
        </w:rPr>
        <w:fldChar w:fldCharType="end"/>
      </w:r>
    </w:p>
    <w:p w14:paraId="053D1E0E"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sidRPr="00533084">
        <w:rPr>
          <w:noProof/>
          <w:color w:val="000000"/>
        </w:rPr>
        <w:t>Chapter 6</w:t>
      </w:r>
      <w:r>
        <w:rPr>
          <w:noProof/>
        </w:rPr>
        <w:t xml:space="preserve"> Multi-step Analysis</w:t>
      </w:r>
      <w:r>
        <w:rPr>
          <w:noProof/>
        </w:rPr>
        <w:tab/>
      </w:r>
      <w:r>
        <w:rPr>
          <w:noProof/>
        </w:rPr>
        <w:fldChar w:fldCharType="begin"/>
      </w:r>
      <w:r>
        <w:rPr>
          <w:noProof/>
        </w:rPr>
        <w:instrText xml:space="preserve"> PAGEREF _Toc391473068 \h </w:instrText>
      </w:r>
      <w:r>
        <w:rPr>
          <w:noProof/>
        </w:rPr>
      </w:r>
      <w:r>
        <w:rPr>
          <w:noProof/>
        </w:rPr>
        <w:fldChar w:fldCharType="separate"/>
      </w:r>
      <w:r>
        <w:rPr>
          <w:noProof/>
        </w:rPr>
        <w:t>177</w:t>
      </w:r>
      <w:r>
        <w:rPr>
          <w:noProof/>
        </w:rPr>
        <w:fldChar w:fldCharType="end"/>
      </w:r>
    </w:p>
    <w:p w14:paraId="14B6B556"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_Toc391473069 \h </w:instrText>
      </w:r>
      <w:r>
        <w:rPr>
          <w:noProof/>
        </w:rPr>
      </w:r>
      <w:r>
        <w:rPr>
          <w:noProof/>
        </w:rPr>
        <w:fldChar w:fldCharType="separate"/>
      </w:r>
      <w:r>
        <w:rPr>
          <w:noProof/>
        </w:rPr>
        <w:t>177</w:t>
      </w:r>
      <w:r>
        <w:rPr>
          <w:noProof/>
        </w:rPr>
        <w:fldChar w:fldCharType="end"/>
      </w:r>
    </w:p>
    <w:p w14:paraId="40576B33"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6.1.1.</w:t>
      </w:r>
      <w:r>
        <w:rPr>
          <w:noProof/>
        </w:rPr>
        <w:t xml:space="preserve"> Control Settings</w:t>
      </w:r>
      <w:r>
        <w:rPr>
          <w:noProof/>
        </w:rPr>
        <w:tab/>
      </w:r>
      <w:r>
        <w:rPr>
          <w:noProof/>
        </w:rPr>
        <w:fldChar w:fldCharType="begin"/>
      </w:r>
      <w:r>
        <w:rPr>
          <w:noProof/>
        </w:rPr>
        <w:instrText xml:space="preserve"> PAGEREF _Toc391473070 \h </w:instrText>
      </w:r>
      <w:r>
        <w:rPr>
          <w:noProof/>
        </w:rPr>
      </w:r>
      <w:r>
        <w:rPr>
          <w:noProof/>
        </w:rPr>
        <w:fldChar w:fldCharType="separate"/>
      </w:r>
      <w:r>
        <w:rPr>
          <w:noProof/>
        </w:rPr>
        <w:t>178</w:t>
      </w:r>
      <w:r>
        <w:rPr>
          <w:noProof/>
        </w:rPr>
        <w:fldChar w:fldCharType="end"/>
      </w:r>
    </w:p>
    <w:p w14:paraId="74B85DE3"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6.1.2.</w:t>
      </w:r>
      <w:r>
        <w:rPr>
          <w:noProof/>
        </w:rPr>
        <w:t xml:space="preserve"> Boundary Conditions</w:t>
      </w:r>
      <w:r>
        <w:rPr>
          <w:noProof/>
        </w:rPr>
        <w:tab/>
      </w:r>
      <w:r>
        <w:rPr>
          <w:noProof/>
        </w:rPr>
        <w:fldChar w:fldCharType="begin"/>
      </w:r>
      <w:r>
        <w:rPr>
          <w:noProof/>
        </w:rPr>
        <w:instrText xml:space="preserve"> PAGEREF _Toc391473071 \h </w:instrText>
      </w:r>
      <w:r>
        <w:rPr>
          <w:noProof/>
        </w:rPr>
      </w:r>
      <w:r>
        <w:rPr>
          <w:noProof/>
        </w:rPr>
        <w:fldChar w:fldCharType="separate"/>
      </w:r>
      <w:r>
        <w:rPr>
          <w:noProof/>
        </w:rPr>
        <w:t>178</w:t>
      </w:r>
      <w:r>
        <w:rPr>
          <w:noProof/>
        </w:rPr>
        <w:fldChar w:fldCharType="end"/>
      </w:r>
    </w:p>
    <w:p w14:paraId="5FF6CFEA"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6.1.3.</w:t>
      </w:r>
      <w:r>
        <w:rPr>
          <w:noProof/>
        </w:rPr>
        <w:t xml:space="preserve"> Relative Boundary Conditions</w:t>
      </w:r>
      <w:r>
        <w:rPr>
          <w:noProof/>
        </w:rPr>
        <w:tab/>
      </w:r>
      <w:r>
        <w:rPr>
          <w:noProof/>
        </w:rPr>
        <w:fldChar w:fldCharType="begin"/>
      </w:r>
      <w:r>
        <w:rPr>
          <w:noProof/>
        </w:rPr>
        <w:instrText xml:space="preserve"> PAGEREF _Toc391473072 \h </w:instrText>
      </w:r>
      <w:r>
        <w:rPr>
          <w:noProof/>
        </w:rPr>
      </w:r>
      <w:r>
        <w:rPr>
          <w:noProof/>
        </w:rPr>
        <w:fldChar w:fldCharType="separate"/>
      </w:r>
      <w:r>
        <w:rPr>
          <w:noProof/>
        </w:rPr>
        <w:t>178</w:t>
      </w:r>
      <w:r>
        <w:rPr>
          <w:noProof/>
        </w:rPr>
        <w:fldChar w:fldCharType="end"/>
      </w:r>
    </w:p>
    <w:p w14:paraId="1A9326FE"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_Toc391473073 \h </w:instrText>
      </w:r>
      <w:r>
        <w:rPr>
          <w:noProof/>
        </w:rPr>
      </w:r>
      <w:r>
        <w:rPr>
          <w:noProof/>
        </w:rPr>
        <w:fldChar w:fldCharType="separate"/>
      </w:r>
      <w:r>
        <w:rPr>
          <w:noProof/>
        </w:rPr>
        <w:t>178</w:t>
      </w:r>
      <w:r>
        <w:rPr>
          <w:noProof/>
        </w:rPr>
        <w:fldChar w:fldCharType="end"/>
      </w:r>
    </w:p>
    <w:p w14:paraId="1A4B8FBB"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sidRPr="00533084">
        <w:rPr>
          <w:noProof/>
          <w:color w:val="000000"/>
        </w:rPr>
        <w:t>Chapter 7</w:t>
      </w:r>
      <w:r>
        <w:rPr>
          <w:noProof/>
        </w:rPr>
        <w:t xml:space="preserve"> Parameter Optimization</w:t>
      </w:r>
      <w:r>
        <w:rPr>
          <w:noProof/>
        </w:rPr>
        <w:tab/>
      </w:r>
      <w:r>
        <w:rPr>
          <w:noProof/>
        </w:rPr>
        <w:fldChar w:fldCharType="begin"/>
      </w:r>
      <w:r>
        <w:rPr>
          <w:noProof/>
        </w:rPr>
        <w:instrText xml:space="preserve"> PAGEREF _Toc391473074 \h </w:instrText>
      </w:r>
      <w:r>
        <w:rPr>
          <w:noProof/>
        </w:rPr>
      </w:r>
      <w:r>
        <w:rPr>
          <w:noProof/>
        </w:rPr>
        <w:fldChar w:fldCharType="separate"/>
      </w:r>
      <w:r>
        <w:rPr>
          <w:noProof/>
        </w:rPr>
        <w:t>181</w:t>
      </w:r>
      <w:r>
        <w:rPr>
          <w:noProof/>
        </w:rPr>
        <w:fldChar w:fldCharType="end"/>
      </w:r>
    </w:p>
    <w:p w14:paraId="5FD5A7E9"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_Toc391473075 \h </w:instrText>
      </w:r>
      <w:r>
        <w:rPr>
          <w:noProof/>
        </w:rPr>
      </w:r>
      <w:r>
        <w:rPr>
          <w:noProof/>
        </w:rPr>
        <w:fldChar w:fldCharType="separate"/>
      </w:r>
      <w:r>
        <w:rPr>
          <w:noProof/>
        </w:rPr>
        <w:t>181</w:t>
      </w:r>
      <w:r>
        <w:rPr>
          <w:noProof/>
        </w:rPr>
        <w:fldChar w:fldCharType="end"/>
      </w:r>
    </w:p>
    <w:p w14:paraId="22979194"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7.1.1.</w:t>
      </w:r>
      <w:r>
        <w:rPr>
          <w:noProof/>
        </w:rPr>
        <w:t xml:space="preserve"> Model Section</w:t>
      </w:r>
      <w:r>
        <w:rPr>
          <w:noProof/>
        </w:rPr>
        <w:tab/>
      </w:r>
      <w:r>
        <w:rPr>
          <w:noProof/>
        </w:rPr>
        <w:fldChar w:fldCharType="begin"/>
      </w:r>
      <w:r>
        <w:rPr>
          <w:noProof/>
        </w:rPr>
        <w:instrText xml:space="preserve"> PAGEREF _Toc391473076 \h </w:instrText>
      </w:r>
      <w:r>
        <w:rPr>
          <w:noProof/>
        </w:rPr>
      </w:r>
      <w:r>
        <w:rPr>
          <w:noProof/>
        </w:rPr>
        <w:fldChar w:fldCharType="separate"/>
      </w:r>
      <w:r>
        <w:rPr>
          <w:noProof/>
        </w:rPr>
        <w:t>181</w:t>
      </w:r>
      <w:r>
        <w:rPr>
          <w:noProof/>
        </w:rPr>
        <w:fldChar w:fldCharType="end"/>
      </w:r>
    </w:p>
    <w:p w14:paraId="2BB89EE1"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7.1.2.</w:t>
      </w:r>
      <w:r>
        <w:rPr>
          <w:noProof/>
        </w:rPr>
        <w:t xml:space="preserve"> Options Section</w:t>
      </w:r>
      <w:r>
        <w:rPr>
          <w:noProof/>
        </w:rPr>
        <w:tab/>
      </w:r>
      <w:r>
        <w:rPr>
          <w:noProof/>
        </w:rPr>
        <w:fldChar w:fldCharType="begin"/>
      </w:r>
      <w:r>
        <w:rPr>
          <w:noProof/>
        </w:rPr>
        <w:instrText xml:space="preserve"> PAGEREF _Toc391473077 \h </w:instrText>
      </w:r>
      <w:r>
        <w:rPr>
          <w:noProof/>
        </w:rPr>
      </w:r>
      <w:r>
        <w:rPr>
          <w:noProof/>
        </w:rPr>
        <w:fldChar w:fldCharType="separate"/>
      </w:r>
      <w:r>
        <w:rPr>
          <w:noProof/>
        </w:rPr>
        <w:t>181</w:t>
      </w:r>
      <w:r>
        <w:rPr>
          <w:noProof/>
        </w:rPr>
        <w:fldChar w:fldCharType="end"/>
      </w:r>
    </w:p>
    <w:p w14:paraId="64B3D57C"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7.1.3.</w:t>
      </w:r>
      <w:r>
        <w:rPr>
          <w:noProof/>
        </w:rPr>
        <w:t xml:space="preserve"> Function Section</w:t>
      </w:r>
      <w:r>
        <w:rPr>
          <w:noProof/>
        </w:rPr>
        <w:tab/>
      </w:r>
      <w:r>
        <w:rPr>
          <w:noProof/>
        </w:rPr>
        <w:fldChar w:fldCharType="begin"/>
      </w:r>
      <w:r>
        <w:rPr>
          <w:noProof/>
        </w:rPr>
        <w:instrText xml:space="preserve"> PAGEREF _Toc391473078 \h </w:instrText>
      </w:r>
      <w:r>
        <w:rPr>
          <w:noProof/>
        </w:rPr>
      </w:r>
      <w:r>
        <w:rPr>
          <w:noProof/>
        </w:rPr>
        <w:fldChar w:fldCharType="separate"/>
      </w:r>
      <w:r>
        <w:rPr>
          <w:noProof/>
        </w:rPr>
        <w:t>183</w:t>
      </w:r>
      <w:r>
        <w:rPr>
          <w:noProof/>
        </w:rPr>
        <w:fldChar w:fldCharType="end"/>
      </w:r>
    </w:p>
    <w:p w14:paraId="6211D547"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7.1.4.</w:t>
      </w:r>
      <w:r>
        <w:rPr>
          <w:noProof/>
        </w:rPr>
        <w:t xml:space="preserve"> Parameters Section</w:t>
      </w:r>
      <w:r>
        <w:rPr>
          <w:noProof/>
        </w:rPr>
        <w:tab/>
      </w:r>
      <w:r>
        <w:rPr>
          <w:noProof/>
        </w:rPr>
        <w:fldChar w:fldCharType="begin"/>
      </w:r>
      <w:r>
        <w:rPr>
          <w:noProof/>
        </w:rPr>
        <w:instrText xml:space="preserve"> PAGEREF _Toc391473079 \h </w:instrText>
      </w:r>
      <w:r>
        <w:rPr>
          <w:noProof/>
        </w:rPr>
      </w:r>
      <w:r>
        <w:rPr>
          <w:noProof/>
        </w:rPr>
        <w:fldChar w:fldCharType="separate"/>
      </w:r>
      <w:r>
        <w:rPr>
          <w:noProof/>
        </w:rPr>
        <w:t>183</w:t>
      </w:r>
      <w:r>
        <w:rPr>
          <w:noProof/>
        </w:rPr>
        <w:fldChar w:fldCharType="end"/>
      </w:r>
    </w:p>
    <w:p w14:paraId="612FFFD3"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7.1.5.</w:t>
      </w:r>
      <w:r>
        <w:rPr>
          <w:noProof/>
        </w:rPr>
        <w:t xml:space="preserve"> Constraints Section</w:t>
      </w:r>
      <w:r>
        <w:rPr>
          <w:noProof/>
        </w:rPr>
        <w:tab/>
      </w:r>
      <w:r>
        <w:rPr>
          <w:noProof/>
        </w:rPr>
        <w:fldChar w:fldCharType="begin"/>
      </w:r>
      <w:r>
        <w:rPr>
          <w:noProof/>
        </w:rPr>
        <w:instrText xml:space="preserve"> PAGEREF _Toc391473080 \h </w:instrText>
      </w:r>
      <w:r>
        <w:rPr>
          <w:noProof/>
        </w:rPr>
      </w:r>
      <w:r>
        <w:rPr>
          <w:noProof/>
        </w:rPr>
        <w:fldChar w:fldCharType="separate"/>
      </w:r>
      <w:r>
        <w:rPr>
          <w:noProof/>
        </w:rPr>
        <w:t>185</w:t>
      </w:r>
      <w:r>
        <w:rPr>
          <w:noProof/>
        </w:rPr>
        <w:fldChar w:fldCharType="end"/>
      </w:r>
    </w:p>
    <w:p w14:paraId="0976253C"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7.1.6.</w:t>
      </w:r>
      <w:r>
        <w:rPr>
          <w:noProof/>
        </w:rPr>
        <w:t xml:space="preserve"> Load Data Section</w:t>
      </w:r>
      <w:r>
        <w:rPr>
          <w:noProof/>
        </w:rPr>
        <w:tab/>
      </w:r>
      <w:r>
        <w:rPr>
          <w:noProof/>
        </w:rPr>
        <w:fldChar w:fldCharType="begin"/>
      </w:r>
      <w:r>
        <w:rPr>
          <w:noProof/>
        </w:rPr>
        <w:instrText xml:space="preserve"> PAGEREF _Toc391473081 \h </w:instrText>
      </w:r>
      <w:r>
        <w:rPr>
          <w:noProof/>
        </w:rPr>
      </w:r>
      <w:r>
        <w:rPr>
          <w:noProof/>
        </w:rPr>
        <w:fldChar w:fldCharType="separate"/>
      </w:r>
      <w:r>
        <w:rPr>
          <w:noProof/>
        </w:rPr>
        <w:t>186</w:t>
      </w:r>
      <w:r>
        <w:rPr>
          <w:noProof/>
        </w:rPr>
        <w:fldChar w:fldCharType="end"/>
      </w:r>
    </w:p>
    <w:p w14:paraId="147F31A3"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_Toc391473082 \h </w:instrText>
      </w:r>
      <w:r>
        <w:rPr>
          <w:noProof/>
        </w:rPr>
      </w:r>
      <w:r>
        <w:rPr>
          <w:noProof/>
        </w:rPr>
        <w:fldChar w:fldCharType="separate"/>
      </w:r>
      <w:r>
        <w:rPr>
          <w:noProof/>
        </w:rPr>
        <w:t>186</w:t>
      </w:r>
      <w:r>
        <w:rPr>
          <w:noProof/>
        </w:rPr>
        <w:fldChar w:fldCharType="end"/>
      </w:r>
    </w:p>
    <w:p w14:paraId="6E9FEE96"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_Toc391473083 \h </w:instrText>
      </w:r>
      <w:r>
        <w:rPr>
          <w:noProof/>
        </w:rPr>
      </w:r>
      <w:r>
        <w:rPr>
          <w:noProof/>
        </w:rPr>
        <w:fldChar w:fldCharType="separate"/>
      </w:r>
      <w:r>
        <w:rPr>
          <w:noProof/>
        </w:rPr>
        <w:t>186</w:t>
      </w:r>
      <w:r>
        <w:rPr>
          <w:noProof/>
        </w:rPr>
        <w:fldChar w:fldCharType="end"/>
      </w:r>
    </w:p>
    <w:p w14:paraId="0890EF6D"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sidRPr="00533084">
        <w:rPr>
          <w:noProof/>
          <w:color w:val="000000"/>
        </w:rPr>
        <w:t>Chapter 8</w:t>
      </w:r>
      <w:r>
        <w:rPr>
          <w:noProof/>
        </w:rPr>
        <w:t xml:space="preserve"> Troubleshooting</w:t>
      </w:r>
      <w:r>
        <w:rPr>
          <w:noProof/>
        </w:rPr>
        <w:tab/>
      </w:r>
      <w:r>
        <w:rPr>
          <w:noProof/>
        </w:rPr>
        <w:fldChar w:fldCharType="begin"/>
      </w:r>
      <w:r>
        <w:rPr>
          <w:noProof/>
        </w:rPr>
        <w:instrText xml:space="preserve"> PAGEREF _Toc391473084 \h </w:instrText>
      </w:r>
      <w:r>
        <w:rPr>
          <w:noProof/>
        </w:rPr>
      </w:r>
      <w:r>
        <w:rPr>
          <w:noProof/>
        </w:rPr>
        <w:fldChar w:fldCharType="separate"/>
      </w:r>
      <w:r>
        <w:rPr>
          <w:noProof/>
        </w:rPr>
        <w:t>188</w:t>
      </w:r>
      <w:r>
        <w:rPr>
          <w:noProof/>
        </w:rPr>
        <w:fldChar w:fldCharType="end"/>
      </w:r>
    </w:p>
    <w:p w14:paraId="3B3DD0AF"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_Toc391473085 \h </w:instrText>
      </w:r>
      <w:r>
        <w:rPr>
          <w:noProof/>
        </w:rPr>
      </w:r>
      <w:r>
        <w:rPr>
          <w:noProof/>
        </w:rPr>
        <w:fldChar w:fldCharType="separate"/>
      </w:r>
      <w:r>
        <w:rPr>
          <w:noProof/>
        </w:rPr>
        <w:t>188</w:t>
      </w:r>
      <w:r>
        <w:rPr>
          <w:noProof/>
        </w:rPr>
        <w:fldChar w:fldCharType="end"/>
      </w:r>
    </w:p>
    <w:p w14:paraId="4D7BAA3B"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8.1.1.</w:t>
      </w:r>
      <w:r>
        <w:rPr>
          <w:noProof/>
        </w:rPr>
        <w:t xml:space="preserve"> The Finite Element Mesh</w:t>
      </w:r>
      <w:r>
        <w:rPr>
          <w:noProof/>
        </w:rPr>
        <w:tab/>
      </w:r>
      <w:r>
        <w:rPr>
          <w:noProof/>
        </w:rPr>
        <w:fldChar w:fldCharType="begin"/>
      </w:r>
      <w:r>
        <w:rPr>
          <w:noProof/>
        </w:rPr>
        <w:instrText xml:space="preserve"> PAGEREF _Toc391473086 \h </w:instrText>
      </w:r>
      <w:r>
        <w:rPr>
          <w:noProof/>
        </w:rPr>
      </w:r>
      <w:r>
        <w:rPr>
          <w:noProof/>
        </w:rPr>
        <w:fldChar w:fldCharType="separate"/>
      </w:r>
      <w:r>
        <w:rPr>
          <w:noProof/>
        </w:rPr>
        <w:t>188</w:t>
      </w:r>
      <w:r>
        <w:rPr>
          <w:noProof/>
        </w:rPr>
        <w:fldChar w:fldCharType="end"/>
      </w:r>
    </w:p>
    <w:p w14:paraId="1C3E7F6A"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8.1.2.</w:t>
      </w:r>
      <w:r>
        <w:rPr>
          <w:noProof/>
        </w:rPr>
        <w:t xml:space="preserve"> Materials</w:t>
      </w:r>
      <w:r>
        <w:rPr>
          <w:noProof/>
        </w:rPr>
        <w:tab/>
      </w:r>
      <w:r>
        <w:rPr>
          <w:noProof/>
        </w:rPr>
        <w:fldChar w:fldCharType="begin"/>
      </w:r>
      <w:r>
        <w:rPr>
          <w:noProof/>
        </w:rPr>
        <w:instrText xml:space="preserve"> PAGEREF _Toc391473087 \h </w:instrText>
      </w:r>
      <w:r>
        <w:rPr>
          <w:noProof/>
        </w:rPr>
      </w:r>
      <w:r>
        <w:rPr>
          <w:noProof/>
        </w:rPr>
        <w:fldChar w:fldCharType="separate"/>
      </w:r>
      <w:r>
        <w:rPr>
          <w:noProof/>
        </w:rPr>
        <w:t>189</w:t>
      </w:r>
      <w:r>
        <w:rPr>
          <w:noProof/>
        </w:rPr>
        <w:fldChar w:fldCharType="end"/>
      </w:r>
    </w:p>
    <w:p w14:paraId="24AAC127"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8.1.3.</w:t>
      </w:r>
      <w:r>
        <w:rPr>
          <w:noProof/>
        </w:rPr>
        <w:t xml:space="preserve"> Boundary Conditions</w:t>
      </w:r>
      <w:r>
        <w:rPr>
          <w:noProof/>
        </w:rPr>
        <w:tab/>
      </w:r>
      <w:r>
        <w:rPr>
          <w:noProof/>
        </w:rPr>
        <w:fldChar w:fldCharType="begin"/>
      </w:r>
      <w:r>
        <w:rPr>
          <w:noProof/>
        </w:rPr>
        <w:instrText xml:space="preserve"> PAGEREF _Toc391473088 \h </w:instrText>
      </w:r>
      <w:r>
        <w:rPr>
          <w:noProof/>
        </w:rPr>
      </w:r>
      <w:r>
        <w:rPr>
          <w:noProof/>
        </w:rPr>
        <w:fldChar w:fldCharType="separate"/>
      </w:r>
      <w:r>
        <w:rPr>
          <w:noProof/>
        </w:rPr>
        <w:t>189</w:t>
      </w:r>
      <w:r>
        <w:rPr>
          <w:noProof/>
        </w:rPr>
        <w:fldChar w:fldCharType="end"/>
      </w:r>
    </w:p>
    <w:p w14:paraId="45C0BF1F"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_Toc391473089 \h </w:instrText>
      </w:r>
      <w:r>
        <w:rPr>
          <w:noProof/>
        </w:rPr>
      </w:r>
      <w:r>
        <w:rPr>
          <w:noProof/>
        </w:rPr>
        <w:fldChar w:fldCharType="separate"/>
      </w:r>
      <w:r>
        <w:rPr>
          <w:noProof/>
        </w:rPr>
        <w:t>190</w:t>
      </w:r>
      <w:r>
        <w:rPr>
          <w:noProof/>
        </w:rPr>
        <w:fldChar w:fldCharType="end"/>
      </w:r>
    </w:p>
    <w:p w14:paraId="0E70ECD2"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_Toc391473090 \h </w:instrText>
      </w:r>
      <w:r>
        <w:rPr>
          <w:noProof/>
        </w:rPr>
      </w:r>
      <w:r>
        <w:rPr>
          <w:noProof/>
        </w:rPr>
        <w:fldChar w:fldCharType="separate"/>
      </w:r>
      <w:r>
        <w:rPr>
          <w:noProof/>
        </w:rPr>
        <w:t>190</w:t>
      </w:r>
      <w:r>
        <w:rPr>
          <w:noProof/>
        </w:rPr>
        <w:fldChar w:fldCharType="end"/>
      </w:r>
    </w:p>
    <w:p w14:paraId="1D39DEA0"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8.3.1.</w:t>
      </w:r>
      <w:r>
        <w:rPr>
          <w:noProof/>
        </w:rPr>
        <w:t xml:space="preserve"> Inverted elements</w:t>
      </w:r>
      <w:r>
        <w:rPr>
          <w:noProof/>
        </w:rPr>
        <w:tab/>
      </w:r>
      <w:r>
        <w:rPr>
          <w:noProof/>
        </w:rPr>
        <w:fldChar w:fldCharType="begin"/>
      </w:r>
      <w:r>
        <w:rPr>
          <w:noProof/>
        </w:rPr>
        <w:instrText xml:space="preserve"> PAGEREF _Toc391473091 \h </w:instrText>
      </w:r>
      <w:r>
        <w:rPr>
          <w:noProof/>
        </w:rPr>
      </w:r>
      <w:r>
        <w:rPr>
          <w:noProof/>
        </w:rPr>
        <w:fldChar w:fldCharType="separate"/>
      </w:r>
      <w:r>
        <w:rPr>
          <w:noProof/>
        </w:rPr>
        <w:t>190</w:t>
      </w:r>
      <w:r>
        <w:rPr>
          <w:noProof/>
        </w:rPr>
        <w:fldChar w:fldCharType="end"/>
      </w:r>
    </w:p>
    <w:p w14:paraId="501E6BA7"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_Toc391473092 \h </w:instrText>
      </w:r>
      <w:r>
        <w:rPr>
          <w:noProof/>
        </w:rPr>
      </w:r>
      <w:r>
        <w:rPr>
          <w:noProof/>
        </w:rPr>
        <w:fldChar w:fldCharType="separate"/>
      </w:r>
      <w:r>
        <w:rPr>
          <w:noProof/>
        </w:rPr>
        <w:t>191</w:t>
      </w:r>
      <w:r>
        <w:rPr>
          <w:noProof/>
        </w:rPr>
        <w:fldChar w:fldCharType="end"/>
      </w:r>
    </w:p>
    <w:p w14:paraId="3A14C31B"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_Toc391473093 \h </w:instrText>
      </w:r>
      <w:r>
        <w:rPr>
          <w:noProof/>
        </w:rPr>
      </w:r>
      <w:r>
        <w:rPr>
          <w:noProof/>
        </w:rPr>
        <w:fldChar w:fldCharType="separate"/>
      </w:r>
      <w:r>
        <w:rPr>
          <w:noProof/>
        </w:rPr>
        <w:t>191</w:t>
      </w:r>
      <w:r>
        <w:rPr>
          <w:noProof/>
        </w:rPr>
        <w:fldChar w:fldCharType="end"/>
      </w:r>
    </w:p>
    <w:p w14:paraId="498DA9B1"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_Toc391473094 \h </w:instrText>
      </w:r>
      <w:r>
        <w:rPr>
          <w:noProof/>
        </w:rPr>
      </w:r>
      <w:r>
        <w:rPr>
          <w:noProof/>
        </w:rPr>
        <w:fldChar w:fldCharType="separate"/>
      </w:r>
      <w:r>
        <w:rPr>
          <w:noProof/>
        </w:rPr>
        <w:t>191</w:t>
      </w:r>
      <w:r>
        <w:rPr>
          <w:noProof/>
        </w:rPr>
        <w:fldChar w:fldCharType="end"/>
      </w:r>
    </w:p>
    <w:p w14:paraId="5AB3BEB2"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_Toc391473095 \h </w:instrText>
      </w:r>
      <w:r>
        <w:rPr>
          <w:noProof/>
        </w:rPr>
      </w:r>
      <w:r>
        <w:rPr>
          <w:noProof/>
        </w:rPr>
        <w:fldChar w:fldCharType="separate"/>
      </w:r>
      <w:r>
        <w:rPr>
          <w:noProof/>
        </w:rPr>
        <w:t>191</w:t>
      </w:r>
      <w:r>
        <w:rPr>
          <w:noProof/>
        </w:rPr>
        <w:fldChar w:fldCharType="end"/>
      </w:r>
    </w:p>
    <w:p w14:paraId="3CA792DF"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_Toc391473096 \h </w:instrText>
      </w:r>
      <w:r>
        <w:rPr>
          <w:noProof/>
        </w:rPr>
      </w:r>
      <w:r>
        <w:rPr>
          <w:noProof/>
        </w:rPr>
        <w:fldChar w:fldCharType="separate"/>
      </w:r>
      <w:r>
        <w:rPr>
          <w:noProof/>
        </w:rPr>
        <w:t>191</w:t>
      </w:r>
      <w:r>
        <w:rPr>
          <w:noProof/>
        </w:rPr>
        <w:fldChar w:fldCharType="end"/>
      </w:r>
    </w:p>
    <w:p w14:paraId="03BA578C"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8.3.2.</w:t>
      </w:r>
      <w:r>
        <w:rPr>
          <w:noProof/>
        </w:rPr>
        <w:t xml:space="preserve"> Failure to converge</w:t>
      </w:r>
      <w:r>
        <w:rPr>
          <w:noProof/>
        </w:rPr>
        <w:tab/>
      </w:r>
      <w:r>
        <w:rPr>
          <w:noProof/>
        </w:rPr>
        <w:fldChar w:fldCharType="begin"/>
      </w:r>
      <w:r>
        <w:rPr>
          <w:noProof/>
        </w:rPr>
        <w:instrText xml:space="preserve"> PAGEREF _Toc391473097 \h </w:instrText>
      </w:r>
      <w:r>
        <w:rPr>
          <w:noProof/>
        </w:rPr>
      </w:r>
      <w:r>
        <w:rPr>
          <w:noProof/>
        </w:rPr>
        <w:fldChar w:fldCharType="separate"/>
      </w:r>
      <w:r>
        <w:rPr>
          <w:noProof/>
        </w:rPr>
        <w:t>191</w:t>
      </w:r>
      <w:r>
        <w:rPr>
          <w:noProof/>
        </w:rPr>
        <w:fldChar w:fldCharType="end"/>
      </w:r>
    </w:p>
    <w:p w14:paraId="1EBD43DE"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_Toc391473098 \h </w:instrText>
      </w:r>
      <w:r>
        <w:rPr>
          <w:noProof/>
        </w:rPr>
      </w:r>
      <w:r>
        <w:rPr>
          <w:noProof/>
        </w:rPr>
        <w:fldChar w:fldCharType="separate"/>
      </w:r>
      <w:r>
        <w:rPr>
          <w:noProof/>
        </w:rPr>
        <w:t>192</w:t>
      </w:r>
      <w:r>
        <w:rPr>
          <w:noProof/>
        </w:rPr>
        <w:fldChar w:fldCharType="end"/>
      </w:r>
    </w:p>
    <w:p w14:paraId="5DE1635A"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_Toc391473099 \h </w:instrText>
      </w:r>
      <w:r>
        <w:rPr>
          <w:noProof/>
        </w:rPr>
      </w:r>
      <w:r>
        <w:rPr>
          <w:noProof/>
        </w:rPr>
        <w:fldChar w:fldCharType="separate"/>
      </w:r>
      <w:r>
        <w:rPr>
          <w:noProof/>
        </w:rPr>
        <w:t>192</w:t>
      </w:r>
      <w:r>
        <w:rPr>
          <w:noProof/>
        </w:rPr>
        <w:fldChar w:fldCharType="end"/>
      </w:r>
    </w:p>
    <w:p w14:paraId="2AAD6D61"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_Toc391473100 \h </w:instrText>
      </w:r>
      <w:r>
        <w:rPr>
          <w:noProof/>
        </w:rPr>
      </w:r>
      <w:r>
        <w:rPr>
          <w:noProof/>
        </w:rPr>
        <w:fldChar w:fldCharType="separate"/>
      </w:r>
      <w:r>
        <w:rPr>
          <w:noProof/>
        </w:rPr>
        <w:t>192</w:t>
      </w:r>
      <w:r>
        <w:rPr>
          <w:noProof/>
        </w:rPr>
        <w:fldChar w:fldCharType="end"/>
      </w:r>
    </w:p>
    <w:p w14:paraId="5A49FB7A" w14:textId="77777777" w:rsidR="000668D8" w:rsidRDefault="000668D8">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_Toc391473101 \h </w:instrText>
      </w:r>
      <w:r>
        <w:rPr>
          <w:noProof/>
        </w:rPr>
      </w:r>
      <w:r>
        <w:rPr>
          <w:noProof/>
        </w:rPr>
        <w:fldChar w:fldCharType="separate"/>
      </w:r>
      <w:r>
        <w:rPr>
          <w:noProof/>
        </w:rPr>
        <w:t>193</w:t>
      </w:r>
      <w:r>
        <w:rPr>
          <w:noProof/>
        </w:rPr>
        <w:fldChar w:fldCharType="end"/>
      </w:r>
    </w:p>
    <w:p w14:paraId="63415DF8"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_Toc391473102 \h </w:instrText>
      </w:r>
      <w:r>
        <w:rPr>
          <w:noProof/>
        </w:rPr>
      </w:r>
      <w:r>
        <w:rPr>
          <w:noProof/>
        </w:rPr>
        <w:fldChar w:fldCharType="separate"/>
      </w:r>
      <w:r>
        <w:rPr>
          <w:noProof/>
        </w:rPr>
        <w:t>193</w:t>
      </w:r>
      <w:r>
        <w:rPr>
          <w:noProof/>
        </w:rPr>
        <w:fldChar w:fldCharType="end"/>
      </w:r>
    </w:p>
    <w:p w14:paraId="5DBEED73"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8.4.1.</w:t>
      </w:r>
      <w:r>
        <w:rPr>
          <w:noProof/>
        </w:rPr>
        <w:t xml:space="preserve"> The penalty method</w:t>
      </w:r>
      <w:r>
        <w:rPr>
          <w:noProof/>
        </w:rPr>
        <w:tab/>
      </w:r>
      <w:r>
        <w:rPr>
          <w:noProof/>
        </w:rPr>
        <w:fldChar w:fldCharType="begin"/>
      </w:r>
      <w:r>
        <w:rPr>
          <w:noProof/>
        </w:rPr>
        <w:instrText xml:space="preserve"> PAGEREF _Toc391473103 \h </w:instrText>
      </w:r>
      <w:r>
        <w:rPr>
          <w:noProof/>
        </w:rPr>
      </w:r>
      <w:r>
        <w:rPr>
          <w:noProof/>
        </w:rPr>
        <w:fldChar w:fldCharType="separate"/>
      </w:r>
      <w:r>
        <w:rPr>
          <w:noProof/>
        </w:rPr>
        <w:t>193</w:t>
      </w:r>
      <w:r>
        <w:rPr>
          <w:noProof/>
        </w:rPr>
        <w:fldChar w:fldCharType="end"/>
      </w:r>
    </w:p>
    <w:p w14:paraId="00A8465F"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lastRenderedPageBreak/>
        <w:t>8.4.2.</w:t>
      </w:r>
      <w:r>
        <w:rPr>
          <w:noProof/>
        </w:rPr>
        <w:t xml:space="preserve"> Augmented Lagrangian Method</w:t>
      </w:r>
      <w:r>
        <w:rPr>
          <w:noProof/>
        </w:rPr>
        <w:tab/>
      </w:r>
      <w:r>
        <w:rPr>
          <w:noProof/>
        </w:rPr>
        <w:fldChar w:fldCharType="begin"/>
      </w:r>
      <w:r>
        <w:rPr>
          <w:noProof/>
        </w:rPr>
        <w:instrText xml:space="preserve"> PAGEREF _Toc391473104 \h </w:instrText>
      </w:r>
      <w:r>
        <w:rPr>
          <w:noProof/>
        </w:rPr>
      </w:r>
      <w:r>
        <w:rPr>
          <w:noProof/>
        </w:rPr>
        <w:fldChar w:fldCharType="separate"/>
      </w:r>
      <w:r>
        <w:rPr>
          <w:noProof/>
        </w:rPr>
        <w:t>193</w:t>
      </w:r>
      <w:r>
        <w:rPr>
          <w:noProof/>
        </w:rPr>
        <w:fldChar w:fldCharType="end"/>
      </w:r>
    </w:p>
    <w:p w14:paraId="52A06C13"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8.4.3.</w:t>
      </w:r>
      <w:r>
        <w:rPr>
          <w:noProof/>
        </w:rPr>
        <w:t xml:space="preserve"> Initial Separation</w:t>
      </w:r>
      <w:r>
        <w:rPr>
          <w:noProof/>
        </w:rPr>
        <w:tab/>
      </w:r>
      <w:r>
        <w:rPr>
          <w:noProof/>
        </w:rPr>
        <w:fldChar w:fldCharType="begin"/>
      </w:r>
      <w:r>
        <w:rPr>
          <w:noProof/>
        </w:rPr>
        <w:instrText xml:space="preserve"> PAGEREF _Toc391473105 \h </w:instrText>
      </w:r>
      <w:r>
        <w:rPr>
          <w:noProof/>
        </w:rPr>
      </w:r>
      <w:r>
        <w:rPr>
          <w:noProof/>
        </w:rPr>
        <w:fldChar w:fldCharType="separate"/>
      </w:r>
      <w:r>
        <w:rPr>
          <w:noProof/>
        </w:rPr>
        <w:t>194</w:t>
      </w:r>
      <w:r>
        <w:rPr>
          <w:noProof/>
        </w:rPr>
        <w:fldChar w:fldCharType="end"/>
      </w:r>
    </w:p>
    <w:p w14:paraId="6F5EEC44"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_Toc391473106 \h </w:instrText>
      </w:r>
      <w:r>
        <w:rPr>
          <w:noProof/>
        </w:rPr>
      </w:r>
      <w:r>
        <w:rPr>
          <w:noProof/>
        </w:rPr>
        <w:fldChar w:fldCharType="separate"/>
      </w:r>
      <w:r>
        <w:rPr>
          <w:noProof/>
        </w:rPr>
        <w:t>194</w:t>
      </w:r>
      <w:r>
        <w:rPr>
          <w:noProof/>
        </w:rPr>
        <w:fldChar w:fldCharType="end"/>
      </w:r>
    </w:p>
    <w:p w14:paraId="279AF06E"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8.5.1.</w:t>
      </w:r>
      <w:r>
        <w:rPr>
          <w:noProof/>
        </w:rPr>
        <w:t xml:space="preserve"> Initial State of Swelling</w:t>
      </w:r>
      <w:r>
        <w:rPr>
          <w:noProof/>
        </w:rPr>
        <w:tab/>
      </w:r>
      <w:r>
        <w:rPr>
          <w:noProof/>
        </w:rPr>
        <w:fldChar w:fldCharType="begin"/>
      </w:r>
      <w:r>
        <w:rPr>
          <w:noProof/>
        </w:rPr>
        <w:instrText xml:space="preserve"> PAGEREF _Toc391473107 \h </w:instrText>
      </w:r>
      <w:r>
        <w:rPr>
          <w:noProof/>
        </w:rPr>
      </w:r>
      <w:r>
        <w:rPr>
          <w:noProof/>
        </w:rPr>
        <w:fldChar w:fldCharType="separate"/>
      </w:r>
      <w:r>
        <w:rPr>
          <w:noProof/>
        </w:rPr>
        <w:t>194</w:t>
      </w:r>
      <w:r>
        <w:rPr>
          <w:noProof/>
        </w:rPr>
        <w:fldChar w:fldCharType="end"/>
      </w:r>
    </w:p>
    <w:p w14:paraId="7E066C05"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8.5.2.</w:t>
      </w:r>
      <w:r>
        <w:rPr>
          <w:noProof/>
        </w:rPr>
        <w:t xml:space="preserve"> Prescribed Boundary Conditions</w:t>
      </w:r>
      <w:r>
        <w:rPr>
          <w:noProof/>
        </w:rPr>
        <w:tab/>
      </w:r>
      <w:r>
        <w:rPr>
          <w:noProof/>
        </w:rPr>
        <w:fldChar w:fldCharType="begin"/>
      </w:r>
      <w:r>
        <w:rPr>
          <w:noProof/>
        </w:rPr>
        <w:instrText xml:space="preserve"> PAGEREF _Toc391473108 \h </w:instrText>
      </w:r>
      <w:r>
        <w:rPr>
          <w:noProof/>
        </w:rPr>
      </w:r>
      <w:r>
        <w:rPr>
          <w:noProof/>
        </w:rPr>
        <w:fldChar w:fldCharType="separate"/>
      </w:r>
      <w:r>
        <w:rPr>
          <w:noProof/>
        </w:rPr>
        <w:t>195</w:t>
      </w:r>
      <w:r>
        <w:rPr>
          <w:noProof/>
        </w:rPr>
        <w:fldChar w:fldCharType="end"/>
      </w:r>
    </w:p>
    <w:p w14:paraId="576B07A2"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8.5.3.</w:t>
      </w:r>
      <w:r>
        <w:rPr>
          <w:noProof/>
        </w:rPr>
        <w:t xml:space="preserve"> Prescribed Initial Conditions</w:t>
      </w:r>
      <w:r>
        <w:rPr>
          <w:noProof/>
        </w:rPr>
        <w:tab/>
      </w:r>
      <w:r>
        <w:rPr>
          <w:noProof/>
        </w:rPr>
        <w:fldChar w:fldCharType="begin"/>
      </w:r>
      <w:r>
        <w:rPr>
          <w:noProof/>
        </w:rPr>
        <w:instrText xml:space="preserve"> PAGEREF _Toc391473109 \h </w:instrText>
      </w:r>
      <w:r>
        <w:rPr>
          <w:noProof/>
        </w:rPr>
      </w:r>
      <w:r>
        <w:rPr>
          <w:noProof/>
        </w:rPr>
        <w:fldChar w:fldCharType="separate"/>
      </w:r>
      <w:r>
        <w:rPr>
          <w:noProof/>
        </w:rPr>
        <w:t>196</w:t>
      </w:r>
      <w:r>
        <w:rPr>
          <w:noProof/>
        </w:rPr>
        <w:fldChar w:fldCharType="end"/>
      </w:r>
    </w:p>
    <w:p w14:paraId="4010A998"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8.5.4.</w:t>
      </w:r>
      <w:r>
        <w:rPr>
          <w:noProof/>
        </w:rPr>
        <w:t xml:space="preserve"> Prescribed Effective Solute Flux</w:t>
      </w:r>
      <w:r>
        <w:rPr>
          <w:noProof/>
        </w:rPr>
        <w:tab/>
      </w:r>
      <w:r>
        <w:rPr>
          <w:noProof/>
        </w:rPr>
        <w:fldChar w:fldCharType="begin"/>
      </w:r>
      <w:r>
        <w:rPr>
          <w:noProof/>
        </w:rPr>
        <w:instrText xml:space="preserve"> PAGEREF _Toc391473110 \h </w:instrText>
      </w:r>
      <w:r>
        <w:rPr>
          <w:noProof/>
        </w:rPr>
      </w:r>
      <w:r>
        <w:rPr>
          <w:noProof/>
        </w:rPr>
        <w:fldChar w:fldCharType="separate"/>
      </w:r>
      <w:r>
        <w:rPr>
          <w:noProof/>
        </w:rPr>
        <w:t>196</w:t>
      </w:r>
      <w:r>
        <w:rPr>
          <w:noProof/>
        </w:rPr>
        <w:fldChar w:fldCharType="end"/>
      </w:r>
    </w:p>
    <w:p w14:paraId="5A46FA98"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8.5.5.</w:t>
      </w:r>
      <w:r>
        <w:rPr>
          <w:noProof/>
        </w:rPr>
        <w:t xml:space="preserve"> Prescribed Electric Current Density</w:t>
      </w:r>
      <w:r>
        <w:rPr>
          <w:noProof/>
        </w:rPr>
        <w:tab/>
      </w:r>
      <w:r>
        <w:rPr>
          <w:noProof/>
        </w:rPr>
        <w:fldChar w:fldCharType="begin"/>
      </w:r>
      <w:r>
        <w:rPr>
          <w:noProof/>
        </w:rPr>
        <w:instrText xml:space="preserve"> PAGEREF _Toc391473111 \h </w:instrText>
      </w:r>
      <w:r>
        <w:rPr>
          <w:noProof/>
        </w:rPr>
      </w:r>
      <w:r>
        <w:rPr>
          <w:noProof/>
        </w:rPr>
        <w:fldChar w:fldCharType="separate"/>
      </w:r>
      <w:r>
        <w:rPr>
          <w:noProof/>
        </w:rPr>
        <w:t>196</w:t>
      </w:r>
      <w:r>
        <w:rPr>
          <w:noProof/>
        </w:rPr>
        <w:fldChar w:fldCharType="end"/>
      </w:r>
    </w:p>
    <w:p w14:paraId="700872E8"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8.5.6.</w:t>
      </w:r>
      <w:r>
        <w:rPr>
          <w:noProof/>
        </w:rPr>
        <w:t xml:space="preserve"> Electrical Grounding</w:t>
      </w:r>
      <w:r>
        <w:rPr>
          <w:noProof/>
        </w:rPr>
        <w:tab/>
      </w:r>
      <w:r>
        <w:rPr>
          <w:noProof/>
        </w:rPr>
        <w:fldChar w:fldCharType="begin"/>
      </w:r>
      <w:r>
        <w:rPr>
          <w:noProof/>
        </w:rPr>
        <w:instrText xml:space="preserve"> PAGEREF _Toc391473112 \h </w:instrText>
      </w:r>
      <w:r>
        <w:rPr>
          <w:noProof/>
        </w:rPr>
      </w:r>
      <w:r>
        <w:rPr>
          <w:noProof/>
        </w:rPr>
        <w:fldChar w:fldCharType="separate"/>
      </w:r>
      <w:r>
        <w:rPr>
          <w:noProof/>
        </w:rPr>
        <w:t>197</w:t>
      </w:r>
      <w:r>
        <w:rPr>
          <w:noProof/>
        </w:rPr>
        <w:fldChar w:fldCharType="end"/>
      </w:r>
    </w:p>
    <w:p w14:paraId="0F2D1862"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_Toc391473113 \h </w:instrText>
      </w:r>
      <w:r>
        <w:rPr>
          <w:noProof/>
        </w:rPr>
      </w:r>
      <w:r>
        <w:rPr>
          <w:noProof/>
        </w:rPr>
        <w:fldChar w:fldCharType="separate"/>
      </w:r>
      <w:r>
        <w:rPr>
          <w:noProof/>
        </w:rPr>
        <w:t>197</w:t>
      </w:r>
      <w:r>
        <w:rPr>
          <w:noProof/>
        </w:rPr>
        <w:fldChar w:fldCharType="end"/>
      </w:r>
    </w:p>
    <w:p w14:paraId="500D22DF"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8.6.1.</w:t>
      </w:r>
      <w:r>
        <w:rPr>
          <w:noProof/>
        </w:rPr>
        <w:t xml:space="preserve"> Mesh convergence</w:t>
      </w:r>
      <w:r>
        <w:rPr>
          <w:noProof/>
        </w:rPr>
        <w:tab/>
      </w:r>
      <w:r>
        <w:rPr>
          <w:noProof/>
        </w:rPr>
        <w:fldChar w:fldCharType="begin"/>
      </w:r>
      <w:r>
        <w:rPr>
          <w:noProof/>
        </w:rPr>
        <w:instrText xml:space="preserve"> PAGEREF _Toc391473114 \h </w:instrText>
      </w:r>
      <w:r>
        <w:rPr>
          <w:noProof/>
        </w:rPr>
      </w:r>
      <w:r>
        <w:rPr>
          <w:noProof/>
        </w:rPr>
        <w:fldChar w:fldCharType="separate"/>
      </w:r>
      <w:r>
        <w:rPr>
          <w:noProof/>
        </w:rPr>
        <w:t>197</w:t>
      </w:r>
      <w:r>
        <w:rPr>
          <w:noProof/>
        </w:rPr>
        <w:fldChar w:fldCharType="end"/>
      </w:r>
    </w:p>
    <w:p w14:paraId="22FF927D"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8.6.2.</w:t>
      </w:r>
      <w:r>
        <w:rPr>
          <w:noProof/>
        </w:rPr>
        <w:t xml:space="preserve"> Constraint enforcement</w:t>
      </w:r>
      <w:r>
        <w:rPr>
          <w:noProof/>
        </w:rPr>
        <w:tab/>
      </w:r>
      <w:r>
        <w:rPr>
          <w:noProof/>
        </w:rPr>
        <w:fldChar w:fldCharType="begin"/>
      </w:r>
      <w:r>
        <w:rPr>
          <w:noProof/>
        </w:rPr>
        <w:instrText xml:space="preserve"> PAGEREF _Toc391473115 \h </w:instrText>
      </w:r>
      <w:r>
        <w:rPr>
          <w:noProof/>
        </w:rPr>
      </w:r>
      <w:r>
        <w:rPr>
          <w:noProof/>
        </w:rPr>
        <w:fldChar w:fldCharType="separate"/>
      </w:r>
      <w:r>
        <w:rPr>
          <w:noProof/>
        </w:rPr>
        <w:t>197</w:t>
      </w:r>
      <w:r>
        <w:rPr>
          <w:noProof/>
        </w:rPr>
        <w:fldChar w:fldCharType="end"/>
      </w:r>
    </w:p>
    <w:p w14:paraId="41A39835"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_Toc391473116 \h </w:instrText>
      </w:r>
      <w:r>
        <w:rPr>
          <w:noProof/>
        </w:rPr>
      </w:r>
      <w:r>
        <w:rPr>
          <w:noProof/>
        </w:rPr>
        <w:fldChar w:fldCharType="separate"/>
      </w:r>
      <w:r>
        <w:rPr>
          <w:noProof/>
        </w:rPr>
        <w:t>198</w:t>
      </w:r>
      <w:r>
        <w:rPr>
          <w:noProof/>
        </w:rPr>
        <w:fldChar w:fldCharType="end"/>
      </w:r>
    </w:p>
    <w:p w14:paraId="3C12F814"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8.7.1.</w:t>
      </w:r>
      <w:r>
        <w:rPr>
          <w:noProof/>
        </w:rPr>
        <w:t xml:space="preserve"> Geometrical instabilities</w:t>
      </w:r>
      <w:r>
        <w:rPr>
          <w:noProof/>
        </w:rPr>
        <w:tab/>
      </w:r>
      <w:r>
        <w:rPr>
          <w:noProof/>
        </w:rPr>
        <w:fldChar w:fldCharType="begin"/>
      </w:r>
      <w:r>
        <w:rPr>
          <w:noProof/>
        </w:rPr>
        <w:instrText xml:space="preserve"> PAGEREF _Toc391473117 \h </w:instrText>
      </w:r>
      <w:r>
        <w:rPr>
          <w:noProof/>
        </w:rPr>
      </w:r>
      <w:r>
        <w:rPr>
          <w:noProof/>
        </w:rPr>
        <w:fldChar w:fldCharType="separate"/>
      </w:r>
      <w:r>
        <w:rPr>
          <w:noProof/>
        </w:rPr>
        <w:t>198</w:t>
      </w:r>
      <w:r>
        <w:rPr>
          <w:noProof/>
        </w:rPr>
        <w:fldChar w:fldCharType="end"/>
      </w:r>
    </w:p>
    <w:p w14:paraId="3EC3F467"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8.7.2.</w:t>
      </w:r>
      <w:r>
        <w:rPr>
          <w:noProof/>
        </w:rPr>
        <w:t xml:space="preserve"> Material instabilities</w:t>
      </w:r>
      <w:r>
        <w:rPr>
          <w:noProof/>
        </w:rPr>
        <w:tab/>
      </w:r>
      <w:r>
        <w:rPr>
          <w:noProof/>
        </w:rPr>
        <w:fldChar w:fldCharType="begin"/>
      </w:r>
      <w:r>
        <w:rPr>
          <w:noProof/>
        </w:rPr>
        <w:instrText xml:space="preserve"> PAGEREF _Toc391473118 \h </w:instrText>
      </w:r>
      <w:r>
        <w:rPr>
          <w:noProof/>
        </w:rPr>
      </w:r>
      <w:r>
        <w:rPr>
          <w:noProof/>
        </w:rPr>
        <w:fldChar w:fldCharType="separate"/>
      </w:r>
      <w:r>
        <w:rPr>
          <w:noProof/>
        </w:rPr>
        <w:t>198</w:t>
      </w:r>
      <w:r>
        <w:rPr>
          <w:noProof/>
        </w:rPr>
        <w:fldChar w:fldCharType="end"/>
      </w:r>
    </w:p>
    <w:p w14:paraId="7E83E4C9"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8.7.3.</w:t>
      </w:r>
      <w:r>
        <w:rPr>
          <w:noProof/>
        </w:rPr>
        <w:t xml:space="preserve"> Remeshing</w:t>
      </w:r>
      <w:r>
        <w:rPr>
          <w:noProof/>
        </w:rPr>
        <w:tab/>
      </w:r>
      <w:r>
        <w:rPr>
          <w:noProof/>
        </w:rPr>
        <w:fldChar w:fldCharType="begin"/>
      </w:r>
      <w:r>
        <w:rPr>
          <w:noProof/>
        </w:rPr>
        <w:instrText xml:space="preserve"> PAGEREF _Toc391473119 \h </w:instrText>
      </w:r>
      <w:r>
        <w:rPr>
          <w:noProof/>
        </w:rPr>
      </w:r>
      <w:r>
        <w:rPr>
          <w:noProof/>
        </w:rPr>
        <w:fldChar w:fldCharType="separate"/>
      </w:r>
      <w:r>
        <w:rPr>
          <w:noProof/>
        </w:rPr>
        <w:t>198</w:t>
      </w:r>
      <w:r>
        <w:rPr>
          <w:noProof/>
        </w:rPr>
        <w:fldChar w:fldCharType="end"/>
      </w:r>
    </w:p>
    <w:p w14:paraId="24ECFD44"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8.7.4.</w:t>
      </w:r>
      <w:r>
        <w:rPr>
          <w:noProof/>
        </w:rPr>
        <w:t xml:space="preserve"> Force-driven Problems</w:t>
      </w:r>
      <w:r>
        <w:rPr>
          <w:noProof/>
        </w:rPr>
        <w:tab/>
      </w:r>
      <w:r>
        <w:rPr>
          <w:noProof/>
        </w:rPr>
        <w:fldChar w:fldCharType="begin"/>
      </w:r>
      <w:r>
        <w:rPr>
          <w:noProof/>
        </w:rPr>
        <w:instrText xml:space="preserve"> PAGEREF _Toc391473120 \h </w:instrText>
      </w:r>
      <w:r>
        <w:rPr>
          <w:noProof/>
        </w:rPr>
      </w:r>
      <w:r>
        <w:rPr>
          <w:noProof/>
        </w:rPr>
        <w:fldChar w:fldCharType="separate"/>
      </w:r>
      <w:r>
        <w:rPr>
          <w:noProof/>
        </w:rPr>
        <w:t>199</w:t>
      </w:r>
      <w:r>
        <w:rPr>
          <w:noProof/>
        </w:rPr>
        <w:fldChar w:fldCharType="end"/>
      </w:r>
    </w:p>
    <w:p w14:paraId="32BCD220" w14:textId="77777777" w:rsidR="000668D8" w:rsidRDefault="000668D8">
      <w:pPr>
        <w:pStyle w:val="TOC3"/>
        <w:tabs>
          <w:tab w:val="right" w:leader="dot" w:pos="9350"/>
        </w:tabs>
        <w:rPr>
          <w:rFonts w:asciiTheme="minorHAnsi" w:eastAsiaTheme="minorEastAsia" w:hAnsiTheme="minorHAnsi" w:cstheme="minorBidi"/>
          <w:i w:val="0"/>
          <w:iCs w:val="0"/>
          <w:noProof/>
          <w:sz w:val="22"/>
          <w:szCs w:val="22"/>
        </w:rPr>
      </w:pPr>
      <w:r w:rsidRPr="00533084">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_Toc391473121 \h </w:instrText>
      </w:r>
      <w:r>
        <w:rPr>
          <w:noProof/>
        </w:rPr>
      </w:r>
      <w:r>
        <w:rPr>
          <w:noProof/>
        </w:rPr>
        <w:fldChar w:fldCharType="separate"/>
      </w:r>
      <w:r>
        <w:rPr>
          <w:noProof/>
        </w:rPr>
        <w:t>199</w:t>
      </w:r>
      <w:r>
        <w:rPr>
          <w:noProof/>
        </w:rPr>
        <w:fldChar w:fldCharType="end"/>
      </w:r>
    </w:p>
    <w:p w14:paraId="10D5E6DA" w14:textId="77777777" w:rsidR="000668D8" w:rsidRDefault="000668D8">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_Toc391473122 \h </w:instrText>
      </w:r>
      <w:r>
        <w:rPr>
          <w:noProof/>
        </w:rPr>
      </w:r>
      <w:r>
        <w:rPr>
          <w:noProof/>
        </w:rPr>
        <w:fldChar w:fldCharType="separate"/>
      </w:r>
      <w:r>
        <w:rPr>
          <w:noProof/>
        </w:rPr>
        <w:t>199</w:t>
      </w:r>
      <w:r>
        <w:rPr>
          <w:noProof/>
        </w:rPr>
        <w:fldChar w:fldCharType="end"/>
      </w:r>
    </w:p>
    <w:p w14:paraId="7905E8C6"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_Toc391473123 \h </w:instrText>
      </w:r>
      <w:r>
        <w:rPr>
          <w:noProof/>
        </w:rPr>
      </w:r>
      <w:r>
        <w:rPr>
          <w:noProof/>
        </w:rPr>
        <w:fldChar w:fldCharType="separate"/>
      </w:r>
      <w:r>
        <w:rPr>
          <w:noProof/>
        </w:rPr>
        <w:t>201</w:t>
      </w:r>
      <w:r>
        <w:rPr>
          <w:noProof/>
        </w:rPr>
        <w:fldChar w:fldCharType="end"/>
      </w:r>
    </w:p>
    <w:p w14:paraId="72BFDAE1"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_Toc391473124 \h </w:instrText>
      </w:r>
      <w:r>
        <w:rPr>
          <w:noProof/>
        </w:rPr>
      </w:r>
      <w:r>
        <w:rPr>
          <w:noProof/>
        </w:rPr>
        <w:fldChar w:fldCharType="separate"/>
      </w:r>
      <w:r>
        <w:rPr>
          <w:noProof/>
        </w:rPr>
        <w:t>202</w:t>
      </w:r>
      <w:r>
        <w:rPr>
          <w:noProof/>
        </w:rPr>
        <w:fldChar w:fldCharType="end"/>
      </w:r>
    </w:p>
    <w:p w14:paraId="453CD9C2" w14:textId="77777777" w:rsidR="000668D8" w:rsidRDefault="000668D8">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_Toc391473125 \h </w:instrText>
      </w:r>
      <w:r>
        <w:rPr>
          <w:noProof/>
        </w:rPr>
      </w:r>
      <w:r>
        <w:rPr>
          <w:noProof/>
        </w:rPr>
        <w:fldChar w:fldCharType="separate"/>
      </w:r>
      <w:r>
        <w:rPr>
          <w:noProof/>
        </w:rPr>
        <w:t>203</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1" w:name="_Toc391472884"/>
      <w:r>
        <w:lastRenderedPageBreak/>
        <w:t>Introduction</w:t>
      </w:r>
      <w:bookmarkEnd w:id="1"/>
    </w:p>
    <w:p w14:paraId="497FD52E" w14:textId="77777777" w:rsidR="006A0BC1" w:rsidRPr="00070A8D" w:rsidRDefault="006A0BC1" w:rsidP="006A0BC1">
      <w:pPr>
        <w:pStyle w:val="Heading2"/>
      </w:pPr>
      <w:bookmarkStart w:id="2" w:name="_Toc391472885"/>
      <w:r>
        <w:t>Overview of FEBio</w:t>
      </w:r>
      <w:bookmarkEnd w:id="2"/>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3" w:name="_Toc391472886"/>
      <w:r>
        <w:t>About this document</w:t>
      </w:r>
      <w:bookmarkEnd w:id="3"/>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976D6B">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976D6B">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976D6B">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976D6B">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976D6B">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976D6B">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4" w:name="_Toc391472887"/>
      <w:r>
        <w:t>Units in FEBio</w:t>
      </w:r>
      <w:bookmarkEnd w:id="4"/>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5" w:name="_Ref293568163"/>
      <w:bookmarkStart w:id="6" w:name="_Toc391472888"/>
      <w:r>
        <w:lastRenderedPageBreak/>
        <w:t>Running FEBio</w:t>
      </w:r>
      <w:bookmarkEnd w:id="5"/>
      <w:bookmarkEnd w:id="6"/>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7" w:name="_Toc391472889"/>
      <w:r>
        <w:t>Running FEBio on Windows</w:t>
      </w:r>
      <w:bookmarkEnd w:id="7"/>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8" w:name="_Toc391472890"/>
      <w:r>
        <w:t>Windows XP</w:t>
      </w:r>
      <w:bookmarkEnd w:id="8"/>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9" w:name="_Toc391472891"/>
      <w:r>
        <w:t>Windows 7</w:t>
      </w:r>
      <w:bookmarkEnd w:id="9"/>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0" w:name="_Toc391472892"/>
      <w:r>
        <w:t>Running FEBio from Explorer</w:t>
      </w:r>
      <w:bookmarkEnd w:id="10"/>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1" w:name="_Toc391472893"/>
      <w:r>
        <w:t>Running FEBio on Linux or MAC</w:t>
      </w:r>
      <w:bookmarkEnd w:id="11"/>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2" w:name="_Ref172430769"/>
      <w:bookmarkStart w:id="13" w:name="_Toc391472894"/>
      <w:r>
        <w:t>The Command Line</w:t>
      </w:r>
      <w:bookmarkEnd w:id="12"/>
      <w:bookmarkEnd w:id="13"/>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 w:name="OLE_LINK1"/>
      <w:bookmarkStart w:id="15" w:name="OLE_LINK2"/>
      <w:r w:rsidRPr="00541457">
        <w:rPr>
          <w:rStyle w:val="codeChar"/>
        </w:rPr>
        <w:t>-</w:t>
      </w:r>
      <w:r>
        <w:rPr>
          <w:rStyle w:val="codeChar"/>
        </w:rPr>
        <w:t>o</w:t>
      </w:r>
      <w:r>
        <w:t>: log file name</w:t>
      </w:r>
      <w:bookmarkEnd w:id="14"/>
      <w:bookmarkEnd w:id="15"/>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976D6B">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976D6B">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976D6B">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976D6B">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976D6B">
        <w:t>2.8.3</w:t>
      </w:r>
      <w:r>
        <w:fldChar w:fldCharType="end"/>
      </w:r>
      <w:r>
        <w:t xml:space="preserve"> and </w:t>
      </w:r>
      <w:r>
        <w:fldChar w:fldCharType="begin"/>
      </w:r>
      <w:r>
        <w:instrText xml:space="preserve"> REF _Ref230581893 \r \h </w:instrText>
      </w:r>
      <w:r>
        <w:fldChar w:fldCharType="separate"/>
      </w:r>
      <w:r w:rsidR="00976D6B">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976D6B">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976D6B">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976D6B">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976D6B">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976D6B">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6" w:name="_Toc391472895"/>
      <w:r>
        <w:t xml:space="preserve">The FEBio </w:t>
      </w:r>
      <w:r w:rsidR="00D153DC">
        <w:t>P</w:t>
      </w:r>
      <w:r>
        <w:t>rompt</w:t>
      </w:r>
      <w:bookmarkEnd w:id="16"/>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976D6B">
        <w:t>2.8.1</w:t>
      </w:r>
      <w:r>
        <w:fldChar w:fldCharType="end"/>
      </w:r>
      <w:r>
        <w:t xml:space="preserve"> for more details.</w:t>
      </w:r>
    </w:p>
    <w:p w14:paraId="5B06DF2F" w14:textId="31F8FA7E" w:rsidR="006A0BC1" w:rsidRDefault="006A0BC1" w:rsidP="006A0BC1">
      <w:pPr>
        <w:pStyle w:val="Heading2"/>
      </w:pPr>
      <w:bookmarkStart w:id="17" w:name="_Ref230508346"/>
      <w:bookmarkStart w:id="18" w:name="_Toc391472896"/>
      <w:r>
        <w:t xml:space="preserve">The </w:t>
      </w:r>
      <w:r w:rsidR="00D153DC">
        <w:t>C</w:t>
      </w:r>
      <w:r w:rsidRPr="00DF311C">
        <w:t>onfiguration</w:t>
      </w:r>
      <w:r>
        <w:t xml:space="preserve"> </w:t>
      </w:r>
      <w:r w:rsidR="00D153DC">
        <w:t>F</w:t>
      </w:r>
      <w:r>
        <w:t>ile</w:t>
      </w:r>
      <w:bookmarkEnd w:id="17"/>
      <w:bookmarkEnd w:id="18"/>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9" w:name="_Ref376446157"/>
      <w:bookmarkStart w:id="20" w:name="_Toc391472897"/>
      <w:r>
        <w:t xml:space="preserve">Using </w:t>
      </w:r>
      <w:r w:rsidR="00D153DC">
        <w:t>M</w:t>
      </w:r>
      <w:r>
        <w:t xml:space="preserve">ultiple </w:t>
      </w:r>
      <w:r w:rsidR="00D153DC">
        <w:t>P</w:t>
      </w:r>
      <w:r>
        <w:t>rocessors</w:t>
      </w:r>
      <w:bookmarkEnd w:id="19"/>
      <w:bookmarkEnd w:id="20"/>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11.5pt" o:ole="">
            <v:imagedata r:id="rId28" o:title=""/>
          </v:shape>
          <o:OLEObject Type="Embed" ProgID="Equation.DSMT4" ShapeID="_x0000_i1025" DrawAspect="Content" ObjectID="_1465215728"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1" w:name="_Ref250284432"/>
      <w:bookmarkStart w:id="22" w:name="_Ref250285226"/>
      <w:bookmarkStart w:id="23" w:name="_Toc391472898"/>
      <w:r>
        <w:t xml:space="preserve">FEBio </w:t>
      </w:r>
      <w:r w:rsidR="00D153DC">
        <w:t>O</w:t>
      </w:r>
      <w:r>
        <w:t>utput</w:t>
      </w:r>
      <w:bookmarkEnd w:id="21"/>
      <w:bookmarkEnd w:id="22"/>
      <w:bookmarkEnd w:id="23"/>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rsidR="00976D6B">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976D6B">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4" w:name="_Toc391472899"/>
      <w:r>
        <w:lastRenderedPageBreak/>
        <w:t>Advanced Options</w:t>
      </w:r>
      <w:bookmarkEnd w:id="24"/>
    </w:p>
    <w:p w14:paraId="123FE510" w14:textId="43FCB63B" w:rsidR="006A0BC1" w:rsidRDefault="006A0BC1" w:rsidP="006A0BC1">
      <w:pPr>
        <w:pStyle w:val="Heading3"/>
      </w:pPr>
      <w:bookmarkStart w:id="25" w:name="_Ref278195084"/>
      <w:bookmarkStart w:id="26" w:name="_Toc391472900"/>
      <w:r>
        <w:t xml:space="preserve">Interrupting a </w:t>
      </w:r>
      <w:r w:rsidR="00D153DC">
        <w:t>R</w:t>
      </w:r>
      <w:r>
        <w:t>un</w:t>
      </w:r>
      <w:r>
        <w:rPr>
          <w:rStyle w:val="FootnoteReference"/>
        </w:rPr>
        <w:footnoteReference w:id="2"/>
      </w:r>
      <w:bookmarkEnd w:id="25"/>
      <w:bookmarkEnd w:id="26"/>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976D6B">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7" w:name="_Ref230422001"/>
      <w:bookmarkStart w:id="28" w:name="_Toc391472901"/>
      <w:r>
        <w:t xml:space="preserve">Debugging a </w:t>
      </w:r>
      <w:r w:rsidR="00D153DC">
        <w:t>R</w:t>
      </w:r>
      <w:r>
        <w:t>un</w:t>
      </w:r>
      <w:bookmarkEnd w:id="27"/>
      <w:bookmarkEnd w:id="28"/>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976D6B">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29" w:name="_Ref254341727"/>
      <w:bookmarkStart w:id="30" w:name="_Ref254341812"/>
      <w:bookmarkStart w:id="31" w:name="_Toc391472902"/>
      <w:r>
        <w:t xml:space="preserve">Restarting a </w:t>
      </w:r>
      <w:r w:rsidR="00D153DC">
        <w:t>R</w:t>
      </w:r>
      <w:r>
        <w:t>un</w:t>
      </w:r>
      <w:bookmarkEnd w:id="29"/>
      <w:bookmarkEnd w:id="30"/>
      <w:bookmarkEnd w:id="31"/>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976D6B">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976D6B">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2" w:name="_Ref250285572"/>
      <w:bookmarkStart w:id="33" w:name="_Toc391472903"/>
      <w:r>
        <w:t xml:space="preserve">Input </w:t>
      </w:r>
      <w:r w:rsidR="00D153DC">
        <w:t>F</w:t>
      </w:r>
      <w:r>
        <w:t xml:space="preserve">ile </w:t>
      </w:r>
      <w:r w:rsidR="00D153DC">
        <w:t>C</w:t>
      </w:r>
      <w:r>
        <w:t>hecking</w:t>
      </w:r>
      <w:bookmarkEnd w:id="32"/>
      <w:bookmarkEnd w:id="33"/>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4" w:name="_Ref293568180"/>
      <w:bookmarkStart w:id="35" w:name="_Ref293568311"/>
      <w:bookmarkStart w:id="36" w:name="_Toc391472904"/>
      <w:r>
        <w:lastRenderedPageBreak/>
        <w:t>Free Format Input</w:t>
      </w:r>
      <w:bookmarkEnd w:id="34"/>
      <w:bookmarkEnd w:id="35"/>
      <w:bookmarkEnd w:id="36"/>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37" w:name="_Ref391471945"/>
      <w:bookmarkStart w:id="38" w:name="_Toc391472905"/>
      <w:r>
        <w:lastRenderedPageBreak/>
        <w:t xml:space="preserve">Free </w:t>
      </w:r>
      <w:r w:rsidR="00D153DC">
        <w:t>F</w:t>
      </w:r>
      <w:r>
        <w:t xml:space="preserve">ormat </w:t>
      </w:r>
      <w:r w:rsidR="00D153DC">
        <w:t>O</w:t>
      </w:r>
      <w:r>
        <w:t>verview</w:t>
      </w:r>
      <w:bookmarkEnd w:id="37"/>
      <w:bookmarkEnd w:id="38"/>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976D6B">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39" w:name="_Ref374797496"/>
      <w:bookmarkStart w:id="40" w:name="_Toc391472906"/>
      <w:r>
        <w:t>Format Specification Versions</w:t>
      </w:r>
      <w:bookmarkEnd w:id="39"/>
      <w:bookmarkEnd w:id="40"/>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41"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42" w:author="Steve Maas" w:date="2014-06-25T14:58:00Z"/>
        </w:rPr>
      </w:pPr>
    </w:p>
    <w:p w14:paraId="003022BF" w14:textId="61328172" w:rsidR="00663993" w:rsidRDefault="00663993">
      <w:pPr>
        <w:pStyle w:val="Heading2"/>
        <w:rPr>
          <w:ins w:id="43" w:author="Steve Maas" w:date="2014-06-25T14:58:00Z"/>
        </w:rPr>
        <w:pPrChange w:id="44" w:author="Steve Maas" w:date="2014-06-25T14:58:00Z">
          <w:pPr/>
        </w:pPrChange>
      </w:pPr>
      <w:bookmarkStart w:id="45" w:name="_Toc391472907"/>
      <w:ins w:id="46" w:author="Steve Maas" w:date="2014-06-25T14:58:00Z">
        <w:r>
          <w:t>Multiple Input Files</w:t>
        </w:r>
        <w:bookmarkEnd w:id="45"/>
      </w:ins>
    </w:p>
    <w:p w14:paraId="04D3B4B2" w14:textId="77777777" w:rsidR="00663993" w:rsidRDefault="00663993">
      <w:pPr>
        <w:rPr>
          <w:ins w:id="47" w:author="Steve Maas" w:date="2014-06-25T15:02:00Z"/>
        </w:rPr>
      </w:pPr>
      <w:ins w:id="48" w:author="Steve Maas" w:date="2014-06-25T14:58:00Z">
        <w:r>
          <w:t xml:space="preserve">FEBio supports distributing the model definition across multiple input files. </w:t>
        </w:r>
      </w:ins>
      <w:ins w:id="49" w:author="Steve Maas" w:date="2014-06-25T15:00:00Z">
        <w:r>
          <w:t>This can greatly facilitate defining large, complex models and allows the re-use of model input files without the need to create the entire model input file</w:t>
        </w:r>
      </w:ins>
      <w:ins w:id="50" w:author="Steve Maas" w:date="2014-06-25T15:01:00Z">
        <w:r>
          <w:t xml:space="preserve"> from scratch. When using multiple input files to define a model, you must create a ma</w:t>
        </w:r>
      </w:ins>
      <w:ins w:id="51" w:author="Steve Maas" w:date="2014-06-25T15:02:00Z">
        <w:r>
          <w:t>s</w:t>
        </w:r>
      </w:ins>
      <w:ins w:id="52" w:author="Steve Maas" w:date="2014-06-25T15:01:00Z">
        <w:r>
          <w:t xml:space="preserve">ter input </w:t>
        </w:r>
      </w:ins>
      <w:ins w:id="53" w:author="Steve Maas" w:date="2014-06-25T15:02:00Z">
        <w:r>
          <w:t>file that will reference all the other input files. This master file will be used to run the model in FEBio.</w:t>
        </w:r>
      </w:ins>
    </w:p>
    <w:p w14:paraId="2FD9ABFD" w14:textId="77777777" w:rsidR="00663993" w:rsidRDefault="00663993">
      <w:pPr>
        <w:rPr>
          <w:ins w:id="54" w:author="Steve Maas" w:date="2014-06-25T15:02:00Z"/>
        </w:rPr>
      </w:pPr>
    </w:p>
    <w:p w14:paraId="16823FEF" w14:textId="402BBDD3" w:rsidR="00663993" w:rsidRDefault="00663993">
      <w:pPr>
        <w:rPr>
          <w:ins w:id="55" w:author="Steve Maas" w:date="2014-06-25T15:04:00Z"/>
        </w:rPr>
      </w:pPr>
      <w:ins w:id="56" w:author="Steve Maas" w:date="2014-06-25T15:03:00Z">
        <w:r>
          <w:t xml:space="preserve">All the main sections defined in section </w:t>
        </w:r>
        <w:r>
          <w:fldChar w:fldCharType="begin"/>
        </w:r>
        <w:r>
          <w:instrText xml:space="preserve"> REF _Ref391471945 \r \h </w:instrText>
        </w:r>
      </w:ins>
      <w:r>
        <w:fldChar w:fldCharType="separate"/>
      </w:r>
      <w:ins w:id="57" w:author="Steve Maas" w:date="2014-06-25T15:03:00Z">
        <w:r>
          <w:t>3.1</w:t>
        </w:r>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58" w:author="Steve Maas" w:date="2014-06-25T15:17:00Z">
              <w:rPr/>
            </w:rPrChange>
          </w:rPr>
          <w:t>Material</w:t>
        </w:r>
        <w:r>
          <w:t xml:space="preserve"> section from the file </w:t>
        </w:r>
      </w:ins>
      <w:ins w:id="59" w:author="Steve Maas" w:date="2014-06-25T15:04:00Z">
        <w:r>
          <w:t xml:space="preserve">mat.feb, defining the </w:t>
        </w:r>
        <w:r w:rsidRPr="0018477D">
          <w:rPr>
            <w:i/>
            <w:rPrChange w:id="60" w:author="Steve Maas" w:date="2014-06-25T15:17:00Z">
              <w:rPr/>
            </w:rPrChange>
          </w:rPr>
          <w:t>Material</w:t>
        </w:r>
        <w:r>
          <w:t xml:space="preserve"> section in the master input file as follows.</w:t>
        </w:r>
      </w:ins>
    </w:p>
    <w:p w14:paraId="3C0252B5" w14:textId="77777777" w:rsidR="00663993" w:rsidRDefault="00663993">
      <w:pPr>
        <w:rPr>
          <w:ins w:id="61" w:author="Steve Maas" w:date="2014-06-25T15:04:00Z"/>
        </w:rPr>
      </w:pPr>
    </w:p>
    <w:p w14:paraId="20605E62" w14:textId="2CC1342E" w:rsidR="00663993" w:rsidRPr="00663993" w:rsidRDefault="00663993">
      <w:pPr>
        <w:rPr>
          <w:ins w:id="62" w:author="Steve Maas" w:date="2014-06-25T15:04:00Z"/>
          <w:rFonts w:ascii="Courier New" w:hAnsi="Courier New" w:cs="Courier New"/>
          <w:sz w:val="22"/>
          <w:szCs w:val="22"/>
          <w:rPrChange w:id="63" w:author="Steve Maas" w:date="2014-06-25T15:08:00Z">
            <w:rPr>
              <w:ins w:id="64" w:author="Steve Maas" w:date="2014-06-25T15:04:00Z"/>
            </w:rPr>
          </w:rPrChange>
        </w:rPr>
      </w:pPr>
      <w:ins w:id="65" w:author="Steve Maas" w:date="2014-06-25T15:04:00Z">
        <w:r w:rsidRPr="00663993">
          <w:rPr>
            <w:rFonts w:ascii="Courier New" w:hAnsi="Courier New" w:cs="Courier New"/>
            <w:sz w:val="22"/>
            <w:szCs w:val="22"/>
            <w:rPrChange w:id="66" w:author="Steve Maas" w:date="2014-06-25T15:08:00Z">
              <w:rPr>
                <w:rFonts w:ascii="Courier New" w:hAnsi="Courier New" w:cs="Courier New"/>
              </w:rPr>
            </w:rPrChange>
          </w:rPr>
          <w:t>&lt;Material from="mat.feb"/&gt;</w:t>
        </w:r>
      </w:ins>
    </w:p>
    <w:p w14:paraId="202AADF5" w14:textId="77777777" w:rsidR="00663993" w:rsidRDefault="00663993">
      <w:pPr>
        <w:rPr>
          <w:ins w:id="67" w:author="Steve Maas" w:date="2014-06-25T15:04:00Z"/>
        </w:rPr>
      </w:pPr>
    </w:p>
    <w:p w14:paraId="691E19D9" w14:textId="5907738A" w:rsidR="00663993" w:rsidRDefault="00663993">
      <w:pPr>
        <w:rPr>
          <w:ins w:id="68" w:author="Steve Maas" w:date="2014-06-25T15:07:00Z"/>
        </w:rPr>
      </w:pPr>
      <w:ins w:id="69" w:author="Steve Maas" w:date="2014-06-25T15:04:00Z">
        <w:r>
          <w:t xml:space="preserve">FEBio will now read the </w:t>
        </w:r>
        <w:r w:rsidRPr="0018477D">
          <w:rPr>
            <w:i/>
            <w:rPrChange w:id="70" w:author="Steve Maas" w:date="2014-06-25T15:17:00Z">
              <w:rPr/>
            </w:rPrChange>
          </w:rPr>
          <w:t>Material</w:t>
        </w:r>
        <w:r>
          <w:t xml:space="preserve"> section from this </w:t>
        </w:r>
      </w:ins>
      <w:ins w:id="71" w:author="Steve Maas" w:date="2014-06-25T15:05:00Z">
        <w:r>
          <w:t xml:space="preserve">child </w:t>
        </w:r>
      </w:ins>
      <w:ins w:id="72" w:author="Steve Maas" w:date="2014-06-25T15:04:00Z">
        <w:r>
          <w:t xml:space="preserve">file. The </w:t>
        </w:r>
      </w:ins>
      <w:ins w:id="73" w:author="Steve Maas" w:date="2014-06-25T15:05:00Z">
        <w:r>
          <w:t xml:space="preserve">child file must be a valid FEBio input file, meaning it must </w:t>
        </w:r>
      </w:ins>
      <w:ins w:id="74" w:author="Steve Maas" w:date="2014-06-25T15:17:00Z">
        <w:r w:rsidR="0018477D">
          <w:t>begin with</w:t>
        </w:r>
      </w:ins>
      <w:ins w:id="75" w:author="Steve Maas" w:date="2014-06-25T15:05:00Z">
        <w:r>
          <w:t xml:space="preserve"> the </w:t>
        </w:r>
        <w:r w:rsidRPr="00663993">
          <w:rPr>
            <w:i/>
            <w:rPrChange w:id="76" w:author="Steve Maas" w:date="2014-06-25T15:05:00Z">
              <w:rPr/>
            </w:rPrChange>
          </w:rPr>
          <w:t>febio_spec</w:t>
        </w:r>
        <w:r>
          <w:t xml:space="preserve"> root section, but does not have to be complete. For example, the file mat.feb only needs to define the Material </w:t>
        </w:r>
      </w:ins>
      <w:ins w:id="77" w:author="Steve Maas" w:date="2014-06-25T15:06:00Z">
        <w:r>
          <w:t>section</w:t>
        </w:r>
      </w:ins>
      <w:ins w:id="78" w:author="Steve Maas" w:date="2014-06-25T15:05:00Z">
        <w:r>
          <w:t>.</w:t>
        </w:r>
      </w:ins>
      <w:ins w:id="79" w:author="Steve Maas" w:date="2014-06-25T15:06:00Z">
        <w:r>
          <w:t xml:space="preserve"> However, the child file may contain other sections. In that case, only the section referenced in the master file will be read from the child file. </w:t>
        </w:r>
      </w:ins>
      <w:ins w:id="80" w:author="Steve Maas" w:date="2014-06-25T15:07:00Z">
        <w:r>
          <w:t xml:space="preserve">For example, if the file </w:t>
        </w:r>
        <w:r>
          <w:rPr>
            <w:i/>
          </w:rPr>
          <w:t xml:space="preserve">in.feb </w:t>
        </w:r>
        <w:r>
          <w:t xml:space="preserve">contains both the </w:t>
        </w:r>
        <w:r w:rsidRPr="0018477D">
          <w:rPr>
            <w:i/>
            <w:rPrChange w:id="81" w:author="Steve Maas" w:date="2014-06-25T15:17:00Z">
              <w:rPr/>
            </w:rPrChange>
          </w:rPr>
          <w:t>Material</w:t>
        </w:r>
        <w:r>
          <w:t xml:space="preserve"> and the </w:t>
        </w:r>
        <w:r w:rsidRPr="0018477D">
          <w:rPr>
            <w:i/>
            <w:rPrChange w:id="82" w:author="Steve Maas" w:date="2014-06-25T15:18:00Z">
              <w:rPr/>
            </w:rPrChange>
          </w:rPr>
          <w:t>Geometry</w:t>
        </w:r>
        <w:r>
          <w:t xml:space="preserve"> section, the master file can read both these sections as follows.</w:t>
        </w:r>
      </w:ins>
    </w:p>
    <w:p w14:paraId="1E5787E2" w14:textId="77777777" w:rsidR="00663993" w:rsidRDefault="00663993">
      <w:pPr>
        <w:rPr>
          <w:ins w:id="83" w:author="Steve Maas" w:date="2014-06-25T15:07:00Z"/>
        </w:rPr>
      </w:pPr>
    </w:p>
    <w:p w14:paraId="1F04A50C" w14:textId="3E17CF2C" w:rsidR="00663993" w:rsidRDefault="00663993">
      <w:pPr>
        <w:rPr>
          <w:ins w:id="84" w:author="Steve Maas" w:date="2014-06-25T15:08:00Z"/>
          <w:rFonts w:ascii="Courier New" w:hAnsi="Courier New" w:cs="Courier New"/>
          <w:sz w:val="22"/>
          <w:szCs w:val="22"/>
        </w:rPr>
      </w:pPr>
      <w:ins w:id="85" w:author="Steve Maas" w:date="2014-06-25T15:07:00Z">
        <w:r>
          <w:rPr>
            <w:rFonts w:ascii="Courier New" w:hAnsi="Courier New" w:cs="Courier New"/>
            <w:sz w:val="22"/>
            <w:szCs w:val="22"/>
          </w:rPr>
          <w:t>&lt;Mater</w:t>
        </w:r>
      </w:ins>
      <w:ins w:id="86" w:author="Steve Maas" w:date="2014-06-25T15:08:00Z">
        <w:r w:rsidR="008A509F">
          <w:rPr>
            <w:rFonts w:ascii="Courier New" w:hAnsi="Courier New" w:cs="Courier New"/>
            <w:sz w:val="22"/>
            <w:szCs w:val="22"/>
          </w:rPr>
          <w:t>i</w:t>
        </w:r>
      </w:ins>
      <w:ins w:id="87" w:author="Steve Maas" w:date="2014-06-25T15:07:00Z">
        <w:r>
          <w:rPr>
            <w:rFonts w:ascii="Courier New" w:hAnsi="Courier New" w:cs="Courier New"/>
            <w:sz w:val="22"/>
            <w:szCs w:val="22"/>
          </w:rPr>
          <w:t>al from="in.feb"</w:t>
        </w:r>
      </w:ins>
      <w:ins w:id="88" w:author="Steve Maas" w:date="2014-06-25T15:08:00Z">
        <w:r>
          <w:rPr>
            <w:rFonts w:ascii="Courier New" w:hAnsi="Courier New" w:cs="Courier New"/>
            <w:sz w:val="22"/>
            <w:szCs w:val="22"/>
          </w:rPr>
          <w:t>/&gt;</w:t>
        </w:r>
      </w:ins>
    </w:p>
    <w:p w14:paraId="55644494" w14:textId="3EC179B1" w:rsidR="00663993" w:rsidRPr="00663993" w:rsidRDefault="00663993">
      <w:pPr>
        <w:rPr>
          <w:ins w:id="89" w:author="Steve Maas" w:date="2014-06-25T15:07:00Z"/>
          <w:rFonts w:ascii="Courier New" w:hAnsi="Courier New" w:cs="Courier New"/>
          <w:sz w:val="22"/>
          <w:szCs w:val="22"/>
          <w:rPrChange w:id="90" w:author="Steve Maas" w:date="2014-06-25T15:07:00Z">
            <w:rPr>
              <w:ins w:id="91" w:author="Steve Maas" w:date="2014-06-25T15:07:00Z"/>
            </w:rPr>
          </w:rPrChange>
        </w:rPr>
      </w:pPr>
      <w:ins w:id="92" w:author="Steve Maas" w:date="2014-06-25T15:08:00Z">
        <w:r>
          <w:rPr>
            <w:rFonts w:ascii="Courier New" w:hAnsi="Courier New" w:cs="Courier New"/>
            <w:sz w:val="22"/>
            <w:szCs w:val="22"/>
          </w:rPr>
          <w:t>&lt;Geometry from="in.feb"/&gt;</w:t>
        </w:r>
      </w:ins>
    </w:p>
    <w:p w14:paraId="4AD66E0F" w14:textId="77777777" w:rsidR="00663993" w:rsidRDefault="00663993">
      <w:pPr>
        <w:rPr>
          <w:ins w:id="93" w:author="Steve Maas" w:date="2014-06-25T15:07:00Z"/>
        </w:rPr>
      </w:pPr>
    </w:p>
    <w:p w14:paraId="529FA740" w14:textId="0DE85E8F" w:rsidR="00663993" w:rsidRDefault="008A509F">
      <w:pPr>
        <w:rPr>
          <w:ins w:id="94" w:author="Steve Maas" w:date="2014-06-25T15:10:00Z"/>
        </w:rPr>
      </w:pPr>
      <w:ins w:id="95" w:author="Steve Maas" w:date="2014-06-25T15:09:00Z">
        <w:r>
          <w:t xml:space="preserve">To give a more concrete example, assume that the </w:t>
        </w:r>
        <w:r w:rsidRPr="0018477D">
          <w:rPr>
            <w:i/>
            <w:rPrChange w:id="96" w:author="Steve Maas" w:date="2014-06-25T15:18:00Z">
              <w:rPr/>
            </w:rPrChange>
          </w:rPr>
          <w:t>Material</w:t>
        </w:r>
        <w:r>
          <w:t xml:space="preserve">, </w:t>
        </w:r>
        <w:r w:rsidRPr="0018477D">
          <w:rPr>
            <w:i/>
            <w:rPrChange w:id="97" w:author="Steve Maas" w:date="2014-06-25T15:18:00Z">
              <w:rPr/>
            </w:rPrChange>
          </w:rPr>
          <w:t>Geometry</w:t>
        </w:r>
        <w:r>
          <w:t xml:space="preserve">, and </w:t>
        </w:r>
        <w:r w:rsidRPr="0018477D">
          <w:rPr>
            <w:i/>
            <w:rPrChange w:id="98" w:author="Steve Maas" w:date="2014-06-25T15:18:00Z">
              <w:rPr/>
            </w:rPrChange>
          </w:rPr>
          <w:t>Boundary</w:t>
        </w:r>
        <w:r>
          <w:t xml:space="preserve"> sections are defined in the files </w:t>
        </w:r>
      </w:ins>
      <w:ins w:id="99"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00" w:author="Steve Maas" w:date="2014-06-25T15:18:00Z">
        <w:r w:rsidR="0018477D">
          <w:t xml:space="preserve">like </w:t>
        </w:r>
      </w:ins>
      <w:ins w:id="101" w:author="Steve Maas" w:date="2014-06-25T15:10:00Z">
        <w:r>
          <w:t>the following.</w:t>
        </w:r>
      </w:ins>
    </w:p>
    <w:p w14:paraId="217B7B94" w14:textId="77777777" w:rsidR="008A509F" w:rsidRDefault="008A509F">
      <w:pPr>
        <w:rPr>
          <w:ins w:id="102" w:author="Steve Maas" w:date="2014-06-25T15:10:00Z"/>
        </w:rPr>
      </w:pPr>
    </w:p>
    <w:p w14:paraId="353878AE" w14:textId="6402F58D" w:rsidR="008A509F" w:rsidRDefault="008A509F">
      <w:pPr>
        <w:rPr>
          <w:ins w:id="103" w:author="Steve Maas" w:date="2014-06-25T15:11:00Z"/>
          <w:rFonts w:ascii="Courier New" w:hAnsi="Courier New" w:cs="Courier New"/>
          <w:sz w:val="22"/>
          <w:szCs w:val="22"/>
        </w:rPr>
      </w:pPr>
      <w:ins w:id="104" w:author="Steve Maas" w:date="2014-06-25T15:11:00Z">
        <w:r>
          <w:rPr>
            <w:rFonts w:ascii="Courier New" w:hAnsi="Courier New" w:cs="Courier New"/>
            <w:sz w:val="22"/>
            <w:szCs w:val="22"/>
          </w:rPr>
          <w:t>&lt;febio_spec version="2.0"&gt;</w:t>
        </w:r>
      </w:ins>
    </w:p>
    <w:p w14:paraId="06F8A8A5" w14:textId="6D9D50A7" w:rsidR="008A509F" w:rsidRDefault="008A509F">
      <w:pPr>
        <w:rPr>
          <w:ins w:id="105" w:author="Steve Maas" w:date="2014-06-25T15:11:00Z"/>
          <w:rFonts w:ascii="Courier New" w:hAnsi="Courier New" w:cs="Courier New"/>
          <w:sz w:val="22"/>
          <w:szCs w:val="22"/>
        </w:rPr>
      </w:pPr>
      <w:ins w:id="106" w:author="Steve Maas" w:date="2014-06-25T15:11:00Z">
        <w:r>
          <w:rPr>
            <w:rFonts w:ascii="Courier New" w:hAnsi="Courier New" w:cs="Courier New"/>
            <w:sz w:val="22"/>
            <w:szCs w:val="22"/>
          </w:rPr>
          <w:tab/>
          <w:t>&lt;Control&gt;</w:t>
        </w:r>
      </w:ins>
    </w:p>
    <w:p w14:paraId="7F33D661" w14:textId="12099D8A" w:rsidR="008A509F" w:rsidRDefault="008A509F">
      <w:pPr>
        <w:rPr>
          <w:ins w:id="107" w:author="Steve Maas" w:date="2014-06-25T15:11:00Z"/>
          <w:rFonts w:ascii="Courier New" w:hAnsi="Courier New" w:cs="Courier New"/>
          <w:sz w:val="22"/>
          <w:szCs w:val="22"/>
        </w:rPr>
      </w:pPr>
      <w:ins w:id="108"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09" w:author="Steve Maas" w:date="2014-06-25T15:11:00Z"/>
          <w:rFonts w:ascii="Courier New" w:hAnsi="Courier New" w:cs="Courier New"/>
          <w:sz w:val="22"/>
          <w:szCs w:val="22"/>
        </w:rPr>
      </w:pPr>
      <w:ins w:id="110"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11" w:author="Steve Maas" w:date="2014-06-25T15:11:00Z"/>
          <w:rFonts w:ascii="Courier New" w:hAnsi="Courier New" w:cs="Courier New"/>
          <w:sz w:val="22"/>
          <w:szCs w:val="22"/>
        </w:rPr>
      </w:pPr>
      <w:ins w:id="112" w:author="Steve Maas" w:date="2014-06-25T15:11:00Z">
        <w:r>
          <w:rPr>
            <w:rFonts w:ascii="Courier New" w:hAnsi="Courier New" w:cs="Courier New"/>
            <w:sz w:val="22"/>
            <w:szCs w:val="22"/>
          </w:rPr>
          <w:tab/>
          <w:t>&lt;/Control&gt;</w:t>
        </w:r>
      </w:ins>
    </w:p>
    <w:p w14:paraId="5C9067B9" w14:textId="2B1DDE85" w:rsidR="008A509F" w:rsidRDefault="008A509F">
      <w:pPr>
        <w:rPr>
          <w:ins w:id="113" w:author="Steve Maas" w:date="2014-06-25T15:12:00Z"/>
          <w:rFonts w:ascii="Courier New" w:hAnsi="Courier New" w:cs="Courier New"/>
          <w:sz w:val="22"/>
          <w:szCs w:val="22"/>
        </w:rPr>
      </w:pPr>
      <w:ins w:id="114" w:author="Steve Maas" w:date="2014-06-25T15:11:00Z">
        <w:r>
          <w:rPr>
            <w:rFonts w:ascii="Courier New" w:hAnsi="Courier New" w:cs="Courier New"/>
            <w:sz w:val="22"/>
            <w:szCs w:val="22"/>
          </w:rPr>
          <w:tab/>
          <w:t>&lt;Material from="mat.feb"</w:t>
        </w:r>
      </w:ins>
      <w:ins w:id="115" w:author="Steve Maas" w:date="2014-06-25T15:12:00Z">
        <w:r>
          <w:rPr>
            <w:rFonts w:ascii="Courier New" w:hAnsi="Courier New" w:cs="Courier New"/>
            <w:sz w:val="22"/>
            <w:szCs w:val="22"/>
          </w:rPr>
          <w:t>/&gt;</w:t>
        </w:r>
      </w:ins>
    </w:p>
    <w:p w14:paraId="53602951" w14:textId="02BE6AA7" w:rsidR="008A509F" w:rsidRDefault="008A509F">
      <w:pPr>
        <w:rPr>
          <w:ins w:id="116" w:author="Steve Maas" w:date="2014-06-25T15:12:00Z"/>
          <w:rFonts w:ascii="Courier New" w:hAnsi="Courier New" w:cs="Courier New"/>
          <w:sz w:val="22"/>
          <w:szCs w:val="22"/>
        </w:rPr>
      </w:pPr>
      <w:ins w:id="117" w:author="Steve Maas" w:date="2014-06-25T15:12:00Z">
        <w:r>
          <w:rPr>
            <w:rFonts w:ascii="Courier New" w:hAnsi="Courier New" w:cs="Courier New"/>
            <w:sz w:val="22"/>
            <w:szCs w:val="22"/>
          </w:rPr>
          <w:tab/>
          <w:t>&lt;Geometry from="geom.feb"/&gt;</w:t>
        </w:r>
      </w:ins>
    </w:p>
    <w:p w14:paraId="2EC2D050" w14:textId="1CF36E9C" w:rsidR="008A509F" w:rsidRDefault="008A509F">
      <w:pPr>
        <w:rPr>
          <w:ins w:id="118" w:author="Steve Maas" w:date="2014-06-25T15:11:00Z"/>
          <w:rFonts w:ascii="Courier New" w:hAnsi="Courier New" w:cs="Courier New"/>
          <w:sz w:val="22"/>
          <w:szCs w:val="22"/>
        </w:rPr>
      </w:pPr>
      <w:ins w:id="119"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20" w:author="Steve Maas" w:date="2014-06-25T15:10:00Z"/>
          <w:rFonts w:ascii="Courier New" w:hAnsi="Courier New" w:cs="Courier New"/>
          <w:sz w:val="22"/>
          <w:szCs w:val="22"/>
          <w:rPrChange w:id="121" w:author="Steve Maas" w:date="2014-06-25T15:11:00Z">
            <w:rPr>
              <w:ins w:id="122" w:author="Steve Maas" w:date="2014-06-25T15:10:00Z"/>
            </w:rPr>
          </w:rPrChange>
        </w:rPr>
      </w:pPr>
      <w:ins w:id="123"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24" w:author="Steve Maas" w:date="2014-06-25T15:15:00Z"/>
        </w:rPr>
      </w:pPr>
      <w:ins w:id="125"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26" w:author="Steve Maas" w:date="2014-06-25T15:14:00Z">
        <w:r>
          <w:rPr>
            <w:i/>
          </w:rPr>
          <w:t xml:space="preserve">from </w:t>
        </w:r>
        <w:r>
          <w:t xml:space="preserve">attribute. As mentioned above, the master file is used to run the model in FEBio. So, if the master file is called </w:t>
        </w:r>
      </w:ins>
      <w:ins w:id="127" w:author="Steve Maas" w:date="2014-06-25T15:15:00Z">
        <w:r>
          <w:rPr>
            <w:i/>
          </w:rPr>
          <w:t>model.feb</w:t>
        </w:r>
        <w:r>
          <w:t xml:space="preserve"> then the model is run as follows.</w:t>
        </w:r>
      </w:ins>
    </w:p>
    <w:p w14:paraId="22D35C2C" w14:textId="77777777" w:rsidR="008A509F" w:rsidRDefault="008A509F" w:rsidP="00EB23E8">
      <w:pPr>
        <w:rPr>
          <w:ins w:id="128" w:author="Steve Maas" w:date="2014-06-25T15:15:00Z"/>
        </w:rPr>
      </w:pPr>
    </w:p>
    <w:p w14:paraId="597D495C" w14:textId="012BFC3B" w:rsidR="008A509F" w:rsidRPr="008A509F" w:rsidRDefault="008A509F" w:rsidP="00EB23E8">
      <w:pPr>
        <w:rPr>
          <w:ins w:id="129" w:author="Steve Maas" w:date="2014-06-25T15:15:00Z"/>
          <w:rFonts w:ascii="Courier New" w:hAnsi="Courier New" w:cs="Courier New"/>
          <w:sz w:val="22"/>
          <w:rPrChange w:id="130" w:author="Steve Maas" w:date="2014-06-25T15:15:00Z">
            <w:rPr>
              <w:ins w:id="131" w:author="Steve Maas" w:date="2014-06-25T15:15:00Z"/>
            </w:rPr>
          </w:rPrChange>
        </w:rPr>
      </w:pPr>
      <w:ins w:id="132"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33" w:author="Steve Maas" w:date="2014-06-25T15:16:00Z"/>
        </w:rPr>
      </w:pPr>
      <w:ins w:id="134" w:author="Steve Maas" w:date="2014-06-25T15:15:00Z">
        <w:r>
          <w:t xml:space="preserve">When </w:t>
        </w:r>
      </w:ins>
      <w:ins w:id="135" w:author="Steve Maas" w:date="2014-06-25T15:16:00Z">
        <w:r>
          <w:t>FEB</w:t>
        </w:r>
      </w:ins>
      <w:ins w:id="136" w:author="Steve Maas" w:date="2014-06-25T15:15:00Z">
        <w:r>
          <w:t>io</w:t>
        </w:r>
      </w:ins>
      <w:r w:rsidR="00181CF0">
        <w:t xml:space="preserve"> </w:t>
      </w:r>
      <w:ins w:id="137"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38" w:name="_Toc391472908"/>
      <w:r>
        <w:lastRenderedPageBreak/>
        <w:t>Module Section</w:t>
      </w:r>
      <w:bookmarkEnd w:id="138"/>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39" w:name="_Toc391472909"/>
      <w:r>
        <w:lastRenderedPageBreak/>
        <w:t>Control Section</w:t>
      </w:r>
      <w:bookmarkEnd w:id="139"/>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40" w:name="_Toc293572196"/>
      <w:bookmarkStart w:id="141" w:name="_Toc293572206"/>
      <w:bookmarkStart w:id="142" w:name="_Toc293572208"/>
      <w:bookmarkStart w:id="143" w:name="_Ref250285979"/>
      <w:bookmarkStart w:id="144" w:name="_Ref292527008"/>
      <w:bookmarkStart w:id="145" w:name="_Toc391472910"/>
      <w:bookmarkEnd w:id="140"/>
      <w:bookmarkEnd w:id="141"/>
      <w:bookmarkEnd w:id="142"/>
      <w:r>
        <w:t>Common Parameters</w:t>
      </w:r>
      <w:bookmarkEnd w:id="143"/>
      <w:bookmarkEnd w:id="144"/>
      <w:bookmarkEnd w:id="145"/>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5pt" o:ole="">
            <v:imagedata r:id="rId31" o:title=""/>
          </v:shape>
          <o:OLEObject Type="Embed" ProgID="Equation.DSMT4" ShapeID="_x0000_i1026" DrawAspect="Content" ObjectID="_1465215729" r:id="rId32"/>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5pt;height:18pt" o:ole="">
            <v:imagedata r:id="rId33" o:title=""/>
          </v:shape>
          <o:OLEObject Type="Embed" ProgID="Equation.DSMT4" ShapeID="_x0000_i1027" DrawAspect="Content" ObjectID="_1465215730" r:id="rId34"/>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5pt;height:37.5pt" o:ole="">
            <v:imagedata r:id="rId35" o:title=""/>
          </v:shape>
          <o:OLEObject Type="Embed" ProgID="Equation.DSMT4" ShapeID="_x0000_i1028" DrawAspect="Content" ObjectID="_1465215731"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46" w:name="_Toc391472911"/>
      <w:r>
        <w:t xml:space="preserve">Parameters for </w:t>
      </w:r>
      <w:r w:rsidR="00D153DC">
        <w:rPr>
          <w:i/>
        </w:rPr>
        <w:t>B</w:t>
      </w:r>
      <w:r w:rsidR="00EA184D">
        <w:rPr>
          <w:i/>
        </w:rPr>
        <w:t>iphasic</w:t>
      </w:r>
      <w:r w:rsidR="00EA184D">
        <w:t xml:space="preserve"> </w:t>
      </w:r>
      <w:r w:rsidR="00D153DC">
        <w:t>A</w:t>
      </w:r>
      <w:r>
        <w:t>nalysis</w:t>
      </w:r>
      <w:bookmarkEnd w:id="146"/>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47" w:name="_Toc391472912"/>
      <w:r>
        <w:t xml:space="preserve">Parameters for </w:t>
      </w:r>
      <w:r w:rsidR="00D153DC">
        <w:rPr>
          <w:i/>
        </w:rPr>
        <w:t>S</w:t>
      </w:r>
      <w:r w:rsidRPr="007D6F0D">
        <w:rPr>
          <w:i/>
        </w:rPr>
        <w:t>olute</w:t>
      </w:r>
      <w:r>
        <w:t xml:space="preserve"> </w:t>
      </w:r>
      <w:r w:rsidR="00D153DC">
        <w:t>A</w:t>
      </w:r>
      <w:r>
        <w:t>nalysis</w:t>
      </w:r>
      <w:bookmarkEnd w:id="147"/>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48" w:name="_Toc391472913"/>
      <w:r>
        <w:t xml:space="preserve">Parameters for </w:t>
      </w:r>
      <w:r w:rsidR="00D153DC">
        <w:rPr>
          <w:i/>
        </w:rPr>
        <w:t>H</w:t>
      </w:r>
      <w:r w:rsidRPr="007D6F0D">
        <w:rPr>
          <w:i/>
        </w:rPr>
        <w:t>eat</w:t>
      </w:r>
      <w:r>
        <w:t xml:space="preserve"> </w:t>
      </w:r>
      <w:r w:rsidR="00D153DC">
        <w:t>A</w:t>
      </w:r>
      <w:r>
        <w:t>nalysis</w:t>
      </w:r>
      <w:bookmarkEnd w:id="148"/>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976D6B">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49" w:name="_Toc391472914"/>
      <w:r>
        <w:lastRenderedPageBreak/>
        <w:t>Globals Section</w:t>
      </w:r>
      <w:bookmarkEnd w:id="149"/>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50" w:name="_Toc391472915"/>
      <w:r>
        <w:t>Constants</w:t>
      </w:r>
      <w:bookmarkEnd w:id="150"/>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5pt" o:ole="">
            <v:imagedata r:id="rId37" o:title=""/>
          </v:shape>
          <o:OLEObject Type="Embed" ProgID="Equation.DSMT4" ShapeID="_x0000_i1029" DrawAspect="Content" ObjectID="_1465215732"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9" o:title=""/>
          </v:shape>
          <o:OLEObject Type="Embed" ProgID="Equation.DSMT4" ShapeID="_x0000_i1030" DrawAspect="Content" ObjectID="_1465215733" r:id="rId40"/>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1" o:title=""/>
          </v:shape>
          <o:OLEObject Type="Embed" ProgID="Equation.DSMT4" ShapeID="_x0000_i1031" DrawAspect="Content" ObjectID="_1465215734"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51" w:name="_Ref188932792"/>
      <w:bookmarkStart w:id="152" w:name="_Toc391472916"/>
      <w:r>
        <w:t>Solutes</w:t>
      </w:r>
      <w:bookmarkEnd w:id="151"/>
      <w:bookmarkEnd w:id="152"/>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43" o:title=""/>
          </v:shape>
          <o:OLEObject Type="Embed" ProgID="Equation.DSMT4" ShapeID="_x0000_i1032" DrawAspect="Content" ObjectID="_1465215735" r:id="rId44"/>
        </w:object>
      </w:r>
      <w:r>
        <w:t xml:space="preserve">, molar mass </w:t>
      </w:r>
      <w:r w:rsidRPr="00AF2221">
        <w:rPr>
          <w:position w:val="-4"/>
        </w:rPr>
        <w:object w:dxaOrig="420" w:dyaOrig="300" w14:anchorId="106FF449">
          <v:shape id="_x0000_i1033" type="#_x0000_t75" style="width:21.5pt;height:14pt" o:ole="">
            <v:imagedata r:id="rId45" o:title=""/>
          </v:shape>
          <o:OLEObject Type="Embed" ProgID="Equation.DSMT4" ShapeID="_x0000_i1033" DrawAspect="Content" ObjectID="_1465215736" r:id="rId46"/>
        </w:object>
      </w:r>
      <w:r>
        <w:t xml:space="preserve">, and density </w:t>
      </w:r>
      <w:r w:rsidRPr="00AF2221">
        <w:rPr>
          <w:position w:val="-12"/>
        </w:rPr>
        <w:object w:dxaOrig="340" w:dyaOrig="380" w14:anchorId="31FB4B4B">
          <v:shape id="_x0000_i1034" type="#_x0000_t75" style="width:16.5pt;height:19.5pt" o:ole="">
            <v:imagedata r:id="rId47" o:title=""/>
          </v:shape>
          <o:OLEObject Type="Embed" ProgID="Equation.DSMT4" ShapeID="_x0000_i1034" DrawAspect="Content" ObjectID="_1465215737"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976D6B">
        <w:t>4.5.2</w:t>
      </w:r>
      <w:r>
        <w:fldChar w:fldCharType="end"/>
      </w:r>
      <w:r>
        <w:t>), triphasic (Section </w:t>
      </w:r>
      <w:r>
        <w:fldChar w:fldCharType="begin"/>
      </w:r>
      <w:r>
        <w:instrText xml:space="preserve"> REF _Ref188932651 \r \h </w:instrText>
      </w:r>
      <w:r>
        <w:fldChar w:fldCharType="separate"/>
      </w:r>
      <w:r w:rsidR="00976D6B">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53" w:name="_Ref240797992"/>
      <w:bookmarkStart w:id="154" w:name="_Toc391472917"/>
      <w:r>
        <w:t>Solid-Bound Molecules</w:t>
      </w:r>
      <w:bookmarkEnd w:id="153"/>
      <w:bookmarkEnd w:id="154"/>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976D6B">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55" w:name="_Ref174185715"/>
      <w:bookmarkStart w:id="156" w:name="_Toc391472918"/>
      <w:r>
        <w:lastRenderedPageBreak/>
        <w:t>Material Section</w:t>
      </w:r>
      <w:bookmarkEnd w:id="155"/>
      <w:bookmarkEnd w:id="156"/>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976D6B">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57" w:name="_Ref178490824"/>
      <w:bookmarkStart w:id="158" w:name="_Ref178491142"/>
      <w:bookmarkStart w:id="159" w:name="_Toc391472919"/>
      <w:r>
        <w:lastRenderedPageBreak/>
        <w:t>Geometry Section</w:t>
      </w:r>
      <w:bookmarkEnd w:id="157"/>
      <w:bookmarkEnd w:id="158"/>
      <w:bookmarkEnd w:id="159"/>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60" w:name="_Toc391472920"/>
      <w:r>
        <w:t>Nodes Section</w:t>
      </w:r>
      <w:bookmarkEnd w:id="160"/>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61" w:name="_Ref376432008"/>
      <w:bookmarkStart w:id="162" w:name="_Toc391472921"/>
      <w:r w:rsidRPr="00EF5020">
        <w:t>Elements</w:t>
      </w:r>
      <w:r>
        <w:t xml:space="preserve"> Section</w:t>
      </w:r>
      <w:bookmarkEnd w:id="161"/>
      <w:bookmarkEnd w:id="162"/>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63" w:name="_Toc350354842"/>
      <w:bookmarkStart w:id="164" w:name="_Toc350439800"/>
      <w:bookmarkStart w:id="165" w:name="_Toc352596206"/>
      <w:bookmarkStart w:id="166" w:name="_Toc363724979"/>
      <w:bookmarkStart w:id="167" w:name="_Toc391472922"/>
      <w:bookmarkEnd w:id="163"/>
      <w:bookmarkEnd w:id="164"/>
      <w:bookmarkEnd w:id="165"/>
      <w:bookmarkEnd w:id="166"/>
      <w:r>
        <w:t>Solid Elements</w:t>
      </w:r>
      <w:bookmarkEnd w:id="167"/>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63993" w:rsidRDefault="00663993"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63993" w:rsidRDefault="00663993"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63993" w:rsidRDefault="00663993"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63993" w:rsidRDefault="00663993"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63993" w:rsidRDefault="00663993"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63993" w:rsidRDefault="00663993"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63993" w:rsidRDefault="00663993"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63993" w:rsidRDefault="00663993"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63993" w:rsidRDefault="00663993"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63993" w:rsidRDefault="00663993"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63993" w:rsidRDefault="00663993"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63993" w:rsidRDefault="00663993"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63993" w:rsidRDefault="00663993"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63993" w:rsidRDefault="00663993"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63993" w:rsidRDefault="00663993"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63993" w:rsidRDefault="00663993"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63993" w:rsidRDefault="00663993"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63993" w:rsidRDefault="00663993"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63993" w:rsidRDefault="00663993"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63993" w:rsidRDefault="00663993"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63993" w:rsidRDefault="00663993"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63993" w:rsidRDefault="00663993"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63993" w:rsidRDefault="00663993"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63993" w:rsidRDefault="00663993"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63993" w:rsidRDefault="00663993"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63993" w:rsidRDefault="00663993"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63993" w:rsidRDefault="00663993"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63993" w:rsidRDefault="00663993"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63993" w:rsidRDefault="00663993"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63993" w:rsidRDefault="00663993"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63993" w:rsidRDefault="00663993"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63993" w:rsidRDefault="00663993"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63993" w:rsidRDefault="00663993"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63993" w:rsidRDefault="00663993"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63993" w:rsidRDefault="00663993"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63993" w:rsidRDefault="00663993"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63993" w:rsidRDefault="00663993"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63993" w:rsidRDefault="00663993"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63993" w:rsidRDefault="00663993"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63993" w:rsidRDefault="00663993"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63993" w:rsidRDefault="00663993"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63993" w:rsidRDefault="00663993"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r w:rsidR="003B6679">
        <w:fldChar w:fldCharType="begin"/>
      </w:r>
      <w:r w:rsidR="003B6679">
        <w:instrText xml:space="preserve"> STYLEREF 1 \s </w:instrText>
      </w:r>
      <w:r w:rsidR="003B6679">
        <w:fldChar w:fldCharType="separate"/>
      </w:r>
      <w:r w:rsidR="00976D6B">
        <w:rPr>
          <w:noProof/>
        </w:rPr>
        <w:t>3</w:t>
      </w:r>
      <w:r w:rsidR="003B6679">
        <w:rPr>
          <w:noProof/>
        </w:rPr>
        <w:fldChar w:fldCharType="end"/>
      </w:r>
      <w:r w:rsidRPr="00DF40FE">
        <w:noBreakHyphen/>
      </w:r>
      <w:r w:rsidR="003B6679">
        <w:fldChar w:fldCharType="begin"/>
      </w:r>
      <w:r w:rsidR="003B6679">
        <w:instrText xml:space="preserve"> SEQ Figure \* ARABIC \s 1 </w:instrText>
      </w:r>
      <w:r w:rsidR="003B6679">
        <w:fldChar w:fldCharType="separate"/>
      </w:r>
      <w:r w:rsidR="00976D6B">
        <w:rPr>
          <w:noProof/>
        </w:rPr>
        <w:t>1</w:t>
      </w:r>
      <w:r w:rsidR="003B6679">
        <w:rPr>
          <w:noProof/>
        </w:rPr>
        <w:fldChar w:fldCharType="end"/>
      </w:r>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68" w:name="_Toc391472923"/>
      <w:r>
        <w:t>Shell Elements</w:t>
      </w:r>
      <w:bookmarkEnd w:id="168"/>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63993" w:rsidRDefault="00663993"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63993" w:rsidRDefault="00663993"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63993" w:rsidRDefault="00663993"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63993" w:rsidRDefault="00663993"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63993" w:rsidRDefault="00663993"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63993" w:rsidRDefault="00663993"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63993" w:rsidRDefault="00663993"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63993" w:rsidRDefault="00663993"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63993" w:rsidRDefault="00663993"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63993" w:rsidRDefault="00663993"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63993" w:rsidRDefault="00663993"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63993" w:rsidRDefault="00663993"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63993" w:rsidRDefault="00663993"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63993" w:rsidRDefault="0066399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r w:rsidR="003B6679">
        <w:fldChar w:fldCharType="begin"/>
      </w:r>
      <w:r w:rsidR="003B6679">
        <w:instrText xml:space="preserve"> STYLEREF 1 \s </w:instrText>
      </w:r>
      <w:r w:rsidR="003B6679">
        <w:fldChar w:fldCharType="separate"/>
      </w:r>
      <w:r w:rsidR="00976D6B">
        <w:rPr>
          <w:noProof/>
        </w:rPr>
        <w:t>3</w:t>
      </w:r>
      <w:r w:rsidR="003B6679">
        <w:rPr>
          <w:noProof/>
        </w:rPr>
        <w:fldChar w:fldCharType="end"/>
      </w:r>
      <w:r w:rsidRPr="006768E0">
        <w:noBreakHyphen/>
      </w:r>
      <w:r w:rsidR="003B6679">
        <w:fldChar w:fldCharType="begin"/>
      </w:r>
      <w:r w:rsidR="003B6679">
        <w:instrText xml:space="preserve"> SEQ Figure \* ARABIC \s 1 </w:instrText>
      </w:r>
      <w:r w:rsidR="003B6679">
        <w:fldChar w:fldCharType="separate"/>
      </w:r>
      <w:r w:rsidR="00976D6B">
        <w:rPr>
          <w:noProof/>
        </w:rPr>
        <w:t>2</w:t>
      </w:r>
      <w:r w:rsidR="003B6679">
        <w:rPr>
          <w:noProof/>
        </w:rPr>
        <w:fldChar w:fldCharType="end"/>
      </w:r>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69" w:name="_Ref376174920"/>
      <w:bookmarkStart w:id="170" w:name="_Toc391472924"/>
      <w:r w:rsidRPr="007A75DE">
        <w:lastRenderedPageBreak/>
        <w:t>Surface Elements</w:t>
      </w:r>
      <w:bookmarkEnd w:id="169"/>
      <w:bookmarkEnd w:id="170"/>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1" w:name="_Ref230518438"/>
      <w:bookmarkStart w:id="172" w:name="_Toc391472925"/>
      <w:r>
        <w:t>Element</w:t>
      </w:r>
      <w:r w:rsidR="00D153DC">
        <w:t xml:space="preserve"> </w:t>
      </w:r>
      <w:r>
        <w:t>Data Section</w:t>
      </w:r>
      <w:bookmarkEnd w:id="171"/>
      <w:bookmarkEnd w:id="172"/>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976D6B">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73" w:name="_Ref376175517"/>
      <w:bookmarkStart w:id="174" w:name="_Toc391472926"/>
      <w:r>
        <w:t>Surface Section</w:t>
      </w:r>
      <w:bookmarkEnd w:id="173"/>
      <w:bookmarkEnd w:id="174"/>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75" w:author="Gerard" w:date="2014-06-20T17:32:00Z">
        <w:r w:rsidR="00976D6B">
          <w:t xml:space="preserve">3.7.2.3. </w:t>
        </w:r>
      </w:ins>
      <w:del w:id="176"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77" w:name="_Ref378149880"/>
      <w:bookmarkStart w:id="178" w:name="_Toc391472927"/>
      <w:r>
        <w:t>NodeSet Section</w:t>
      </w:r>
      <w:bookmarkEnd w:id="177"/>
      <w:bookmarkEnd w:id="178"/>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79" w:name="_Toc391472928"/>
      <w:r>
        <w:lastRenderedPageBreak/>
        <w:t>Initial Section</w:t>
      </w:r>
      <w:bookmarkEnd w:id="179"/>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80" w:name="_Toc391472929"/>
      <w:r>
        <w:t>Initial Nodal Velocities</w:t>
      </w:r>
      <w:bookmarkEnd w:id="180"/>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976D6B">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81" w:name="_Toc391472930"/>
      <w:r>
        <w:t>Initial Nodal Effective Fluid Pressure</w:t>
      </w:r>
      <w:bookmarkEnd w:id="181"/>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82" w:name="_Toc391472931"/>
      <w:r>
        <w:t>Initial Nodal Effective Concentration</w:t>
      </w:r>
      <w:bookmarkEnd w:id="182"/>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976D6B">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83" w:name="_Ref172095122"/>
      <w:bookmarkStart w:id="184" w:name="_Toc391472932"/>
      <w:r>
        <w:lastRenderedPageBreak/>
        <w:t>Boundary Section</w:t>
      </w:r>
      <w:bookmarkEnd w:id="183"/>
      <w:bookmarkEnd w:id="184"/>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85" w:name="_Ref172095051"/>
      <w:bookmarkStart w:id="186" w:name="_Toc391472933"/>
      <w:r>
        <w:t>Prescribed Nodal Degrees of Freedom</w:t>
      </w:r>
      <w:bookmarkEnd w:id="185"/>
      <w:bookmarkEnd w:id="186"/>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rsidR="00976D6B">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87" w:name="_Toc391472934"/>
      <w:r>
        <w:t>Fixed Nodal Degrees of Freedom</w:t>
      </w:r>
      <w:bookmarkEnd w:id="187"/>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976D6B">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88" w:name="_Toc315942749"/>
      <w:bookmarkStart w:id="189" w:name="_Toc315943013"/>
      <w:bookmarkStart w:id="190" w:name="_Toc315943277"/>
      <w:bookmarkStart w:id="191" w:name="_Toc315942751"/>
      <w:bookmarkStart w:id="192" w:name="_Toc315943015"/>
      <w:bookmarkStart w:id="193" w:name="_Toc315943279"/>
      <w:bookmarkStart w:id="194" w:name="_Toc315942753"/>
      <w:bookmarkStart w:id="195" w:name="_Toc315943017"/>
      <w:bookmarkStart w:id="196" w:name="_Toc315943281"/>
      <w:bookmarkStart w:id="197" w:name="_Toc315942755"/>
      <w:bookmarkStart w:id="198" w:name="_Toc315943019"/>
      <w:bookmarkStart w:id="199" w:name="_Toc315943283"/>
      <w:bookmarkStart w:id="200" w:name="_Toc315942758"/>
      <w:bookmarkStart w:id="201" w:name="_Toc315943022"/>
      <w:bookmarkStart w:id="202" w:name="_Toc315943286"/>
      <w:bookmarkStart w:id="203" w:name="_Toc315942763"/>
      <w:bookmarkStart w:id="204" w:name="_Toc315943027"/>
      <w:bookmarkStart w:id="205" w:name="_Toc315943291"/>
      <w:bookmarkStart w:id="206" w:name="_Toc315942764"/>
      <w:bookmarkStart w:id="207" w:name="_Toc315943028"/>
      <w:bookmarkStart w:id="208" w:name="_Toc315943292"/>
      <w:bookmarkStart w:id="209" w:name="_Toc315942765"/>
      <w:bookmarkStart w:id="210" w:name="_Toc315943029"/>
      <w:bookmarkStart w:id="211" w:name="_Toc315943293"/>
      <w:bookmarkStart w:id="212" w:name="_Toc315942768"/>
      <w:bookmarkStart w:id="213" w:name="_Toc315943032"/>
      <w:bookmarkStart w:id="214" w:name="_Toc315943296"/>
      <w:bookmarkStart w:id="215" w:name="_Toc315942770"/>
      <w:bookmarkStart w:id="216" w:name="_Toc315943034"/>
      <w:bookmarkStart w:id="217" w:name="_Toc315943298"/>
      <w:bookmarkStart w:id="218" w:name="_Toc315942775"/>
      <w:bookmarkStart w:id="219" w:name="_Toc315943039"/>
      <w:bookmarkStart w:id="220" w:name="_Toc315943303"/>
      <w:bookmarkStart w:id="221" w:name="_Toc315942777"/>
      <w:bookmarkStart w:id="222" w:name="_Toc315943041"/>
      <w:bookmarkStart w:id="223" w:name="_Toc315943305"/>
      <w:bookmarkStart w:id="224" w:name="_Toc315942782"/>
      <w:bookmarkStart w:id="225" w:name="_Toc315943046"/>
      <w:bookmarkStart w:id="226" w:name="_Toc315943310"/>
      <w:bookmarkStart w:id="227" w:name="_Toc315942784"/>
      <w:bookmarkStart w:id="228" w:name="_Toc315943048"/>
      <w:bookmarkStart w:id="229" w:name="_Toc315943312"/>
      <w:bookmarkStart w:id="230" w:name="_Toc315942786"/>
      <w:bookmarkStart w:id="231" w:name="_Toc315943050"/>
      <w:bookmarkStart w:id="232" w:name="_Toc315943314"/>
      <w:bookmarkStart w:id="233" w:name="_Toc315942806"/>
      <w:bookmarkStart w:id="234" w:name="_Toc315943070"/>
      <w:bookmarkStart w:id="235" w:name="_Toc315943334"/>
      <w:bookmarkStart w:id="236" w:name="_Toc315942809"/>
      <w:bookmarkStart w:id="237" w:name="_Toc315943073"/>
      <w:bookmarkStart w:id="238" w:name="_Toc315943337"/>
      <w:bookmarkStart w:id="239" w:name="_Toc315942810"/>
      <w:bookmarkStart w:id="240" w:name="_Toc315943074"/>
      <w:bookmarkStart w:id="241" w:name="_Toc315943338"/>
      <w:bookmarkStart w:id="242" w:name="_Toc315942811"/>
      <w:bookmarkStart w:id="243" w:name="_Toc315943075"/>
      <w:bookmarkStart w:id="244" w:name="_Toc315943339"/>
      <w:bookmarkStart w:id="245" w:name="_Toc315942816"/>
      <w:bookmarkStart w:id="246" w:name="_Toc315943080"/>
      <w:bookmarkStart w:id="247" w:name="_Toc315943344"/>
      <w:bookmarkStart w:id="248" w:name="_Toc315942818"/>
      <w:bookmarkStart w:id="249" w:name="_Toc315943082"/>
      <w:bookmarkStart w:id="250" w:name="_Toc315943346"/>
      <w:bookmarkStart w:id="251" w:name="_Toc315942820"/>
      <w:bookmarkStart w:id="252" w:name="_Toc315943084"/>
      <w:bookmarkStart w:id="253" w:name="_Toc315943348"/>
      <w:bookmarkStart w:id="254" w:name="_Toc315942822"/>
      <w:bookmarkStart w:id="255" w:name="_Toc315943086"/>
      <w:bookmarkStart w:id="256" w:name="_Toc315943350"/>
      <w:bookmarkStart w:id="257" w:name="_Toc315942824"/>
      <w:bookmarkStart w:id="258" w:name="_Toc315943088"/>
      <w:bookmarkStart w:id="259" w:name="_Toc315943352"/>
      <w:bookmarkStart w:id="260" w:name="_Toc315942829"/>
      <w:bookmarkStart w:id="261" w:name="_Toc315943093"/>
      <w:bookmarkStart w:id="262" w:name="_Toc315943357"/>
      <w:bookmarkStart w:id="263" w:name="_Toc315942831"/>
      <w:bookmarkStart w:id="264" w:name="_Toc315943095"/>
      <w:bookmarkStart w:id="265" w:name="_Toc315943359"/>
      <w:bookmarkStart w:id="266" w:name="_Toc315942833"/>
      <w:bookmarkStart w:id="267" w:name="_Toc315943097"/>
      <w:bookmarkStart w:id="268" w:name="_Toc315943361"/>
      <w:bookmarkStart w:id="269" w:name="_Toc315942834"/>
      <w:bookmarkStart w:id="270" w:name="_Toc315943098"/>
      <w:bookmarkStart w:id="271" w:name="_Toc315943362"/>
      <w:bookmarkStart w:id="272" w:name="_Toc315942839"/>
      <w:bookmarkStart w:id="273" w:name="_Toc315943103"/>
      <w:bookmarkStart w:id="274" w:name="_Toc315943367"/>
      <w:bookmarkStart w:id="275" w:name="_Toc315942840"/>
      <w:bookmarkStart w:id="276" w:name="_Toc315943104"/>
      <w:bookmarkStart w:id="277" w:name="_Toc315943368"/>
      <w:bookmarkStart w:id="278" w:name="_Toc315942841"/>
      <w:bookmarkStart w:id="279" w:name="_Toc315943105"/>
      <w:bookmarkStart w:id="280" w:name="_Toc315943369"/>
      <w:bookmarkStart w:id="281" w:name="_Toc315942843"/>
      <w:bookmarkStart w:id="282" w:name="_Toc315943107"/>
      <w:bookmarkStart w:id="283" w:name="_Toc315943371"/>
      <w:bookmarkStart w:id="284" w:name="_Toc315942845"/>
      <w:bookmarkStart w:id="285" w:name="_Toc315943109"/>
      <w:bookmarkStart w:id="286" w:name="_Toc315943373"/>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br w:type="page"/>
      </w:r>
    </w:p>
    <w:p w14:paraId="4FC9CF1B" w14:textId="38A0E96E" w:rsidR="006A0BC1" w:rsidRDefault="0098023B" w:rsidP="0098023B">
      <w:pPr>
        <w:pStyle w:val="Heading2"/>
      </w:pPr>
      <w:bookmarkStart w:id="287" w:name="_Toc391472935"/>
      <w:r>
        <w:lastRenderedPageBreak/>
        <w:t>Loads Section</w:t>
      </w:r>
      <w:bookmarkEnd w:id="287"/>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288" w:name="_Toc391472936"/>
      <w:r>
        <w:t>Nodal Loads</w:t>
      </w:r>
      <w:bookmarkEnd w:id="288"/>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289" w:name="_Toc391472937"/>
      <w:r>
        <w:t>Surface Loads</w:t>
      </w:r>
      <w:bookmarkEnd w:id="289"/>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290" w:author="Gerard" w:date="2014-06-20T17:32:00Z">
        <w:r w:rsidR="00976D6B">
          <w:t>3.7.4</w:t>
        </w:r>
      </w:ins>
      <w:del w:id="291"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292" w:name="_Toc391472938"/>
      <w:r>
        <w:t xml:space="preserve">Pressure </w:t>
      </w:r>
      <w:r w:rsidR="004B0FC6">
        <w:t>Load</w:t>
      </w:r>
      <w:bookmarkEnd w:id="292"/>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293" w:name="_Toc391472939"/>
      <w:r>
        <w:t>Traction Load</w:t>
      </w:r>
      <w:bookmarkEnd w:id="293"/>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294" w:name="_Ref194576511"/>
      <w:bookmarkStart w:id="295" w:name="_Ref194576545"/>
      <w:bookmarkStart w:id="296" w:name="_Toc391472940"/>
      <w:r>
        <w:t>Mixture Normal Traction</w:t>
      </w:r>
      <w:bookmarkEnd w:id="294"/>
      <w:bookmarkEnd w:id="295"/>
      <w:bookmarkEnd w:id="296"/>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5pt" o:ole="">
            <v:imagedata r:id="rId50" o:title=""/>
          </v:shape>
          <o:OLEObject Type="Embed" ProgID="Equation.DSMT4" ShapeID="_x0000_i1035" DrawAspect="Content" ObjectID="_1465215738" r:id="rId51"/>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5pt;height:10.5pt" o:ole="">
            <v:imagedata r:id="rId52" o:title=""/>
          </v:shape>
          <o:OLEObject Type="Embed" ProgID="Equation.DSMT4" ShapeID="_x0000_i1036" DrawAspect="Content" ObjectID="_1465215739" r:id="rId53"/>
        </w:object>
      </w:r>
      <w:r w:rsidRPr="00C64641">
        <w:t xml:space="preserve">; thus </w:t>
      </w:r>
      <w:r w:rsidR="00AF2221" w:rsidRPr="00AF2221">
        <w:rPr>
          <w:position w:val="-6"/>
        </w:rPr>
        <w:object w:dxaOrig="800" w:dyaOrig="260" w14:anchorId="499B6833">
          <v:shape id="_x0000_i1037" type="#_x0000_t75" style="width:40pt;height:13.5pt" o:ole="">
            <v:imagedata r:id="rId54" o:title=""/>
          </v:shape>
          <o:OLEObject Type="Embed" ProgID="Equation.DSMT4" ShapeID="_x0000_i1037" DrawAspect="Content" ObjectID="_1465215740" r:id="rId55"/>
        </w:object>
      </w:r>
      <w:r w:rsidRPr="00C64641">
        <w:t xml:space="preserve">, where </w:t>
      </w:r>
      <w:r w:rsidR="00AF2221" w:rsidRPr="00AF2221">
        <w:rPr>
          <w:position w:val="-4"/>
        </w:rPr>
        <w:object w:dxaOrig="200" w:dyaOrig="200" w14:anchorId="3915C5C7">
          <v:shape id="_x0000_i1038" type="#_x0000_t75" style="width:10pt;height:10pt" o:ole="">
            <v:imagedata r:id="rId56" o:title=""/>
          </v:shape>
          <o:OLEObject Type="Embed" ProgID="Equation.DSMT4" ShapeID="_x0000_i1038" DrawAspect="Content" ObjectID="_1465215741" r:id="rId57"/>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58" o:title=""/>
          </v:shape>
          <o:OLEObject Type="Embed" ProgID="Equation.DSMT4" ShapeID="_x0000_i1039" DrawAspect="Content" ObjectID="_1465215742" r:id="rId59"/>
        </w:object>
      </w:r>
      <w:r w:rsidRPr="00C64641">
        <w:t xml:space="preserve">, where </w:t>
      </w:r>
      <w:r w:rsidR="00AF2221" w:rsidRPr="00AF2221">
        <w:rPr>
          <w:position w:val="-10"/>
        </w:rPr>
        <w:object w:dxaOrig="240" w:dyaOrig="260" w14:anchorId="07F75263">
          <v:shape id="_x0000_i1040" type="#_x0000_t75" style="width:12pt;height:13.5pt" o:ole="">
            <v:imagedata r:id="rId60" o:title=""/>
          </v:shape>
          <o:OLEObject Type="Embed" ProgID="Equation.DSMT4" ShapeID="_x0000_i1040" DrawAspect="Content" ObjectID="_1465215743" r:id="rId61"/>
        </w:object>
      </w:r>
      <w:r w:rsidRPr="00C64641">
        <w:t xml:space="preserve"> is the fluid pressure and </w:t>
      </w:r>
      <w:r w:rsidR="00AF2221" w:rsidRPr="00AF2221">
        <w:rPr>
          <w:position w:val="-6"/>
        </w:rPr>
        <w:object w:dxaOrig="300" w:dyaOrig="320" w14:anchorId="7271B9E3">
          <v:shape id="_x0000_i1041" type="#_x0000_t75" style="width:14pt;height:16.5pt" o:ole="">
            <v:imagedata r:id="rId62" o:title=""/>
          </v:shape>
          <o:OLEObject Type="Embed" ProgID="Equation.DSMT4" ShapeID="_x0000_i1041" DrawAspect="Content" ObjectID="_1465215744"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4" o:title=""/>
          </v:shape>
          <o:OLEObject Type="Embed" ProgID="Equation.DSMT4" ShapeID="_x0000_i1042" DrawAspect="Content" ObjectID="_1465215745" r:id="rId65"/>
        </w:object>
      </w:r>
      <w:r w:rsidRPr="00C64641">
        <w:t xml:space="preserve">, where </w:t>
      </w:r>
      <w:r w:rsidR="00AF2221" w:rsidRPr="00AF2221">
        <w:rPr>
          <w:position w:val="-6"/>
        </w:rPr>
        <w:object w:dxaOrig="980" w:dyaOrig="320" w14:anchorId="4874D414">
          <v:shape id="_x0000_i1043" type="#_x0000_t75" style="width:49.5pt;height:16.5pt" o:ole="">
            <v:imagedata r:id="rId66" o:title=""/>
          </v:shape>
          <o:OLEObject Type="Embed" ProgID="Equation.DSMT4" ShapeID="_x0000_i1043" DrawAspect="Content" ObjectID="_1465215746"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5pt;height:18pt" o:ole="">
            <v:imagedata r:id="rId68" o:title=""/>
          </v:shape>
          <o:OLEObject Type="Embed" ProgID="Equation.DSMT4" ShapeID="_x0000_i1044" DrawAspect="Content" ObjectID="_1465215747" r:id="rId69"/>
        </w:object>
      </w:r>
      <w:r w:rsidRPr="00C64641">
        <w:t xml:space="preserve"> (the normal component of the mixture traction) or </w:t>
      </w:r>
      <w:r w:rsidR="00AF2221" w:rsidRPr="00AF2221">
        <w:rPr>
          <w:position w:val="-12"/>
        </w:rPr>
        <w:object w:dxaOrig="920" w:dyaOrig="380" w14:anchorId="6ABE2B52">
          <v:shape id="_x0000_i1045" type="#_x0000_t75" style="width:45.5pt;height:19.5pt" o:ole="">
            <v:imagedata r:id="rId70" o:title=""/>
          </v:shape>
          <o:OLEObject Type="Embed" ProgID="Equation.DSMT4" ShapeID="_x0000_i1045" DrawAspect="Content" ObjectID="_1465215748"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5pt" o:ole="">
            <v:imagedata r:id="rId72" o:title=""/>
          </v:shape>
          <o:OLEObject Type="Embed" ProgID="Equation.DSMT4" ShapeID="_x0000_i1046" DrawAspect="Content" ObjectID="_1465215749"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74" o:title=""/>
          </v:shape>
          <o:OLEObject Type="Embed" ProgID="Equation.DSMT4" ShapeID="_x0000_i1047" DrawAspect="Content" ObjectID="_1465215750" r:id="rId75"/>
        </w:object>
      </w:r>
      <w:r w:rsidRPr="00C64641">
        <w:t xml:space="preserve">, the corresponding boundary conditions are </w:t>
      </w:r>
      <w:r w:rsidR="00AF2221" w:rsidRPr="00AF2221">
        <w:rPr>
          <w:position w:val="-12"/>
        </w:rPr>
        <w:object w:dxaOrig="700" w:dyaOrig="360" w14:anchorId="5F7F4F31">
          <v:shape id="_x0000_i1048" type="#_x0000_t75" style="width:34.5pt;height:18pt" o:ole="">
            <v:imagedata r:id="rId76" o:title=""/>
          </v:shape>
          <o:OLEObject Type="Embed" ProgID="Equation.DSMT4" ShapeID="_x0000_i1048" DrawAspect="Content" ObjectID="_1465215751" r:id="rId77"/>
        </w:object>
      </w:r>
      <w:r w:rsidRPr="00C64641">
        <w:t xml:space="preserve"> and </w:t>
      </w:r>
      <w:r w:rsidR="00AF2221" w:rsidRPr="00AF2221">
        <w:rPr>
          <w:position w:val="-12"/>
        </w:rPr>
        <w:object w:dxaOrig="840" w:dyaOrig="360" w14:anchorId="7B048D93">
          <v:shape id="_x0000_i1049" type="#_x0000_t75" style="width:42pt;height:18pt" o:ole="">
            <v:imagedata r:id="rId78" o:title=""/>
          </v:shape>
          <o:OLEObject Type="Embed" ProgID="Equation.DSMT4" ShapeID="_x0000_i1049" DrawAspect="Content" ObjectID="_1465215752" r:id="rId79"/>
        </w:object>
      </w:r>
      <w:r w:rsidRPr="00C64641">
        <w:t xml:space="preserve"> (or </w:t>
      </w:r>
      <w:r w:rsidR="00AF2221" w:rsidRPr="00AF2221">
        <w:rPr>
          <w:position w:val="-12"/>
        </w:rPr>
        <w:object w:dxaOrig="600" w:dyaOrig="380" w14:anchorId="03F9E89C">
          <v:shape id="_x0000_i1050" type="#_x0000_t75" style="width:30pt;height:19.5pt" o:ole="">
            <v:imagedata r:id="rId80" o:title=""/>
          </v:shape>
          <o:OLEObject Type="Embed" ProgID="Equation.DSMT4" ShapeID="_x0000_i1050" DrawAspect="Content" ObjectID="_1465215753"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297" w:name="_Toc391472941"/>
      <w:r w:rsidRPr="00C64641">
        <w:t>Fluid Flux</w:t>
      </w:r>
      <w:bookmarkEnd w:id="297"/>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5pt;height:10.5pt" o:ole="">
            <v:imagedata r:id="rId82" o:title=""/>
          </v:shape>
          <o:OLEObject Type="Embed" ProgID="Equation.DSMT4" ShapeID="_x0000_i1051" DrawAspect="Content" ObjectID="_1465215754" r:id="rId83"/>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5pt;height:10.5pt" o:ole="">
            <v:imagedata r:id="rId84" o:title=""/>
          </v:shape>
          <o:OLEObject Type="Embed" ProgID="Equation.DSMT4" ShapeID="_x0000_i1052" DrawAspect="Content" ObjectID="_1465215755" r:id="rId85"/>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86" o:title=""/>
          </v:shape>
          <o:OLEObject Type="Embed" ProgID="Equation.DSMT4" ShapeID="_x0000_i1053" DrawAspect="Content" ObjectID="_1465215756" r:id="rId87"/>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8" o:title=""/>
          </v:shape>
          <o:OLEObject Type="Embed" ProgID="Equation.DSMT4" ShapeID="_x0000_i1054" DrawAspect="Content" ObjectID="_1465215757"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90" o:title=""/>
          </v:shape>
          <o:OLEObject Type="Embed" ProgID="Equation.DSMT4" ShapeID="_x0000_i1055" DrawAspect="Content" ObjectID="_1465215758" r:id="rId91"/>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5pt;height:22pt" o:ole="">
            <v:imagedata r:id="rId92" o:title=""/>
          </v:shape>
          <o:OLEObject Type="Embed" ProgID="Equation.DSMT4" ShapeID="_x0000_i1056" DrawAspect="Content" ObjectID="_1465215759" r:id="rId93"/>
        </w:object>
      </w:r>
      <w:r w:rsidRPr="00C64641">
        <w:t xml:space="preserve">.  To prescribe the value of </w:t>
      </w:r>
      <w:r w:rsidR="00AF2221" w:rsidRPr="00AF2221">
        <w:rPr>
          <w:position w:val="-12"/>
        </w:rPr>
        <w:object w:dxaOrig="260" w:dyaOrig="360" w14:anchorId="7E423749">
          <v:shape id="_x0000_i1057" type="#_x0000_t75" style="width:13.5pt;height:18pt" o:ole="">
            <v:imagedata r:id="rId94" o:title=""/>
          </v:shape>
          <o:OLEObject Type="Embed" ProgID="Equation.DSMT4" ShapeID="_x0000_i1057" DrawAspect="Content" ObjectID="_1465215760"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96" o:title=""/>
          </v:shape>
          <o:OLEObject Type="Embed" ProgID="Equation.DSMT4" ShapeID="_x0000_i1058" DrawAspect="Content" ObjectID="_1465215761" r:id="rId97"/>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5pt" o:ole="">
            <v:imagedata r:id="rId98" o:title=""/>
          </v:shape>
          <o:OLEObject Type="Embed" ProgID="Equation.DSMT4" ShapeID="_x0000_i1059" DrawAspect="Content" ObjectID="_1465215762"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298" w:name="_Toc391472942"/>
      <w:r w:rsidRPr="00C64641">
        <w:lastRenderedPageBreak/>
        <w:t>Solute Flux</w:t>
      </w:r>
      <w:bookmarkEnd w:id="298"/>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5pt" o:ole="">
            <v:imagedata r:id="rId100" o:title=""/>
          </v:shape>
          <o:OLEObject Type="Embed" ProgID="Equation.DSMT4" ShapeID="_x0000_i1060" DrawAspect="Content" ObjectID="_1465215763" r:id="rId101"/>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5pt" o:ole="">
            <v:imagedata r:id="rId102" o:title=""/>
          </v:shape>
          <o:OLEObject Type="Embed" ProgID="Equation.DSMT4" ShapeID="_x0000_i1061" DrawAspect="Content" ObjectID="_1465215764" r:id="rId103"/>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5pt;height:18pt" o:ole="">
            <v:imagedata r:id="rId104" o:title=""/>
          </v:shape>
          <o:OLEObject Type="Embed" ProgID="Equation.DSMT4" ShapeID="_x0000_i1062" DrawAspect="Content" ObjectID="_1465215765" r:id="rId105"/>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5pt;height:18pt" o:ole="">
            <v:imagedata r:id="rId106" o:title=""/>
          </v:shape>
          <o:OLEObject Type="Embed" ProgID="Equation.DSMT4" ShapeID="_x0000_i1063" DrawAspect="Content" ObjectID="_1465215766"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976D6B">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299" w:name="_Toc391472943"/>
      <w:r>
        <w:t>Heat Flux</w:t>
      </w:r>
      <w:bookmarkEnd w:id="299"/>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300" w:name="_Toc391472944"/>
      <w:r>
        <w:t>Convective Heat Flux</w:t>
      </w:r>
      <w:bookmarkEnd w:id="300"/>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301" w:name="_Toc391472945"/>
      <w:r>
        <w:t xml:space="preserve">Body </w:t>
      </w:r>
      <w:r w:rsidR="002528E9">
        <w:t>Loads</w:t>
      </w:r>
      <w:bookmarkEnd w:id="301"/>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302" w:name="_Toc391472946"/>
      <w:r>
        <w:t>Constant Body Force</w:t>
      </w:r>
      <w:bookmarkEnd w:id="302"/>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303" w:name="_Toc391472947"/>
      <w:r>
        <w:t>Non-Constant Body Force</w:t>
      </w:r>
      <w:bookmarkEnd w:id="303"/>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304" w:name="_Toc337555754"/>
      <w:bookmarkStart w:id="305" w:name="_Toc350246989"/>
      <w:bookmarkStart w:id="306" w:name="_Toc350354875"/>
      <w:bookmarkStart w:id="307" w:name="_Toc350439833"/>
      <w:bookmarkStart w:id="308" w:name="_Toc352596239"/>
      <w:bookmarkStart w:id="309" w:name="_Toc363725012"/>
      <w:bookmarkStart w:id="310" w:name="_Toc337555755"/>
      <w:bookmarkStart w:id="311" w:name="_Toc350246990"/>
      <w:bookmarkStart w:id="312" w:name="_Toc350354876"/>
      <w:bookmarkStart w:id="313" w:name="_Toc350439834"/>
      <w:bookmarkStart w:id="314" w:name="_Toc352596240"/>
      <w:bookmarkStart w:id="315" w:name="_Toc363725013"/>
      <w:bookmarkStart w:id="316" w:name="_Toc391472948"/>
      <w:bookmarkEnd w:id="304"/>
      <w:bookmarkEnd w:id="305"/>
      <w:bookmarkEnd w:id="306"/>
      <w:bookmarkEnd w:id="307"/>
      <w:bookmarkEnd w:id="308"/>
      <w:bookmarkEnd w:id="309"/>
      <w:bookmarkEnd w:id="310"/>
      <w:bookmarkEnd w:id="311"/>
      <w:bookmarkEnd w:id="312"/>
      <w:bookmarkEnd w:id="313"/>
      <w:bookmarkEnd w:id="314"/>
      <w:bookmarkEnd w:id="315"/>
      <w:r>
        <w:t>Centrifugal Force</w:t>
      </w:r>
      <w:bookmarkEnd w:id="316"/>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5pt" o:ole="">
            <v:imagedata r:id="rId108" o:title=""/>
          </v:shape>
          <o:OLEObject Type="Embed" ProgID="Equation.DSMT4" ShapeID="_x0000_i1064" DrawAspect="Content" ObjectID="_1465215767" r:id="rId109"/>
        </w:object>
      </w:r>
      <w:r>
        <w:t xml:space="preserve"> about a rotation axis directed along </w:t>
      </w:r>
      <w:r w:rsidR="00AF2221" w:rsidRPr="00AF2221">
        <w:rPr>
          <w:position w:val="-4"/>
        </w:rPr>
        <w:object w:dxaOrig="200" w:dyaOrig="200" w14:anchorId="5FC73536">
          <v:shape id="_x0000_i1065" type="#_x0000_t75" style="width:10pt;height:10pt" o:ole="">
            <v:imagedata r:id="rId110" o:title=""/>
          </v:shape>
          <o:OLEObject Type="Embed" ProgID="Equation.DSMT4" ShapeID="_x0000_i1065" DrawAspect="Content" ObjectID="_1465215768" r:id="rId111"/>
        </w:object>
      </w:r>
      <w:r>
        <w:t xml:space="preserve"> and passing through the rotation center </w:t>
      </w:r>
      <w:r w:rsidR="00AF2221" w:rsidRPr="00AF2221">
        <w:rPr>
          <w:position w:val="-6"/>
        </w:rPr>
        <w:object w:dxaOrig="180" w:dyaOrig="220" w14:anchorId="7BD26EE0">
          <v:shape id="_x0000_i1066" type="#_x0000_t75" style="width:8.5pt;height:10.5pt" o:ole="">
            <v:imagedata r:id="rId112" o:title=""/>
          </v:shape>
          <o:OLEObject Type="Embed" ProgID="Equation.DSMT4" ShapeID="_x0000_i1066" DrawAspect="Content" ObjectID="_1465215769"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317" w:name="_Toc391472949"/>
      <w:r>
        <w:t>Heat source</w:t>
      </w:r>
      <w:bookmarkEnd w:id="317"/>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318" w:name="_Toc391472950"/>
      <w:r w:rsidR="00602A42">
        <w:lastRenderedPageBreak/>
        <w:t xml:space="preserve">Contact </w:t>
      </w:r>
      <w:r w:rsidR="008826A0">
        <w:t>Section</w:t>
      </w:r>
      <w:bookmarkEnd w:id="318"/>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319" w:name="_Toc391472951"/>
      <w:r>
        <w:t>Sliding Interfaces</w:t>
      </w:r>
      <w:bookmarkEnd w:id="319"/>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320" w:author="Gerard" w:date="2014-06-20T17:32:00Z">
        <w:r w:rsidR="00976D6B">
          <w:t xml:space="preserve">3.7.2.3. </w:t>
        </w:r>
      </w:ins>
      <w:del w:id="321"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322" w:author="Gerard" w:date="2014-06-20T17:32:00Z">
        <w:r w:rsidR="00976D6B">
          <w:t>3.7.4</w:t>
        </w:r>
      </w:ins>
      <w:del w:id="323"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4" o:title=""/>
          </v:shape>
          <o:OLEObject Type="Embed" ProgID="Equation.DSMT4" ShapeID="_x0000_i1067" DrawAspect="Content" ObjectID="_1465215770" r:id="rId115"/>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5pt;height:31.5pt" o:ole="">
            <v:imagedata r:id="rId116" o:title=""/>
          </v:shape>
          <o:OLEObject Type="Embed" ProgID="Equation.DSMT4" ShapeID="_x0000_i1068" DrawAspect="Content" ObjectID="_1465215771"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8" o:title=""/>
          </v:shape>
          <o:OLEObject Type="Embed" ProgID="Equation.DSMT4" ShapeID="_x0000_i1069" DrawAspect="Content" ObjectID="_1465215772" r:id="rId119"/>
        </w:object>
      </w:r>
      <w:r>
        <w:t xml:space="preserve">, </w:t>
      </w:r>
      <w:r w:rsidRPr="00AF2221">
        <w:rPr>
          <w:position w:val="-4"/>
        </w:rPr>
        <w:object w:dxaOrig="420" w:dyaOrig="200" w14:anchorId="6960DD08">
          <v:shape id="_x0000_i1070" type="#_x0000_t75" style="width:21.5pt;height:10pt" o:ole="">
            <v:imagedata r:id="rId120" o:title=""/>
          </v:shape>
          <o:OLEObject Type="Embed" ProgID="Equation.DSMT4" ShapeID="_x0000_i1070" DrawAspect="Content" ObjectID="_1465215773"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324" w:name="_Toc391472952"/>
      <w:r>
        <w:t>Biphasic Contact</w:t>
      </w:r>
      <w:bookmarkEnd w:id="324"/>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5pt" o:ole="">
            <v:imagedata r:id="rId122" o:title=""/>
          </v:shape>
          <o:OLEObject Type="Embed" ProgID="Equation.DSMT4" ShapeID="_x0000_i1071" DrawAspect="Content" ObjectID="_1465215774" r:id="rId123"/>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325" w:name="_Toc391472953"/>
      <w:r>
        <w:t xml:space="preserve">Biphasic-Solute </w:t>
      </w:r>
      <w:r w:rsidR="00147151">
        <w:t xml:space="preserve">and Multiphasic </w:t>
      </w:r>
      <w:r>
        <w:t>Contact</w:t>
      </w:r>
      <w:bookmarkEnd w:id="325"/>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5pt" o:ole="">
            <v:imagedata r:id="rId124" o:title=""/>
          </v:shape>
          <o:OLEObject Type="Embed" ProgID="Equation.DSMT4" ShapeID="_x0000_i1072" DrawAspect="Content" ObjectID="_1465215775" r:id="rId125"/>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6" o:title=""/>
          </v:shape>
          <o:OLEObject Type="Embed" ProgID="Equation.DSMT4" ShapeID="_x0000_i1073" DrawAspect="Content" ObjectID="_1465215776" r:id="rId127"/>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5pt;height:14pt" o:ole="">
            <v:imagedata r:id="rId128" o:title=""/>
          </v:shape>
          <o:OLEObject Type="Embed" ProgID="Equation.DSMT4" ShapeID="_x0000_i1074" DrawAspect="Content" ObjectID="_1465215777"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326" w:name="_Toc391472954"/>
      <w:r w:rsidRPr="00793EA8">
        <w:t>Rigid Wall Interfaces</w:t>
      </w:r>
      <w:bookmarkEnd w:id="326"/>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30" o:title=""/>
          </v:shape>
          <o:OLEObject Type="Embed" ProgID="Equation.DSMT4" ShapeID="_x0000_i1075" DrawAspect="Content" ObjectID="_1465215778" r:id="rId131"/>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5pt;height:19.5pt" o:ole="">
            <v:imagedata r:id="rId132" o:title=""/>
          </v:shape>
          <o:OLEObject Type="Embed" ProgID="Equation.DSMT4" ShapeID="_x0000_i1076" DrawAspect="Content" ObjectID="_1465215779"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327" w:name="_Toc391472955"/>
      <w:r>
        <w:t>Tied Interfaces</w:t>
      </w:r>
      <w:bookmarkEnd w:id="327"/>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328" w:name="_Toc391472956"/>
      <w:r>
        <w:t>Tied Biphasic Interfaces</w:t>
      </w:r>
      <w:bookmarkEnd w:id="328"/>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329" w:name="_Toc391472957"/>
      <w:r>
        <w:t>Rigid Interfaces</w:t>
      </w:r>
      <w:bookmarkEnd w:id="329"/>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330" w:name="_Toc391472958"/>
      <w:r>
        <w:t>Rigid Joints</w:t>
      </w:r>
      <w:bookmarkEnd w:id="330"/>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331" w:name="_Toc391472959"/>
      <w:r>
        <w:lastRenderedPageBreak/>
        <w:t>Constraints Section</w:t>
      </w:r>
      <w:bookmarkEnd w:id="331"/>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332" w:name="_Ref275247132"/>
      <w:bookmarkStart w:id="333" w:name="_Toc391472960"/>
      <w:r>
        <w:t>Rigid Body Constraints</w:t>
      </w:r>
      <w:bookmarkEnd w:id="332"/>
      <w:bookmarkEnd w:id="333"/>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334" w:name="_Toc391472961"/>
      <w:r>
        <w:lastRenderedPageBreak/>
        <w:t>Discrete Section</w:t>
      </w:r>
      <w:bookmarkEnd w:id="334"/>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335" w:name="_Toc391472962"/>
      <w:r>
        <w:t>Springs</w:t>
      </w:r>
      <w:bookmarkEnd w:id="335"/>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336" w:name="_Toc370461174"/>
      <w:bookmarkStart w:id="337" w:name="_Toc200951584"/>
      <w:bookmarkStart w:id="338" w:name="_Ref200951687"/>
      <w:bookmarkEnd w:id="336"/>
      <w:r>
        <w:br w:type="page"/>
      </w:r>
    </w:p>
    <w:p w14:paraId="209C028A" w14:textId="77777777" w:rsidR="006A0BC1" w:rsidRDefault="006A0BC1" w:rsidP="006A0BC1">
      <w:pPr>
        <w:pStyle w:val="Heading2"/>
      </w:pPr>
      <w:bookmarkStart w:id="339" w:name="_Toc377546984"/>
      <w:bookmarkStart w:id="340" w:name="_Toc377547230"/>
      <w:bookmarkStart w:id="341" w:name="_Toc388270517"/>
      <w:bookmarkStart w:id="342" w:name="_Toc377546985"/>
      <w:bookmarkStart w:id="343" w:name="_Toc377547231"/>
      <w:bookmarkStart w:id="344" w:name="_Toc388270518"/>
      <w:bookmarkStart w:id="345" w:name="_Toc377546986"/>
      <w:bookmarkStart w:id="346" w:name="_Toc377547232"/>
      <w:bookmarkStart w:id="347" w:name="_Toc388270519"/>
      <w:bookmarkStart w:id="348" w:name="_Toc377546987"/>
      <w:bookmarkStart w:id="349" w:name="_Toc377547233"/>
      <w:bookmarkStart w:id="350" w:name="_Toc388270520"/>
      <w:bookmarkStart w:id="351" w:name="_Toc377546988"/>
      <w:bookmarkStart w:id="352" w:name="_Toc377547234"/>
      <w:bookmarkStart w:id="353" w:name="_Toc388270521"/>
      <w:bookmarkStart w:id="354" w:name="_Toc377546989"/>
      <w:bookmarkStart w:id="355" w:name="_Toc377547235"/>
      <w:bookmarkStart w:id="356" w:name="_Toc388270522"/>
      <w:bookmarkStart w:id="357" w:name="_Toc377546990"/>
      <w:bookmarkStart w:id="358" w:name="_Toc377547236"/>
      <w:bookmarkStart w:id="359" w:name="_Toc388270523"/>
      <w:bookmarkStart w:id="360" w:name="_Toc377546991"/>
      <w:bookmarkStart w:id="361" w:name="_Toc377547237"/>
      <w:bookmarkStart w:id="362" w:name="_Toc388270524"/>
      <w:bookmarkStart w:id="363" w:name="_Toc377546992"/>
      <w:bookmarkStart w:id="364" w:name="_Toc377547238"/>
      <w:bookmarkStart w:id="365" w:name="_Toc388270525"/>
      <w:bookmarkStart w:id="366" w:name="_Toc377546993"/>
      <w:bookmarkStart w:id="367" w:name="_Toc377547239"/>
      <w:bookmarkStart w:id="368" w:name="_Toc388270526"/>
      <w:bookmarkStart w:id="369" w:name="_Toc377546994"/>
      <w:bookmarkStart w:id="370" w:name="_Toc377547240"/>
      <w:bookmarkStart w:id="371" w:name="_Toc388270527"/>
      <w:bookmarkStart w:id="372" w:name="_Ref259527079"/>
      <w:bookmarkStart w:id="373" w:name="_Toc391472963"/>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r>
        <w:lastRenderedPageBreak/>
        <w:t>LoadData Section</w:t>
      </w:r>
      <w:bookmarkEnd w:id="372"/>
      <w:bookmarkEnd w:id="373"/>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63993" w:rsidRDefault="00663993">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63993" w:rsidRDefault="0066399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63993" w:rsidRDefault="00663993">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63993" w:rsidRDefault="0066399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63993" w:rsidRDefault="00663993">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63993" w:rsidRDefault="00663993">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63993" w:rsidRDefault="00663993">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63993" w:rsidRDefault="0066399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663993" w:rsidRDefault="00663993">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663993" w:rsidRDefault="00663993">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63993" w:rsidRDefault="00663993">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63993" w:rsidRDefault="0066399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63993" w:rsidRDefault="00663993">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63993" w:rsidRDefault="00663993">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374" w:name="_Ref377546765"/>
      <w:bookmarkStart w:id="375" w:name="_Toc391472964"/>
      <w:r>
        <w:lastRenderedPageBreak/>
        <w:t>Output Section</w:t>
      </w:r>
      <w:bookmarkEnd w:id="374"/>
      <w:bookmarkEnd w:id="375"/>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376" w:name="_Toc311799480"/>
      <w:bookmarkStart w:id="377" w:name="_Toc315443351"/>
      <w:bookmarkStart w:id="378" w:name="_Toc315942869"/>
      <w:bookmarkStart w:id="379" w:name="_Toc315943133"/>
      <w:bookmarkStart w:id="380" w:name="_Toc315943397"/>
      <w:bookmarkStart w:id="381" w:name="_Toc391472965"/>
      <w:bookmarkEnd w:id="376"/>
      <w:bookmarkEnd w:id="377"/>
      <w:bookmarkEnd w:id="378"/>
      <w:bookmarkEnd w:id="379"/>
      <w:bookmarkEnd w:id="380"/>
      <w:r>
        <w:t>Logfile</w:t>
      </w:r>
      <w:bookmarkEnd w:id="381"/>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976D6B">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382" w:name="_Toc391472966"/>
      <w:r>
        <w:t xml:space="preserve">Node_Data </w:t>
      </w:r>
      <w:r w:rsidR="00D153DC">
        <w:t>C</w:t>
      </w:r>
      <w:r>
        <w:t>lass</w:t>
      </w:r>
      <w:bookmarkEnd w:id="382"/>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383" w:author="Steve Maas" w:date="2014-06-16T11:20:00Z"/>
        </w:trPr>
        <w:tc>
          <w:tcPr>
            <w:tcW w:w="1908" w:type="dxa"/>
            <w:shd w:val="clear" w:color="auto" w:fill="auto"/>
          </w:tcPr>
          <w:p w14:paraId="60FED9E1" w14:textId="0C66BB8D" w:rsidR="00234587" w:rsidRPr="00B27FE9" w:rsidRDefault="00234587" w:rsidP="006A0BC1">
            <w:pPr>
              <w:pStyle w:val="code"/>
              <w:rPr>
                <w:ins w:id="384" w:author="Steve Maas" w:date="2014-06-16T11:20:00Z"/>
              </w:rPr>
            </w:pPr>
            <w:ins w:id="385" w:author="Steve Maas" w:date="2014-06-16T11:20:00Z">
              <w:r>
                <w:lastRenderedPageBreak/>
                <w:t>vx</w:t>
              </w:r>
            </w:ins>
          </w:p>
        </w:tc>
        <w:tc>
          <w:tcPr>
            <w:tcW w:w="7560" w:type="dxa"/>
            <w:shd w:val="clear" w:color="auto" w:fill="auto"/>
          </w:tcPr>
          <w:p w14:paraId="2BF98885" w14:textId="34095953" w:rsidR="00234587" w:rsidRDefault="00234587" w:rsidP="006A0BC1">
            <w:pPr>
              <w:rPr>
                <w:ins w:id="386" w:author="Steve Maas" w:date="2014-06-16T11:20:00Z"/>
              </w:rPr>
            </w:pPr>
            <w:ins w:id="387" w:author="Steve Maas" w:date="2014-06-16T11:21:00Z">
              <w:r>
                <w:t>x-coordinate of nodal velocity</w:t>
              </w:r>
            </w:ins>
          </w:p>
        </w:tc>
      </w:tr>
      <w:tr w:rsidR="00234587" w14:paraId="6F7BD2F0" w14:textId="77777777">
        <w:trPr>
          <w:ins w:id="388" w:author="Steve Maas" w:date="2014-06-16T11:21:00Z"/>
        </w:trPr>
        <w:tc>
          <w:tcPr>
            <w:tcW w:w="1908" w:type="dxa"/>
            <w:shd w:val="clear" w:color="auto" w:fill="auto"/>
          </w:tcPr>
          <w:p w14:paraId="39B7DA6B" w14:textId="2BB70CBC" w:rsidR="00234587" w:rsidRDefault="00234587" w:rsidP="006A0BC1">
            <w:pPr>
              <w:pStyle w:val="code"/>
              <w:rPr>
                <w:ins w:id="389" w:author="Steve Maas" w:date="2014-06-16T11:21:00Z"/>
              </w:rPr>
            </w:pPr>
            <w:ins w:id="390" w:author="Steve Maas" w:date="2014-06-16T11:21:00Z">
              <w:r>
                <w:t>vy</w:t>
              </w:r>
            </w:ins>
          </w:p>
        </w:tc>
        <w:tc>
          <w:tcPr>
            <w:tcW w:w="7560" w:type="dxa"/>
            <w:shd w:val="clear" w:color="auto" w:fill="auto"/>
          </w:tcPr>
          <w:p w14:paraId="5D43074C" w14:textId="4413AD68" w:rsidR="00234587" w:rsidRDefault="00234587" w:rsidP="006A0BC1">
            <w:pPr>
              <w:rPr>
                <w:ins w:id="391" w:author="Steve Maas" w:date="2014-06-16T11:21:00Z"/>
              </w:rPr>
            </w:pPr>
            <w:ins w:id="392" w:author="Steve Maas" w:date="2014-06-16T11:21:00Z">
              <w:r>
                <w:t>y-coordinate of nodal velocity</w:t>
              </w:r>
            </w:ins>
          </w:p>
        </w:tc>
      </w:tr>
      <w:tr w:rsidR="00234587" w14:paraId="3B1B42DF" w14:textId="77777777">
        <w:trPr>
          <w:ins w:id="393" w:author="Steve Maas" w:date="2014-06-16T11:21:00Z"/>
        </w:trPr>
        <w:tc>
          <w:tcPr>
            <w:tcW w:w="1908" w:type="dxa"/>
            <w:shd w:val="clear" w:color="auto" w:fill="auto"/>
          </w:tcPr>
          <w:p w14:paraId="76372ADE" w14:textId="1FE12EE5" w:rsidR="00234587" w:rsidRDefault="00234587" w:rsidP="006A0BC1">
            <w:pPr>
              <w:pStyle w:val="code"/>
              <w:rPr>
                <w:ins w:id="394" w:author="Steve Maas" w:date="2014-06-16T11:21:00Z"/>
              </w:rPr>
            </w:pPr>
            <w:ins w:id="395" w:author="Steve Maas" w:date="2014-06-16T11:21:00Z">
              <w:r>
                <w:t>vz</w:t>
              </w:r>
            </w:ins>
          </w:p>
        </w:tc>
        <w:tc>
          <w:tcPr>
            <w:tcW w:w="7560" w:type="dxa"/>
            <w:shd w:val="clear" w:color="auto" w:fill="auto"/>
          </w:tcPr>
          <w:p w14:paraId="3D748B92" w14:textId="7080727A" w:rsidR="00234587" w:rsidRDefault="00234587" w:rsidP="006A0BC1">
            <w:pPr>
              <w:rPr>
                <w:ins w:id="396" w:author="Steve Maas" w:date="2014-06-16T11:21:00Z"/>
              </w:rPr>
            </w:pPr>
            <w:ins w:id="397" w:author="Steve Maas" w:date="2014-06-16T11:21:00Z">
              <w:r>
                <w:t>z-coordinate of nodal velocity</w:t>
              </w:r>
            </w:ins>
          </w:p>
        </w:tc>
      </w:tr>
      <w:tr w:rsidR="00234587" w14:paraId="3CC43A49" w14:textId="77777777">
        <w:trPr>
          <w:ins w:id="398" w:author="Steve Maas" w:date="2014-06-16T11:23:00Z"/>
        </w:trPr>
        <w:tc>
          <w:tcPr>
            <w:tcW w:w="1908" w:type="dxa"/>
            <w:shd w:val="clear" w:color="auto" w:fill="auto"/>
          </w:tcPr>
          <w:p w14:paraId="526B90ED" w14:textId="4EFCE0DB" w:rsidR="00234587" w:rsidRDefault="00234587" w:rsidP="006A0BC1">
            <w:pPr>
              <w:pStyle w:val="code"/>
              <w:rPr>
                <w:ins w:id="399" w:author="Steve Maas" w:date="2014-06-16T11:23:00Z"/>
              </w:rPr>
            </w:pPr>
            <w:ins w:id="400" w:author="Steve Maas" w:date="2014-06-16T11:23:00Z">
              <w:r>
                <w:t>ax</w:t>
              </w:r>
            </w:ins>
          </w:p>
        </w:tc>
        <w:tc>
          <w:tcPr>
            <w:tcW w:w="7560" w:type="dxa"/>
            <w:shd w:val="clear" w:color="auto" w:fill="auto"/>
          </w:tcPr>
          <w:p w14:paraId="03A3C4DE" w14:textId="122DDCF1" w:rsidR="00234587" w:rsidRDefault="00234587" w:rsidP="006A0BC1">
            <w:pPr>
              <w:rPr>
                <w:ins w:id="401" w:author="Steve Maas" w:date="2014-06-16T11:23:00Z"/>
              </w:rPr>
            </w:pPr>
            <w:ins w:id="402" w:author="Steve Maas" w:date="2014-06-16T11:23:00Z">
              <w:r>
                <w:t>x-coordinate of nodal acceleration</w:t>
              </w:r>
            </w:ins>
          </w:p>
        </w:tc>
      </w:tr>
      <w:tr w:rsidR="00234587" w14:paraId="34A3328C" w14:textId="77777777">
        <w:trPr>
          <w:ins w:id="403" w:author="Steve Maas" w:date="2014-06-16T11:23:00Z"/>
        </w:trPr>
        <w:tc>
          <w:tcPr>
            <w:tcW w:w="1908" w:type="dxa"/>
            <w:shd w:val="clear" w:color="auto" w:fill="auto"/>
          </w:tcPr>
          <w:p w14:paraId="19689972" w14:textId="73D6EAC4" w:rsidR="00234587" w:rsidRDefault="00234587" w:rsidP="006A0BC1">
            <w:pPr>
              <w:pStyle w:val="code"/>
              <w:rPr>
                <w:ins w:id="404" w:author="Steve Maas" w:date="2014-06-16T11:23:00Z"/>
              </w:rPr>
            </w:pPr>
            <w:ins w:id="405" w:author="Steve Maas" w:date="2014-06-16T11:23:00Z">
              <w:r>
                <w:t>ay</w:t>
              </w:r>
            </w:ins>
          </w:p>
        </w:tc>
        <w:tc>
          <w:tcPr>
            <w:tcW w:w="7560" w:type="dxa"/>
            <w:shd w:val="clear" w:color="auto" w:fill="auto"/>
          </w:tcPr>
          <w:p w14:paraId="5CD363A9" w14:textId="2612F2D7" w:rsidR="00234587" w:rsidRDefault="00234587" w:rsidP="006A0BC1">
            <w:pPr>
              <w:rPr>
                <w:ins w:id="406" w:author="Steve Maas" w:date="2014-06-16T11:23:00Z"/>
              </w:rPr>
            </w:pPr>
            <w:ins w:id="407" w:author="Steve Maas" w:date="2014-06-16T11:23:00Z">
              <w:r>
                <w:t>y-coordinate of nodal acceleration</w:t>
              </w:r>
            </w:ins>
          </w:p>
        </w:tc>
      </w:tr>
      <w:tr w:rsidR="00234587" w14:paraId="0404DD91" w14:textId="77777777">
        <w:trPr>
          <w:ins w:id="408" w:author="Steve Maas" w:date="2014-06-16T11:23:00Z"/>
        </w:trPr>
        <w:tc>
          <w:tcPr>
            <w:tcW w:w="1908" w:type="dxa"/>
            <w:shd w:val="clear" w:color="auto" w:fill="auto"/>
          </w:tcPr>
          <w:p w14:paraId="70E0A894" w14:textId="49B4B2F5" w:rsidR="00234587" w:rsidRDefault="00234587" w:rsidP="006A0BC1">
            <w:pPr>
              <w:pStyle w:val="code"/>
              <w:rPr>
                <w:ins w:id="409" w:author="Steve Maas" w:date="2014-06-16T11:23:00Z"/>
              </w:rPr>
            </w:pPr>
            <w:ins w:id="410" w:author="Steve Maas" w:date="2014-06-16T11:23:00Z">
              <w:r>
                <w:t>az</w:t>
              </w:r>
            </w:ins>
          </w:p>
        </w:tc>
        <w:tc>
          <w:tcPr>
            <w:tcW w:w="7560" w:type="dxa"/>
            <w:shd w:val="clear" w:color="auto" w:fill="auto"/>
          </w:tcPr>
          <w:p w14:paraId="75B03597" w14:textId="54779746" w:rsidR="00234587" w:rsidRDefault="00234587" w:rsidP="006A0BC1">
            <w:pPr>
              <w:rPr>
                <w:ins w:id="411" w:author="Steve Maas" w:date="2014-06-16T11:23:00Z"/>
              </w:rPr>
            </w:pPr>
            <w:ins w:id="412" w:author="Steve Maas" w:date="2014-06-16T11:23:00Z">
              <w:r>
                <w:t>z-coordinate of nodal acceleration</w:t>
              </w:r>
            </w:ins>
          </w:p>
        </w:tc>
      </w:tr>
      <w:tr w:rsidR="00234587" w14:paraId="7FE3FC9B" w14:textId="77777777">
        <w:trPr>
          <w:ins w:id="413" w:author="Steve Maas" w:date="2014-06-16T11:24:00Z"/>
        </w:trPr>
        <w:tc>
          <w:tcPr>
            <w:tcW w:w="1908" w:type="dxa"/>
            <w:shd w:val="clear" w:color="auto" w:fill="auto"/>
          </w:tcPr>
          <w:p w14:paraId="15D5F3A8" w14:textId="685ED2DF" w:rsidR="00234587" w:rsidRDefault="00234587" w:rsidP="006A0BC1">
            <w:pPr>
              <w:pStyle w:val="code"/>
              <w:rPr>
                <w:ins w:id="414" w:author="Steve Maas" w:date="2014-06-16T11:24:00Z"/>
              </w:rPr>
            </w:pPr>
            <w:ins w:id="415" w:author="Steve Maas" w:date="2014-06-16T11:24:00Z">
              <w:r>
                <w:t>Rx</w:t>
              </w:r>
            </w:ins>
          </w:p>
        </w:tc>
        <w:tc>
          <w:tcPr>
            <w:tcW w:w="7560" w:type="dxa"/>
            <w:shd w:val="clear" w:color="auto" w:fill="auto"/>
          </w:tcPr>
          <w:p w14:paraId="4BF13751" w14:textId="18CCABED" w:rsidR="00234587" w:rsidRDefault="00234587" w:rsidP="006A0BC1">
            <w:pPr>
              <w:rPr>
                <w:ins w:id="416" w:author="Steve Maas" w:date="2014-06-16T11:24:00Z"/>
              </w:rPr>
            </w:pPr>
            <w:ins w:id="417" w:author="Steve Maas" w:date="2014-06-16T11:24:00Z">
              <w:r>
                <w:t>x-coordinate of nodal reaction force</w:t>
              </w:r>
            </w:ins>
          </w:p>
        </w:tc>
      </w:tr>
      <w:tr w:rsidR="00234587" w14:paraId="27141E6B" w14:textId="77777777">
        <w:trPr>
          <w:ins w:id="418" w:author="Steve Maas" w:date="2014-06-16T11:24:00Z"/>
        </w:trPr>
        <w:tc>
          <w:tcPr>
            <w:tcW w:w="1908" w:type="dxa"/>
            <w:shd w:val="clear" w:color="auto" w:fill="auto"/>
          </w:tcPr>
          <w:p w14:paraId="171DE49C" w14:textId="49DFA7BE" w:rsidR="00234587" w:rsidRDefault="00234587" w:rsidP="006A0BC1">
            <w:pPr>
              <w:pStyle w:val="code"/>
              <w:rPr>
                <w:ins w:id="419" w:author="Steve Maas" w:date="2014-06-16T11:24:00Z"/>
              </w:rPr>
            </w:pPr>
            <w:ins w:id="420" w:author="Steve Maas" w:date="2014-06-16T11:24:00Z">
              <w:r>
                <w:t>Ry</w:t>
              </w:r>
            </w:ins>
          </w:p>
        </w:tc>
        <w:tc>
          <w:tcPr>
            <w:tcW w:w="7560" w:type="dxa"/>
            <w:shd w:val="clear" w:color="auto" w:fill="auto"/>
          </w:tcPr>
          <w:p w14:paraId="70D7EFB6" w14:textId="2432F8B2" w:rsidR="00234587" w:rsidRDefault="00234587" w:rsidP="006A0BC1">
            <w:pPr>
              <w:rPr>
                <w:ins w:id="421" w:author="Steve Maas" w:date="2014-06-16T11:24:00Z"/>
              </w:rPr>
            </w:pPr>
            <w:ins w:id="422" w:author="Steve Maas" w:date="2014-06-16T11:24:00Z">
              <w:r>
                <w:t>y-coordinate of nodal reaction force</w:t>
              </w:r>
            </w:ins>
          </w:p>
        </w:tc>
      </w:tr>
      <w:tr w:rsidR="00234587" w14:paraId="78A53E0E" w14:textId="77777777">
        <w:trPr>
          <w:ins w:id="423" w:author="Steve Maas" w:date="2014-06-16T11:24:00Z"/>
        </w:trPr>
        <w:tc>
          <w:tcPr>
            <w:tcW w:w="1908" w:type="dxa"/>
            <w:shd w:val="clear" w:color="auto" w:fill="auto"/>
          </w:tcPr>
          <w:p w14:paraId="17163AEE" w14:textId="764A982B" w:rsidR="00234587" w:rsidRDefault="00234587" w:rsidP="006A0BC1">
            <w:pPr>
              <w:pStyle w:val="code"/>
              <w:rPr>
                <w:ins w:id="424" w:author="Steve Maas" w:date="2014-06-16T11:24:00Z"/>
              </w:rPr>
            </w:pPr>
            <w:ins w:id="425" w:author="Steve Maas" w:date="2014-06-16T11:24:00Z">
              <w:r>
                <w:t>Rz</w:t>
              </w:r>
            </w:ins>
          </w:p>
        </w:tc>
        <w:tc>
          <w:tcPr>
            <w:tcW w:w="7560" w:type="dxa"/>
            <w:shd w:val="clear" w:color="auto" w:fill="auto"/>
          </w:tcPr>
          <w:p w14:paraId="4ADF6EAA" w14:textId="26BC97D8" w:rsidR="00234587" w:rsidRDefault="00234587" w:rsidP="006A0BC1">
            <w:pPr>
              <w:rPr>
                <w:ins w:id="426" w:author="Steve Maas" w:date="2014-06-16T11:24:00Z"/>
              </w:rPr>
            </w:pPr>
            <w:ins w:id="427"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428" w:author="Steve Maas" w:date="2014-06-16T11:25:00Z">
              <w:r>
                <w:t>c</w:t>
              </w:r>
            </w:ins>
            <w:del w:id="429" w:author="Steve Maas" w:date="2014-06-16T11:25:00Z">
              <w:r w:rsidDel="00234587">
                <w:delText>C</w:delText>
              </w:r>
            </w:del>
            <w:ins w:id="430" w:author="Steve Maas" w:date="2014-06-16T11:25:00Z">
              <w:r>
                <w:t>[</w:t>
              </w:r>
            </w:ins>
            <w:r w:rsidR="00C849CE" w:rsidRPr="00C849CE">
              <w:rPr>
                <w:i/>
              </w:rPr>
              <w:t>n</w:t>
            </w:r>
            <w:ins w:id="431" w:author="Steve Maas" w:date="2014-06-16T11:25:00Z">
              <w:r w:rsidRPr="00234587">
                <w:rPr>
                  <w:rPrChange w:id="432"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433"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434" w:author="Steve Maas" w:date="2014-06-16T11:27:00Z"/>
        </w:rPr>
      </w:pPr>
      <w:ins w:id="435" w:author="Steve Maas" w:date="2014-06-16T11:27:00Z">
        <w:r>
          <w:t xml:space="preserve">For heat transfer problems the following nodal variables are available. </w:t>
        </w:r>
      </w:ins>
    </w:p>
    <w:p w14:paraId="59C74BC2" w14:textId="77777777" w:rsidR="00234587" w:rsidRDefault="00234587" w:rsidP="006A0BC1">
      <w:pPr>
        <w:rPr>
          <w:ins w:id="436"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437" w:author="Steve Maas" w:date="2014-06-16T11:27:00Z"/>
        </w:trPr>
        <w:tc>
          <w:tcPr>
            <w:tcW w:w="1908" w:type="dxa"/>
            <w:shd w:val="clear" w:color="auto" w:fill="auto"/>
          </w:tcPr>
          <w:p w14:paraId="5E66DAE4" w14:textId="77777777" w:rsidR="00234587" w:rsidRPr="000B272C" w:rsidRDefault="00234587" w:rsidP="00234587">
            <w:pPr>
              <w:rPr>
                <w:ins w:id="438" w:author="Steve Maas" w:date="2014-06-16T11:27:00Z"/>
                <w:b/>
              </w:rPr>
            </w:pPr>
            <w:ins w:id="439"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440" w:author="Steve Maas" w:date="2014-06-16T11:27:00Z"/>
                <w:b/>
              </w:rPr>
            </w:pPr>
            <w:ins w:id="441" w:author="Steve Maas" w:date="2014-06-16T11:27:00Z">
              <w:r w:rsidRPr="000B272C">
                <w:rPr>
                  <w:b/>
                </w:rPr>
                <w:t>Description</w:t>
              </w:r>
            </w:ins>
          </w:p>
        </w:tc>
      </w:tr>
      <w:tr w:rsidR="00234587" w14:paraId="76E0CA80" w14:textId="77777777" w:rsidTr="00234587">
        <w:trPr>
          <w:ins w:id="442" w:author="Steve Maas" w:date="2014-06-16T11:27:00Z"/>
        </w:trPr>
        <w:tc>
          <w:tcPr>
            <w:tcW w:w="1908" w:type="dxa"/>
            <w:shd w:val="clear" w:color="auto" w:fill="auto"/>
          </w:tcPr>
          <w:p w14:paraId="3A0F6FED" w14:textId="3EAED6BE" w:rsidR="00234587" w:rsidRPr="00B27FE9" w:rsidRDefault="00234587" w:rsidP="00234587">
            <w:pPr>
              <w:pStyle w:val="code"/>
              <w:rPr>
                <w:ins w:id="443" w:author="Steve Maas" w:date="2014-06-16T11:27:00Z"/>
              </w:rPr>
            </w:pPr>
            <w:ins w:id="444" w:author="Steve Maas" w:date="2014-06-16T11:27:00Z">
              <w:r>
                <w:t>T</w:t>
              </w:r>
            </w:ins>
          </w:p>
        </w:tc>
        <w:tc>
          <w:tcPr>
            <w:tcW w:w="7668" w:type="dxa"/>
            <w:shd w:val="clear" w:color="auto" w:fill="auto"/>
          </w:tcPr>
          <w:p w14:paraId="7D45B940" w14:textId="665CD7C0" w:rsidR="00234587" w:rsidRPr="00DC355F" w:rsidRDefault="00234587" w:rsidP="00234587">
            <w:pPr>
              <w:rPr>
                <w:ins w:id="445" w:author="Steve Maas" w:date="2014-06-16T11:27:00Z"/>
              </w:rPr>
            </w:pPr>
            <w:ins w:id="446" w:author="Steve Maas" w:date="2014-06-16T11:27:00Z">
              <w:r>
                <w:t>Nodal temperature</w:t>
              </w:r>
            </w:ins>
          </w:p>
        </w:tc>
      </w:tr>
    </w:tbl>
    <w:p w14:paraId="3498A10A" w14:textId="77777777" w:rsidR="00234587" w:rsidRDefault="00234587" w:rsidP="006A0BC1">
      <w:pPr>
        <w:rPr>
          <w:ins w:id="447"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448" w:name="_Toc391472967"/>
      <w:r>
        <w:t>Element_Data Class</w:t>
      </w:r>
      <w:bookmarkEnd w:id="448"/>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lastRenderedPageBreak/>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449" w:name="_Toc311799485"/>
      <w:bookmarkStart w:id="450" w:name="_Toc315443356"/>
      <w:bookmarkStart w:id="451" w:name="_Toc315942874"/>
      <w:bookmarkStart w:id="452" w:name="_Toc315943138"/>
      <w:bookmarkStart w:id="453" w:name="_Toc315943402"/>
      <w:bookmarkStart w:id="454" w:name="_Toc311799487"/>
      <w:bookmarkStart w:id="455" w:name="_Toc315443358"/>
      <w:bookmarkStart w:id="456" w:name="_Toc315942876"/>
      <w:bookmarkStart w:id="457" w:name="_Toc315943140"/>
      <w:bookmarkStart w:id="458" w:name="_Toc315943404"/>
      <w:bookmarkStart w:id="459" w:name="_Toc391472968"/>
      <w:bookmarkEnd w:id="449"/>
      <w:bookmarkEnd w:id="450"/>
      <w:bookmarkEnd w:id="451"/>
      <w:bookmarkEnd w:id="452"/>
      <w:bookmarkEnd w:id="453"/>
      <w:bookmarkEnd w:id="454"/>
      <w:bookmarkEnd w:id="455"/>
      <w:bookmarkEnd w:id="456"/>
      <w:bookmarkEnd w:id="457"/>
      <w:bookmarkEnd w:id="458"/>
      <w:r>
        <w:t>Rigid_Body_Data Class</w:t>
      </w:r>
      <w:bookmarkEnd w:id="459"/>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460" w:name="_Toc391472969"/>
      <w:r>
        <w:t>Plotfile</w:t>
      </w:r>
      <w:bookmarkEnd w:id="460"/>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lastRenderedPageBreak/>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lastRenderedPageBreak/>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461" w:name="_Ref162343400"/>
    </w:p>
    <w:p w14:paraId="2C1DAE2B" w14:textId="77777777" w:rsidR="006A0BC1" w:rsidRPr="00552529" w:rsidRDefault="006A0BC1" w:rsidP="006A0BC1">
      <w:pPr>
        <w:pStyle w:val="Heading1"/>
      </w:pPr>
      <w:bookmarkStart w:id="462" w:name="_Ref162410857"/>
      <w:bookmarkStart w:id="463" w:name="_Toc391472970"/>
      <w:r w:rsidRPr="00552529">
        <w:lastRenderedPageBreak/>
        <w:t>Materials</w:t>
      </w:r>
      <w:bookmarkEnd w:id="461"/>
      <w:bookmarkEnd w:id="462"/>
      <w:bookmarkEnd w:id="463"/>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464" w:name="_Ref385839204"/>
      <w:bookmarkStart w:id="465" w:name="_Ref385839223"/>
      <w:bookmarkStart w:id="466" w:name="_Toc391472971"/>
      <w:r>
        <w:t>Elastic Solids</w:t>
      </w:r>
      <w:bookmarkEnd w:id="464"/>
      <w:bookmarkEnd w:id="465"/>
      <w:bookmarkEnd w:id="466"/>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467" w:name="_Ref162429694"/>
      <w:bookmarkStart w:id="468" w:name="_Toc391472972"/>
      <w:r>
        <w:t xml:space="preserve">Specifying </w:t>
      </w:r>
      <w:r w:rsidR="00D153DC">
        <w:t>F</w:t>
      </w:r>
      <w:r>
        <w:t xml:space="preserve">iber </w:t>
      </w:r>
      <w:r w:rsidR="00D153DC">
        <w:t>O</w:t>
      </w:r>
      <w:r>
        <w:t>rientation</w:t>
      </w:r>
      <w:bookmarkEnd w:id="467"/>
      <w:bookmarkEnd w:id="468"/>
    </w:p>
    <w:p w14:paraId="02E01893" w14:textId="5B85FC1E"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469" w:author="Gerard" w:date="2014-06-20T17:32:00Z">
        <w:r w:rsidR="00976D6B">
          <w:t>3.7.3</w:t>
        </w:r>
      </w:ins>
      <w:del w:id="470" w:author="Gerard" w:date="2014-06-20T17:32:00Z">
        <w:r w:rsidR="00873D59" w:rsidDel="00976D6B">
          <w:delText>3.6.3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471" w:name="_Toc391472973"/>
      <w:r>
        <w:t xml:space="preserve">Transversely Isotropic </w:t>
      </w:r>
      <w:r w:rsidR="00D153DC">
        <w:t>M</w:t>
      </w:r>
      <w:r>
        <w:t>aterials</w:t>
      </w:r>
      <w:bookmarkEnd w:id="471"/>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63993" w:rsidRDefault="00663993"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63993" w:rsidRDefault="00663993"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63993" w:rsidRDefault="00663993"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63993" w:rsidRDefault="00663993"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63993" w:rsidRDefault="00663993"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63993" w:rsidRDefault="00663993"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63993" w:rsidRDefault="00663993"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63993" w:rsidRDefault="00663993"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63993" w:rsidRPr="00827A42" w:rsidRDefault="00663993"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r w:rsidR="003B6679">
        <w:fldChar w:fldCharType="begin"/>
      </w:r>
      <w:r w:rsidR="003B6679">
        <w:instrText xml:space="preserve"> STYLEREF 1 \s </w:instrText>
      </w:r>
      <w:r w:rsidR="003B6679">
        <w:fldChar w:fldCharType="separate"/>
      </w:r>
      <w:r w:rsidR="00976D6B">
        <w:rPr>
          <w:noProof/>
        </w:rPr>
        <w:t>4</w:t>
      </w:r>
      <w:r w:rsidR="003B6679">
        <w:rPr>
          <w:noProof/>
        </w:rPr>
        <w:fldChar w:fldCharType="end"/>
      </w:r>
      <w:r w:rsidRPr="000747EC">
        <w:noBreakHyphen/>
      </w:r>
      <w:r w:rsidR="003B6679">
        <w:fldChar w:fldCharType="begin"/>
      </w:r>
      <w:r w:rsidR="003B6679">
        <w:instrText xml:space="preserve"> SEQ Figure \* ARABIC \s 1 </w:instrText>
      </w:r>
      <w:r w:rsidR="003B6679">
        <w:fldChar w:fldCharType="separate"/>
      </w:r>
      <w:r w:rsidR="00976D6B">
        <w:rPr>
          <w:noProof/>
        </w:rPr>
        <w:t>1</w:t>
      </w:r>
      <w:r w:rsidR="003B6679">
        <w:rPr>
          <w:noProof/>
        </w:rPr>
        <w:fldChar w:fldCharType="end"/>
      </w:r>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63993" w:rsidRDefault="00663993"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63993" w:rsidRDefault="00663993"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63993" w:rsidRDefault="00663993"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63993" w:rsidRDefault="00663993"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63993" w:rsidRPr="00FB79C6" w:rsidRDefault="00663993"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63993" w:rsidRDefault="00663993"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63993" w:rsidRDefault="00663993"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63993" w:rsidRDefault="00663993"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63993" w:rsidRDefault="00663993"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63993" w:rsidRPr="00827A42" w:rsidRDefault="00663993"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63993" w:rsidRPr="00FB79C6" w:rsidRDefault="00663993"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63993" w:rsidRPr="00827A42" w:rsidRDefault="00663993"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r w:rsidR="003B6679">
        <w:fldChar w:fldCharType="begin"/>
      </w:r>
      <w:r w:rsidR="003B6679">
        <w:instrText xml:space="preserve"> STYLEREF 1 \s </w:instrText>
      </w:r>
      <w:r w:rsidR="003B6679">
        <w:fldChar w:fldCharType="separate"/>
      </w:r>
      <w:r w:rsidR="00976D6B">
        <w:rPr>
          <w:noProof/>
        </w:rPr>
        <w:t>4</w:t>
      </w:r>
      <w:r w:rsidR="003B6679">
        <w:rPr>
          <w:noProof/>
        </w:rPr>
        <w:fldChar w:fldCharType="end"/>
      </w:r>
      <w:r w:rsidRPr="00A14366">
        <w:noBreakHyphen/>
      </w:r>
      <w:r w:rsidR="003B6679">
        <w:fldChar w:fldCharType="begin"/>
      </w:r>
      <w:r w:rsidR="003B6679">
        <w:instrText xml:space="preserve"> SEQ Figure \* ARABIC \s 1 </w:instrText>
      </w:r>
      <w:r w:rsidR="003B6679">
        <w:fldChar w:fldCharType="separate"/>
      </w:r>
      <w:r w:rsidR="00976D6B">
        <w:rPr>
          <w:noProof/>
        </w:rPr>
        <w:t>2</w:t>
      </w:r>
      <w:r w:rsidR="003B6679">
        <w:rPr>
          <w:noProof/>
        </w:rPr>
        <w:fldChar w:fldCharType="end"/>
      </w:r>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63993" w:rsidRDefault="00663993"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63993" w:rsidRDefault="00663993"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63993" w:rsidRDefault="00663993"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63993" w:rsidRDefault="00663993"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63993" w:rsidRPr="00FB79C6" w:rsidRDefault="00663993"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63993" w:rsidRDefault="00663993"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63993" w:rsidRDefault="00663993"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63993" w:rsidRDefault="00663993"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63993" w:rsidRDefault="00663993"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63993" w:rsidRPr="00827A42" w:rsidRDefault="00663993"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63993" w:rsidRPr="00FB79C6" w:rsidRDefault="00663993"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r w:rsidR="003B6679">
        <w:fldChar w:fldCharType="begin"/>
      </w:r>
      <w:r w:rsidR="003B6679">
        <w:instrText xml:space="preserve"> STYLEREF 1 \s </w:instrText>
      </w:r>
      <w:r w:rsidR="003B6679">
        <w:fldChar w:fldCharType="separate"/>
      </w:r>
      <w:r w:rsidR="00976D6B">
        <w:rPr>
          <w:noProof/>
        </w:rPr>
        <w:t>4</w:t>
      </w:r>
      <w:r w:rsidR="003B6679">
        <w:rPr>
          <w:noProof/>
        </w:rPr>
        <w:fldChar w:fldCharType="end"/>
      </w:r>
      <w:r w:rsidRPr="000747EC">
        <w:noBreakHyphen/>
      </w:r>
      <w:r w:rsidR="003B6679">
        <w:fldChar w:fldCharType="begin"/>
      </w:r>
      <w:r w:rsidR="003B6679">
        <w:instrText xml:space="preserve"> SEQ Figure \* ARABIC \s 1 </w:instrText>
      </w:r>
      <w:r w:rsidR="003B6679">
        <w:fldChar w:fldCharType="separate"/>
      </w:r>
      <w:r w:rsidR="00976D6B">
        <w:rPr>
          <w:noProof/>
        </w:rPr>
        <w:t>3</w:t>
      </w:r>
      <w:r w:rsidR="003B6679">
        <w:rPr>
          <w:noProof/>
        </w:rPr>
        <w:fldChar w:fldCharType="end"/>
      </w:r>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472" w:name="_Ref167532051"/>
      <w:bookmarkStart w:id="473" w:name="_Toc391472974"/>
      <w:r>
        <w:t xml:space="preserve">Orthotropic </w:t>
      </w:r>
      <w:r w:rsidR="00D153DC">
        <w:t>M</w:t>
      </w:r>
      <w:r>
        <w:t>aterials</w:t>
      </w:r>
      <w:bookmarkEnd w:id="472"/>
      <w:bookmarkEnd w:id="473"/>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5pt" o:ole="">
            <v:imagedata r:id="rId135" o:title=""/>
          </v:shape>
          <o:OLEObject Type="Embed" ProgID="Equation.DSMT4" ShapeID="_x0000_i1077" DrawAspect="Content" ObjectID="_1465215780" r:id="rId136"/>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474" w:name="_Ref167375095"/>
      <w:bookmarkStart w:id="475" w:name="_Toc391472975"/>
      <w:r>
        <w:lastRenderedPageBreak/>
        <w:t>Uncoupled</w:t>
      </w:r>
      <w:r w:rsidR="006A0BC1">
        <w:t xml:space="preserve"> Materials</w:t>
      </w:r>
      <w:bookmarkEnd w:id="474"/>
      <w:bookmarkEnd w:id="475"/>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7" o:title=""/>
          </v:shape>
          <o:OLEObject Type="Embed" ProgID="Equation.DSMT4" ShapeID="_x0000_i1078" DrawAspect="Content" ObjectID="_1465215781" r:id="rId138"/>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5pt" o:ole="">
            <v:imagedata r:id="rId139" o:title=""/>
          </v:shape>
          <o:OLEObject Type="Embed" ProgID="Equation.DSMT4" ShapeID="_x0000_i1079" DrawAspect="Content" ObjectID="_1465215782" r:id="rId140"/>
        </w:object>
      </w:r>
      <w:r w:rsidR="00993D96">
        <w:t xml:space="preserve"> </w:t>
      </w:r>
      <w:r w:rsidRPr="000230DC">
        <w:t xml:space="preserve">and </w:t>
      </w:r>
      <w:r w:rsidR="00AF2221" w:rsidRPr="00AF2221">
        <w:rPr>
          <w:position w:val="-6"/>
        </w:rPr>
        <w:object w:dxaOrig="1040" w:dyaOrig="320" w14:anchorId="12B66297">
          <v:shape id="_x0000_i1080" type="#_x0000_t75" style="width:52.5pt;height:16.5pt" o:ole="">
            <v:imagedata r:id="rId141" o:title=""/>
          </v:shape>
          <o:OLEObject Type="Embed" ProgID="Equation.DSMT4" ShapeID="_x0000_i1080" DrawAspect="Content" ObjectID="_1465215783" r:id="rId142"/>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5pt;height:22pt" o:ole="">
            <v:imagedata r:id="rId143" o:title=""/>
          </v:shape>
          <o:OLEObject Type="Embed" ProgID="Equation.DSMT4" ShapeID="_x0000_i1081" DrawAspect="Content" ObjectID="_1465215784" r:id="rId144"/>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5pt" o:ole="">
            <v:imagedata r:id="rId145" o:title=""/>
          </v:shape>
          <o:OLEObject Type="Embed" ProgID="Equation.DSMT4" ShapeID="_x0000_i1082" DrawAspect="Content" ObjectID="_1465215785" r:id="rId146"/>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5pt" o:ole="">
            <v:imagedata r:id="rId147" o:title=""/>
          </v:shape>
          <o:OLEObject Type="Embed" ProgID="Equation.DSMT4" ShapeID="_x0000_i1083" DrawAspect="Content" ObjectID="_1465215786" r:id="rId148"/>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5pt;height:19.5pt" o:ole="">
            <v:imagedata r:id="rId149" o:title=""/>
          </v:shape>
          <o:OLEObject Type="Embed" ProgID="Equation.DSMT4" ShapeID="_x0000_i1084" DrawAspect="Content" ObjectID="_1465215787" r:id="rId150"/>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5pt;height:23.5pt" o:ole="">
            <v:imagedata r:id="rId151" o:title=""/>
          </v:shape>
          <o:OLEObject Type="Embed" ProgID="Equation.DSMT4" ShapeID="_x0000_i1085" DrawAspect="Content" ObjectID="_1465215788" r:id="rId152"/>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5pt;height:16.5pt" o:ole="">
            <v:imagedata r:id="rId153" o:title=""/>
          </v:shape>
          <o:OLEObject Type="Embed" ProgID="Equation.DSMT4" ShapeID="_x0000_i1086" DrawAspect="Content" ObjectID="_1465215789" r:id="rId154"/>
        </w:object>
      </w:r>
      <w:r w:rsidRPr="000230DC">
        <w:t xml:space="preserve"> and </w:t>
      </w:r>
      <w:r w:rsidR="00AF2221" w:rsidRPr="00AF2221">
        <w:rPr>
          <w:position w:val="-14"/>
        </w:rPr>
        <w:object w:dxaOrig="639" w:dyaOrig="400" w14:anchorId="3F2BA11F">
          <v:shape id="_x0000_i1087" type="#_x0000_t75" style="width:32pt;height:19.5pt" o:ole="">
            <v:imagedata r:id="rId155" o:title=""/>
          </v:shape>
          <o:OLEObject Type="Embed" ProgID="Equation.DSMT4" ShapeID="_x0000_i1087" DrawAspect="Content" ObjectID="_1465215790" r:id="rId156"/>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5pt;height:19.5pt" o:ole="">
            <v:imagedata r:id="rId157" o:title=""/>
          </v:shape>
          <o:OLEObject Type="Embed" ProgID="Equation.DSMT4" ShapeID="_x0000_i1088" DrawAspect="Content" ObjectID="_1465215791" r:id="rId158"/>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5pt;height:19.5pt" o:ole="">
            <v:imagedata r:id="rId159" o:title=""/>
          </v:shape>
          <o:OLEObject Type="Embed" ProgID="Equation.DSMT4" ShapeID="_x0000_i1089" DrawAspect="Content" ObjectID="_1465215792" r:id="rId160"/>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5pt" o:ole="">
            <v:imagedata r:id="rId161" o:title=""/>
          </v:shape>
          <o:OLEObject Type="Embed" ProgID="Equation.DSMT4" ShapeID="_x0000_i1090" DrawAspect="Content" ObjectID="_1465215793" r:id="rId162"/>
        </w:object>
      </w:r>
      <w:r>
        <w:t xml:space="preserve"> to the current one </w:t>
      </w:r>
      <w:r w:rsidR="00AF2221" w:rsidRPr="00AF2221">
        <w:rPr>
          <w:position w:val="-14"/>
        </w:rPr>
        <w:object w:dxaOrig="580" w:dyaOrig="400" w14:anchorId="10671EFE">
          <v:shape id="_x0000_i1091" type="#_x0000_t75" style="width:29.5pt;height:19.5pt" o:ole="">
            <v:imagedata r:id="rId163" o:title=""/>
          </v:shape>
          <o:OLEObject Type="Embed" ProgID="Equation.DSMT4" ShapeID="_x0000_i1091" DrawAspect="Content" ObjectID="_1465215794" r:id="rId164"/>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5" o:title=""/>
          </v:shape>
          <o:OLEObject Type="Embed" ProgID="Equation.DSMT4" ShapeID="_x0000_i1092" DrawAspect="Content" ObjectID="_1465215795" r:id="rId166"/>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5pt" o:ole="">
            <v:imagedata r:id="rId167" o:title=""/>
          </v:shape>
          <o:OLEObject Type="Embed" ProgID="Equation.DSMT4" ShapeID="_x0000_i1093" DrawAspect="Content" ObjectID="_1465215796" r:id="rId168"/>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5pt" o:ole="">
            <v:imagedata r:id="rId169" o:title=""/>
          </v:shape>
          <o:OLEObject Type="Embed" ProgID="Equation.DSMT4" ShapeID="_x0000_i1094" DrawAspect="Content" ObjectID="_1465215797" r:id="rId170"/>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476" w:name="_Toc391472976"/>
      <w:r>
        <w:lastRenderedPageBreak/>
        <w:t>Arruda-Boyce</w:t>
      </w:r>
      <w:bookmarkEnd w:id="476"/>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5pt;height:34pt" o:ole="">
            <v:imagedata r:id="rId171" o:title=""/>
          </v:shape>
          <o:OLEObject Type="Embed" ProgID="Equation.DSMT4" ShapeID="_x0000_i1095" DrawAspect="Content" ObjectID="_1465215798" r:id="rId172"/>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5pt" o:ole="">
            <v:imagedata r:id="rId173" o:title=""/>
          </v:shape>
          <o:OLEObject Type="Embed" ProgID="Equation.DSMT4" ShapeID="_x0000_i1096" DrawAspect="Content" ObjectID="_1465215799" r:id="rId174"/>
        </w:object>
      </w:r>
      <w:r>
        <w:t xml:space="preserve"> and </w:t>
      </w:r>
      <w:r w:rsidR="00AF2221" w:rsidRPr="00AF2221">
        <w:rPr>
          <w:position w:val="-12"/>
        </w:rPr>
        <w:object w:dxaOrig="220" w:dyaOrig="360" w14:anchorId="788FDD14">
          <v:shape id="_x0000_i1097" type="#_x0000_t75" style="width:10.5pt;height:18pt" o:ole="">
            <v:imagedata r:id="rId175" o:title=""/>
          </v:shape>
          <o:OLEObject Type="Embed" ProgID="Equation.DSMT4" ShapeID="_x0000_i1097" DrawAspect="Content" ObjectID="_1465215800" r:id="rId176"/>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5pt;height:31.5pt" o:ole="">
            <v:imagedata r:id="rId177" o:title=""/>
          </v:shape>
          <o:OLEObject Type="Embed" ProgID="Equation.DSMT4" ShapeID="_x0000_i1098" DrawAspect="Content" ObjectID="_1465215801" r:id="rId178"/>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79" o:title=""/>
          </v:shape>
          <o:OLEObject Type="Embed" ProgID="Equation.DSMT4" ShapeID="_x0000_i1099" DrawAspect="Content" ObjectID="_1465215802" r:id="rId180"/>
        </w:object>
      </w:r>
      <w:r>
        <w:t xml:space="preserve">, the stretch at which the chains reach their full extended state, by </w:t>
      </w:r>
      <w:r w:rsidR="00AF2221" w:rsidRPr="00AF2221">
        <w:rPr>
          <w:position w:val="-12"/>
        </w:rPr>
        <w:object w:dxaOrig="920" w:dyaOrig="400" w14:anchorId="3F9882BD">
          <v:shape id="_x0000_i1100" type="#_x0000_t75" style="width:45.5pt;height:19.5pt" o:ole="">
            <v:imagedata r:id="rId181" o:title=""/>
          </v:shape>
          <o:OLEObject Type="Embed" ProgID="Equation.DSMT4" ShapeID="_x0000_i1100" DrawAspect="Content" ObjectID="_1465215803" r:id="rId182"/>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477" w:name="_Ref167535331"/>
      <w:bookmarkStart w:id="478" w:name="_Toc391472977"/>
      <w:r w:rsidRPr="0097532C">
        <w:lastRenderedPageBreak/>
        <w:t>Ellipsoidal Fiber Distribution</w:t>
      </w:r>
      <w:bookmarkEnd w:id="477"/>
      <w:bookmarkEnd w:id="478"/>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5pt;height:19.5pt" o:ole="">
                  <v:imagedata r:id="rId183" o:title=""/>
                </v:shape>
                <o:OLEObject Type="Embed" ProgID="Equation.DSMT4" ShapeID="_x0000_i1101" DrawAspect="Content" ObjectID="_1465215804" r:id="rId184"/>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5pt;height:19.5pt" o:ole="">
                  <v:imagedata r:id="rId185" o:title=""/>
                </v:shape>
                <o:OLEObject Type="Embed" ProgID="Equation.DSMT4" ShapeID="_x0000_i1102" DrawAspect="Content" ObjectID="_1465215805" r:id="rId186"/>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5pt;height:17.5pt" o:ole="">
            <v:imagedata r:id="rId187" o:title=""/>
          </v:shape>
          <o:OLEObject Type="Embed" ProgID="Equation.DSMT4" ShapeID="_x0000_i1103" DrawAspect="Content" ObjectID="_1465215806" r:id="rId188"/>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5pt;height:26.5pt" o:ole="">
            <v:imagedata r:id="rId189" o:title=""/>
          </v:shape>
          <o:OLEObject Type="Embed" ProgID="Equation.DSMT4" ShapeID="_x0000_i1104" DrawAspect="Content" ObjectID="_1465215807" r:id="rId190"/>
        </w:object>
      </w:r>
      <w:r>
        <w:t>.</w:t>
      </w:r>
    </w:p>
    <w:p w14:paraId="3DA109C1" w14:textId="20F98557" w:rsidR="006A0BC1" w:rsidRDefault="00AF2221" w:rsidP="006A0BC1">
      <w:r w:rsidRPr="00AF2221">
        <w:rPr>
          <w:position w:val="-12"/>
        </w:rPr>
        <w:object w:dxaOrig="1760" w:dyaOrig="400" w14:anchorId="01847614">
          <v:shape id="_x0000_i1105" type="#_x0000_t75" style="width:87.5pt;height:19.5pt" o:ole="">
            <v:imagedata r:id="rId191" o:title=""/>
          </v:shape>
          <o:OLEObject Type="Embed" ProgID="Equation.DSMT4" ShapeID="_x0000_i1105" DrawAspect="Content" ObjectID="_1465215808" r:id="rId192"/>
        </w:object>
      </w:r>
      <w:r w:rsidR="006A0BC1">
        <w:t xml:space="preserve"> is the square of the fiber stretch </w:t>
      </w:r>
      <w:r w:rsidRPr="00AF2221">
        <w:rPr>
          <w:position w:val="-12"/>
        </w:rPr>
        <w:object w:dxaOrig="279" w:dyaOrig="400" w14:anchorId="60A01504">
          <v:shape id="_x0000_i1106" type="#_x0000_t75" style="width:14pt;height:19.5pt" o:ole="">
            <v:imagedata r:id="rId193" o:title=""/>
          </v:shape>
          <o:OLEObject Type="Embed" ProgID="Equation.DSMT4" ShapeID="_x0000_i1106" DrawAspect="Content" ObjectID="_1465215809" r:id="rId194"/>
        </w:object>
      </w:r>
      <w:r w:rsidR="006A0BC1">
        <w:t xml:space="preserve">, </w:t>
      </w:r>
      <w:r w:rsidRPr="00AF2221">
        <w:rPr>
          <w:position w:val="-6"/>
        </w:rPr>
        <w:object w:dxaOrig="260" w:dyaOrig="279" w14:anchorId="12911F07">
          <v:shape id="_x0000_i1107" type="#_x0000_t75" style="width:13.5pt;height:14pt" o:ole="">
            <v:imagedata r:id="rId195" o:title=""/>
          </v:shape>
          <o:OLEObject Type="Embed" ProgID="Equation.DSMT4" ShapeID="_x0000_i1107" DrawAspect="Content" ObjectID="_1465215810" r:id="rId196"/>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5pt;height:19.5pt" o:ole="">
            <v:imagedata r:id="rId197" o:title=""/>
          </v:shape>
          <o:OLEObject Type="Embed" ProgID="Equation.DSMT4" ShapeID="_x0000_i1108" DrawAspect="Content" ObjectID="_1465215811" r:id="rId198"/>
        </w:object>
      </w:r>
      <w:r w:rsidR="006A0BC1">
        <w:t xml:space="preserve">, </w:t>
      </w:r>
      <w:r w:rsidRPr="00AF2221">
        <w:rPr>
          <w:position w:val="-12"/>
        </w:rPr>
        <w:object w:dxaOrig="1219" w:dyaOrig="400" w14:anchorId="100A7472">
          <v:shape id="_x0000_i1109" type="#_x0000_t75" style="width:61.5pt;height:19.5pt" o:ole="">
            <v:imagedata r:id="rId199" o:title=""/>
          </v:shape>
          <o:OLEObject Type="Embed" ProgID="Equation.DSMT4" ShapeID="_x0000_i1109" DrawAspect="Content" ObjectID="_1465215812" r:id="rId200"/>
        </w:object>
      </w:r>
      <w:r w:rsidR="006A0BC1">
        <w:t xml:space="preserve">, and </w:t>
      </w:r>
      <w:r w:rsidRPr="00AF2221">
        <w:rPr>
          <w:position w:val="-14"/>
        </w:rPr>
        <w:object w:dxaOrig="540" w:dyaOrig="400" w14:anchorId="57458C84">
          <v:shape id="_x0000_i1110" type="#_x0000_t75" style="width:27.5pt;height:19.5pt" o:ole="">
            <v:imagedata r:id="rId201" o:title=""/>
          </v:shape>
          <o:OLEObject Type="Embed" ProgID="Equation.DSMT4" ShapeID="_x0000_i1110" DrawAspect="Content" ObjectID="_1465215813" r:id="rId202"/>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5pt;height:36.5pt" o:ole="">
            <v:imagedata r:id="rId203" o:title=""/>
          </v:shape>
          <o:OLEObject Type="Embed" ProgID="Equation.DSMT4" ShapeID="_x0000_i1111" DrawAspect="Content" ObjectID="_1465215814" r:id="rId204"/>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5pt;height:24pt" o:ole="">
            <v:imagedata r:id="rId205" o:title=""/>
          </v:shape>
          <o:OLEObject Type="Embed" ProgID="Equation.DSMT4" ShapeID="_x0000_i1112" DrawAspect="Content" ObjectID="_1465215815" r:id="rId206"/>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5pt" o:ole="">
            <v:imagedata r:id="rId207" o:title=""/>
          </v:shape>
          <o:OLEObject Type="Embed" ProgID="Equation.DSMT4" ShapeID="_x0000_i1113" DrawAspect="Content" ObjectID="_1465215816" r:id="rId208"/>
        </w:object>
      </w:r>
      <w:r>
        <w:t xml:space="preserve">and </w:t>
      </w:r>
      <w:r w:rsidR="00AF2221" w:rsidRPr="00AF2221">
        <w:rPr>
          <w:position w:val="-10"/>
        </w:rPr>
        <w:object w:dxaOrig="200" w:dyaOrig="320" w14:anchorId="0EBA392A">
          <v:shape id="_x0000_i1114" type="#_x0000_t75" style="width:10pt;height:16.5pt" o:ole="">
            <v:imagedata r:id="rId209" o:title=""/>
          </v:shape>
          <o:OLEObject Type="Embed" ProgID="Equation.DSMT4" ShapeID="_x0000_i1114" DrawAspect="Content" ObjectID="_1465215817" r:id="rId210"/>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1" o:title=""/>
          </v:shape>
          <o:OLEObject Type="Embed" ProgID="Equation.DSMT4" ShapeID="_x0000_i1115" DrawAspect="Content" ObjectID="_1465215818" r:id="rId212"/>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479" w:name="_Ref167375501"/>
      <w:bookmarkStart w:id="480" w:name="_Toc391472978"/>
      <w:r w:rsidRPr="0097532C">
        <w:lastRenderedPageBreak/>
        <w:t>Ellipsoidal Fiber Distribution Mooney-Rivlin</w:t>
      </w:r>
      <w:bookmarkEnd w:id="479"/>
      <w:bookmarkEnd w:id="480"/>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5pt;height:19.5pt" o:ole="">
                  <v:imagedata r:id="rId213" o:title=""/>
                </v:shape>
                <o:OLEObject Type="Embed" ProgID="Equation.DSMT4" ShapeID="_x0000_i1116" DrawAspect="Content" ObjectID="_1465215819" r:id="rId214"/>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5pt;height:19.5pt" o:ole="">
                  <v:imagedata r:id="rId215" o:title=""/>
                </v:shape>
                <o:OLEObject Type="Embed" ProgID="Equation.DSMT4" ShapeID="_x0000_i1117" DrawAspect="Content" ObjectID="_1465215820" r:id="rId216"/>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5pt;height:17.5pt" o:ole="">
            <v:imagedata r:id="rId217" o:title=""/>
          </v:shape>
          <o:OLEObject Type="Embed" ProgID="Equation.DSMT4" ShapeID="_x0000_i1118" DrawAspect="Content" ObjectID="_1465215821" r:id="rId218"/>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5pt;height:19.5pt" o:ole="">
            <v:imagedata r:id="rId219" o:title=""/>
          </v:shape>
          <o:OLEObject Type="Embed" ProgID="Equation.DSMT4" ShapeID="_x0000_i1119" DrawAspect="Content" ObjectID="_1465215822" r:id="rId220"/>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5pt;height:17.5pt" o:ole="">
            <v:imagedata r:id="rId221" o:title=""/>
          </v:shape>
          <o:OLEObject Type="Embed" ProgID="Equation.DSMT4" ShapeID="_x0000_i1120" DrawAspect="Content" ObjectID="_1465215823" r:id="rId222"/>
        </w:object>
      </w:r>
      <w:r>
        <w:t xml:space="preserve"> is the stress from the Mooney-Rivlin basis (Section </w:t>
      </w:r>
      <w:r>
        <w:fldChar w:fldCharType="begin"/>
      </w:r>
      <w:r>
        <w:instrText xml:space="preserve"> REF _Ref167535344 \r \h </w:instrText>
      </w:r>
      <w:r>
        <w:fldChar w:fldCharType="separate"/>
      </w:r>
      <w:r w:rsidR="00976D6B">
        <w:t xml:space="preserve">4.1.2.7. </w:t>
      </w:r>
      <w:r>
        <w:fldChar w:fldCharType="end"/>
      </w:r>
      <w:r>
        <w:t xml:space="preserve">), and </w:t>
      </w:r>
      <w:r w:rsidR="00F958DC" w:rsidRPr="00F958DC">
        <w:rPr>
          <w:position w:val="-10"/>
        </w:rPr>
        <w:object w:dxaOrig="340" w:dyaOrig="380" w14:anchorId="67A2DB48">
          <v:shape id="_x0000_i1121" type="#_x0000_t75" style="width:16.5pt;height:19.5pt" o:ole="">
            <v:imagedata r:id="rId223" o:title=""/>
          </v:shape>
          <o:OLEObject Type="Embed" ProgID="Equation.DSMT4" ShapeID="_x0000_i1121" DrawAspect="Content" ObjectID="_1465215824" r:id="rId224"/>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976D6B">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976D6B">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481" w:name="_Toc391472979"/>
      <w:r>
        <w:lastRenderedPageBreak/>
        <w:t>Ellipsoidal Fiber Distribution Veronda-Westmann</w:t>
      </w:r>
      <w:bookmarkEnd w:id="481"/>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5pt;height:19.5pt" o:ole="">
                  <v:imagedata r:id="rId225" o:title=""/>
                </v:shape>
                <o:OLEObject Type="Embed" ProgID="Equation.DSMT4" ShapeID="_x0000_i1122" DrawAspect="Content" ObjectID="_1465215825" r:id="rId226"/>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5pt;height:19.5pt" o:ole="">
                  <v:imagedata r:id="rId227" o:title=""/>
                </v:shape>
                <o:OLEObject Type="Embed" ProgID="Equation.DSMT4" ShapeID="_x0000_i1123" DrawAspect="Content" ObjectID="_1465215826" r:id="rId228"/>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5pt;height:17.5pt" o:ole="">
            <v:imagedata r:id="rId229" o:title=""/>
          </v:shape>
          <o:OLEObject Type="Embed" ProgID="Equation.DSMT4" ShapeID="_x0000_i1124" DrawAspect="Content" ObjectID="_1465215827" r:id="rId230"/>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5pt;height:19.5pt" o:ole="">
            <v:imagedata r:id="rId231" o:title=""/>
          </v:shape>
          <o:OLEObject Type="Embed" ProgID="Equation.DSMT4" ShapeID="_x0000_i1125" DrawAspect="Content" ObjectID="_1465215828" r:id="rId232"/>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5pt;height:17.5pt" o:ole="">
            <v:imagedata r:id="rId233" o:title=""/>
          </v:shape>
          <o:OLEObject Type="Embed" ProgID="Equation.DSMT4" ShapeID="_x0000_i1126" DrawAspect="Content" ObjectID="_1465215829" r:id="rId234"/>
        </w:object>
      </w:r>
      <w:r>
        <w:t xml:space="preserve"> is the stress from the Veronda-Westmann basis (Section </w:t>
      </w:r>
      <w:r>
        <w:fldChar w:fldCharType="begin"/>
      </w:r>
      <w:r>
        <w:instrText xml:space="preserve"> REF _Ref167535458 \r \h </w:instrText>
      </w:r>
      <w:r>
        <w:fldChar w:fldCharType="separate"/>
      </w:r>
      <w:r w:rsidR="00976D6B">
        <w:t xml:space="preserve">4.1.2.15. </w:t>
      </w:r>
      <w:r>
        <w:fldChar w:fldCharType="end"/>
      </w:r>
      <w:r>
        <w:t xml:space="preserve">), and </w:t>
      </w:r>
      <w:r w:rsidR="00F958DC" w:rsidRPr="00F958DC">
        <w:rPr>
          <w:position w:val="-10"/>
        </w:rPr>
        <w:object w:dxaOrig="340" w:dyaOrig="380" w14:anchorId="4BE8678B">
          <v:shape id="_x0000_i1127" type="#_x0000_t75" style="width:16.5pt;height:19.5pt" o:ole="">
            <v:imagedata r:id="rId235" o:title=""/>
          </v:shape>
          <o:OLEObject Type="Embed" ProgID="Equation.DSMT4" ShapeID="_x0000_i1127" DrawAspect="Content" ObjectID="_1465215830" r:id="rId236"/>
        </w:object>
      </w:r>
      <w:r>
        <w:t xml:space="preserve">is the stress contribution from the ellipsoidal fiber distribution (Section </w:t>
      </w:r>
      <w:r>
        <w:fldChar w:fldCharType="begin"/>
      </w:r>
      <w:r>
        <w:instrText xml:space="preserve"> REF _Ref167375501 \r \h </w:instrText>
      </w:r>
      <w:r>
        <w:fldChar w:fldCharType="separate"/>
      </w:r>
      <w:r w:rsidR="00976D6B">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482" w:name="_Toc391472980"/>
      <w:r>
        <w:lastRenderedPageBreak/>
        <w:t>Fiber with Exponential-Power Law, Uncoupled Formulation</w:t>
      </w:r>
      <w:bookmarkEnd w:id="482"/>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5pt" o:ole="">
                  <v:imagedata r:id="rId237" o:title=""/>
                </v:shape>
                <o:OLEObject Type="Embed" ProgID="Equation.DSMT4" ShapeID="_x0000_i1128" DrawAspect="Content" ObjectID="_1465215831" r:id="rId238"/>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5pt" o:ole="">
                  <v:imagedata r:id="rId239" o:title=""/>
                </v:shape>
                <o:OLEObject Type="Embed" ProgID="Equation.DSMT4" ShapeID="_x0000_i1129" DrawAspect="Content" ObjectID="_1465215832" r:id="rId240"/>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5pt" o:ole="">
                  <v:imagedata r:id="rId241" o:title=""/>
                </v:shape>
                <o:OLEObject Type="Embed" ProgID="Equation.DSMT4" ShapeID="_x0000_i1130" DrawAspect="Content" ObjectID="_1465215833" r:id="rId242"/>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3" o:title=""/>
                </v:shape>
                <o:OLEObject Type="Embed" ProgID="Equation.DSMT4" ShapeID="_x0000_i1131" DrawAspect="Content" ObjectID="_1465215834" r:id="rId244"/>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5pt;height:13.5pt" o:ole="">
                  <v:imagedata r:id="rId245" o:title=""/>
                </v:shape>
                <o:OLEObject Type="Embed" ProgID="Equation.DSMT4" ShapeID="_x0000_i1132" DrawAspect="Content" ObjectID="_1465215835" r:id="rId246"/>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5pt;height:18pt" o:ole="">
            <v:imagedata r:id="rId247" o:title=""/>
          </v:shape>
          <o:OLEObject Type="Embed" ProgID="Equation.DSMT4" ShapeID="_x0000_i1133" DrawAspect="Content" ObjectID="_1465215836" r:id="rId248"/>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4" type="#_x0000_t75" style="width:50pt;height:19.5pt" o:ole="">
            <v:imagedata r:id="rId249" o:title=""/>
          </v:shape>
          <o:OLEObject Type="Embed" ProgID="Equation.DSMT4" ShapeID="_x0000_i1134" DrawAspect="Content" ObjectID="_1465215837"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5pt;height:17.5pt" o:ole="">
            <v:imagedata r:id="rId251" o:title=""/>
          </v:shape>
          <o:OLEObject Type="Embed" ProgID="Equation.DSMT4" ShapeID="_x0000_i1135" DrawAspect="Content" ObjectID="_1465215838"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5pt;height:36.5pt" o:ole="">
            <v:imagedata r:id="rId253" o:title=""/>
          </v:shape>
          <o:OLEObject Type="Embed" ProgID="Equation.DSMT4" ShapeID="_x0000_i1136" DrawAspect="Content" ObjectID="_1465215839" r:id="rId254"/>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5pt;height:19.5pt" o:ole="">
            <v:imagedata r:id="rId255" o:title=""/>
          </v:shape>
          <o:OLEObject Type="Embed" ProgID="Equation.DSMT4" ShapeID="_x0000_i1137" DrawAspect="Content" ObjectID="_1465215840" r:id="rId256"/>
        </w:object>
      </w:r>
      <w:r>
        <w:t xml:space="preserve"> is the square of the fiber stretch, </w:t>
      </w:r>
      <w:r w:rsidR="00AF2221" w:rsidRPr="00AF2221">
        <w:rPr>
          <w:position w:val="-12"/>
        </w:rPr>
        <w:object w:dxaOrig="1219" w:dyaOrig="400" w14:anchorId="2A742E33">
          <v:shape id="_x0000_i1138" type="#_x0000_t75" style="width:61.5pt;height:19.5pt" o:ole="">
            <v:imagedata r:id="rId257" o:title=""/>
          </v:shape>
          <o:OLEObject Type="Embed" ProgID="Equation.DSMT4" ShapeID="_x0000_i1138" DrawAspect="Content" ObjectID="_1465215841" r:id="rId258"/>
        </w:object>
      </w:r>
      <w:r>
        <w:t xml:space="preserve">, and </w:t>
      </w:r>
      <w:r w:rsidR="00AF2221" w:rsidRPr="00AF2221">
        <w:rPr>
          <w:position w:val="-14"/>
        </w:rPr>
        <w:object w:dxaOrig="540" w:dyaOrig="400" w14:anchorId="6A8C7130">
          <v:shape id="_x0000_i1139" type="#_x0000_t75" style="width:27.5pt;height:19.5pt" o:ole="">
            <v:imagedata r:id="rId259" o:title=""/>
          </v:shape>
          <o:OLEObject Type="Embed" ProgID="Equation.DSMT4" ShapeID="_x0000_i1139" DrawAspect="Content" ObjectID="_1465215842"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5pt;height:32.5pt" o:ole="">
            <v:imagedata r:id="rId261" o:title=""/>
          </v:shape>
          <o:OLEObject Type="Embed" ProgID="Equation.DSMT4" ShapeID="_x0000_i1140" DrawAspect="Content" ObjectID="_1465215843" r:id="rId262"/>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5pt" o:ole="">
            <v:imagedata r:id="rId263" o:title=""/>
          </v:shape>
          <o:OLEObject Type="Embed" ProgID="Equation.DSMT4" ShapeID="_x0000_i1141" DrawAspect="Content" ObjectID="_1465215844" r:id="rId264"/>
        </w:object>
      </w:r>
      <w:r w:rsidRPr="000230DC">
        <w:t xml:space="preserve">, </w:t>
      </w:r>
      <w:r w:rsidR="00AF2221" w:rsidRPr="00AF2221">
        <w:rPr>
          <w:position w:val="-6"/>
        </w:rPr>
        <w:object w:dxaOrig="580" w:dyaOrig="279" w14:anchorId="26A972BB">
          <v:shape id="_x0000_i1142" type="#_x0000_t75" style="width:29.5pt;height:14pt" o:ole="">
            <v:imagedata r:id="rId265" o:title=""/>
          </v:shape>
          <o:OLEObject Type="Embed" ProgID="Equation.DSMT4" ShapeID="_x0000_i1142" DrawAspect="Content" ObjectID="_1465215845" r:id="rId266"/>
        </w:object>
      </w:r>
      <w:r w:rsidRPr="000230DC">
        <w:t xml:space="preserve">, and </w:t>
      </w:r>
      <w:r w:rsidR="00AF2221" w:rsidRPr="00AF2221">
        <w:rPr>
          <w:position w:val="-10"/>
        </w:rPr>
        <w:object w:dxaOrig="600" w:dyaOrig="320" w14:anchorId="45941155">
          <v:shape id="_x0000_i1143" type="#_x0000_t75" style="width:30pt;height:16.5pt" o:ole="">
            <v:imagedata r:id="rId267" o:title=""/>
          </v:shape>
          <o:OLEObject Type="Embed" ProgID="Equation.DSMT4" ShapeID="_x0000_i1143" DrawAspect="Content" ObjectID="_1465215846"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465215847"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5pt;height:32.5pt" o:ole="">
            <v:imagedata r:id="rId271" o:title=""/>
          </v:shape>
          <o:OLEObject Type="Embed" ProgID="Equation.DSMT4" ShapeID="_x0000_i1145" DrawAspect="Content" ObjectID="_1465215848" r:id="rId272"/>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5pt" o:ole="">
            <v:imagedata r:id="rId273" o:title=""/>
          </v:shape>
          <o:OLEObject Type="Embed" ProgID="Equation.DSMT4" ShapeID="_x0000_i1146" DrawAspect="Content" ObjectID="_1465215849" r:id="rId274"/>
        </w:object>
      </w:r>
      <w:r w:rsidRPr="0097532C">
        <w:t>, the fiber modulus is zero at the strain origin (</w:t>
      </w:r>
      <w:r w:rsidR="00AF2221" w:rsidRPr="00AF2221">
        <w:rPr>
          <w:position w:val="-12"/>
        </w:rPr>
        <w:object w:dxaOrig="580" w:dyaOrig="380" w14:anchorId="0DA161DF">
          <v:shape id="_x0000_i1147" type="#_x0000_t75" style="width:29.5pt;height:19.5pt" o:ole="">
            <v:imagedata r:id="rId275" o:title=""/>
          </v:shape>
          <o:OLEObject Type="Embed" ProgID="Equation.DSMT4" ShapeID="_x0000_i1147" DrawAspect="Content" ObjectID="_1465215850" r:id="rId276"/>
        </w:object>
      </w:r>
      <w:r w:rsidRPr="0097532C">
        <w:t xml:space="preserve">).  Therefore, use </w:t>
      </w:r>
      <w:r w:rsidR="00AF2221" w:rsidRPr="00AF2221">
        <w:rPr>
          <w:position w:val="-10"/>
        </w:rPr>
        <w:object w:dxaOrig="600" w:dyaOrig="320" w14:anchorId="5E7D1C1F">
          <v:shape id="_x0000_i1148" type="#_x0000_t75" style="width:30pt;height:16.5pt" o:ole="">
            <v:imagedata r:id="rId277" o:title=""/>
          </v:shape>
          <o:OLEObject Type="Embed" ProgID="Equation.DSMT4" ShapeID="_x0000_i1148" DrawAspect="Content" ObjectID="_1465215851"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5pt;height:18pt" o:ole="">
            <v:imagedata r:id="rId279" o:title=""/>
          </v:shape>
          <o:OLEObject Type="Embed" ProgID="Equation.DSMT4" ShapeID="_x0000_i1149" DrawAspect="Content" ObjectID="_1465215852"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lastRenderedPageBreak/>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5pt;height:18pt" o:ole="">
            <v:imagedata r:id="rId281" o:title=""/>
          </v:shape>
          <o:OLEObject Type="Embed" ProgID="Equation.DSMT4" ShapeID="_x0000_i1150" DrawAspect="Content" ObjectID="_1465215853"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465215854"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483" w:name="_Toc391472981"/>
      <w:r>
        <w:lastRenderedPageBreak/>
        <w:t>Fung Orthotropic</w:t>
      </w:r>
      <w:bookmarkEnd w:id="483"/>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2" type="#_x0000_t75" style="width:14pt;height:18pt" o:ole="">
                  <v:imagedata r:id="rId285" o:title=""/>
                </v:shape>
                <o:OLEObject Type="Embed" ProgID="Equation.DSMT4" ShapeID="_x0000_i1152" DrawAspect="Content" ObjectID="_1465215855" r:id="rId286"/>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3" type="#_x0000_t75" style="width:14pt;height:18pt" o:ole="">
                  <v:imagedata r:id="rId287" o:title=""/>
                </v:shape>
                <o:OLEObject Type="Embed" ProgID="Equation.DSMT4" ShapeID="_x0000_i1153" DrawAspect="Content" ObjectID="_1465215856" r:id="rId288"/>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4" type="#_x0000_t75" style="width:14pt;height:18pt" o:ole="">
                  <v:imagedata r:id="rId289" o:title=""/>
                </v:shape>
                <o:OLEObject Type="Embed" ProgID="Equation.DSMT4" ShapeID="_x0000_i1154" DrawAspect="Content" ObjectID="_1465215857" r:id="rId290"/>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5" type="#_x0000_t75" style="width:16.5pt;height:18pt" o:ole="">
                  <v:imagedata r:id="rId291" o:title=""/>
                </v:shape>
                <o:OLEObject Type="Embed" ProgID="Equation.DSMT4" ShapeID="_x0000_i1155" DrawAspect="Content" ObjectID="_1465215858" r:id="rId292"/>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6" type="#_x0000_t75" style="width:16.5pt;height:18pt" o:ole="">
                  <v:imagedata r:id="rId293" o:title=""/>
                </v:shape>
                <o:OLEObject Type="Embed" ProgID="Equation.DSMT4" ShapeID="_x0000_i1156" DrawAspect="Content" ObjectID="_1465215859" r:id="rId294"/>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7" type="#_x0000_t75" style="width:16.5pt;height:18pt" o:ole="">
                  <v:imagedata r:id="rId295" o:title=""/>
                </v:shape>
                <o:OLEObject Type="Embed" ProgID="Equation.DSMT4" ShapeID="_x0000_i1157" DrawAspect="Content" ObjectID="_1465215860" r:id="rId296"/>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8" type="#_x0000_t75" style="width:16.5pt;height:18pt" o:ole="">
                  <v:imagedata r:id="rId297" o:title=""/>
                </v:shape>
                <o:OLEObject Type="Embed" ProgID="Equation.DSMT4" ShapeID="_x0000_i1158" DrawAspect="Content" ObjectID="_1465215861" r:id="rId298"/>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9" type="#_x0000_t75" style="width:16.5pt;height:18pt" o:ole="">
                  <v:imagedata r:id="rId299" o:title=""/>
                </v:shape>
                <o:OLEObject Type="Embed" ProgID="Equation.DSMT4" ShapeID="_x0000_i1159" DrawAspect="Content" ObjectID="_1465215862" r:id="rId300"/>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60" type="#_x0000_t75" style="width:16.5pt;height:18pt" o:ole="">
                  <v:imagedata r:id="rId301" o:title=""/>
                </v:shape>
                <o:OLEObject Type="Embed" ProgID="Equation.DSMT4" ShapeID="_x0000_i1160" DrawAspect="Content" ObjectID="_1465215863" r:id="rId302"/>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5pt;height:10.5pt" o:ole="">
                  <v:imagedata r:id="rId303" o:title=""/>
                </v:shape>
                <o:OLEObject Type="Embed" ProgID="Equation.DSMT4" ShapeID="_x0000_i1161" DrawAspect="Content" ObjectID="_1465215864"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5pt;height:31.5pt" o:ole="">
            <v:imagedata r:id="rId305" o:title=""/>
          </v:shape>
          <o:OLEObject Type="Embed" ProgID="Equation.DSMT4" ShapeID="_x0000_i1162" DrawAspect="Content" ObjectID="_1465215865" r:id="rId306"/>
        </w:object>
      </w:r>
      <w:r>
        <w:t>,</w:t>
      </w:r>
      <w:r>
        <w:tab/>
      </w:r>
      <w:r>
        <w:fldChar w:fldCharType="begin"/>
      </w:r>
      <w:r>
        <w:instrText xml:space="preserve"> MACROBUTTON MTPlaceRef \* MERGEFORMAT </w:instrText>
      </w:r>
      <w:r w:rsidR="003B6679">
        <w:fldChar w:fldCharType="begin"/>
      </w:r>
      <w:r w:rsidR="003B6679">
        <w:instrText xml:space="preserve"> S</w:instrText>
      </w:r>
      <w:r w:rsidR="003B6679">
        <w:instrText xml:space="preserve">EQ MTEqn \h \* MERGEFORMAT </w:instrText>
      </w:r>
      <w:r w:rsidR="003B6679">
        <w:fldChar w:fldCharType="separate"/>
      </w:r>
      <w:r w:rsidR="003B6679">
        <w:fldChar w:fldCharType="end"/>
      </w:r>
      <w:r>
        <w:instrText>(</w:instrText>
      </w:r>
      <w:r w:rsidR="003B6679">
        <w:fldChar w:fldCharType="begin"/>
      </w:r>
      <w:r w:rsidR="003B6679">
        <w:instrText xml:space="preserve"> SEQ MTSec \c \* Arabic \* MERGEFORMAT </w:instrText>
      </w:r>
      <w:r w:rsidR="003B6679">
        <w:fldChar w:fldCharType="separate"/>
      </w:r>
      <w:r w:rsidR="00976D6B">
        <w:rPr>
          <w:noProof/>
        </w:rPr>
        <w:instrText>0</w:instrText>
      </w:r>
      <w:r w:rsidR="003B6679">
        <w:rPr>
          <w:noProof/>
        </w:rPr>
        <w:fldChar w:fldCharType="end"/>
      </w:r>
      <w:r>
        <w:instrText>.</w:instrText>
      </w:r>
      <w:r w:rsidR="003B6679">
        <w:fldChar w:fldCharType="begin"/>
      </w:r>
      <w:r w:rsidR="003B6679">
        <w:instrText xml:space="preserve"> SEQ MTEqn \c \* Arabic \* MERGEFORMAT </w:instrText>
      </w:r>
      <w:r w:rsidR="003B6679">
        <w:fldChar w:fldCharType="separate"/>
      </w:r>
      <w:r w:rsidR="00976D6B">
        <w:rPr>
          <w:noProof/>
        </w:rPr>
        <w:instrText>1</w:instrText>
      </w:r>
      <w:r w:rsidR="003B6679">
        <w:rPr>
          <w:noProof/>
        </w:rPr>
        <w:fldChar w:fldCharType="end"/>
      </w:r>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5pt" o:ole="">
            <v:imagedata r:id="rId307" o:title=""/>
          </v:shape>
          <o:OLEObject Type="Embed" ProgID="Equation.DSMT4" ShapeID="_x0000_i1163" DrawAspect="Content" ObjectID="_1465215866" r:id="rId308"/>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4" type="#_x0000_t75" style="width:69.5pt;height:24pt" o:ole="">
            <v:imagedata r:id="rId309" o:title=""/>
          </v:shape>
          <o:OLEObject Type="Embed" ProgID="Equation.DSMT4" ShapeID="_x0000_i1164" DrawAspect="Content" ObjectID="_1465215867"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465215868" r:id="rId312"/>
        </w:object>
      </w:r>
      <w:r>
        <w:t xml:space="preserve">where </w:t>
      </w:r>
      <w:r w:rsidR="00AF2221" w:rsidRPr="00AF2221">
        <w:rPr>
          <w:position w:val="-12"/>
        </w:rPr>
        <w:object w:dxaOrig="320" w:dyaOrig="360" w14:anchorId="40E7F654">
          <v:shape id="_x0000_i1166" type="#_x0000_t75" style="width:16.5pt;height:18pt" o:ole="">
            <v:imagedata r:id="rId313" o:title=""/>
          </v:shape>
          <o:OLEObject Type="Embed" ProgID="Equation.DSMT4" ShapeID="_x0000_i1166" DrawAspect="Content" ObjectID="_1465215869"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976D6B">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484" w:name="_Ref167535344"/>
      <w:bookmarkStart w:id="485" w:name="_Ref299864027"/>
      <w:bookmarkStart w:id="486" w:name="_Toc391472982"/>
      <w:r>
        <w:lastRenderedPageBreak/>
        <w:t>Mooney-Rivlin</w:t>
      </w:r>
      <w:bookmarkEnd w:id="484"/>
      <w:bookmarkEnd w:id="485"/>
      <w:bookmarkEnd w:id="486"/>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5pt;height:31.5pt" o:ole="">
            <v:imagedata r:id="rId315" o:title=""/>
          </v:shape>
          <o:OLEObject Type="Embed" ProgID="Equation.DSMT4" ShapeID="_x0000_i1167" DrawAspect="Content" ObjectID="_1465215870"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317" o:title=""/>
          </v:shape>
          <o:OLEObject Type="Embed" ProgID="Equation.DSMT4" ShapeID="_x0000_i1168" DrawAspect="Content" ObjectID="_1465215871" r:id="rId318"/>
        </w:object>
      </w:r>
      <w:r w:rsidR="006A0BC1">
        <w:t>and</w:t>
      </w:r>
      <w:r w:rsidRPr="00AF2221">
        <w:rPr>
          <w:position w:val="-12"/>
        </w:rPr>
        <w:object w:dxaOrig="300" w:dyaOrig="360" w14:anchorId="423F4533">
          <v:shape id="_x0000_i1169" type="#_x0000_t75" style="width:14pt;height:18pt" o:ole="">
            <v:imagedata r:id="rId319" o:title=""/>
          </v:shape>
          <o:OLEObject Type="Embed" ProgID="Equation.DSMT4" ShapeID="_x0000_i1169" DrawAspect="Content" ObjectID="_1465215872" r:id="rId320"/>
        </w:object>
      </w:r>
      <w:r w:rsidR="006A0BC1">
        <w:t xml:space="preserve">are the Mooney-Rivlin material coefficients. The variables </w:t>
      </w:r>
      <w:r w:rsidRPr="00AF2221">
        <w:rPr>
          <w:position w:val="-12"/>
        </w:rPr>
        <w:object w:dxaOrig="220" w:dyaOrig="380" w14:anchorId="21DAA355">
          <v:shape id="_x0000_i1170" type="#_x0000_t75" style="width:10.5pt;height:19.5pt" o:ole="">
            <v:imagedata r:id="rId321" o:title=""/>
          </v:shape>
          <o:OLEObject Type="Embed" ProgID="Equation.DSMT4" ShapeID="_x0000_i1170" DrawAspect="Content" ObjectID="_1465215873" r:id="rId322"/>
        </w:object>
      </w:r>
      <w:r w:rsidR="006A0BC1">
        <w:t xml:space="preserve"> and </w:t>
      </w:r>
      <w:r w:rsidRPr="00AF2221">
        <w:rPr>
          <w:position w:val="-12"/>
        </w:rPr>
        <w:object w:dxaOrig="240" w:dyaOrig="380" w14:anchorId="26A82C84">
          <v:shape id="_x0000_i1171" type="#_x0000_t75" style="width:12pt;height:19.5pt" o:ole="">
            <v:imagedata r:id="rId323" o:title=""/>
          </v:shape>
          <o:OLEObject Type="Embed" ProgID="Equation.DSMT4" ShapeID="_x0000_i1171" DrawAspect="Content" ObjectID="_1465215874" r:id="rId324"/>
        </w:object>
      </w:r>
      <w:r w:rsidR="006A0BC1">
        <w:t xml:space="preserve"> are the first and second invariants of the deviatoric right Cauchy-Green deformation tensor </w:t>
      </w:r>
      <w:r w:rsidRPr="00AF2221">
        <w:rPr>
          <w:position w:val="-6"/>
        </w:rPr>
        <w:object w:dxaOrig="240" w:dyaOrig="340" w14:anchorId="5518E34E">
          <v:shape id="_x0000_i1172" type="#_x0000_t75" style="width:12pt;height:16.5pt" o:ole="">
            <v:imagedata r:id="rId325" o:title=""/>
          </v:shape>
          <o:OLEObject Type="Embed" ProgID="Equation.DSMT4" ShapeID="_x0000_i1172" DrawAspect="Content" ObjectID="_1465215875"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3" type="#_x0000_t75" style="width:34pt;height:18pt" o:ole="">
            <v:imagedata r:id="rId327" o:title=""/>
          </v:shape>
          <o:OLEObject Type="Embed" ProgID="Equation.DSMT4" ShapeID="_x0000_i1173" DrawAspect="Content" ObjectID="_1465215876"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487" w:name="_Toc391472983"/>
      <w:r>
        <w:lastRenderedPageBreak/>
        <w:t>Muscle Material</w:t>
      </w:r>
      <w:bookmarkEnd w:id="487"/>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5pt;height:24pt" o:ole="">
            <v:imagedata r:id="rId329" o:title=""/>
          </v:shape>
          <o:OLEObject Type="Embed" ProgID="Equation.DSMT4" ShapeID="_x0000_i1174" DrawAspect="Content" ObjectID="_1465215877"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5pt;height:18pt" o:ole="">
            <v:imagedata r:id="rId331" o:title=""/>
          </v:shape>
          <o:OLEObject Type="Embed" ProgID="Equation.DSMT4" ShapeID="_x0000_i1175" DrawAspect="Content" ObjectID="_1465215878"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5pt;height:34.5pt" o:ole="">
            <v:imagedata r:id="rId333" o:title=""/>
          </v:shape>
          <o:OLEObject Type="Embed" ProgID="Equation.DSMT4" ShapeID="_x0000_i1176" DrawAspect="Content" ObjectID="_1465215879" r:id="rId334"/>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5pt" o:ole="">
            <v:imagedata r:id="rId335" o:title=""/>
          </v:shape>
          <o:OLEObject Type="Embed" ProgID="Equation.DSMT4" ShapeID="_x0000_i1177" DrawAspect="Content" ObjectID="_1465215880" r:id="rId336"/>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5pt;height:86pt" o:ole="">
            <v:imagedata r:id="rId337" o:title=""/>
          </v:shape>
          <o:OLEObject Type="Embed" ProgID="Equation.DSMT4" ShapeID="_x0000_i1178" DrawAspect="Content" ObjectID="_1465215881"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5pt;height:18pt" o:ole="">
            <v:imagedata r:id="rId339" o:title=""/>
          </v:shape>
          <o:OLEObject Type="Embed" ProgID="Equation.DSMT4" ShapeID="_x0000_i1179" DrawAspect="Content" ObjectID="_1465215882" r:id="rId340"/>
        </w:object>
      </w:r>
      <w:r>
        <w:t xml:space="preserve">and </w:t>
      </w:r>
      <w:r w:rsidR="00AF2221" w:rsidRPr="00AF2221">
        <w:rPr>
          <w:position w:val="-12"/>
        </w:rPr>
        <w:object w:dxaOrig="260" w:dyaOrig="360" w14:anchorId="39852F1E">
          <v:shape id="_x0000_i1180" type="#_x0000_t75" style="width:13.5pt;height:18pt" o:ole="">
            <v:imagedata r:id="rId341" o:title=""/>
          </v:shape>
          <o:OLEObject Type="Embed" ProgID="Equation.DSMT4" ShapeID="_x0000_i1180" DrawAspect="Content" ObjectID="_1465215883" r:id="rId342"/>
        </w:object>
      </w:r>
      <w:r>
        <w:t xml:space="preserve">are determined by requiring </w:t>
      </w:r>
      <w:r w:rsidR="00AF2221" w:rsidRPr="00AF2221">
        <w:rPr>
          <w:position w:val="-6"/>
        </w:rPr>
        <w:object w:dxaOrig="320" w:dyaOrig="320" w14:anchorId="7B1FBA63">
          <v:shape id="_x0000_i1181" type="#_x0000_t75" style="width:16.5pt;height:16.5pt" o:ole="">
            <v:imagedata r:id="rId343" o:title=""/>
          </v:shape>
          <o:OLEObject Type="Embed" ProgID="Equation.DSMT4" ShapeID="_x0000_i1181" DrawAspect="Content" ObjectID="_1465215884" r:id="rId344"/>
        </w:object>
      </w:r>
      <w:r>
        <w:t xml:space="preserve">and </w:t>
      </w:r>
      <w:r w:rsidR="00AF2221" w:rsidRPr="00AF2221">
        <w:rPr>
          <w:position w:val="-6"/>
        </w:rPr>
        <w:object w:dxaOrig="300" w:dyaOrig="320" w14:anchorId="2B2839C5">
          <v:shape id="_x0000_i1182" type="#_x0000_t75" style="width:14pt;height:16.5pt" o:ole="">
            <v:imagedata r:id="rId345" o:title=""/>
          </v:shape>
          <o:OLEObject Type="Embed" ProgID="Equation.DSMT4" ShapeID="_x0000_i1182" DrawAspect="Content" ObjectID="_1465215885" r:id="rId346"/>
        </w:object>
      </w:r>
      <w:r>
        <w:t xml:space="preserve">continuity at </w:t>
      </w:r>
      <w:r w:rsidR="00AF2221" w:rsidRPr="00AF2221">
        <w:rPr>
          <w:position w:val="-6"/>
        </w:rPr>
        <w:object w:dxaOrig="680" w:dyaOrig="320" w14:anchorId="7E71723E">
          <v:shape id="_x0000_i1183" type="#_x0000_t75" style="width:34pt;height:16.5pt" o:ole="">
            <v:imagedata r:id="rId347" o:title=""/>
          </v:shape>
          <o:OLEObject Type="Embed" ProgID="Equation.DSMT4" ShapeID="_x0000_i1183" DrawAspect="Content" ObjectID="_1465215886"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5pt" o:ole="">
            <v:imagedata r:id="rId349" o:title=""/>
          </v:shape>
          <o:OLEObject Type="Embed" ProgID="Equation.DSMT4" ShapeID="_x0000_i1184" DrawAspect="Content" ObjectID="_1465215887"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488" w:name="_Toc391472984"/>
      <w:r>
        <w:lastRenderedPageBreak/>
        <w:t>Ogden</w:t>
      </w:r>
      <w:bookmarkEnd w:id="488"/>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5pt;height:34.5pt" o:ole="">
            <v:imagedata r:id="rId351" o:title=""/>
          </v:shape>
          <o:OLEObject Type="Embed" ProgID="Equation.DSMT4" ShapeID="_x0000_i1185" DrawAspect="Content" ObjectID="_1465215888"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5pt" o:ole="">
            <v:imagedata r:id="rId353" o:title=""/>
          </v:shape>
          <o:OLEObject Type="Embed" ProgID="Equation.DSMT4" ShapeID="_x0000_i1186" DrawAspect="Content" ObjectID="_1465215889" r:id="rId354"/>
        </w:object>
      </w:r>
      <w:r>
        <w:t xml:space="preserve"> are the eigenvalues of </w:t>
      </w:r>
      <w:r w:rsidR="00AF2221" w:rsidRPr="00AF2221">
        <w:rPr>
          <w:position w:val="-6"/>
        </w:rPr>
        <w:object w:dxaOrig="240" w:dyaOrig="340" w14:anchorId="34138835">
          <v:shape id="_x0000_i1187" type="#_x0000_t75" style="width:12pt;height:16.5pt" o:ole="">
            <v:imagedata r:id="rId355" o:title=""/>
          </v:shape>
          <o:OLEObject Type="Embed" ProgID="Equation.DSMT4" ShapeID="_x0000_i1187" DrawAspect="Content" ObjectID="_1465215890" r:id="rId356"/>
        </w:object>
      </w:r>
      <w:r>
        <w:t xml:space="preserve">, </w:t>
      </w:r>
      <w:r w:rsidR="00AF2221" w:rsidRPr="00AF2221">
        <w:rPr>
          <w:position w:val="-12"/>
        </w:rPr>
        <w:object w:dxaOrig="220" w:dyaOrig="360" w14:anchorId="48A19359">
          <v:shape id="_x0000_i1188" type="#_x0000_t75" style="width:10.5pt;height:18pt" o:ole="">
            <v:imagedata r:id="rId357" o:title=""/>
          </v:shape>
          <o:OLEObject Type="Embed" ProgID="Equation.DSMT4" ShapeID="_x0000_i1188" DrawAspect="Content" ObjectID="_1465215891" r:id="rId358"/>
        </w:object>
      </w:r>
      <w:r>
        <w:t xml:space="preserve">and </w:t>
      </w:r>
      <w:r w:rsidR="00AF2221" w:rsidRPr="00AF2221">
        <w:rPr>
          <w:position w:val="-12"/>
        </w:rPr>
        <w:object w:dxaOrig="279" w:dyaOrig="360" w14:anchorId="7335E955">
          <v:shape id="_x0000_i1189" type="#_x0000_t75" style="width:14pt;height:18pt" o:ole="">
            <v:imagedata r:id="rId359" o:title=""/>
          </v:shape>
          <o:OLEObject Type="Embed" ProgID="Equation.DSMT4" ShapeID="_x0000_i1189" DrawAspect="Content" ObjectID="_1465215892"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489" w:name="_Toc391472985"/>
      <w:r>
        <w:lastRenderedPageBreak/>
        <w:t>Tendon Material</w:t>
      </w:r>
      <w:bookmarkEnd w:id="489"/>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5pt" o:ole="">
            <v:imagedata r:id="rId361" o:title=""/>
          </v:shape>
          <o:OLEObject Type="Embed" ProgID="Equation.DSMT4" ShapeID="_x0000_i1190" DrawAspect="Content" ObjectID="_1465215893" r:id="rId362"/>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5pt;height:73.5pt" o:ole="">
            <v:imagedata r:id="rId363" o:title=""/>
          </v:shape>
          <o:OLEObject Type="Embed" ProgID="Equation.DSMT4" ShapeID="_x0000_i1191" DrawAspect="Content" ObjectID="_1465215894"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65" o:title=""/>
          </v:shape>
          <o:OLEObject Type="Embed" ProgID="Equation.DSMT4" ShapeID="_x0000_i1192" DrawAspect="Content" ObjectID="_1465215895" r:id="rId366"/>
        </w:object>
      </w:r>
      <w:r>
        <w:t xml:space="preserve">and </w:t>
      </w:r>
      <w:r w:rsidR="00AF2221" w:rsidRPr="00AF2221">
        <w:rPr>
          <w:position w:val="-12"/>
        </w:rPr>
        <w:object w:dxaOrig="279" w:dyaOrig="360" w14:anchorId="6137101D">
          <v:shape id="_x0000_i1193" type="#_x0000_t75" style="width:14pt;height:18pt" o:ole="">
            <v:imagedata r:id="rId367" o:title=""/>
          </v:shape>
          <o:OLEObject Type="Embed" ProgID="Equation.DSMT4" ShapeID="_x0000_i1193" DrawAspect="Content" ObjectID="_1465215896" r:id="rId368"/>
        </w:object>
      </w:r>
      <w:r>
        <w:t xml:space="preserve">are determined by requiring </w:t>
      </w:r>
      <w:r w:rsidR="00AF2221" w:rsidRPr="00AF2221">
        <w:rPr>
          <w:position w:val="-6"/>
        </w:rPr>
        <w:object w:dxaOrig="320" w:dyaOrig="320" w14:anchorId="131E05B4">
          <v:shape id="_x0000_i1194" type="#_x0000_t75" style="width:16.5pt;height:16.5pt" o:ole="">
            <v:imagedata r:id="rId369" o:title=""/>
          </v:shape>
          <o:OLEObject Type="Embed" ProgID="Equation.DSMT4" ShapeID="_x0000_i1194" DrawAspect="Content" ObjectID="_1465215897" r:id="rId370"/>
        </w:object>
      </w:r>
      <w:r>
        <w:t xml:space="preserve">and </w:t>
      </w:r>
      <w:r w:rsidR="00AF2221" w:rsidRPr="00AF2221">
        <w:rPr>
          <w:position w:val="-6"/>
        </w:rPr>
        <w:object w:dxaOrig="300" w:dyaOrig="320" w14:anchorId="2F266DE8">
          <v:shape id="_x0000_i1195" type="#_x0000_t75" style="width:14pt;height:16.5pt" o:ole="">
            <v:imagedata r:id="rId371" o:title=""/>
          </v:shape>
          <o:OLEObject Type="Embed" ProgID="Equation.DSMT4" ShapeID="_x0000_i1195" DrawAspect="Content" ObjectID="_1465215898" r:id="rId372"/>
        </w:object>
      </w:r>
      <w:r>
        <w:t xml:space="preserve">continuity at </w:t>
      </w:r>
      <w:r w:rsidR="00AF2221" w:rsidRPr="00AF2221">
        <w:rPr>
          <w:position w:val="-6"/>
        </w:rPr>
        <w:object w:dxaOrig="279" w:dyaOrig="320" w14:anchorId="46433F5F">
          <v:shape id="_x0000_i1196" type="#_x0000_t75" style="width:14pt;height:16.5pt" o:ole="">
            <v:imagedata r:id="rId373" o:title=""/>
          </v:shape>
          <o:OLEObject Type="Embed" ProgID="Equation.DSMT4" ShapeID="_x0000_i1196" DrawAspect="Content" ObjectID="_1465215899"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490" w:name="_Toc391472986"/>
      <w:r>
        <w:lastRenderedPageBreak/>
        <w:t>Tension-Compression Nonlinear Orthotropic</w:t>
      </w:r>
      <w:bookmarkEnd w:id="490"/>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5pt;height:34pt" o:ole="">
            <v:imagedata r:id="rId375" o:title=""/>
          </v:shape>
          <o:OLEObject Type="Embed" ProgID="Equation.DSMT4" ShapeID="_x0000_i1197" DrawAspect="Content" ObjectID="_1465215900"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5pt" o:ole="">
            <v:imagedata r:id="rId377" o:title=""/>
          </v:shape>
          <o:OLEObject Type="Embed" ProgID="Equation.DSMT4" ShapeID="_x0000_i1198" DrawAspect="Content" ObjectID="_1465215901"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5pt" o:ole="">
            <v:imagedata r:id="rId379" o:title=""/>
          </v:shape>
          <o:OLEObject Type="Embed" ProgID="Equation.DSMT4" ShapeID="_x0000_i1199" DrawAspect="Content" ObjectID="_1465215902"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5pt" o:ole="">
            <v:imagedata r:id="rId381" o:title=""/>
          </v:shape>
          <o:OLEObject Type="Embed" ProgID="Equation.DSMT4" ShapeID="_x0000_i1200" DrawAspect="Content" ObjectID="_1465215903"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5pt;height:26.5pt" o:ole="">
            <v:imagedata r:id="rId383" o:title=""/>
          </v:shape>
          <o:OLEObject Type="Embed" ProgID="Equation.DSMT4" ShapeID="_x0000_i1201" DrawAspect="Content" ObjectID="_1465215904" r:id="rId384"/>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2" type="#_x0000_t75" style="width:13.5pt;height:19.5pt" o:ole="">
            <v:imagedata r:id="rId385" o:title=""/>
          </v:shape>
          <o:OLEObject Type="Embed" ProgID="Equation.DSMT4" ShapeID="_x0000_i1202" DrawAspect="Content" ObjectID="_1465215905" r:id="rId386"/>
        </w:object>
      </w:r>
      <w:r>
        <w:t xml:space="preserve">. See Section </w:t>
      </w:r>
      <w:r>
        <w:fldChar w:fldCharType="begin"/>
      </w:r>
      <w:r>
        <w:instrText xml:space="preserve"> REF _Ref162429694 \r \h </w:instrText>
      </w:r>
      <w:r>
        <w:fldChar w:fldCharType="separate"/>
      </w:r>
      <w:r w:rsidR="00976D6B">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491" w:name="_Toc391472987"/>
      <w:r>
        <w:lastRenderedPageBreak/>
        <w:t>Transversely Isotropic Mooney-Rivlin</w:t>
      </w:r>
      <w:bookmarkEnd w:id="491"/>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5pt" o:ole="">
            <v:imagedata r:id="rId387" o:title=""/>
          </v:shape>
          <o:OLEObject Type="Embed" ProgID="Equation.DSMT4" ShapeID="_x0000_i1203" DrawAspect="Content" ObjectID="_1465215906"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5pt;height:19.5pt" o:ole="">
            <v:imagedata r:id="rId389" o:title=""/>
          </v:shape>
          <o:OLEObject Type="Embed" ProgID="Equation.DSMT4" ShapeID="_x0000_i1204" DrawAspect="Content" ObjectID="_1465215907" r:id="rId390"/>
        </w:object>
      </w:r>
      <w:r w:rsidR="00630A21">
        <w:t xml:space="preserve"> </w:t>
      </w:r>
      <w:r>
        <w:t>and</w:t>
      </w:r>
      <w:r w:rsidR="00630A21">
        <w:t xml:space="preserve"> </w:t>
      </w:r>
      <w:r w:rsidR="00AF2221" w:rsidRPr="00AF2221">
        <w:rPr>
          <w:position w:val="-12"/>
        </w:rPr>
        <w:object w:dxaOrig="260" w:dyaOrig="380" w14:anchorId="7C6947EF">
          <v:shape id="_x0000_i1205" type="#_x0000_t75" style="width:13.5pt;height:19.5pt" o:ole="">
            <v:imagedata r:id="rId391" o:title=""/>
          </v:shape>
          <o:OLEObject Type="Embed" ProgID="Equation.DSMT4" ShapeID="_x0000_i1205" DrawAspect="Content" ObjectID="_1465215908"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5pt;height:16.5pt" o:ole="">
            <v:imagedata r:id="rId393" o:title=""/>
          </v:shape>
          <o:OLEObject Type="Embed" ProgID="Equation.DSMT4" ShapeID="_x0000_i1206" DrawAspect="Content" ObjectID="_1465215909" r:id="rId394"/>
        </w:object>
      </w:r>
      <w:r>
        <w:rPr>
          <w:b/>
        </w:rPr>
        <w:t xml:space="preserve"> </w:t>
      </w:r>
      <w:r>
        <w:t xml:space="preserve">and </w:t>
      </w:r>
      <w:r w:rsidR="00AF2221" w:rsidRPr="00AF2221">
        <w:rPr>
          <w:position w:val="-6"/>
        </w:rPr>
        <w:object w:dxaOrig="220" w:dyaOrig="340" w14:anchorId="1E4111D8">
          <v:shape id="_x0000_i1207" type="#_x0000_t75" style="width:10.5pt;height:16.5pt" o:ole="">
            <v:imagedata r:id="rId395" o:title=""/>
          </v:shape>
          <o:OLEObject Type="Embed" ProgID="Equation.DSMT4" ShapeID="_x0000_i1207" DrawAspect="Content" ObjectID="_1465215910" r:id="rId396"/>
        </w:object>
      </w:r>
      <w:r>
        <w:t xml:space="preserve"> is the deviatoric part of the stretch along the fiber direction (</w:t>
      </w:r>
      <w:r w:rsidR="00AF2221" w:rsidRPr="00AF2221">
        <w:rPr>
          <w:position w:val="-12"/>
        </w:rPr>
        <w:object w:dxaOrig="1380" w:dyaOrig="400" w14:anchorId="7766A145">
          <v:shape id="_x0000_i1208" type="#_x0000_t75" style="width:69.5pt;height:19.5pt" o:ole="">
            <v:imagedata r:id="rId397" o:title=""/>
          </v:shape>
          <o:OLEObject Type="Embed" ProgID="Equation.DSMT4" ShapeID="_x0000_i1208" DrawAspect="Content" ObjectID="_1465215911" r:id="rId398"/>
        </w:object>
      </w:r>
      <w:r>
        <w:t xml:space="preserve">, where </w:t>
      </w:r>
      <w:r w:rsidR="00AF2221" w:rsidRPr="00AF2221">
        <w:rPr>
          <w:position w:val="-12"/>
        </w:rPr>
        <w:object w:dxaOrig="260" w:dyaOrig="360" w14:anchorId="715BA9D1">
          <v:shape id="_x0000_i1209" type="#_x0000_t75" style="width:13.5pt;height:18pt" o:ole="">
            <v:imagedata r:id="rId399" o:title=""/>
          </v:shape>
          <o:OLEObject Type="Embed" ProgID="Equation.DSMT4" ShapeID="_x0000_i1209" DrawAspect="Content" ObjectID="_1465215912" r:id="rId400"/>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401" o:title=""/>
          </v:shape>
          <o:OLEObject Type="Embed" ProgID="Equation.DSMT4" ShapeID="_x0000_i1210" DrawAspect="Content" ObjectID="_1465215913"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5pt;height:18pt" o:ole="">
            <v:imagedata r:id="rId403" o:title=""/>
          </v:shape>
          <o:OLEObject Type="Embed" ProgID="Equation.DSMT4" ShapeID="_x0000_i1211" DrawAspect="Content" ObjectID="_1465215914"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405" o:title=""/>
          </v:shape>
          <o:OLEObject Type="Embed" ProgID="Equation.DSMT4" ShapeID="_x0000_i1212" DrawAspect="Content" ObjectID="_1465215915"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407" o:title=""/>
          </v:shape>
          <o:OLEObject Type="Embed" ProgID="Equation.DSMT4" ShapeID="_x0000_i1213" DrawAspect="Content" ObjectID="_1465215916"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409" o:title=""/>
          </v:shape>
          <o:OLEObject Type="Embed" ProgID="Equation.DSMT4" ShapeID="_x0000_i1214" DrawAspect="Content" ObjectID="_1465215917" r:id="rId410"/>
        </w:object>
      </w:r>
      <w:r>
        <w:t xml:space="preserve"> and </w:t>
      </w:r>
      <w:r w:rsidR="00AF2221" w:rsidRPr="00AF2221">
        <w:rPr>
          <w:position w:val="-12"/>
        </w:rPr>
        <w:object w:dxaOrig="300" w:dyaOrig="360" w14:anchorId="0C78CD5E">
          <v:shape id="_x0000_i1215" type="#_x0000_t75" style="width:14pt;height:18pt" o:ole="">
            <v:imagedata r:id="rId411" o:title=""/>
          </v:shape>
          <o:OLEObject Type="Embed" ProgID="Equation.DSMT4" ShapeID="_x0000_i1215" DrawAspect="Content" ObjectID="_1465215918"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413" o:title=""/>
          </v:shape>
          <o:OLEObject Type="Embed" ProgID="Equation.DSMT4" ShapeID="_x0000_i1216" DrawAspect="Content" ObjectID="_1465215919" r:id="rId414"/>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415" o:title=""/>
          </v:shape>
          <o:OLEObject Type="Embed" ProgID="Equation.DSMT4" ShapeID="_x0000_i1217" DrawAspect="Content" ObjectID="_1465215920" r:id="rId416"/>
        </w:object>
      </w:r>
      <w:r>
        <w:t xml:space="preserve">scales the exponential stresses, </w:t>
      </w:r>
      <w:r w:rsidR="00AF2221" w:rsidRPr="00AF2221">
        <w:rPr>
          <w:position w:val="-12"/>
        </w:rPr>
        <w:object w:dxaOrig="300" w:dyaOrig="360" w14:anchorId="6E8169B2">
          <v:shape id="_x0000_i1218" type="#_x0000_t75" style="width:14pt;height:18pt" o:ole="">
            <v:imagedata r:id="rId417" o:title=""/>
          </v:shape>
          <o:OLEObject Type="Embed" ProgID="Equation.DSMT4" ShapeID="_x0000_i1218" DrawAspect="Content" ObjectID="_1465215921" r:id="rId418"/>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19" o:title=""/>
          </v:shape>
          <o:OLEObject Type="Embed" ProgID="Equation.DSMT4" ShapeID="_x0000_i1219" DrawAspect="Content" ObjectID="_1465215922" r:id="rId420"/>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21" o:title=""/>
          </v:shape>
          <o:OLEObject Type="Embed" ProgID="Equation.DSMT4" ShapeID="_x0000_i1220" DrawAspect="Content" ObjectID="_1465215923" r:id="rId422"/>
        </w:object>
      </w:r>
      <w:r>
        <w:t xml:space="preserve"> is determined from the requirement that the stress is continuous at </w:t>
      </w:r>
      <w:r w:rsidR="00AF2221" w:rsidRPr="00AF2221">
        <w:rPr>
          <w:position w:val="-12"/>
        </w:rPr>
        <w:object w:dxaOrig="300" w:dyaOrig="360" w14:anchorId="4E2F7E6B">
          <v:shape id="_x0000_i1221" type="#_x0000_t75" style="width:14pt;height:18pt" o:ole="">
            <v:imagedata r:id="rId423" o:title=""/>
          </v:shape>
          <o:OLEObject Type="Embed" ProgID="Equation.DSMT4" ShapeID="_x0000_i1221" DrawAspect="Content" ObjectID="_1465215924"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976D6B">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492" w:name="_Toc391472988"/>
      <w:r>
        <w:lastRenderedPageBreak/>
        <w:t>Transversely Isotropic Veronda-Westmann</w:t>
      </w:r>
      <w:bookmarkEnd w:id="492"/>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25" o:title=""/>
          </v:shape>
          <o:OLEObject Type="Embed" ProgID="Equation.DSMT4" ShapeID="_x0000_i1222" DrawAspect="Content" ObjectID="_1465215925" r:id="rId426"/>
        </w:object>
      </w:r>
      <w:r>
        <w:t xml:space="preserve"> and </w:t>
      </w:r>
      <w:r w:rsidR="00AF2221" w:rsidRPr="00AF2221">
        <w:rPr>
          <w:position w:val="-12"/>
        </w:rPr>
        <w:object w:dxaOrig="300" w:dyaOrig="360" w14:anchorId="612F3D06">
          <v:shape id="_x0000_i1223" type="#_x0000_t75" style="width:14pt;height:18pt" o:ole="">
            <v:imagedata r:id="rId427" o:title=""/>
          </v:shape>
          <o:OLEObject Type="Embed" ProgID="Equation.DSMT4" ShapeID="_x0000_i1223" DrawAspect="Content" ObjectID="_1465215926"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976D6B">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493" w:name="_Ref167529968"/>
      <w:bookmarkStart w:id="494" w:name="_Toc391472989"/>
      <w:r>
        <w:lastRenderedPageBreak/>
        <w:t>Uncoupled Solid Mixture</w:t>
      </w:r>
      <w:bookmarkEnd w:id="493"/>
      <w:bookmarkEnd w:id="494"/>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976D6B">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495" w:name="_Toc391472990"/>
      <w:bookmarkStart w:id="496" w:name="_Ref167535458"/>
      <w:r>
        <w:lastRenderedPageBreak/>
        <w:t>Veronda-Westmann</w:t>
      </w:r>
      <w:bookmarkEnd w:id="495"/>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29" o:title=""/>
          </v:shape>
          <o:OLEObject Type="Embed" ProgID="Equation.DSMT4" ShapeID="_x0000_i1224" DrawAspect="Content" ObjectID="_1465215927" r:id="rId430"/>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497" w:name="_Toc391472991"/>
      <w:r>
        <w:lastRenderedPageBreak/>
        <w:t xml:space="preserve">Mooney-Rivlin </w:t>
      </w:r>
      <w:r w:rsidR="00B2391B">
        <w:t>V</w:t>
      </w:r>
      <w:r w:rsidR="00B2391B" w:rsidRPr="005F4027">
        <w:t>on Mises Distribut</w:t>
      </w:r>
      <w:r w:rsidR="00B2391B">
        <w:t>ed Fibers</w:t>
      </w:r>
      <w:bookmarkEnd w:id="496"/>
      <w:bookmarkEnd w:id="497"/>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5pt;height:39.5pt" o:ole="">
            <v:imagedata r:id="rId431" o:title=""/>
          </v:shape>
          <o:OLEObject Type="Embed" ProgID="Equation.DSMT4" ShapeID="_x0000_i1225" DrawAspect="Content" ObjectID="_1465215928" r:id="rId432"/>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5pt;height:39.5pt" o:ole="">
            <v:imagedata r:id="rId433" o:title=""/>
          </v:shape>
          <o:OLEObject Type="Embed" ProgID="Equation.DSMT4" ShapeID="_x0000_i1226" DrawAspect="Content" ObjectID="_1465215929" r:id="rId434"/>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5pt;height:37.5pt" o:ole="">
            <v:imagedata r:id="rId435" o:title=""/>
          </v:shape>
          <o:OLEObject Type="Embed" ProgID="Equation.DSMT4" ShapeID="_x0000_i1227" DrawAspect="Content" ObjectID="_1465215930" r:id="rId436"/>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5pt;height:37.5pt" o:ole="">
            <v:imagedata r:id="rId438" o:title=""/>
          </v:shape>
          <o:OLEObject Type="Embed" ProgID="Equation.DSMT4" ShapeID="_x0000_i1228" DrawAspect="Content" ObjectID="_1465215931" r:id="rId439"/>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5pt" o:ole="">
            <v:imagedata r:id="rId440" o:title=""/>
          </v:shape>
          <o:OLEObject Type="Embed" ProgID="Equation.DSMT4" ShapeID="_x0000_i1229" DrawAspect="Content" ObjectID="_1465215932" r:id="rId441"/>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498" w:name="_Ref162411714"/>
      <w:bookmarkStart w:id="499" w:name="_Ref162412566"/>
      <w:bookmarkStart w:id="500" w:name="_Toc391472992"/>
      <w:r>
        <w:lastRenderedPageBreak/>
        <w:t>Compressible Materials</w:t>
      </w:r>
      <w:bookmarkEnd w:id="498"/>
      <w:bookmarkEnd w:id="499"/>
      <w:bookmarkEnd w:id="500"/>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976D6B">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501" w:name="_Toc391472993"/>
      <w:r>
        <w:t>Carter-Hayes</w:t>
      </w:r>
      <w:bookmarkEnd w:id="501"/>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42" o:title=""/>
                </v:shape>
                <o:OLEObject Type="Embed" ProgID="Equation.DSMT4" ShapeID="_x0000_i1230" DrawAspect="Content" ObjectID="_1465215933"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44" o:title=""/>
                </v:shape>
                <o:OLEObject Type="Embed" ProgID="Equation.DSMT4" ShapeID="_x0000_i1231" DrawAspect="Content" ObjectID="_1465215934"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5pt" o:ole="">
                  <v:imagedata r:id="rId446" o:title=""/>
                </v:shape>
                <o:OLEObject Type="Embed" ProgID="Equation.DSMT4" ShapeID="_x0000_i1232" DrawAspect="Content" ObjectID="_1465215935"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5pt" o:ole="">
                  <v:imagedata r:id="rId448" o:title=""/>
                </v:shape>
                <o:OLEObject Type="Embed" ProgID="Equation.DSMT4" ShapeID="_x0000_i1233" DrawAspect="Content" ObjectID="_1465215936"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5pt;height:19.5pt" o:ole="">
            <v:imagedata r:id="rId450" o:title=""/>
          </v:shape>
          <o:OLEObject Type="Embed" ProgID="Equation.DSMT4" ShapeID="_x0000_i1234" DrawAspect="Content" ObjectID="_1465215937"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pt;height:36.5pt" o:ole="">
            <v:imagedata r:id="rId452" o:title=""/>
          </v:shape>
          <o:OLEObject Type="Embed" ProgID="Equation.DSMT4" ShapeID="_x0000_i1235" DrawAspect="Content" ObjectID="_1465215938"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54" o:title=""/>
          </v:shape>
          <o:OLEObject Type="Embed" ProgID="Equation.DSMT4" ShapeID="_x0000_i1236" DrawAspect="Content" ObjectID="_1465215939" r:id="rId455"/>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5pt;height:14pt" o:ole="">
            <v:imagedata r:id="rId456" o:title=""/>
          </v:shape>
          <o:OLEObject Type="Embed" ProgID="Equation.DSMT4" ShapeID="_x0000_i1237" DrawAspect="Content" ObjectID="_1465215940"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5pt;height:19.5pt" o:ole="">
            <v:imagedata r:id="rId458" o:title=""/>
          </v:shape>
          <o:OLEObject Type="Embed" ProgID="Equation.DSMT4" ShapeID="_x0000_i1238" DrawAspect="Content" ObjectID="_1465215941"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5pt;height:40pt" o:ole="">
            <v:imagedata r:id="rId460" o:title=""/>
          </v:shape>
          <o:OLEObject Type="Embed" ProgID="Equation.DSMT4" ShapeID="_x0000_i1239" DrawAspect="Content" ObjectID="_1465215942"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502" w:author="Gerard" w:date="2014-06-20T17:32:00Z">
        <w:r w:rsidR="00976D6B">
          <w:t>3.5.3</w:t>
        </w:r>
      </w:ins>
      <w:del w:id="503"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5pt;height:19.5pt" o:ole="">
            <v:imagedata r:id="rId462" o:title=""/>
          </v:shape>
          <o:OLEObject Type="Embed" ProgID="Equation.DSMT4" ShapeID="_x0000_i1240" DrawAspect="Content" ObjectID="_1465215943"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5pt;height:19.5pt" o:ole="">
            <v:imagedata r:id="rId464" o:title=""/>
          </v:shape>
          <o:OLEObject Type="Embed" ProgID="Equation.DSMT4" ShapeID="_x0000_i1241" DrawAspect="Content" ObjectID="_1465215944"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5pt;height:18pt" o:ole="">
            <v:imagedata r:id="rId466" o:title=""/>
          </v:shape>
          <o:OLEObject Type="Embed" ProgID="Equation.DSMT4" ShapeID="_x0000_i1242" DrawAspect="Content" ObjectID="_1465215945"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504" w:name="_Toc391472994"/>
      <w:r>
        <w:lastRenderedPageBreak/>
        <w:t>Cell Growth</w:t>
      </w:r>
      <w:bookmarkEnd w:id="504"/>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5pt" o:ole="">
                  <v:imagedata r:id="rId468" o:title=""/>
                </v:shape>
                <o:OLEObject Type="Embed" ProgID="Equation.DSMT4" ShapeID="_x0000_i1243" DrawAspect="Content" ObjectID="_1465215946"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70" o:title=""/>
                </v:shape>
                <o:OLEObject Type="Embed" ProgID="Equation.DSMT4" ShapeID="_x0000_i1244" DrawAspect="Content" ObjectID="_1465215947"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72" o:title=""/>
                </v:shape>
                <o:OLEObject Type="Embed" ProgID="Equation.DSMT4" ShapeID="_x0000_i1245" DrawAspect="Content" ObjectID="_1465215948"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5pt;height:14pt" o:ole="">
            <v:imagedata r:id="rId474" o:title=""/>
          </v:shape>
          <o:OLEObject Type="Embed" ProgID="Equation.DSMT4" ShapeID="_x0000_i1246" DrawAspect="Content" ObjectID="_1465215949" r:id="rId475"/>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7" type="#_x0000_t75" style="width:10.5pt;height:10.5pt" o:ole="">
            <v:imagedata r:id="rId476" o:title=""/>
          </v:shape>
          <o:OLEObject Type="Embed" ProgID="Equation.DSMT4" ShapeID="_x0000_i1247" DrawAspect="Content" ObjectID="_1465215950"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78" o:title=""/>
          </v:shape>
          <o:OLEObject Type="Embed" ProgID="Equation.DSMT4" ShapeID="_x0000_i1248" DrawAspect="Content" ObjectID="_1465215951" r:id="rId479"/>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9" type="#_x0000_t75" style="width:48pt;height:14pt" o:ole="">
            <v:imagedata r:id="rId480" o:title=""/>
          </v:shape>
          <o:OLEObject Type="Embed" ProgID="Equation.DSMT4" ShapeID="_x0000_i1249" DrawAspect="Content" ObjectID="_1465215952" r:id="rId481"/>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5pt" o:ole="">
            <v:imagedata r:id="rId482" o:title=""/>
          </v:shape>
          <o:OLEObject Type="Embed" ProgID="Equation.DSMT4" ShapeID="_x0000_i1250" DrawAspect="Content" ObjectID="_1465215953" r:id="rId483"/>
        </w:object>
      </w:r>
      <w:r w:rsidRPr="006D6D0D">
        <w:t xml:space="preserve"> and absolute temperature </w:t>
      </w:r>
      <w:r w:rsidR="00AF2221" w:rsidRPr="00AF2221">
        <w:rPr>
          <w:position w:val="-4"/>
        </w:rPr>
        <w:object w:dxaOrig="220" w:dyaOrig="260" w14:anchorId="16F19092">
          <v:shape id="_x0000_i1251" type="#_x0000_t75" style="width:10.5pt;height:13.5pt" o:ole="">
            <v:imagedata r:id="rId484" o:title=""/>
          </v:shape>
          <o:OLEObject Type="Embed" ProgID="Equation.DSMT4" ShapeID="_x0000_i1251" DrawAspect="Content" ObjectID="_1465215954"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5pt" o:ole="">
            <v:imagedata r:id="rId486" o:title=""/>
          </v:shape>
          <o:OLEObject Type="Embed" ProgID="Equation.DSMT4" ShapeID="_x0000_i1252" DrawAspect="Content" ObjectID="_1465215955" r:id="rId487"/>
        </w:object>
      </w:r>
      <w:r>
        <w:t xml:space="preserve"> and </w:t>
      </w:r>
      <w:r w:rsidR="00AF2221" w:rsidRPr="00AF2221">
        <w:rPr>
          <w:position w:val="-12"/>
        </w:rPr>
        <w:object w:dxaOrig="240" w:dyaOrig="360" w14:anchorId="6C5A4393">
          <v:shape id="_x0000_i1253" type="#_x0000_t75" style="width:12pt;height:18pt" o:ole="">
            <v:imagedata r:id="rId488" o:title=""/>
          </v:shape>
          <o:OLEObject Type="Embed" ProgID="Equation.DSMT4" ShapeID="_x0000_i1253" DrawAspect="Content" ObjectID="_1465215956"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5pt" o:ole="">
            <v:imagedata r:id="rId490" o:title=""/>
          </v:shape>
          <o:OLEObject Type="Embed" ProgID="Equation.DSMT4" ShapeID="_x0000_i1254" DrawAspect="Content" ObjectID="_1465215957" r:id="rId491"/>
        </w:object>
      </w:r>
      <w:r>
        <w:t xml:space="preserve"> and </w:t>
      </w:r>
      <w:r w:rsidR="00AF2221" w:rsidRPr="00AF2221">
        <w:rPr>
          <w:position w:val="-12"/>
        </w:rPr>
        <w:object w:dxaOrig="240" w:dyaOrig="360" w14:anchorId="7D2986F8">
          <v:shape id="_x0000_i1255" type="#_x0000_t75" style="width:12pt;height:18pt" o:ole="">
            <v:imagedata r:id="rId492" o:title=""/>
          </v:shape>
          <o:OLEObject Type="Embed" ProgID="Equation.DSMT4" ShapeID="_x0000_i1255" DrawAspect="Content" ObjectID="_1465215958"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94" o:title=""/>
          </v:shape>
          <o:OLEObject Type="Embed" ProgID="Equation.DSMT4" ShapeID="_x0000_i1256" DrawAspect="Content" ObjectID="_1465215959"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505" w:name="_Ref167527013"/>
      <w:bookmarkStart w:id="506" w:name="_Toc391472995"/>
      <w:r w:rsidRPr="0097532C">
        <w:lastRenderedPageBreak/>
        <w:t>Donnan Equilibrium Swelling</w:t>
      </w:r>
      <w:bookmarkEnd w:id="505"/>
      <w:bookmarkEnd w:id="506"/>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5pt;height:19.5pt" o:ole="">
                  <v:imagedata r:id="rId496" o:title=""/>
                </v:shape>
                <o:OLEObject Type="Embed" ProgID="Equation.DSMT4" ShapeID="_x0000_i1257" DrawAspect="Content" ObjectID="_1465215960"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5pt" o:ole="">
                  <v:imagedata r:id="rId498" o:title=""/>
                </v:shape>
                <o:OLEObject Type="Embed" ProgID="Equation.DSMT4" ShapeID="_x0000_i1258" DrawAspect="Content" ObjectID="_1465215961"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5pt" o:ole="">
                  <v:imagedata r:id="rId500" o:title=""/>
                </v:shape>
                <o:OLEObject Type="Embed" ProgID="Equation.DSMT4" ShapeID="_x0000_i1259" DrawAspect="Content" ObjectID="_1465215962"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5pt;height:14pt" o:ole="">
            <v:imagedata r:id="rId502" o:title=""/>
          </v:shape>
          <o:OLEObject Type="Embed" ProgID="Equation.DSMT4" ShapeID="_x0000_i1260" DrawAspect="Content" ObjectID="_1465215963" r:id="rId503"/>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1" type="#_x0000_t75" style="width:10.5pt;height:10.5pt" o:ole="">
            <v:imagedata r:id="rId504" o:title=""/>
          </v:shape>
          <o:OLEObject Type="Embed" ProgID="Equation.DSMT4" ShapeID="_x0000_i1261" DrawAspect="Content" ObjectID="_1465215964"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506" o:title=""/>
          </v:shape>
          <o:OLEObject Type="Embed" ProgID="Equation.DSMT4" ShapeID="_x0000_i1262" DrawAspect="Content" ObjectID="_1465215965" r:id="rId507"/>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3" type="#_x0000_t75" style="width:14pt;height:16.5pt" o:ole="">
            <v:imagedata r:id="rId508" o:title=""/>
          </v:shape>
          <o:OLEObject Type="Embed" ProgID="Equation.DSMT4" ShapeID="_x0000_i1263" DrawAspect="Content" ObjectID="_1465215966"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5pt;height:36.5pt" o:ole="">
            <v:imagedata r:id="rId510" o:title=""/>
          </v:shape>
          <o:OLEObject Type="Embed" ProgID="Equation.DSMT4" ShapeID="_x0000_i1264" DrawAspect="Content" ObjectID="_1465215967" r:id="rId511"/>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5" type="#_x0000_t75" style="width:48pt;height:14pt" o:ole="">
            <v:imagedata r:id="rId512" o:title=""/>
          </v:shape>
          <o:OLEObject Type="Embed" ProgID="Equation.DSMT4" ShapeID="_x0000_i1265" DrawAspect="Content" ObjectID="_1465215968" r:id="rId513"/>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5pt" o:ole="">
            <v:imagedata r:id="rId514" o:title=""/>
          </v:shape>
          <o:OLEObject Type="Embed" ProgID="Equation.DSMT4" ShapeID="_x0000_i1266" DrawAspect="Content" ObjectID="_1465215969" r:id="rId515"/>
        </w:object>
      </w:r>
      <w:r w:rsidRPr="006D6D0D">
        <w:t xml:space="preserve"> and absolute temperature </w:t>
      </w:r>
      <w:r w:rsidR="00AF2221" w:rsidRPr="00AF2221">
        <w:rPr>
          <w:position w:val="-4"/>
        </w:rPr>
        <w:object w:dxaOrig="220" w:dyaOrig="260" w14:anchorId="69ADEE27">
          <v:shape id="_x0000_i1267" type="#_x0000_t75" style="width:10.5pt;height:13.5pt" o:ole="">
            <v:imagedata r:id="rId516" o:title=""/>
          </v:shape>
          <o:OLEObject Type="Embed" ProgID="Equation.DSMT4" ShapeID="_x0000_i1267" DrawAspect="Content" ObjectID="_1465215970"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5pt" o:ole="">
            <v:imagedata r:id="rId518" o:title=""/>
          </v:shape>
          <o:OLEObject Type="Embed" ProgID="Equation.DSMT4" ShapeID="_x0000_i1268" DrawAspect="Content" ObjectID="_1465215971" r:id="rId519"/>
        </w:object>
      </w:r>
      <w:r w:rsidRPr="006D6D0D">
        <w:t xml:space="preserve"> may be negative or positive; the gel porosity is unitless and must be in the range </w:t>
      </w:r>
      <w:r w:rsidR="00AF2221" w:rsidRPr="00AF2221">
        <w:rPr>
          <w:position w:val="-12"/>
        </w:rPr>
        <w:object w:dxaOrig="1020" w:dyaOrig="380" w14:anchorId="006E31F3">
          <v:shape id="_x0000_i1269" type="#_x0000_t75" style="width:50.5pt;height:19.5pt" o:ole="">
            <v:imagedata r:id="rId520" o:title=""/>
          </v:shape>
          <o:OLEObject Type="Embed" ProgID="Equation.DSMT4" ShapeID="_x0000_i1269" DrawAspect="Content" ObjectID="_1465215972"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5pt" o:ole="">
                  <v:imagedata r:id="rId522" o:title=""/>
                </v:shape>
                <o:OLEObject Type="Embed" ProgID="Equation.DSMT4" ShapeID="_x0000_i1270" DrawAspect="Content" ObjectID="_1465215973"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5pt;height:13.5pt" o:ole="">
                  <v:imagedata r:id="rId524" o:title=""/>
                </v:shape>
                <o:OLEObject Type="Embed" ProgID="Equation.DSMT4" ShapeID="_x0000_i1271" DrawAspect="Content" ObjectID="_1465215974"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5pt" o:ole="">
                  <v:imagedata r:id="rId526" o:title=""/>
                </v:shape>
                <o:OLEObject Type="Embed" ProgID="Equation.DSMT4" ShapeID="_x0000_i1272" DrawAspect="Content" ObjectID="_1465215975"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5pt" o:ole="">
                  <v:imagedata r:id="rId528" o:title=""/>
                </v:shape>
                <o:OLEObject Type="Embed" ProgID="Equation.DSMT4" ShapeID="_x0000_i1273" DrawAspect="Content" ObjectID="_1465215976"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30" o:title=""/>
                </v:shape>
                <o:OLEObject Type="Embed" ProgID="Equation.DSMT4" ShapeID="_x0000_i1274" DrawAspect="Content" ObjectID="_1465215977"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5pt;height:10.5pt" o:ole="">
                  <v:imagedata r:id="rId532" o:title=""/>
                </v:shape>
                <o:OLEObject Type="Embed" ProgID="Equation.DSMT4" ShapeID="_x0000_i1275" DrawAspect="Content" ObjectID="_1465215978"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976D6B">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6" type="#_x0000_t75" style="width:34pt;height:19.5pt" o:ole="">
            <v:imagedata r:id="rId534" o:title=""/>
          </v:shape>
          <o:OLEObject Type="Embed" ProgID="Equation.DSMT4" ShapeID="_x0000_i1276" DrawAspect="Content" ObjectID="_1465215979" r:id="rId535"/>
        </w:object>
      </w:r>
      <w:r>
        <w:t xml:space="preserve"> or </w:t>
      </w:r>
      <w:r w:rsidR="00AF2221" w:rsidRPr="00AF2221">
        <w:rPr>
          <w:position w:val="-6"/>
        </w:rPr>
        <w:object w:dxaOrig="800" w:dyaOrig="320" w14:anchorId="6DBDA277">
          <v:shape id="_x0000_i1277" type="#_x0000_t75" style="width:40pt;height:16.5pt" o:ole="">
            <v:imagedata r:id="rId536" o:title=""/>
          </v:shape>
          <o:OLEObject Type="Embed" ProgID="Equation.DSMT4" ShapeID="_x0000_i1277" DrawAspect="Content" ObjectID="_1465215980" r:id="rId537"/>
        </w:object>
      </w:r>
      <w:r>
        <w:t xml:space="preserve">.  Therefore, entering any other values for </w:t>
      </w:r>
      <w:r w:rsidR="00AF2221" w:rsidRPr="00AF2221">
        <w:rPr>
          <w:position w:val="-12"/>
        </w:rPr>
        <w:object w:dxaOrig="300" w:dyaOrig="380" w14:anchorId="022AADE5">
          <v:shape id="_x0000_i1278" type="#_x0000_t75" style="width:14pt;height:19.5pt" o:ole="">
            <v:imagedata r:id="rId538" o:title=""/>
          </v:shape>
          <o:OLEObject Type="Embed" ProgID="Equation.DSMT4" ShapeID="_x0000_i1278" DrawAspect="Content" ObjectID="_1465215981" r:id="rId539"/>
        </w:object>
      </w:r>
      <w:r>
        <w:t xml:space="preserve"> and </w:t>
      </w:r>
      <w:r w:rsidR="00AF2221" w:rsidRPr="00AF2221">
        <w:rPr>
          <w:position w:val="-6"/>
        </w:rPr>
        <w:object w:dxaOrig="279" w:dyaOrig="320" w14:anchorId="6605BC46">
          <v:shape id="_x0000_i1279" type="#_x0000_t75" style="width:14pt;height:16.5pt" o:ole="">
            <v:imagedata r:id="rId540" o:title=""/>
          </v:shape>
          <o:OLEObject Type="Embed" ProgID="Equation.DSMT4" ShapeID="_x0000_i1279" DrawAspect="Content" ObjectID="_1465215982"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507" w:name="_Ref167525631"/>
      <w:bookmarkStart w:id="508" w:name="_Toc391472996"/>
      <w:r w:rsidRPr="0097532C">
        <w:lastRenderedPageBreak/>
        <w:t>Ellipsoidal Fiber Distribution</w:t>
      </w:r>
      <w:bookmarkEnd w:id="507"/>
      <w:bookmarkEnd w:id="508"/>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5pt;height:19.5pt" o:ole="">
                  <v:imagedata r:id="rId542" o:title=""/>
                </v:shape>
                <o:OLEObject Type="Embed" ProgID="Equation.DSMT4" ShapeID="_x0000_i1280" DrawAspect="Content" ObjectID="_1465215983"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5pt;height:19.5pt" o:ole="">
                  <v:imagedata r:id="rId544" o:title=""/>
                </v:shape>
                <o:OLEObject Type="Embed" ProgID="Equation.DSMT4" ShapeID="_x0000_i1281" DrawAspect="Content" ObjectID="_1465215984"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5pt;height:26.5pt" o:ole="">
            <v:imagedata r:id="rId546" o:title=""/>
          </v:shape>
          <o:OLEObject Type="Embed" ProgID="Equation.DSMT4" ShapeID="_x0000_i1282" DrawAspect="Content" ObjectID="_1465215985"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5pt;height:19.5pt" o:ole="">
            <v:imagedata r:id="rId548" o:title=""/>
          </v:shape>
          <o:OLEObject Type="Embed" ProgID="Equation.DSMT4" ShapeID="_x0000_i1283" DrawAspect="Content" ObjectID="_1465215986" r:id="rId549"/>
        </w:object>
      </w:r>
      <w:r>
        <w:t xml:space="preserve"> is the square of the fiber stretch </w:t>
      </w:r>
      <w:r w:rsidR="00AF2221" w:rsidRPr="00AF2221">
        <w:rPr>
          <w:position w:val="-12"/>
        </w:rPr>
        <w:object w:dxaOrig="279" w:dyaOrig="360" w14:anchorId="73F5A072">
          <v:shape id="_x0000_i1284" type="#_x0000_t75" style="width:14pt;height:18pt" o:ole="">
            <v:imagedata r:id="rId550" o:title=""/>
          </v:shape>
          <o:OLEObject Type="Embed" ProgID="Equation.DSMT4" ShapeID="_x0000_i1284" DrawAspect="Content" ObjectID="_1465215987" r:id="rId551"/>
        </w:object>
      </w:r>
      <w:r>
        <w:t xml:space="preserve">, </w:t>
      </w:r>
      <w:r w:rsidR="00AF2221" w:rsidRPr="00AF2221">
        <w:rPr>
          <w:position w:val="-6"/>
        </w:rPr>
        <w:object w:dxaOrig="260" w:dyaOrig="279" w14:anchorId="6191CA84">
          <v:shape id="_x0000_i1285" type="#_x0000_t75" style="width:13.5pt;height:14pt" o:ole="">
            <v:imagedata r:id="rId552" o:title=""/>
          </v:shape>
          <o:OLEObject Type="Embed" ProgID="Equation.DSMT4" ShapeID="_x0000_i1285" DrawAspect="Content" ObjectID="_1465215988"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5pt;height:19.5pt" o:ole="">
            <v:imagedata r:id="rId554" o:title=""/>
          </v:shape>
          <o:OLEObject Type="Embed" ProgID="Equation.DSMT4" ShapeID="_x0000_i1286" DrawAspect="Content" ObjectID="_1465215989" r:id="rId555"/>
        </w:object>
      </w:r>
      <w:r>
        <w:t xml:space="preserve">, </w:t>
      </w:r>
      <w:r w:rsidR="00AF2221" w:rsidRPr="00AF2221">
        <w:rPr>
          <w:position w:val="-12"/>
        </w:rPr>
        <w:object w:dxaOrig="1200" w:dyaOrig="360" w14:anchorId="01B8AD86">
          <v:shape id="_x0000_i1287" type="#_x0000_t75" style="width:60pt;height:18pt" o:ole="">
            <v:imagedata r:id="rId556" o:title=""/>
          </v:shape>
          <o:OLEObject Type="Embed" ProgID="Equation.DSMT4" ShapeID="_x0000_i1287" DrawAspect="Content" ObjectID="_1465215990" r:id="rId557"/>
        </w:object>
      </w:r>
      <w:r>
        <w:t xml:space="preserve">, and </w:t>
      </w:r>
      <w:r w:rsidR="00AF2221" w:rsidRPr="00AF2221">
        <w:rPr>
          <w:position w:val="-14"/>
        </w:rPr>
        <w:object w:dxaOrig="540" w:dyaOrig="400" w14:anchorId="5E2F75C6">
          <v:shape id="_x0000_i1288" type="#_x0000_t75" style="width:27.5pt;height:19.5pt" o:ole="">
            <v:imagedata r:id="rId558" o:title=""/>
          </v:shape>
          <o:OLEObject Type="Embed" ProgID="Equation.DSMT4" ShapeID="_x0000_i1288" DrawAspect="Content" ObjectID="_1465215991"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5pt;height:34pt" o:ole="">
            <v:imagedata r:id="rId560" o:title=""/>
          </v:shape>
          <o:OLEObject Type="Embed" ProgID="Equation.DSMT4" ShapeID="_x0000_i1289" DrawAspect="Content" ObjectID="_1465215992" r:id="rId561"/>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5pt;height:22pt" o:ole="">
            <v:imagedata r:id="rId562" o:title=""/>
          </v:shape>
          <o:OLEObject Type="Embed" ProgID="Equation.DSMT4" ShapeID="_x0000_i1290" DrawAspect="Content" ObjectID="_1465215993"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5pt" o:ole="">
            <v:imagedata r:id="rId564" o:title=""/>
          </v:shape>
          <o:OLEObject Type="Embed" ProgID="Equation.DSMT4" ShapeID="_x0000_i1291" DrawAspect="Content" ObjectID="_1465215994" r:id="rId565"/>
        </w:object>
      </w:r>
      <w:r>
        <w:t xml:space="preserve">and </w:t>
      </w:r>
      <w:r w:rsidR="00AF2221" w:rsidRPr="00AF2221">
        <w:rPr>
          <w:position w:val="-10"/>
        </w:rPr>
        <w:object w:dxaOrig="200" w:dyaOrig="320" w14:anchorId="609B63A0">
          <v:shape id="_x0000_i1292" type="#_x0000_t75" style="width:10pt;height:16.5pt" o:ole="">
            <v:imagedata r:id="rId566" o:title=""/>
          </v:shape>
          <o:OLEObject Type="Embed" ProgID="Equation.DSMT4" ShapeID="_x0000_i1292" DrawAspect="Content" ObjectID="_1465215995" r:id="rId567"/>
        </w:object>
      </w:r>
      <w:r>
        <w:t xml:space="preserve">are assumed to vary ellipsoidally with </w:t>
      </w:r>
      <w:r w:rsidR="00AF2221" w:rsidRPr="00AF2221">
        <w:rPr>
          <w:position w:val="-4"/>
        </w:rPr>
        <w:object w:dxaOrig="200" w:dyaOrig="200" w14:anchorId="0D471ABF">
          <v:shape id="_x0000_i1293" type="#_x0000_t75" style="width:10pt;height:10pt" o:ole="">
            <v:imagedata r:id="rId568" o:title=""/>
          </v:shape>
          <o:OLEObject Type="Embed" ProgID="Equation.DSMT4" ShapeID="_x0000_i1293" DrawAspect="Content" ObjectID="_1465215996"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70" o:title=""/>
          </v:shape>
          <o:OLEObject Type="Embed" ProgID="Equation.DSMT4" ShapeID="_x0000_i1294" DrawAspect="Content" ObjectID="_1465215997"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509" w:name="_Toc391472997"/>
      <w:r>
        <w:lastRenderedPageBreak/>
        <w:t>Ellipsoidal Fiber Distribution Neo-Hookean</w:t>
      </w:r>
      <w:bookmarkEnd w:id="509"/>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5pt;height:19.5pt" o:ole="">
                  <v:imagedata r:id="rId572" o:title=""/>
                </v:shape>
                <o:OLEObject Type="Embed" ProgID="Equation.DSMT4" ShapeID="_x0000_i1295" DrawAspect="Content" ObjectID="_1465215998"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5pt;height:19.5pt" o:ole="">
                  <v:imagedata r:id="rId574" o:title=""/>
                </v:shape>
                <o:OLEObject Type="Embed" ProgID="Equation.DSMT4" ShapeID="_x0000_i1296" DrawAspect="Content" ObjectID="_1465215999"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5pt;height:19.5pt" o:ole="">
            <v:imagedata r:id="rId576" o:title=""/>
          </v:shape>
          <o:OLEObject Type="Embed" ProgID="Equation.DSMT4" ShapeID="_x0000_i1297" DrawAspect="Content" ObjectID="_1465216000"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5pt;height:18pt" o:ole="">
            <v:imagedata r:id="rId578" o:title=""/>
          </v:shape>
          <o:OLEObject Type="Embed" ProgID="Equation.DSMT4" ShapeID="_x0000_i1298" DrawAspect="Content" ObjectID="_1465216001" r:id="rId579"/>
        </w:object>
      </w:r>
      <w:r>
        <w:t xml:space="preserve"> is the stress from the Neo-Hookean basis (Section </w:t>
      </w:r>
      <w:r>
        <w:fldChar w:fldCharType="begin"/>
      </w:r>
      <w:r>
        <w:instrText xml:space="preserve"> REF _Ref167525595 \r \h </w:instrText>
      </w:r>
      <w:r>
        <w:fldChar w:fldCharType="separate"/>
      </w:r>
      <w:r w:rsidR="00976D6B">
        <w:t xml:space="preserve">4.1.3.11. </w:t>
      </w:r>
      <w:r>
        <w:fldChar w:fldCharType="end"/>
      </w:r>
      <w:r>
        <w:t xml:space="preserve">), and </w:t>
      </w:r>
      <w:r w:rsidR="00AF2221" w:rsidRPr="00AF2221">
        <w:rPr>
          <w:position w:val="-14"/>
        </w:rPr>
        <w:object w:dxaOrig="340" w:dyaOrig="380" w14:anchorId="0616A56B">
          <v:shape id="_x0000_i1299" type="#_x0000_t75" style="width:16.5pt;height:19.5pt" o:ole="">
            <v:imagedata r:id="rId580" o:title=""/>
          </v:shape>
          <o:OLEObject Type="Embed" ProgID="Equation.DSMT4" ShapeID="_x0000_i1299" DrawAspect="Content" ObjectID="_1465216002" r:id="rId581"/>
        </w:object>
      </w:r>
      <w:r w:rsidR="00630A21">
        <w:t xml:space="preserve"> </w:t>
      </w:r>
      <w:r>
        <w:t>is the stress contribution from the fibers (Section </w:t>
      </w:r>
      <w:r>
        <w:fldChar w:fldCharType="begin"/>
      </w:r>
      <w:r>
        <w:instrText xml:space="preserve"> REF _Ref167525631 \r \h </w:instrText>
      </w:r>
      <w:r>
        <w:fldChar w:fldCharType="separate"/>
      </w:r>
      <w:r w:rsidR="00976D6B">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510" w:name="_Toc391472998"/>
      <w:r>
        <w:lastRenderedPageBreak/>
        <w:t>Ellipsoidal Fiber Distribution with Donnan Equilibrium Swelling</w:t>
      </w:r>
      <w:bookmarkEnd w:id="510"/>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5pt;height:19.5pt" o:ole="">
                  <v:imagedata r:id="rId582" o:title=""/>
                </v:shape>
                <o:OLEObject Type="Embed" ProgID="Equation.DSMT4" ShapeID="_x0000_i1300" DrawAspect="Content" ObjectID="_1465216003"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5pt" o:ole="">
                  <v:imagedata r:id="rId584" o:title=""/>
                </v:shape>
                <o:OLEObject Type="Embed" ProgID="Equation.DSMT4" ShapeID="_x0000_i1301" DrawAspect="Content" ObjectID="_1465216004"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5pt" o:ole="">
                  <v:imagedata r:id="rId586" o:title=""/>
                </v:shape>
                <o:OLEObject Type="Embed" ProgID="Equation.DSMT4" ShapeID="_x0000_i1302" DrawAspect="Content" ObjectID="_1465216005"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5pt;height:19.5pt" o:ole="">
                  <v:imagedata r:id="rId588" o:title=""/>
                </v:shape>
                <o:OLEObject Type="Embed" ProgID="Equation.DSMT4" ShapeID="_x0000_i1303" DrawAspect="Content" ObjectID="_1465216006"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5pt;height:19.5pt" o:ole="">
                  <v:imagedata r:id="rId590" o:title=""/>
                </v:shape>
                <o:OLEObject Type="Embed" ProgID="Equation.DSMT4" ShapeID="_x0000_i1304" DrawAspect="Content" ObjectID="_1465216007"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5pt;height:19.5pt" o:ole="">
            <v:imagedata r:id="rId592" o:title=""/>
          </v:shape>
          <o:OLEObject Type="Embed" ProgID="Equation.DSMT4" ShapeID="_x0000_i1305" DrawAspect="Content" ObjectID="_1465216008" r:id="rId593"/>
        </w:object>
      </w:r>
      <w:r>
        <w:t>.</w:t>
      </w:r>
    </w:p>
    <w:p w14:paraId="770D789D" w14:textId="0D9C7485" w:rsidR="006A0BC1" w:rsidRDefault="00AF2221" w:rsidP="006A0BC1">
      <w:r w:rsidRPr="00AF2221">
        <w:rPr>
          <w:position w:val="-14"/>
        </w:rPr>
        <w:object w:dxaOrig="340" w:dyaOrig="380" w14:anchorId="26390030">
          <v:shape id="_x0000_i1306" type="#_x0000_t75" style="width:16.5pt;height:19.5pt" o:ole="">
            <v:imagedata r:id="rId594" o:title=""/>
          </v:shape>
          <o:OLEObject Type="Embed" ProgID="Equation.DSMT4" ShapeID="_x0000_i1306" DrawAspect="Content" ObjectID="_1465216009" r:id="rId595"/>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976D6B">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96" o:title=""/>
          </v:shape>
          <o:OLEObject Type="Embed" ProgID="Equation.DSMT4" ShapeID="_x0000_i1307" DrawAspect="Content" ObjectID="_1465216010" r:id="rId597"/>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976D6B">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511" w:name="_Toc391472999"/>
      <w:r>
        <w:lastRenderedPageBreak/>
        <w:t>Fiber with Exponential-Power Law</w:t>
      </w:r>
      <w:bookmarkEnd w:id="511"/>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5pt" o:ole="">
                  <v:imagedata r:id="rId598" o:title=""/>
                </v:shape>
                <o:OLEObject Type="Embed" ProgID="Equation.DSMT4" ShapeID="_x0000_i1308" DrawAspect="Content" ObjectID="_1465216011"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5pt" o:ole="">
                  <v:imagedata r:id="rId600" o:title=""/>
                </v:shape>
                <o:OLEObject Type="Embed" ProgID="Equation.DSMT4" ShapeID="_x0000_i1309" DrawAspect="Content" ObjectID="_1465216012"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5pt" o:ole="">
                  <v:imagedata r:id="rId602" o:title=""/>
                </v:shape>
                <o:OLEObject Type="Embed" ProgID="Equation.DSMT4" ShapeID="_x0000_i1310" DrawAspect="Content" ObjectID="_1465216013"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604" o:title=""/>
                </v:shape>
                <o:OLEObject Type="Embed" ProgID="Equation.DSMT4" ShapeID="_x0000_i1311" DrawAspect="Content" ObjectID="_1465216014"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5pt;height:13.5pt" o:ole="">
                  <v:imagedata r:id="rId606" o:title=""/>
                </v:shape>
                <o:OLEObject Type="Embed" ProgID="Equation.DSMT4" ShapeID="_x0000_i1312" DrawAspect="Content" ObjectID="_1465216015"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5pt;height:18pt" o:ole="">
            <v:imagedata r:id="rId608" o:title=""/>
          </v:shape>
          <o:OLEObject Type="Embed" ProgID="Equation.DSMT4" ShapeID="_x0000_i1313" DrawAspect="Content" ObjectID="_1465216016" r:id="rId609"/>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4" type="#_x0000_t75" style="width:50pt;height:19.5pt" o:ole="">
            <v:imagedata r:id="rId610" o:title=""/>
          </v:shape>
          <o:OLEObject Type="Embed" ProgID="Equation.DSMT4" ShapeID="_x0000_i1314" DrawAspect="Content" ObjectID="_1465216017"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5pt;height:34pt" o:ole="">
            <v:imagedata r:id="rId612" o:title=""/>
          </v:shape>
          <o:OLEObject Type="Embed" ProgID="Equation.DSMT4" ShapeID="_x0000_i1315" DrawAspect="Content" ObjectID="_1465216018" r:id="rId613"/>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6" type="#_x0000_t75" style="width:87.5pt;height:19.5pt" o:ole="">
            <v:imagedata r:id="rId614" o:title=""/>
          </v:shape>
          <o:OLEObject Type="Embed" ProgID="Equation.DSMT4" ShapeID="_x0000_i1316" DrawAspect="Content" ObjectID="_1465216019" r:id="rId615"/>
        </w:object>
      </w:r>
      <w:r>
        <w:t xml:space="preserve"> is the square of the fiber stretch, </w:t>
      </w:r>
      <w:r w:rsidR="00AF2221" w:rsidRPr="00AF2221">
        <w:rPr>
          <w:position w:val="-12"/>
        </w:rPr>
        <w:object w:dxaOrig="1200" w:dyaOrig="360" w14:anchorId="4FFA66A4">
          <v:shape id="_x0000_i1317" type="#_x0000_t75" style="width:60pt;height:18pt" o:ole="">
            <v:imagedata r:id="rId616" o:title=""/>
          </v:shape>
          <o:OLEObject Type="Embed" ProgID="Equation.DSMT4" ShapeID="_x0000_i1317" DrawAspect="Content" ObjectID="_1465216020" r:id="rId617"/>
        </w:object>
      </w:r>
      <w:r>
        <w:t xml:space="preserve">, and </w:t>
      </w:r>
      <w:r w:rsidR="00AF2221" w:rsidRPr="00AF2221">
        <w:rPr>
          <w:position w:val="-14"/>
        </w:rPr>
        <w:object w:dxaOrig="540" w:dyaOrig="400" w14:anchorId="0540E89B">
          <v:shape id="_x0000_i1318" type="#_x0000_t75" style="width:27.5pt;height:19.5pt" o:ole="">
            <v:imagedata r:id="rId618" o:title=""/>
          </v:shape>
          <o:OLEObject Type="Embed" ProgID="Equation.DSMT4" ShapeID="_x0000_i1318" DrawAspect="Content" ObjectID="_1465216021"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5pt;height:32.5pt" o:ole="">
            <v:imagedata r:id="rId620" o:title=""/>
          </v:shape>
          <o:OLEObject Type="Embed" ProgID="Equation.DSMT4" ShapeID="_x0000_i1319" DrawAspect="Content" ObjectID="_1465216022"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0" type="#_x0000_t75" style="width:28pt;height:16.5pt" o:ole="">
            <v:imagedata r:id="rId622" o:title=""/>
          </v:shape>
          <o:OLEObject Type="Embed" ProgID="Equation.DSMT4" ShapeID="_x0000_i1320" DrawAspect="Content" ObjectID="_1465216023" r:id="rId623"/>
        </w:object>
      </w:r>
      <w:r w:rsidRPr="000230DC">
        <w:t xml:space="preserve">, </w:t>
      </w:r>
      <w:r w:rsidR="00AF2221" w:rsidRPr="00AF2221">
        <w:rPr>
          <w:position w:val="-6"/>
        </w:rPr>
        <w:object w:dxaOrig="580" w:dyaOrig="279" w14:anchorId="39BB9379">
          <v:shape id="_x0000_i1321" type="#_x0000_t75" style="width:29.5pt;height:14pt" o:ole="">
            <v:imagedata r:id="rId624" o:title=""/>
          </v:shape>
          <o:OLEObject Type="Embed" ProgID="Equation.DSMT4" ShapeID="_x0000_i1321" DrawAspect="Content" ObjectID="_1465216024" r:id="rId625"/>
        </w:object>
      </w:r>
      <w:r w:rsidRPr="000230DC">
        <w:t xml:space="preserve">, and </w:t>
      </w:r>
      <w:r w:rsidR="00AF2221" w:rsidRPr="00AF2221">
        <w:rPr>
          <w:position w:val="-10"/>
        </w:rPr>
        <w:object w:dxaOrig="600" w:dyaOrig="320" w14:anchorId="7444F35C">
          <v:shape id="_x0000_i1322" type="#_x0000_t75" style="width:30pt;height:16.5pt" o:ole="">
            <v:imagedata r:id="rId626" o:title=""/>
          </v:shape>
          <o:OLEObject Type="Embed" ProgID="Equation.DSMT4" ShapeID="_x0000_i1322" DrawAspect="Content" ObjectID="_1465216025"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3" type="#_x0000_t75" style="width:34pt;height:14pt" o:ole="">
            <v:imagedata r:id="rId628" o:title=""/>
          </v:shape>
          <o:OLEObject Type="Embed" ProgID="Equation.DSMT4" ShapeID="_x0000_i1323" DrawAspect="Content" ObjectID="_1465216026"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5pt;height:32.5pt" o:ole="">
            <v:imagedata r:id="rId630" o:title=""/>
          </v:shape>
          <o:OLEObject Type="Embed" ProgID="Equation.DSMT4" ShapeID="_x0000_i1324" DrawAspect="Content" ObjectID="_1465216027" r:id="rId631"/>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5" type="#_x0000_t75" style="width:30pt;height:16.5pt" o:ole="">
            <v:imagedata r:id="rId632" o:title=""/>
          </v:shape>
          <o:OLEObject Type="Embed" ProgID="Equation.DSMT4" ShapeID="_x0000_i1325" DrawAspect="Content" ObjectID="_1465216028" r:id="rId633"/>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34" o:title=""/>
          </v:shape>
          <o:OLEObject Type="Embed" ProgID="Equation.DSMT4" ShapeID="_x0000_i1326" DrawAspect="Content" ObjectID="_1465216029" r:id="rId635"/>
        </w:object>
      </w:r>
      <w:r w:rsidRPr="0097532C">
        <w:t xml:space="preserve">).  Therefore, use </w:t>
      </w:r>
      <w:r w:rsidR="00AF2221" w:rsidRPr="00AF2221">
        <w:rPr>
          <w:position w:val="-10"/>
        </w:rPr>
        <w:object w:dxaOrig="600" w:dyaOrig="320" w14:anchorId="2121A191">
          <v:shape id="_x0000_i1327" type="#_x0000_t75" style="width:30pt;height:16.5pt" o:ole="">
            <v:imagedata r:id="rId636" o:title=""/>
          </v:shape>
          <o:OLEObject Type="Embed" ProgID="Equation.DSMT4" ShapeID="_x0000_i1327" DrawAspect="Content" ObjectID="_1465216030"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8" type="#_x0000_t75" style="width:10.5pt;height:18pt" o:ole="">
            <v:imagedata r:id="rId638" o:title=""/>
          </v:shape>
          <o:OLEObject Type="Embed" ProgID="Equation.DSMT4" ShapeID="_x0000_i1328" DrawAspect="Content" ObjectID="_1465216031"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9" type="#_x0000_t75" style="width:10.5pt;height:18pt" o:ole="">
            <v:imagedata r:id="rId640" o:title=""/>
          </v:shape>
          <o:OLEObject Type="Embed" ProgID="Equation.DSMT4" ShapeID="_x0000_i1329" DrawAspect="Content" ObjectID="_1465216032" r:id="rId641"/>
        </w:object>
      </w:r>
      <w:r>
        <w:t xml:space="preserve">, oriented at ±25 degrees relative to </w:t>
      </w:r>
      <w:r w:rsidR="00AF2221" w:rsidRPr="00AF2221">
        <w:rPr>
          <w:position w:val="-12"/>
        </w:rPr>
        <w:object w:dxaOrig="240" w:dyaOrig="360" w14:anchorId="607D7AE7">
          <v:shape id="_x0000_i1330" type="#_x0000_t75" style="width:12pt;height:18pt" o:ole="">
            <v:imagedata r:id="rId642" o:title=""/>
          </v:shape>
          <o:OLEObject Type="Embed" ProgID="Equation.DSMT4" ShapeID="_x0000_i1330" DrawAspect="Content" ObjectID="_1465216033"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512" w:name="_Ref173929189"/>
      <w:bookmarkStart w:id="513" w:name="_Toc391473000"/>
      <w:r>
        <w:lastRenderedPageBreak/>
        <w:t>Holmes-Mow</w:t>
      </w:r>
      <w:bookmarkEnd w:id="512"/>
      <w:bookmarkEnd w:id="513"/>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5pt;height:31.5pt" o:ole="">
            <v:imagedata r:id="rId644" o:title=""/>
          </v:shape>
          <o:OLEObject Type="Embed" ProgID="Equation.DSMT4" ShapeID="_x0000_i1331" DrawAspect="Content" ObjectID="_1465216034" r:id="rId645"/>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2" type="#_x0000_t75" style="width:10.5pt;height:18pt" o:ole="">
            <v:imagedata r:id="rId646" o:title=""/>
          </v:shape>
          <o:OLEObject Type="Embed" ProgID="Equation.DSMT4" ShapeID="_x0000_i1332" DrawAspect="Content" ObjectID="_1465216035" r:id="rId647"/>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648" o:title=""/>
          </v:shape>
          <o:OLEObject Type="Embed" ProgID="Equation.DSMT4" ShapeID="_x0000_i1333" DrawAspect="Content" ObjectID="_1465216036" r:id="rId64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650" o:title=""/>
          </v:shape>
          <o:OLEObject Type="Embed" ProgID="Equation.DSMT4" ShapeID="_x0000_i1334" DrawAspect="Content" ObjectID="_1465216037" r:id="rId651"/>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5" type="#_x0000_t75" style="width:10.5pt;height:14pt" o:ole="">
            <v:imagedata r:id="rId652" o:title=""/>
          </v:shape>
          <o:OLEObject Type="Embed" ProgID="Equation.DSMT4" ShapeID="_x0000_i1335" DrawAspect="Content" ObjectID="_1465216038" r:id="rId653"/>
        </w:object>
      </w:r>
      <w:r w:rsidR="00A62945">
        <w:t xml:space="preserve"> </w:t>
      </w:r>
      <w:r>
        <w:t xml:space="preserve">and </w:t>
      </w:r>
      <w:r w:rsidR="00AF2221" w:rsidRPr="00AF2221">
        <w:rPr>
          <w:position w:val="-10"/>
        </w:rPr>
        <w:object w:dxaOrig="240" w:dyaOrig="260" w14:anchorId="1ECFFC28">
          <v:shape id="_x0000_i1336" type="#_x0000_t75" style="width:12pt;height:13.5pt" o:ole="">
            <v:imagedata r:id="rId654" o:title=""/>
          </v:shape>
          <o:OLEObject Type="Embed" ProgID="Equation.DSMT4" ShapeID="_x0000_i1336" DrawAspect="Content" ObjectID="_1465216039" r:id="rId65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5pt;height:1in" o:ole="">
            <v:imagedata r:id="rId656" o:title=""/>
          </v:shape>
          <o:OLEObject Type="Embed" ProgID="Equation.DSMT4" ShapeID="_x0000_i1337" DrawAspect="Content" ObjectID="_1465216040" r:id="rId65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514" w:name="_Toc391473001"/>
      <w:r>
        <w:lastRenderedPageBreak/>
        <w:t>Isotropic Elastic</w:t>
      </w:r>
      <w:bookmarkEnd w:id="514"/>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5pt;height:31.5pt" o:ole="">
            <v:imagedata r:id="rId658" o:title=""/>
          </v:shape>
          <o:OLEObject Type="Embed" ProgID="Equation.DSMT4" ShapeID="_x0000_i1338" DrawAspect="Content" ObjectID="_1465216041" r:id="rId65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5pt;height:14pt" o:ole="">
            <v:imagedata r:id="rId660" o:title=""/>
          </v:shape>
          <o:OLEObject Type="Embed" ProgID="Equation.DSMT4" ShapeID="_x0000_i1339" DrawAspect="Content" ObjectID="_1465216042" r:id="rId661"/>
        </w:object>
      </w:r>
      <w:r>
        <w:t xml:space="preserve">and </w:t>
      </w:r>
      <w:r w:rsidR="00AF2221" w:rsidRPr="00AF2221">
        <w:rPr>
          <w:position w:val="-10"/>
        </w:rPr>
        <w:object w:dxaOrig="240" w:dyaOrig="260" w14:anchorId="386A90D5">
          <v:shape id="_x0000_i1340" type="#_x0000_t75" style="width:12pt;height:13.5pt" o:ole="">
            <v:imagedata r:id="rId662" o:title=""/>
          </v:shape>
          <o:OLEObject Type="Embed" ProgID="Equation.DSMT4" ShapeID="_x0000_i1340" DrawAspect="Content" ObjectID="_1465216043" r:id="rId66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5pt" o:ole="">
            <v:imagedata r:id="rId664" o:title=""/>
          </v:shape>
          <o:OLEObject Type="Embed" ProgID="Equation.DSMT4" ShapeID="_x0000_i1341" DrawAspect="Content" ObjectID="_1465216044" r:id="rId665"/>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5pt" o:ole="">
            <v:imagedata r:id="rId666" o:title=""/>
          </v:shape>
          <o:OLEObject Type="Embed" ProgID="Equation.DSMT4" ShapeID="_x0000_i1342" DrawAspect="Content" ObjectID="_1465216045" r:id="rId66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5pt" o:ole="">
            <v:imagedata r:id="rId668" o:title=""/>
          </v:shape>
          <o:OLEObject Type="Embed" ProgID="Equation.DSMT4" ShapeID="_x0000_i1343" DrawAspect="Content" ObjectID="_1465216046" r:id="rId66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976D6B">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976D6B">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976D6B">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515" w:name="_Toc391473002"/>
      <w:r>
        <w:lastRenderedPageBreak/>
        <w:t>Orthotropic</w:t>
      </w:r>
      <w:r w:rsidR="00D51B77">
        <w:t xml:space="preserve"> Elastic</w:t>
      </w:r>
      <w:bookmarkEnd w:id="515"/>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5pt" o:ole="">
            <v:imagedata r:id="rId670" o:title=""/>
          </v:shape>
          <o:OLEObject Type="Embed" ProgID="Equation.DSMT4" ShapeID="_x0000_i1344" DrawAspect="Content" ObjectID="_1465216047" r:id="rId67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976D6B">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516" w:name="_Ref167525595"/>
      <w:bookmarkStart w:id="517" w:name="_Toc391473003"/>
      <w:r w:rsidRPr="008A7ED7">
        <w:lastRenderedPageBreak/>
        <w:t>Neo</w:t>
      </w:r>
      <w:r>
        <w:t>-Hookean</w:t>
      </w:r>
      <w:bookmarkEnd w:id="516"/>
      <w:bookmarkEnd w:id="517"/>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5pt;height:31.5pt" o:ole="">
            <v:imagedata r:id="rId672" o:title=""/>
          </v:shape>
          <o:OLEObject Type="Embed" ProgID="Equation.DSMT4" ShapeID="_x0000_i1345" DrawAspect="Content" ObjectID="_1465216048" r:id="rId67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5pt;height:18pt" o:ole="">
            <v:imagedata r:id="rId674" o:title=""/>
          </v:shape>
          <o:OLEObject Type="Embed" ProgID="Equation.DSMT4" ShapeID="_x0000_i1346" DrawAspect="Content" ObjectID="_1465216049" r:id="rId675"/>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676" o:title=""/>
          </v:shape>
          <o:OLEObject Type="Embed" ProgID="Equation.DSMT4" ShapeID="_x0000_i1347" DrawAspect="Content" ObjectID="_1465216050" r:id="rId67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976D6B">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518" w:name="_Ref173929713"/>
      <w:bookmarkStart w:id="519" w:name="_Toc391473004"/>
      <w:r>
        <w:lastRenderedPageBreak/>
        <w:t>Ogden Unconstrained</w:t>
      </w:r>
      <w:bookmarkEnd w:id="518"/>
      <w:bookmarkEnd w:id="519"/>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8" type="#_x0000_t75" style="width:314pt;height:34.5pt" o:ole="">
            <v:imagedata r:id="rId678" o:title=""/>
          </v:shape>
          <o:OLEObject Type="Embed" ProgID="Equation.DSMT4" ShapeID="_x0000_i1348" DrawAspect="Content" ObjectID="_1465216051" r:id="rId679"/>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9" type="#_x0000_t75" style="width:14pt;height:19.5pt" o:ole="">
            <v:imagedata r:id="rId680" o:title=""/>
          </v:shape>
          <o:OLEObject Type="Embed" ProgID="Equation.DSMT4" ShapeID="_x0000_i1349" DrawAspect="Content" ObjectID="_1465216052" r:id="rId681"/>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50" type="#_x0000_t75" style="width:14pt;height:19.5pt" o:ole="">
            <v:imagedata r:id="rId682" o:title=""/>
          </v:shape>
          <o:OLEObject Type="Embed" ProgID="Equation.DSMT4" ShapeID="_x0000_i1350" DrawAspect="Content" ObjectID="_1465216053" r:id="rId683"/>
        </w:object>
      </w:r>
      <w:r>
        <w:t xml:space="preserve">, </w:t>
      </w:r>
      <w:r w:rsidR="00AF2221" w:rsidRPr="00AF2221">
        <w:rPr>
          <w:position w:val="-12"/>
        </w:rPr>
        <w:object w:dxaOrig="220" w:dyaOrig="360" w14:anchorId="6DA9E4D7">
          <v:shape id="_x0000_i1351" type="#_x0000_t75" style="width:10.5pt;height:18pt" o:ole="">
            <v:imagedata r:id="rId684" o:title=""/>
          </v:shape>
          <o:OLEObject Type="Embed" ProgID="Equation.DSMT4" ShapeID="_x0000_i1351" DrawAspect="Content" ObjectID="_1465216054" r:id="rId685"/>
        </w:object>
      </w:r>
      <w:r w:rsidR="00A62945">
        <w:t xml:space="preserve"> </w:t>
      </w:r>
      <w:r>
        <w:t xml:space="preserve">and </w:t>
      </w:r>
      <w:r w:rsidR="00AF2221" w:rsidRPr="00AF2221">
        <w:rPr>
          <w:position w:val="-12"/>
        </w:rPr>
        <w:object w:dxaOrig="279" w:dyaOrig="360" w14:anchorId="416635F0">
          <v:shape id="_x0000_i1352" type="#_x0000_t75" style="width:14pt;height:18pt" o:ole="">
            <v:imagedata r:id="rId686" o:title=""/>
          </v:shape>
          <o:OLEObject Type="Embed" ProgID="Equation.DSMT4" ShapeID="_x0000_i1352" DrawAspect="Content" ObjectID="_1465216055" r:id="rId687"/>
        </w:object>
      </w:r>
      <w:r>
        <w:t xml:space="preserve">are material coefficients and </w:t>
      </w:r>
      <w:r w:rsidR="00AF2221" w:rsidRPr="00AF2221">
        <w:rPr>
          <w:position w:val="-6"/>
        </w:rPr>
        <w:object w:dxaOrig="279" w:dyaOrig="279" w14:anchorId="7E0C2E8C">
          <v:shape id="_x0000_i1353" type="#_x0000_t75" style="width:14pt;height:14pt" o:ole="">
            <v:imagedata r:id="rId688" o:title=""/>
          </v:shape>
          <o:OLEObject Type="Embed" ProgID="Equation.DSMT4" ShapeID="_x0000_i1353" DrawAspect="Content" ObjectID="_1465216056" r:id="rId68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520" w:name="_Ref167525452"/>
    </w:p>
    <w:p w14:paraId="09C7EB17" w14:textId="77777777" w:rsidR="00F304F2" w:rsidRDefault="00F304F2" w:rsidP="007E6082">
      <w:pPr>
        <w:pStyle w:val="Heading4"/>
      </w:pPr>
      <w:bookmarkStart w:id="521" w:name="_Toc391473005"/>
      <w:r>
        <w:lastRenderedPageBreak/>
        <w:t>Perfect Osmometer Equilibrium Osmotic Pressure</w:t>
      </w:r>
      <w:bookmarkEnd w:id="521"/>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976D6B">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4" type="#_x0000_t75" style="width:16.5pt;height:19.5pt" o:ole="">
                  <v:imagedata r:id="rId690" o:title=""/>
                </v:shape>
                <o:OLEObject Type="Embed" ProgID="Equation.DSMT4" ShapeID="_x0000_i1354" DrawAspect="Content" ObjectID="_1465216057" r:id="rId69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5" type="#_x0000_t75" style="width:12pt;height:18pt" o:ole="">
                  <v:imagedata r:id="rId692" o:title=""/>
                </v:shape>
                <o:OLEObject Type="Embed" ProgID="Equation.DSMT4" ShapeID="_x0000_i1355" DrawAspect="Content" ObjectID="_1465216058" r:id="rId69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6" type="#_x0000_t75" style="width:14pt;height:16.5pt" o:ole="">
                  <v:imagedata r:id="rId694" o:title=""/>
                </v:shape>
                <o:OLEObject Type="Embed" ProgID="Equation.DSMT4" ShapeID="_x0000_i1356" DrawAspect="Content" ObjectID="_1465216059" r:id="rId69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7" type="#_x0000_t75" style="width:42.5pt;height:14pt" o:ole="">
            <v:imagedata r:id="rId696" o:title=""/>
          </v:shape>
          <o:OLEObject Type="Embed" ProgID="Equation.DSMT4" ShapeID="_x0000_i1357" DrawAspect="Content" ObjectID="_1465216060" r:id="rId697"/>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8" type="#_x0000_t75" style="width:10.5pt;height:10.5pt" o:ole="">
            <v:imagedata r:id="rId698" o:title=""/>
          </v:shape>
          <o:OLEObject Type="Embed" ProgID="Equation.DSMT4" ShapeID="_x0000_i1358" DrawAspect="Content" ObjectID="_1465216061" r:id="rId699"/>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9" type="#_x0000_t75" style="width:79.5pt;height:22pt" o:ole="">
            <v:imagedata r:id="rId700" o:title=""/>
          </v:shape>
          <o:OLEObject Type="Embed" ProgID="Equation.DSMT4" ShapeID="_x0000_i1359" DrawAspect="Content" ObjectID="_1465216062" r:id="rId701"/>
        </w:object>
      </w:r>
      <w:r>
        <w:t>.</w:t>
      </w:r>
    </w:p>
    <w:p w14:paraId="6C920C73" w14:textId="117D6F7F" w:rsidR="00F304F2" w:rsidRDefault="00AF2221" w:rsidP="00F304F2">
      <w:r w:rsidRPr="00AF2221">
        <w:rPr>
          <w:position w:val="-6"/>
        </w:rPr>
        <w:object w:dxaOrig="220" w:dyaOrig="260" w14:anchorId="3A4894C7">
          <v:shape id="_x0000_i1360" type="#_x0000_t75" style="width:10.5pt;height:13.5pt" o:ole="">
            <v:imagedata r:id="rId702" o:title=""/>
          </v:shape>
          <o:OLEObject Type="Embed" ProgID="Equation.DSMT4" ShapeID="_x0000_i1360" DrawAspect="Content" ObjectID="_1465216063" r:id="rId703"/>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1" type="#_x0000_t75" style="width:80.5pt;height:36.5pt" o:ole="">
            <v:imagedata r:id="rId704" o:title=""/>
          </v:shape>
          <o:OLEObject Type="Embed" ProgID="Equation.DSMT4" ShapeID="_x0000_i1361" DrawAspect="Content" ObjectID="_1465216064" r:id="rId705"/>
        </w:object>
      </w:r>
    </w:p>
    <w:p w14:paraId="7660768C" w14:textId="4673B2C9" w:rsidR="00F304F2" w:rsidRDefault="00F304F2" w:rsidP="00F304F2">
      <w:r>
        <w:t xml:space="preserve">where </w:t>
      </w:r>
      <w:r w:rsidR="00AF2221" w:rsidRPr="00AF2221">
        <w:rPr>
          <w:position w:val="-6"/>
        </w:rPr>
        <w:object w:dxaOrig="940" w:dyaOrig="279" w14:anchorId="2BA5F052">
          <v:shape id="_x0000_i1362" type="#_x0000_t75" style="width:48pt;height:14pt" o:ole="">
            <v:imagedata r:id="rId706" o:title=""/>
          </v:shape>
          <o:OLEObject Type="Embed" ProgID="Equation.DSMT4" ShapeID="_x0000_i1362" DrawAspect="Content" ObjectID="_1465216065" r:id="rId707"/>
        </w:object>
      </w:r>
      <w:r>
        <w:t xml:space="preserve"> is the relative volume.  The values of the universal gas constant </w:t>
      </w:r>
      <w:r w:rsidR="00AF2221" w:rsidRPr="00AF2221">
        <w:rPr>
          <w:position w:val="-4"/>
        </w:rPr>
        <w:object w:dxaOrig="240" w:dyaOrig="260" w14:anchorId="521616FA">
          <v:shape id="_x0000_i1363" type="#_x0000_t75" style="width:12pt;height:13.5pt" o:ole="">
            <v:imagedata r:id="rId708" o:title=""/>
          </v:shape>
          <o:OLEObject Type="Embed" ProgID="Equation.DSMT4" ShapeID="_x0000_i1363" DrawAspect="Content" ObjectID="_1465216066" r:id="rId709"/>
        </w:object>
      </w:r>
      <w:r>
        <w:t xml:space="preserve"> and absolute temperature </w:t>
      </w:r>
      <w:r w:rsidR="00AF2221" w:rsidRPr="00AF2221">
        <w:rPr>
          <w:position w:val="-4"/>
        </w:rPr>
        <w:object w:dxaOrig="220" w:dyaOrig="260" w14:anchorId="10555E2B">
          <v:shape id="_x0000_i1364" type="#_x0000_t75" style="width:10.5pt;height:13.5pt" o:ole="">
            <v:imagedata r:id="rId710" o:title=""/>
          </v:shape>
          <o:OLEObject Type="Embed" ProgID="Equation.DSMT4" ShapeID="_x0000_i1364" DrawAspect="Content" ObjectID="_1465216067" r:id="rId71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976D6B">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522" w:name="_Ref173928732"/>
      <w:bookmarkStart w:id="523" w:name="_Ref173928733"/>
      <w:bookmarkStart w:id="524" w:name="_Ref173928734"/>
      <w:bookmarkStart w:id="525" w:name="_Ref173928735"/>
      <w:bookmarkStart w:id="526" w:name="_Toc391473006"/>
      <w:r>
        <w:lastRenderedPageBreak/>
        <w:t>Solid Mixture</w:t>
      </w:r>
      <w:bookmarkEnd w:id="520"/>
      <w:bookmarkEnd w:id="522"/>
      <w:bookmarkEnd w:id="523"/>
      <w:bookmarkEnd w:id="524"/>
      <w:bookmarkEnd w:id="525"/>
      <w:bookmarkEnd w:id="526"/>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976D6B">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527" w:name="_Toc391473007"/>
      <w:r>
        <w:lastRenderedPageBreak/>
        <w:t>Spherical</w:t>
      </w:r>
      <w:r w:rsidRPr="0097532C">
        <w:t xml:space="preserve"> Fiber Distribution</w:t>
      </w:r>
      <w:bookmarkEnd w:id="527"/>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5" type="#_x0000_t75" style="width:12pt;height:10.5pt" o:ole="">
                  <v:imagedata r:id="rId712" o:title=""/>
                </v:shape>
                <o:OLEObject Type="Embed" ProgID="Equation.DSMT4" ShapeID="_x0000_i1365" DrawAspect="Content" ObjectID="_1465216068" r:id="rId71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6" type="#_x0000_t75" style="width:12pt;height:16.5pt" o:ole="">
                  <v:imagedata r:id="rId714" o:title=""/>
                </v:shape>
                <o:OLEObject Type="Embed" ProgID="Equation.DSMT4" ShapeID="_x0000_i1366" DrawAspect="Content" ObjectID="_1465216069" r:id="rId71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7" type="#_x0000_t75" style="width:10pt;height:16.5pt" o:ole="">
                  <v:imagedata r:id="rId716" o:title=""/>
                </v:shape>
                <o:OLEObject Type="Embed" ProgID="Equation.DSMT4" ShapeID="_x0000_i1367" DrawAspect="Content" ObjectID="_1465216070" r:id="rId71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8" type="#_x0000_t75" style="width:182pt;height:26.5pt" o:ole="">
            <v:imagedata r:id="rId718" o:title=""/>
          </v:shape>
          <o:OLEObject Type="Embed" ProgID="Equation.DSMT4" ShapeID="_x0000_i1368" DrawAspect="Content" ObjectID="_1465216071" r:id="rId719"/>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9" type="#_x0000_t75" style="width:87.5pt;height:19.5pt" o:ole="">
            <v:imagedata r:id="rId720" o:title=""/>
          </v:shape>
          <o:OLEObject Type="Embed" ProgID="Equation.DSMT4" ShapeID="_x0000_i1369" DrawAspect="Content" ObjectID="_1465216072" r:id="rId721"/>
        </w:object>
      </w:r>
      <w:r>
        <w:t xml:space="preserve"> is the square of the fiber stretch </w:t>
      </w:r>
      <w:r w:rsidR="00AF2221" w:rsidRPr="00AF2221">
        <w:rPr>
          <w:position w:val="-12"/>
        </w:rPr>
        <w:object w:dxaOrig="279" w:dyaOrig="360" w14:anchorId="51724A14">
          <v:shape id="_x0000_i1370" type="#_x0000_t75" style="width:14pt;height:18pt" o:ole="">
            <v:imagedata r:id="rId722" o:title=""/>
          </v:shape>
          <o:OLEObject Type="Embed" ProgID="Equation.DSMT4" ShapeID="_x0000_i1370" DrawAspect="Content" ObjectID="_1465216073" r:id="rId723"/>
        </w:object>
      </w:r>
      <w:r>
        <w:t xml:space="preserve">, </w:t>
      </w:r>
      <w:r w:rsidR="00AF2221" w:rsidRPr="00AF2221">
        <w:rPr>
          <w:position w:val="-6"/>
        </w:rPr>
        <w:object w:dxaOrig="260" w:dyaOrig="279" w14:anchorId="1CD76145">
          <v:shape id="_x0000_i1371" type="#_x0000_t75" style="width:13.5pt;height:14pt" o:ole="">
            <v:imagedata r:id="rId724" o:title=""/>
          </v:shape>
          <o:OLEObject Type="Embed" ProgID="Equation.DSMT4" ShapeID="_x0000_i1371" DrawAspect="Content" ObjectID="_1465216074" r:id="rId72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2" type="#_x0000_t75" style="width:31.5pt;height:19.5pt" o:ole="">
            <v:imagedata r:id="rId726" o:title=""/>
          </v:shape>
          <o:OLEObject Type="Embed" ProgID="Equation.DSMT4" ShapeID="_x0000_i1372" DrawAspect="Content" ObjectID="_1465216075" r:id="rId727"/>
        </w:object>
      </w:r>
      <w:r>
        <w:t xml:space="preserve">, </w:t>
      </w:r>
      <w:r w:rsidR="00AF2221" w:rsidRPr="00AF2221">
        <w:rPr>
          <w:position w:val="-12"/>
        </w:rPr>
        <w:object w:dxaOrig="1340" w:dyaOrig="360" w14:anchorId="0E02DDB7">
          <v:shape id="_x0000_i1373" type="#_x0000_t75" style="width:67.5pt;height:18pt" o:ole="">
            <v:imagedata r:id="rId728" o:title=""/>
          </v:shape>
          <o:OLEObject Type="Embed" ProgID="Equation.DSMT4" ShapeID="_x0000_i1373" DrawAspect="Content" ObjectID="_1465216076" r:id="rId729"/>
        </w:object>
      </w:r>
      <w:r>
        <w:t xml:space="preserve">, and </w:t>
      </w:r>
      <w:r w:rsidR="00AF2221" w:rsidRPr="00AF2221">
        <w:rPr>
          <w:position w:val="-14"/>
        </w:rPr>
        <w:object w:dxaOrig="540" w:dyaOrig="400" w14:anchorId="51FF8A3D">
          <v:shape id="_x0000_i1374" type="#_x0000_t75" style="width:27.5pt;height:19.5pt" o:ole="">
            <v:imagedata r:id="rId730" o:title=""/>
          </v:shape>
          <o:OLEObject Type="Embed" ProgID="Equation.DSMT4" ShapeID="_x0000_i1374" DrawAspect="Content" ObjectID="_1465216077" r:id="rId73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5" type="#_x0000_t75" style="width:93.5pt;height:34pt" o:ole="">
            <v:imagedata r:id="rId732" o:title=""/>
          </v:shape>
          <o:OLEObject Type="Embed" ProgID="Equation.DSMT4" ShapeID="_x0000_i1375" DrawAspect="Content" ObjectID="_1465216078" r:id="rId733"/>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6" type="#_x0000_t75" style="width:140pt;height:31.5pt" o:ole="">
            <v:imagedata r:id="rId734" o:title=""/>
          </v:shape>
          <o:OLEObject Type="Embed" ProgID="Equation.DSMT4" ShapeID="_x0000_i1376" DrawAspect="Content" ObjectID="_1465216079" r:id="rId735"/>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7" type="#_x0000_t75" style="width:28pt;height:16.5pt" o:ole="">
            <v:imagedata r:id="rId736" o:title=""/>
          </v:shape>
          <o:OLEObject Type="Embed" ProgID="Equation.DSMT4" ShapeID="_x0000_i1377" DrawAspect="Content" ObjectID="_1465216080" r:id="rId737"/>
        </w:object>
      </w:r>
      <w:r w:rsidRPr="000230DC">
        <w:t xml:space="preserve">, </w:t>
      </w:r>
      <w:r w:rsidR="00AF2221" w:rsidRPr="00AF2221">
        <w:rPr>
          <w:position w:val="-6"/>
        </w:rPr>
        <w:object w:dxaOrig="580" w:dyaOrig="279" w14:anchorId="6CE9CE02">
          <v:shape id="_x0000_i1378" type="#_x0000_t75" style="width:29.5pt;height:14pt" o:ole="">
            <v:imagedata r:id="rId738" o:title=""/>
          </v:shape>
          <o:OLEObject Type="Embed" ProgID="Equation.DSMT4" ShapeID="_x0000_i1378" DrawAspect="Content" ObjectID="_1465216081" r:id="rId739"/>
        </w:object>
      </w:r>
      <w:r w:rsidRPr="000230DC">
        <w:t xml:space="preserve">, and </w:t>
      </w:r>
      <w:r w:rsidR="00AF2221" w:rsidRPr="00AF2221">
        <w:rPr>
          <w:position w:val="-10"/>
        </w:rPr>
        <w:object w:dxaOrig="600" w:dyaOrig="320" w14:anchorId="4FF453DB">
          <v:shape id="_x0000_i1379" type="#_x0000_t75" style="width:30pt;height:16.5pt" o:ole="">
            <v:imagedata r:id="rId740" o:title=""/>
          </v:shape>
          <o:OLEObject Type="Embed" ProgID="Equation.DSMT4" ShapeID="_x0000_i1379" DrawAspect="Content" ObjectID="_1465216082" r:id="rId741"/>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80" type="#_x0000_t75" style="width:34pt;height:14pt" o:ole="">
            <v:imagedata r:id="rId742" o:title=""/>
          </v:shape>
          <o:OLEObject Type="Embed" ProgID="Equation.DSMT4" ShapeID="_x0000_i1380" DrawAspect="Content" ObjectID="_1465216083" r:id="rId743"/>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1" type="#_x0000_t75" style="width:93.5pt;height:24pt" o:ole="">
            <v:imagedata r:id="rId744" o:title=""/>
          </v:shape>
          <o:OLEObject Type="Embed" ProgID="Equation.DSMT4" ShapeID="_x0000_i1381" DrawAspect="Content" ObjectID="_1465216084" r:id="rId745"/>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2" type="#_x0000_t75" style="width:30pt;height:16.5pt" o:ole="">
            <v:imagedata r:id="rId746" o:title=""/>
          </v:shape>
          <o:OLEObject Type="Embed" ProgID="Equation.DSMT4" ShapeID="_x0000_i1382" DrawAspect="Content" ObjectID="_1465216085" r:id="rId747"/>
        </w:object>
      </w:r>
      <w:r w:rsidRPr="0097532C">
        <w:t>, the fiber modulus is zero at the strain origin (</w:t>
      </w:r>
      <w:r w:rsidR="00AF2221" w:rsidRPr="00AF2221">
        <w:rPr>
          <w:position w:val="-12"/>
        </w:rPr>
        <w:object w:dxaOrig="600" w:dyaOrig="360" w14:anchorId="6AD47E6F">
          <v:shape id="_x0000_i1383" type="#_x0000_t75" style="width:30pt;height:18pt" o:ole="">
            <v:imagedata r:id="rId748" o:title=""/>
          </v:shape>
          <o:OLEObject Type="Embed" ProgID="Equation.DSMT4" ShapeID="_x0000_i1383" DrawAspect="Content" ObjectID="_1465216086" r:id="rId749"/>
        </w:object>
      </w:r>
      <w:r w:rsidRPr="0097532C">
        <w:t xml:space="preserve">).  Therefore, use </w:t>
      </w:r>
      <w:r w:rsidR="00AF2221" w:rsidRPr="00AF2221">
        <w:rPr>
          <w:position w:val="-10"/>
        </w:rPr>
        <w:object w:dxaOrig="600" w:dyaOrig="320" w14:anchorId="33E93AEB">
          <v:shape id="_x0000_i1384" type="#_x0000_t75" style="width:30pt;height:16.5pt" o:ole="">
            <v:imagedata r:id="rId750" o:title=""/>
          </v:shape>
          <o:OLEObject Type="Embed" ProgID="Equation.DSMT4" ShapeID="_x0000_i1384" DrawAspect="Content" ObjectID="_1465216087" r:id="rId751"/>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5" type="#_x0000_t75" style="width:104pt;height:22pt" o:ole="">
            <v:imagedata r:id="rId752" o:title=""/>
          </v:shape>
          <o:OLEObject Type="Embed" ProgID="Equation.DSMT4" ShapeID="_x0000_i1385" DrawAspect="Content" ObjectID="_1465216088" r:id="rId75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528" w:name="_Toc391473008"/>
      <w:r>
        <w:t>Spherical</w:t>
      </w:r>
      <w:r w:rsidRPr="0097532C">
        <w:t xml:space="preserve"> Fiber Distribution</w:t>
      </w:r>
      <w:r>
        <w:t xml:space="preserve"> from Solid-Bound Molecule</w:t>
      </w:r>
      <w:bookmarkEnd w:id="528"/>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6" type="#_x0000_t75" style="width:12pt;height:10.5pt" o:ole="">
                  <v:imagedata r:id="rId754" o:title=""/>
                </v:shape>
                <o:OLEObject Type="Embed" ProgID="Equation.DSMT4" ShapeID="_x0000_i1386" DrawAspect="Content" ObjectID="_1465216089" r:id="rId75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7" type="#_x0000_t75" style="width:12pt;height:16.5pt" o:ole="">
                  <v:imagedata r:id="rId756" o:title=""/>
                </v:shape>
                <o:OLEObject Type="Embed" ProgID="Equation.DSMT4" ShapeID="_x0000_i1387" DrawAspect="Content" ObjectID="_1465216090" r:id="rId75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8" o:title=""/>
                </v:shape>
                <o:OLEObject Type="Embed" ProgID="Equation.DSMT4" ShapeID="_x0000_i1388" DrawAspect="Content" ObjectID="_1465216091" r:id="rId75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0" o:title=""/>
                </v:shape>
                <o:OLEObject Type="Embed" ProgID="Equation.DSMT4" ShapeID="_x0000_i1389" DrawAspect="Content" ObjectID="_1465216092" r:id="rId76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465216093" r:id="rId76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4" o:title=""/>
                </v:shape>
                <o:OLEObject Type="Embed" ProgID="Equation.DSMT4" ShapeID="_x0000_i1391" DrawAspect="Content" ObjectID="_1465216094" r:id="rId76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6" o:title=""/>
          </v:shape>
          <o:OLEObject Type="Embed" ProgID="Equation.DSMT4" ShapeID="_x0000_i1392" DrawAspect="Content" ObjectID="_1465216095"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8" o:title=""/>
          </v:shape>
          <o:OLEObject Type="Embed" ProgID="Equation.DSMT4" ShapeID="_x0000_i1393" DrawAspect="Content" ObjectID="_1465216096"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465216097" r:id="rId771"/>
        </w:object>
      </w:r>
      <w:r>
        <w:t xml:space="preserve">, </w:t>
      </w:r>
      <w:r w:rsidR="00AF2221" w:rsidRPr="00AF2221">
        <w:rPr>
          <w:position w:val="-6"/>
        </w:rPr>
        <w:object w:dxaOrig="260" w:dyaOrig="279" w14:anchorId="77675221">
          <v:shape id="_x0000_i1395" type="#_x0000_t75" style="width:13.5pt;height:14pt" o:ole="">
            <v:imagedata r:id="rId772" o:title=""/>
          </v:shape>
          <o:OLEObject Type="Embed" ProgID="Equation.DSMT4" ShapeID="_x0000_i1395" DrawAspect="Content" ObjectID="_1465216098"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4" o:title=""/>
          </v:shape>
          <o:OLEObject Type="Embed" ProgID="Equation.DSMT4" ShapeID="_x0000_i1396" DrawAspect="Content" ObjectID="_1465216099" r:id="rId775"/>
        </w:object>
      </w:r>
      <w:r>
        <w:t xml:space="preserve">, </w:t>
      </w:r>
      <w:r w:rsidR="00AF2221" w:rsidRPr="00AF2221">
        <w:rPr>
          <w:position w:val="-12"/>
        </w:rPr>
        <w:object w:dxaOrig="1340" w:dyaOrig="360" w14:anchorId="7DD5CC4C">
          <v:shape id="_x0000_i1397" type="#_x0000_t75" style="width:67.5pt;height:18pt" o:ole="">
            <v:imagedata r:id="rId776" o:title=""/>
          </v:shape>
          <o:OLEObject Type="Embed" ProgID="Equation.DSMT4" ShapeID="_x0000_i1397" DrawAspect="Content" ObjectID="_1465216100" r:id="rId777"/>
        </w:object>
      </w:r>
      <w:r>
        <w:t xml:space="preserve">, and </w:t>
      </w:r>
      <w:r w:rsidR="00AF2221" w:rsidRPr="00AF2221">
        <w:rPr>
          <w:position w:val="-14"/>
        </w:rPr>
        <w:object w:dxaOrig="540" w:dyaOrig="400" w14:anchorId="54B23BD8">
          <v:shape id="_x0000_i1398" type="#_x0000_t75" style="width:27.5pt;height:19.5pt" o:ole="">
            <v:imagedata r:id="rId778" o:title=""/>
          </v:shape>
          <o:OLEObject Type="Embed" ProgID="Equation.DSMT4" ShapeID="_x0000_i1398" DrawAspect="Content" ObjectID="_1465216101"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0" o:title=""/>
          </v:shape>
          <o:OLEObject Type="Embed" ProgID="Equation.DSMT4" ShapeID="_x0000_i1399" DrawAspect="Content" ObjectID="_1465216102" r:id="rId78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2" o:title=""/>
          </v:shape>
          <o:OLEObject Type="Embed" ProgID="Equation.DSMT4" ShapeID="_x0000_i1400" DrawAspect="Content" ObjectID="_1465216103" r:id="rId783"/>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84" o:title=""/>
          </v:shape>
          <o:OLEObject Type="Embed" ProgID="Equation.DSMT4" ShapeID="_x0000_i1401" DrawAspect="Content" ObjectID="_1465216104" r:id="rId785"/>
        </w:object>
      </w:r>
      <w:r w:rsidRPr="000230DC">
        <w:t xml:space="preserve">, </w:t>
      </w:r>
      <w:r w:rsidR="00AF2221" w:rsidRPr="00AF2221">
        <w:rPr>
          <w:position w:val="-6"/>
        </w:rPr>
        <w:object w:dxaOrig="580" w:dyaOrig="279" w14:anchorId="579CA8F9">
          <v:shape id="_x0000_i1402" type="#_x0000_t75" style="width:29.5pt;height:14pt" o:ole="">
            <v:imagedata r:id="rId786" o:title=""/>
          </v:shape>
          <o:OLEObject Type="Embed" ProgID="Equation.DSMT4" ShapeID="_x0000_i1402" DrawAspect="Content" ObjectID="_1465216105" r:id="rId787"/>
        </w:object>
      </w:r>
      <w:r w:rsidRPr="000230DC">
        <w:t xml:space="preserve">, and </w:t>
      </w:r>
      <w:r w:rsidR="00AF2221" w:rsidRPr="00AF2221">
        <w:rPr>
          <w:position w:val="-10"/>
        </w:rPr>
        <w:object w:dxaOrig="600" w:dyaOrig="320" w14:anchorId="0CB1E6BE">
          <v:shape id="_x0000_i1403" type="#_x0000_t75" style="width:30pt;height:16.5pt" o:ole="">
            <v:imagedata r:id="rId788" o:title=""/>
          </v:shape>
          <o:OLEObject Type="Embed" ProgID="Equation.DSMT4" ShapeID="_x0000_i1403" DrawAspect="Content" ObjectID="_1465216106"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0" o:title=""/>
          </v:shape>
          <o:OLEObject Type="Embed" ProgID="Equation.DSMT4" ShapeID="_x0000_i1404" DrawAspect="Content" ObjectID="_1465216107"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2" o:title=""/>
          </v:shape>
          <o:OLEObject Type="Embed" ProgID="Equation.DSMT4" ShapeID="_x0000_i1405" DrawAspect="Content" ObjectID="_1465216108" r:id="rId793"/>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465216109"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465216110" r:id="rId797"/>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529" w:author="Gerard" w:date="2014-06-20T17:32:00Z">
        <w:r w:rsidR="00976D6B">
          <w:t>3.5.3</w:t>
        </w:r>
      </w:ins>
      <w:del w:id="530" w:author="Gerard" w:date="2014-06-20T17:32:00Z">
        <w:r w:rsidR="00873D59" w:rsidDel="00976D6B">
          <w:delText>3.12.3</w:delText>
        </w:r>
      </w:del>
      <w:r>
        <w:fldChar w:fldCharType="end"/>
      </w:r>
      <w:r>
        <w:t xml:space="preserve">) and must be included in the multiphasic mixture using </w:t>
      </w:r>
      <w:r>
        <w:lastRenderedPageBreak/>
        <w:t xml:space="preserve">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8" o:title=""/>
          </v:shape>
          <o:OLEObject Type="Embed" ProgID="Equation.DSMT4" ShapeID="_x0000_i1408" DrawAspect="Content" ObjectID="_1465216111"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0" o:title=""/>
          </v:shape>
          <o:OLEObject Type="Embed" ProgID="Equation.DSMT4" ShapeID="_x0000_i1409" DrawAspect="Content" ObjectID="_1465216112"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2" o:title=""/>
          </v:shape>
          <o:OLEObject Type="Embed" ProgID="Equation.DSMT4" ShapeID="_x0000_i1410" DrawAspect="Content" ObjectID="_1465216113"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465216114"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6" o:title=""/>
          </v:shape>
          <o:OLEObject Type="Embed" ProgID="Equation.DSMT4" ShapeID="_x0000_i1412" DrawAspect="Content" ObjectID="_1465216115"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8" o:title=""/>
          </v:shape>
          <o:OLEObject Type="Embed" ProgID="Equation.DSMT4" ShapeID="_x0000_i1413" DrawAspect="Content" ObjectID="_1465216116" r:id="rId809"/>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10" o:title=""/>
          </v:shape>
          <o:OLEObject Type="Embed" ProgID="Equation.DSMT4" ShapeID="_x0000_i1414" DrawAspect="Content" ObjectID="_1465216117"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465216118" r:id="rId813"/>
        </w:object>
      </w:r>
      <w:r w:rsidRPr="0097532C">
        <w:t xml:space="preserve">).  Therefore, use </w:t>
      </w:r>
      <w:r w:rsidR="00AF2221" w:rsidRPr="00AF2221">
        <w:rPr>
          <w:position w:val="-10"/>
        </w:rPr>
        <w:object w:dxaOrig="600" w:dyaOrig="320" w14:anchorId="226E006D">
          <v:shape id="_x0000_i1416" type="#_x0000_t75" style="width:30pt;height:16.5pt" o:ole="">
            <v:imagedata r:id="rId814" o:title=""/>
          </v:shape>
          <o:OLEObject Type="Embed" ProgID="Equation.DSMT4" ShapeID="_x0000_i1416" DrawAspect="Content" ObjectID="_1465216119"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465216120"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531" w:name="_Toc391473009"/>
      <w:r>
        <w:lastRenderedPageBreak/>
        <w:t>Coupled Transversely Isotropic Mooney-Rivlin</w:t>
      </w:r>
      <w:bookmarkEnd w:id="531"/>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8" o:title=""/>
          </v:shape>
          <o:OLEObject Type="Embed" ProgID="Equation.DSMT4" ShapeID="_x0000_i1418" DrawAspect="Content" ObjectID="_1465216121"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0" o:title=""/>
          </v:shape>
          <o:OLEObject Type="Embed" ProgID="Equation.DSMT4" ShapeID="_x0000_i1419" DrawAspect="Content" ObjectID="_1465216122"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2" o:title=""/>
          </v:shape>
          <o:OLEObject Type="Embed" ProgID="Equation.DSMT4" ShapeID="_x0000_i1420" DrawAspect="Content" ObjectID="_1465216123" r:id="rId823"/>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465216124"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532" w:name="_Toc391473010"/>
      <w:r>
        <w:lastRenderedPageBreak/>
        <w:t>Coupled Transversely Isotropic Veronda-Westmann</w:t>
      </w:r>
      <w:bookmarkEnd w:id="532"/>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6" o:title=""/>
          </v:shape>
          <o:OLEObject Type="Embed" ProgID="Equation.DSMT4" ShapeID="_x0000_i1422" DrawAspect="Content" ObjectID="_1465216125"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8" o:title=""/>
          </v:shape>
          <o:OLEObject Type="Embed" ProgID="Equation.DSMT4" ShapeID="_x0000_i1423" DrawAspect="Content" ObjectID="_1465216126"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0" o:title=""/>
          </v:shape>
          <o:OLEObject Type="Embed" ProgID="Equation.DSMT4" ShapeID="_x0000_i1424" DrawAspect="Content" ObjectID="_1465216127" r:id="rId831"/>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465216128"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533" w:name="_Toc391473011"/>
      <w:r w:rsidRPr="005A3C4B">
        <w:lastRenderedPageBreak/>
        <w:t>Viscoelastic Solids</w:t>
      </w:r>
      <w:bookmarkEnd w:id="533"/>
    </w:p>
    <w:p w14:paraId="059EB5C5" w14:textId="77777777" w:rsidR="006A0BC1" w:rsidRPr="0097532C" w:rsidRDefault="0095496A" w:rsidP="006A0BC1">
      <w:pPr>
        <w:pStyle w:val="Heading3"/>
      </w:pPr>
      <w:bookmarkStart w:id="534" w:name="_Toc391473012"/>
      <w:r>
        <w:t>Uncoupled</w:t>
      </w:r>
      <w:r w:rsidR="006A0BC1" w:rsidRPr="0097532C">
        <w:t xml:space="preserve"> Viscoelastic Materials</w:t>
      </w:r>
      <w:bookmarkEnd w:id="534"/>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976D6B">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4" o:title=""/>
          </v:shape>
          <o:OLEObject Type="Embed" ProgID="Equation.DSMT4" ShapeID="_x0000_i1426" DrawAspect="Content" ObjectID="_1465216129"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465216130" r:id="rId837"/>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38" o:title=""/>
          </v:shape>
          <o:OLEObject Type="Embed" ProgID="Equation.DSMT4" ShapeID="_x0000_i1428" DrawAspect="Content" ObjectID="_1465216131" r:id="rId839"/>
        </w:object>
      </w:r>
      <w:r w:rsidR="00AF2221" w:rsidRPr="00AF2221">
        <w:rPr>
          <w:position w:val="-6"/>
        </w:rPr>
        <w:object w:dxaOrig="279" w:dyaOrig="340" w14:anchorId="3C0348C3">
          <v:shape id="_x0000_i1429" type="#_x0000_t75" style="width:14pt;height:16.5pt" o:ole="">
            <v:imagedata r:id="rId840" o:title=""/>
          </v:shape>
          <o:OLEObject Type="Embed" ProgID="Equation.DSMT4" ShapeID="_x0000_i1429" DrawAspect="Content" ObjectID="_1465216132" r:id="rId841"/>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2" o:title=""/>
          </v:shape>
          <o:OLEObject Type="Embed" ProgID="Equation.DSMT4" ShapeID="_x0000_i1430" DrawAspect="Content" ObjectID="_1465216133" r:id="rId843"/>
        </w:object>
      </w:r>
      <w:r w:rsidRPr="00690318">
        <w:t xml:space="preserve"> (see Section </w:t>
      </w:r>
      <w:r w:rsidRPr="00690318">
        <w:fldChar w:fldCharType="begin"/>
      </w:r>
      <w:r w:rsidRPr="00690318">
        <w:instrText xml:space="preserve"> REF _Ref167375095 \r \h </w:instrText>
      </w:r>
      <w:r w:rsidRPr="00690318">
        <w:fldChar w:fldCharType="separate"/>
      </w:r>
      <w:r w:rsidR="00976D6B">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4" o:title=""/>
          </v:shape>
          <o:OLEObject Type="Embed" ProgID="Equation.DSMT4" ShapeID="_x0000_i1431" DrawAspect="Content" ObjectID="_1465216134" r:id="rId845"/>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46" o:title=""/>
          </v:shape>
          <o:OLEObject Type="Embed" ProgID="Equation.DSMT4" ShapeID="_x0000_i1432" DrawAspect="Content" ObjectID="_1465216135" r:id="rId847"/>
        </w:object>
      </w:r>
      <w:r w:rsidRPr="00690318">
        <w:t xml:space="preserve"> and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465216136" r:id="rId8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50" o:title=""/>
          </v:shape>
          <o:OLEObject Type="Embed" ProgID="Equation.DSMT4" ShapeID="_x0000_i1434" DrawAspect="Content" ObjectID="_1465216137" r:id="rId851"/>
        </w:object>
      </w:r>
      <w:r w:rsidRPr="00690318">
        <w:t xml:space="preserve">, </w:t>
      </w:r>
      <w:r w:rsidR="00AF2221" w:rsidRPr="00AF2221">
        <w:rPr>
          <w:position w:val="-12"/>
        </w:rPr>
        <w:object w:dxaOrig="260" w:dyaOrig="360" w14:anchorId="516379CE">
          <v:shape id="_x0000_i1435" type="#_x0000_t75" style="width:13.5pt;height:18pt" o:ole="">
            <v:imagedata r:id="rId852" o:title=""/>
          </v:shape>
          <o:OLEObject Type="Embed" ProgID="Equation.DSMT4" ShapeID="_x0000_i1435" DrawAspect="Content" ObjectID="_1465216138"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465216139" r:id="rId855"/>
        </w:object>
      </w:r>
      <w:r w:rsidRPr="00690318">
        <w:t xml:space="preserve"> and </w:t>
      </w:r>
      <w:r w:rsidR="00AF2221" w:rsidRPr="00AF2221">
        <w:rPr>
          <w:position w:val="-12"/>
        </w:rPr>
        <w:object w:dxaOrig="260" w:dyaOrig="360" w14:anchorId="73073A71">
          <v:shape id="_x0000_i1437" type="#_x0000_t75" style="width:13.5pt;height:18pt" o:ole="">
            <v:imagedata r:id="rId856" o:title=""/>
          </v:shape>
          <o:OLEObject Type="Embed" ProgID="Equation.DSMT4" ShapeID="_x0000_i1437" DrawAspect="Content" ObjectID="_1465216140" r:id="rId85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976D6B">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535" w:name="_Toc337555811"/>
      <w:bookmarkStart w:id="536" w:name="_Toc350247046"/>
      <w:bookmarkStart w:id="537" w:name="_Toc350354932"/>
      <w:bookmarkStart w:id="538" w:name="_Toc350439890"/>
      <w:bookmarkStart w:id="539" w:name="_Toc352596296"/>
      <w:bookmarkStart w:id="540" w:name="_Toc363725069"/>
      <w:bookmarkStart w:id="541" w:name="_Toc337555812"/>
      <w:bookmarkStart w:id="542" w:name="_Toc350247047"/>
      <w:bookmarkStart w:id="543" w:name="_Toc350354933"/>
      <w:bookmarkStart w:id="544" w:name="_Toc350439891"/>
      <w:bookmarkStart w:id="545" w:name="_Toc352596297"/>
      <w:bookmarkStart w:id="546" w:name="_Toc363725070"/>
      <w:bookmarkStart w:id="547" w:name="_Toc200951632"/>
      <w:bookmarkStart w:id="548" w:name="_Toc391473013"/>
      <w:bookmarkEnd w:id="535"/>
      <w:bookmarkEnd w:id="536"/>
      <w:bookmarkEnd w:id="537"/>
      <w:bookmarkEnd w:id="538"/>
      <w:bookmarkEnd w:id="539"/>
      <w:bookmarkEnd w:id="540"/>
      <w:bookmarkEnd w:id="541"/>
      <w:bookmarkEnd w:id="542"/>
      <w:bookmarkEnd w:id="543"/>
      <w:bookmarkEnd w:id="544"/>
      <w:bookmarkEnd w:id="545"/>
      <w:bookmarkEnd w:id="546"/>
      <w:r w:rsidRPr="00690318">
        <w:lastRenderedPageBreak/>
        <w:t>Compressible Viscoelastic Materials</w:t>
      </w:r>
      <w:bookmarkEnd w:id="547"/>
      <w:bookmarkEnd w:id="548"/>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8" o:title=""/>
          </v:shape>
          <o:OLEObject Type="Embed" ProgID="Equation.DSMT4" ShapeID="_x0000_i1438" DrawAspect="Content" ObjectID="_1465216141" r:id="rId859"/>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60" o:title=""/>
          </v:shape>
          <o:OLEObject Type="Embed" ProgID="Equation.DSMT4" ShapeID="_x0000_i1439" DrawAspect="Content" ObjectID="_1465216142"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2" o:title=""/>
          </v:shape>
          <o:OLEObject Type="Embed" ProgID="Equation.DSMT4" ShapeID="_x0000_i1440" DrawAspect="Content" ObjectID="_1465216143" r:id="rId863"/>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64" o:title=""/>
          </v:shape>
          <o:OLEObject Type="Embed" ProgID="Equation.DSMT4" ShapeID="_x0000_i1441" DrawAspect="Content" ObjectID="_1465216144" r:id="rId865"/>
        </w:object>
      </w:r>
      <w:r w:rsidRPr="00690318">
        <w:t xml:space="preserve"> and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465216145" r:id="rId867"/>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68" o:title=""/>
          </v:shape>
          <o:OLEObject Type="Embed" ProgID="Equation.DSMT4" ShapeID="_x0000_i1443" DrawAspect="Content" ObjectID="_1465216146" r:id="rId869"/>
        </w:object>
      </w:r>
      <w:r w:rsidRPr="00690318">
        <w:t xml:space="preserve">, </w:t>
      </w:r>
      <w:r w:rsidR="00AF2221" w:rsidRPr="00AF2221">
        <w:rPr>
          <w:position w:val="-12"/>
        </w:rPr>
        <w:object w:dxaOrig="260" w:dyaOrig="360" w14:anchorId="172B2CD5">
          <v:shape id="_x0000_i1444" type="#_x0000_t75" style="width:13.5pt;height:18pt" o:ole="">
            <v:imagedata r:id="rId870" o:title=""/>
          </v:shape>
          <o:OLEObject Type="Embed" ProgID="Equation.DSMT4" ShapeID="_x0000_i1444" DrawAspect="Content" ObjectID="_1465216147"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465216148" r:id="rId873"/>
        </w:object>
      </w:r>
      <w:r w:rsidRPr="00690318">
        <w:t xml:space="preserve"> and </w:t>
      </w:r>
      <w:r w:rsidR="00AF2221" w:rsidRPr="00AF2221">
        <w:rPr>
          <w:position w:val="-12"/>
        </w:rPr>
        <w:object w:dxaOrig="260" w:dyaOrig="360" w14:anchorId="0673B6FA">
          <v:shape id="_x0000_i1446" type="#_x0000_t75" style="width:13.5pt;height:18pt" o:ole="">
            <v:imagedata r:id="rId874" o:title=""/>
          </v:shape>
          <o:OLEObject Type="Embed" ProgID="Equation.DSMT4" ShapeID="_x0000_i1446" DrawAspect="Content" ObjectID="_1465216149" r:id="rId87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976D6B">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549" w:name="_Toc200951633"/>
      <w:bookmarkStart w:id="550" w:name="_Toc391473014"/>
      <w:r w:rsidRPr="00690318">
        <w:t>Multigeneration Solids</w:t>
      </w:r>
      <w:bookmarkEnd w:id="549"/>
      <w:bookmarkEnd w:id="550"/>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6" o:title=""/>
          </v:shape>
          <o:OLEObject Type="Embed" ProgID="Equation.DSMT4" ShapeID="_x0000_i1447" DrawAspect="Content" ObjectID="_1465216150" r:id="rId877"/>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8" o:title=""/>
          </v:shape>
          <o:OLEObject Type="Embed" ProgID="Equation.DSMT4" ShapeID="_x0000_i1448" DrawAspect="Content" ObjectID="_1465216151" r:id="rId879"/>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0" o:title=""/>
          </v:shape>
          <o:OLEObject Type="Embed" ProgID="Equation.DSMT4" ShapeID="_x0000_i1449" DrawAspect="Content" ObjectID="_1465216152" r:id="rId881"/>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82" o:title=""/>
          </v:shape>
          <o:OLEObject Type="Embed" ProgID="Equation.DSMT4" ShapeID="_x0000_i1450" DrawAspect="Content" ObjectID="_1465216153"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465216154" r:id="rId885"/>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86" o:title=""/>
          </v:shape>
          <o:OLEObject Type="Embed" ProgID="Equation.DSMT4" ShapeID="_x0000_i1452" DrawAspect="Content" ObjectID="_1465216155" r:id="rId887"/>
        </w:object>
      </w:r>
      <w:r w:rsidRPr="00690318">
        <w:t>.  The first generation (</w:t>
      </w:r>
      <w:r w:rsidR="00AF2221" w:rsidRPr="00AF2221">
        <w:rPr>
          <w:position w:val="-10"/>
        </w:rPr>
        <w:object w:dxaOrig="520" w:dyaOrig="320" w14:anchorId="043F4CD4">
          <v:shape id="_x0000_i1453" type="#_x0000_t75" style="width:26.5pt;height:16.5pt" o:ole="">
            <v:imagedata r:id="rId888" o:title=""/>
          </v:shape>
          <o:OLEObject Type="Embed" ProgID="Equation.DSMT4" ShapeID="_x0000_i1453" DrawAspect="Content" ObjectID="_1465216156" r:id="rId889"/>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90" o:title=""/>
          </v:shape>
          <o:OLEObject Type="Embed" ProgID="Equation.DSMT4" ShapeID="_x0000_i1454" DrawAspect="Content" ObjectID="_1465216157" r:id="rId891"/>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2" o:title=""/>
          </v:shape>
          <o:OLEObject Type="Embed" ProgID="Equation.DSMT4" ShapeID="_x0000_i1455" DrawAspect="Content" ObjectID="_1465216158"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465216159" r:id="rId895"/>
        </w:object>
      </w:r>
      <w:r w:rsidRPr="00690318">
        <w:t xml:space="preserve"> is equivalent to </w:t>
      </w:r>
      <w:r w:rsidR="00AF2221" w:rsidRPr="00AF2221">
        <w:rPr>
          <w:position w:val="-10"/>
        </w:rPr>
        <w:object w:dxaOrig="1080" w:dyaOrig="340" w14:anchorId="503A537D">
          <v:shape id="_x0000_i1457" type="#_x0000_t75" style="width:54pt;height:16.5pt" o:ole="">
            <v:imagedata r:id="rId896" o:title=""/>
          </v:shape>
          <o:OLEObject Type="Embed" ProgID="Equation.DSMT4" ShapeID="_x0000_i1457" DrawAspect="Content" ObjectID="_1465216160" r:id="rId897"/>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8" o:title=""/>
          </v:shape>
          <o:OLEObject Type="Embed" ProgID="Equation.DSMT4" ShapeID="_x0000_i1458" DrawAspect="Content" ObjectID="_1465216161" r:id="rId899"/>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0" o:title=""/>
          </v:shape>
          <o:OLEObject Type="Embed" ProgID="Equation.DSMT4" ShapeID="_x0000_i1459" DrawAspect="Content" ObjectID="_1465216162" r:id="rId901"/>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465216163" r:id="rId903"/>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4" o:title=""/>
          </v:shape>
          <o:OLEObject Type="Embed" ProgID="Equation.DSMT4" ShapeID="_x0000_i1461" DrawAspect="Content" ObjectID="_1465216164" r:id="rId905"/>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465216165" r:id="rId907"/>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8" o:title=""/>
          </v:shape>
          <o:OLEObject Type="Embed" ProgID="Equation.DSMT4" ShapeID="_x0000_i1463" DrawAspect="Content" ObjectID="_1465216166" r:id="rId909"/>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10" o:title=""/>
          </v:shape>
          <o:OLEObject Type="Embed" ProgID="Equation.DSMT4" ShapeID="_x0000_i1464" DrawAspect="Content" ObjectID="_1465216167" r:id="rId911"/>
        </w:object>
      </w:r>
      <w:r w:rsidRPr="00690318">
        <w:t xml:space="preserve">. 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465216168" r:id="rId91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4" o:title=""/>
          </v:shape>
          <o:OLEObject Type="Embed" ProgID="Equation.DSMT4" ShapeID="_x0000_i1466" DrawAspect="Content" ObjectID="_1465216169" r:id="rId915"/>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465216170"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8" o:title=""/>
          </v:shape>
          <o:OLEObject Type="Embed" ProgID="Equation.DSMT4" ShapeID="_x0000_i1468" DrawAspect="Content" ObjectID="_1465216171"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0" o:title=""/>
          </v:shape>
          <o:OLEObject Type="Embed" ProgID="Equation.DSMT4" ShapeID="_x0000_i1469" DrawAspect="Content" ObjectID="_1465216172" r:id="rId921"/>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2" o:title=""/>
          </v:shape>
          <o:OLEObject Type="Embed" ProgID="Equation.DSMT4" ShapeID="_x0000_i1470" DrawAspect="Content" ObjectID="_1465216173"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465216174" r:id="rId925"/>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465216175"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465216176"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551" w:name="_Toc200951634"/>
      <w:bookmarkStart w:id="552" w:name="_Toc391473015"/>
      <w:r w:rsidRPr="00690318">
        <w:t>General Specification of Multigeneration Solids</w:t>
      </w:r>
      <w:bookmarkEnd w:id="551"/>
      <w:bookmarkEnd w:id="552"/>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0" o:title=""/>
          </v:shape>
          <o:OLEObject Type="Embed" ProgID="Equation.DSMT4" ShapeID="_x0000_i1474" DrawAspect="Content" ObjectID="_1465216177"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553" w:name="_Ref162415183"/>
      <w:bookmarkStart w:id="554" w:name="_Toc391473016"/>
      <w:r w:rsidRPr="0097532C">
        <w:lastRenderedPageBreak/>
        <w:t>Biphasic Materials</w:t>
      </w:r>
      <w:bookmarkEnd w:id="553"/>
      <w:bookmarkEnd w:id="554"/>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33" o:title=""/>
          </v:shape>
          <o:OLEObject Type="Embed" ProgID="Equation.DSMT4" ShapeID="_x0000_i1475" DrawAspect="Content" ObjectID="_1465216178" r:id="rId934"/>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5" o:title=""/>
          </v:shape>
          <o:OLEObject Type="Embed" ProgID="Equation.DSMT4" ShapeID="_x0000_i1476" DrawAspect="Content" ObjectID="_1465216179"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7" o:title=""/>
          </v:shape>
          <o:OLEObject Type="Embed" ProgID="Equation.DSMT4" ShapeID="_x0000_i1477" DrawAspect="Content" ObjectID="_1465216180" r:id="rId938"/>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39" o:title=""/>
          </v:shape>
          <o:OLEObject Type="Embed" ProgID="Equation.DSMT4" ShapeID="_x0000_i1478" DrawAspect="Content" ObjectID="_1465216181"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555" w:name="_Toc391473017"/>
      <w:r w:rsidRPr="0097532C">
        <w:lastRenderedPageBreak/>
        <w:t>General Specification of Biphasic Materials</w:t>
      </w:r>
      <w:bookmarkEnd w:id="555"/>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1" o:title=""/>
                </v:shape>
                <o:OLEObject Type="Embed" ProgID="Equation.DSMT4" ShapeID="_x0000_i1479" DrawAspect="Content" ObjectID="_1465216182" r:id="rId942"/>
              </w:object>
            </w:r>
            <w:r w:rsidRPr="000B272C">
              <w:t xml:space="preserve"> in the reference configuration (</w:t>
            </w:r>
            <w:r w:rsidRPr="00AF2221">
              <w:rPr>
                <w:position w:val="-12"/>
              </w:rPr>
              <w:object w:dxaOrig="980" w:dyaOrig="380" w14:anchorId="4E4E93BE">
                <v:shape id="_x0000_i1480" type="#_x0000_t75" style="width:49.5pt;height:19.5pt" o:ole="">
                  <v:imagedata r:id="rId943" o:title=""/>
                </v:shape>
                <o:OLEObject Type="Embed" ProgID="Equation.DSMT4" ShapeID="_x0000_i1480" DrawAspect="Content" ObjectID="_1465216183" r:id="rId944"/>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5" o:title=""/>
                </v:shape>
                <o:OLEObject Type="Embed" ProgID="Equation.DSMT4" ShapeID="_x0000_i1481" DrawAspect="Content" ObjectID="_1465216184" r:id="rId946"/>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47" o:title=""/>
          </v:shape>
          <o:OLEObject Type="Embed" ProgID="Equation.DSMT4" ShapeID="_x0000_i1482" DrawAspect="Content" ObjectID="_1465216185"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556" w:name="_Ref162413399"/>
      <w:bookmarkStart w:id="557" w:name="_Toc391473018"/>
      <w:r w:rsidRPr="0097532C">
        <w:lastRenderedPageBreak/>
        <w:t>Permeability Materials</w:t>
      </w:r>
      <w:bookmarkEnd w:id="556"/>
      <w:bookmarkEnd w:id="557"/>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558" w:name="_Ref288636620"/>
      <w:bookmarkStart w:id="559" w:name="_Toc391473019"/>
      <w:r>
        <w:lastRenderedPageBreak/>
        <w:t>Constant Isotropic Permeability</w:t>
      </w:r>
      <w:bookmarkEnd w:id="558"/>
      <w:bookmarkEnd w:id="559"/>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49" o:title=""/>
          </v:shape>
          <o:OLEObject Type="Embed" ProgID="Equation.DSMT4" ShapeID="_x0000_i1483" DrawAspect="Content" ObjectID="_1465216186"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465216187"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560" w:name="_Toc391473020"/>
      <w:r>
        <w:lastRenderedPageBreak/>
        <w:t>Holmes-Mow</w:t>
      </w:r>
      <w:bookmarkEnd w:id="560"/>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3" o:title=""/>
                </v:shape>
                <o:OLEObject Type="Embed" ProgID="Equation.DSMT4" ShapeID="_x0000_i1485" DrawAspect="Content" ObjectID="_1465216188" r:id="rId954"/>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5" o:title=""/>
                </v:shape>
                <o:OLEObject Type="Embed" ProgID="Equation.DSMT4" ShapeID="_x0000_i1486" DrawAspect="Content" ObjectID="_1465216189" r:id="rId956"/>
              </w:object>
            </w:r>
            <w:r w:rsidDel="00C526D6">
              <w:t xml:space="preserve"> (</w:t>
            </w:r>
            <w:r w:rsidRPr="00AF2221">
              <w:rPr>
                <w:position w:val="-6"/>
              </w:rPr>
              <w:object w:dxaOrig="680" w:dyaOrig="279" w14:anchorId="1B686960">
                <v:shape id="_x0000_i1487" type="#_x0000_t75" style="width:34pt;height:14pt" o:ole="">
                  <v:imagedata r:id="rId957" o:title=""/>
                </v:shape>
                <o:OLEObject Type="Embed" ProgID="Equation.DSMT4" ShapeID="_x0000_i1487" DrawAspect="Content" ObjectID="_1465216190" r:id="rId958"/>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59" o:title=""/>
                </v:shape>
                <o:OLEObject Type="Embed" ProgID="Equation.DSMT4" ShapeID="_x0000_i1488" DrawAspect="Content" ObjectID="_1465216191" r:id="rId960"/>
              </w:object>
            </w:r>
            <w:r>
              <w:t xml:space="preserve"> </w:t>
            </w:r>
            <w:r w:rsidRPr="00AF2221">
              <w:rPr>
                <w:position w:val="-14"/>
              </w:rPr>
              <w:object w:dxaOrig="780" w:dyaOrig="400" w14:anchorId="742F9DEA">
                <v:shape id="_x0000_i1489" type="#_x0000_t75" style="width:39.5pt;height:19.5pt" o:ole="">
                  <v:imagedata r:id="rId961" o:title=""/>
                </v:shape>
                <o:OLEObject Type="Embed" ProgID="Equation.DSMT4" ShapeID="_x0000_i1489" DrawAspect="Content" ObjectID="_1465216192" r:id="rId962"/>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3" o:title=""/>
          </v:shape>
          <o:OLEObject Type="Embed" ProgID="Equation.DSMT4" ShapeID="_x0000_i1490" DrawAspect="Content" ObjectID="_1465216193" r:id="rId964"/>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5" o:title=""/>
          </v:shape>
          <o:OLEObject Type="Embed" ProgID="Equation.DSMT4" ShapeID="_x0000_i1491" DrawAspect="Content" ObjectID="_1465216194" r:id="rId966"/>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465216195"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561" w:name="_Toc391473021"/>
      <w:r>
        <w:lastRenderedPageBreak/>
        <w:t>Referentially Isotropic Permeability</w:t>
      </w:r>
      <w:bookmarkEnd w:id="561"/>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69" o:title=""/>
                </v:shape>
                <o:OLEObject Type="Embed" ProgID="Equation.DSMT4" ShapeID="_x0000_i1493" DrawAspect="Content" ObjectID="_1465216196" r:id="rId970"/>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1" o:title=""/>
                </v:shape>
                <o:OLEObject Type="Embed" ProgID="Equation.DSMT4" ShapeID="_x0000_i1494" DrawAspect="Content" ObjectID="_1465216197" r:id="rId972"/>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3" o:title=""/>
                </v:shape>
                <o:OLEObject Type="Embed" ProgID="Equation.DSMT4" ShapeID="_x0000_i1495" DrawAspect="Content" ObjectID="_1465216198" r:id="rId974"/>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5" o:title=""/>
                </v:shape>
                <o:OLEObject Type="Embed" ProgID="Equation.DSMT4" ShapeID="_x0000_i1496" DrawAspect="Content" ObjectID="_1465216199" r:id="rId976"/>
              </w:object>
            </w:r>
            <w:r>
              <w:t xml:space="preserve"> (</w:t>
            </w:r>
            <w:r w:rsidRPr="00AF2221">
              <w:rPr>
                <w:position w:val="-6"/>
              </w:rPr>
              <w:object w:dxaOrig="680" w:dyaOrig="279" w14:anchorId="24D47124">
                <v:shape id="_x0000_i1497" type="#_x0000_t75" style="width:34pt;height:14pt" o:ole="">
                  <v:imagedata r:id="rId977" o:title=""/>
                </v:shape>
                <o:OLEObject Type="Embed" ProgID="Equation.DSMT4" ShapeID="_x0000_i1497" DrawAspect="Content" ObjectID="_1465216200" r:id="rId978"/>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79" o:title=""/>
                </v:shape>
                <o:OLEObject Type="Embed" ProgID="Equation.DSMT4" ShapeID="_x0000_i1498" DrawAspect="Content" ObjectID="_1465216201" r:id="rId980"/>
              </w:object>
            </w:r>
            <w:r>
              <w:t xml:space="preserve"> (</w:t>
            </w:r>
            <w:r w:rsidRPr="00AF2221">
              <w:rPr>
                <w:position w:val="-6"/>
              </w:rPr>
              <w:object w:dxaOrig="580" w:dyaOrig="279" w14:anchorId="4D40EECD">
                <v:shape id="_x0000_i1499" type="#_x0000_t75" style="width:29.5pt;height:14pt" o:ole="">
                  <v:imagedata r:id="rId981" o:title=""/>
                </v:shape>
                <o:OLEObject Type="Embed" ProgID="Equation.DSMT4" ShapeID="_x0000_i1499" DrawAspect="Content" ObjectID="_1465216202" r:id="rId982"/>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3" o:title=""/>
          </v:shape>
          <o:OLEObject Type="Embed" ProgID="Equation.DSMT4" ShapeID="_x0000_i1500" DrawAspect="Content" ObjectID="_1465216203" r:id="rId984"/>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85" o:title=""/>
          </v:shape>
          <o:OLEObject Type="Embed" ProgID="Equation.DSMT4" ShapeID="_x0000_i1501" DrawAspect="Content" ObjectID="_1465216204"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465216205" r:id="rId988"/>
        </w:object>
      </w:r>
      <w:r>
        <w:t xml:space="preserve"> where </w:t>
      </w:r>
      <w:r w:rsidR="00AF2221" w:rsidRPr="00AF2221">
        <w:rPr>
          <w:position w:val="-4"/>
        </w:rPr>
        <w:object w:dxaOrig="220" w:dyaOrig="260" w14:anchorId="36F0D9F9">
          <v:shape id="_x0000_i1503" type="#_x0000_t75" style="width:10.5pt;height:13.5pt" o:ole="">
            <v:imagedata r:id="rId989" o:title=""/>
          </v:shape>
          <o:OLEObject Type="Embed" ProgID="Equation.DSMT4" ShapeID="_x0000_i1503" DrawAspect="Content" ObjectID="_1465216206"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1" o:title=""/>
          </v:shape>
          <o:OLEObject Type="Embed" ProgID="Equation.DSMT4" ShapeID="_x0000_i1504" DrawAspect="Content" ObjectID="_1465216207"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3" o:title=""/>
          </v:shape>
          <o:OLEObject Type="Embed" ProgID="Equation.DSMT4" ShapeID="_x0000_i1505" DrawAspect="Content" ObjectID="_1465216208" r:id="rId994"/>
        </w:object>
      </w:r>
      <w:r>
        <w:t xml:space="preserve">) is isotropic and given by </w:t>
      </w:r>
      <w:r w:rsidR="00AF2221" w:rsidRPr="00AF2221">
        <w:rPr>
          <w:position w:val="-14"/>
        </w:rPr>
        <w:object w:dxaOrig="2020" w:dyaOrig="400" w14:anchorId="0B74E8DC">
          <v:shape id="_x0000_i1506" type="#_x0000_t75" style="width:101.5pt;height:19.5pt" o:ole="">
            <v:imagedata r:id="rId995" o:title=""/>
          </v:shape>
          <o:OLEObject Type="Embed" ProgID="Equation.DSMT4" ShapeID="_x0000_i1506" DrawAspect="Content" ObjectID="_1465216209"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562" w:name="_Toc391473022"/>
      <w:r>
        <w:lastRenderedPageBreak/>
        <w:t>Referentially Orthotropic Permeability</w:t>
      </w:r>
      <w:bookmarkEnd w:id="562"/>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7" o:title=""/>
                </v:shape>
                <o:OLEObject Type="Embed" ProgID="Equation.DSMT4" ShapeID="_x0000_i1507" DrawAspect="Content" ObjectID="_1465216210" r:id="rId998"/>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999" o:title=""/>
                </v:shape>
                <o:OLEObject Type="Embed" ProgID="Equation.DSMT4" ShapeID="_x0000_i1508" DrawAspect="Content" ObjectID="_1465216211" r:id="rId1000"/>
              </w:object>
            </w:r>
            <w:r>
              <w:t xml:space="preserve"> along orthogonal directions (</w:t>
            </w:r>
            <w:r w:rsidRPr="00AF2221">
              <w:rPr>
                <w:position w:val="-10"/>
              </w:rPr>
              <w:object w:dxaOrig="920" w:dyaOrig="320" w14:anchorId="4C3A766C">
                <v:shape id="_x0000_i1509" type="#_x0000_t75" style="width:45.5pt;height:16.5pt" o:ole="">
                  <v:imagedata r:id="rId1001" o:title=""/>
                </v:shape>
                <o:OLEObject Type="Embed" ProgID="Equation.DSMT4" ShapeID="_x0000_i1509" DrawAspect="Content" ObjectID="_1465216212" r:id="rId1002"/>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3" o:title=""/>
                </v:shape>
                <o:OLEObject Type="Embed" ProgID="Equation.DSMT4" ShapeID="_x0000_i1510" DrawAspect="Content" ObjectID="_1465216213" r:id="rId1004"/>
              </w:object>
            </w:r>
            <w:r>
              <w:t xml:space="preserve"> along orthogonal directions (</w:t>
            </w:r>
            <w:r w:rsidRPr="00AF2221">
              <w:rPr>
                <w:position w:val="-10"/>
              </w:rPr>
              <w:object w:dxaOrig="920" w:dyaOrig="320" w14:anchorId="18724FAB">
                <v:shape id="_x0000_i1511" type="#_x0000_t75" style="width:45.5pt;height:16.5pt" o:ole="">
                  <v:imagedata r:id="rId1005" o:title=""/>
                </v:shape>
                <o:OLEObject Type="Embed" ProgID="Equation.DSMT4" ShapeID="_x0000_i1511" DrawAspect="Content" ObjectID="_1465216214" r:id="rId1006"/>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7" o:title=""/>
                </v:shape>
                <o:OLEObject Type="Embed" ProgID="Equation.DSMT4" ShapeID="_x0000_i1512" DrawAspect="Content" ObjectID="_1465216215" r:id="rId1008"/>
              </w:object>
            </w:r>
            <w:r>
              <w:t xml:space="preserve"> (</w:t>
            </w:r>
            <w:r w:rsidRPr="00AF2221">
              <w:rPr>
                <w:position w:val="-12"/>
              </w:rPr>
              <w:object w:dxaOrig="760" w:dyaOrig="360" w14:anchorId="7D9815F0">
                <v:shape id="_x0000_i1513" type="#_x0000_t75" style="width:38pt;height:18pt" o:ole="">
                  <v:imagedata r:id="rId1009" o:title=""/>
                </v:shape>
                <o:OLEObject Type="Embed" ProgID="Equation.DSMT4" ShapeID="_x0000_i1513" DrawAspect="Content" ObjectID="_1465216216" r:id="rId1010"/>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1" o:title=""/>
                </v:shape>
                <o:OLEObject Type="Embed" ProgID="Equation.DSMT4" ShapeID="_x0000_i1514" DrawAspect="Content" ObjectID="_1465216217" r:id="rId1012"/>
              </w:object>
            </w:r>
            <w:r>
              <w:t xml:space="preserve"> (</w:t>
            </w:r>
            <w:r w:rsidRPr="00AF2221">
              <w:rPr>
                <w:position w:val="-10"/>
              </w:rPr>
              <w:object w:dxaOrig="920" w:dyaOrig="320" w14:anchorId="119646C0">
                <v:shape id="_x0000_i1515" type="#_x0000_t75" style="width:45.5pt;height:16.5pt" o:ole="">
                  <v:imagedata r:id="rId1013" o:title=""/>
                </v:shape>
                <o:OLEObject Type="Embed" ProgID="Equation.DSMT4" ShapeID="_x0000_i1515" DrawAspect="Content" ObjectID="_1465216218" r:id="rId1014"/>
              </w:object>
            </w:r>
            <w:r>
              <w:t xml:space="preserve">, </w:t>
            </w:r>
            <w:r w:rsidRPr="00AF2221">
              <w:rPr>
                <w:position w:val="-12"/>
              </w:rPr>
              <w:object w:dxaOrig="760" w:dyaOrig="360" w14:anchorId="07D5B58F">
                <v:shape id="_x0000_i1516" type="#_x0000_t75" style="width:38pt;height:18pt" o:ole="">
                  <v:imagedata r:id="rId1015" o:title=""/>
                </v:shape>
                <o:OLEObject Type="Embed" ProgID="Equation.DSMT4" ShapeID="_x0000_i1516" DrawAspect="Content" ObjectID="_1465216219" r:id="rId1016"/>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7" o:title=""/>
                </v:shape>
                <o:OLEObject Type="Embed" ProgID="Equation.DSMT4" ShapeID="_x0000_i1517" DrawAspect="Content" ObjectID="_1465216220" r:id="rId1018"/>
              </w:object>
            </w:r>
            <w:r>
              <w:t xml:space="preserve"> (</w:t>
            </w:r>
            <w:r w:rsidRPr="00AF2221">
              <w:rPr>
                <w:position w:val="-12"/>
              </w:rPr>
              <w:object w:dxaOrig="660" w:dyaOrig="360" w14:anchorId="6894CD20">
                <v:shape id="_x0000_i1518" type="#_x0000_t75" style="width:32.5pt;height:18pt" o:ole="">
                  <v:imagedata r:id="rId1019" o:title=""/>
                </v:shape>
                <o:OLEObject Type="Embed" ProgID="Equation.DSMT4" ShapeID="_x0000_i1518" DrawAspect="Content" ObjectID="_1465216221" r:id="rId1020"/>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1" o:title=""/>
                </v:shape>
                <o:OLEObject Type="Embed" ProgID="Equation.DSMT4" ShapeID="_x0000_i1519" DrawAspect="Content" ObjectID="_1465216222" r:id="rId1022"/>
              </w:object>
            </w:r>
            <w:r>
              <w:t xml:space="preserve"> (</w:t>
            </w:r>
            <w:r w:rsidRPr="00AF2221">
              <w:rPr>
                <w:position w:val="-10"/>
              </w:rPr>
              <w:object w:dxaOrig="920" w:dyaOrig="320" w14:anchorId="0F539FCB">
                <v:shape id="_x0000_i1520" type="#_x0000_t75" style="width:45.5pt;height:16.5pt" o:ole="">
                  <v:imagedata r:id="rId1023" o:title=""/>
                </v:shape>
                <o:OLEObject Type="Embed" ProgID="Equation.DSMT4" ShapeID="_x0000_i1520" DrawAspect="Content" ObjectID="_1465216223" r:id="rId1024"/>
              </w:object>
            </w:r>
            <w:r>
              <w:t xml:space="preserve">, </w:t>
            </w:r>
            <w:r w:rsidRPr="00AF2221">
              <w:rPr>
                <w:position w:val="-12"/>
              </w:rPr>
              <w:object w:dxaOrig="680" w:dyaOrig="360" w14:anchorId="3C3DBFA7">
                <v:shape id="_x0000_i1521" type="#_x0000_t75" style="width:34pt;height:18pt" o:ole="">
                  <v:imagedata r:id="rId1025" o:title=""/>
                </v:shape>
                <o:OLEObject Type="Embed" ProgID="Equation.DSMT4" ShapeID="_x0000_i1521" DrawAspect="Content" ObjectID="_1465216224" r:id="rId1026"/>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7" o:title=""/>
          </v:shape>
          <o:OLEObject Type="Embed" ProgID="Equation.DSMT4" ShapeID="_x0000_i1522" DrawAspect="Content" ObjectID="_1465216225" r:id="rId1028"/>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29" o:title=""/>
          </v:shape>
          <o:OLEObject Type="Embed" ProgID="Equation.DSMT4" ShapeID="_x0000_i1523" DrawAspect="Content" ObjectID="_1465216226" r:id="rId1030"/>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1" o:title=""/>
          </v:shape>
          <o:OLEObject Type="Embed" ProgID="Equation.DSMT4" ShapeID="_x0000_i1524" DrawAspect="Content" ObjectID="_1465216227" r:id="rId1032"/>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465216228" r:id="rId1034"/>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5" o:title=""/>
          </v:shape>
          <o:OLEObject Type="Embed" ProgID="Equation.DSMT4" ShapeID="_x0000_i1526" DrawAspect="Content" ObjectID="_1465216229"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465216230" r:id="rId1038"/>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39" o:title=""/>
          </v:shape>
          <o:OLEObject Type="Embed" ProgID="Equation.DSMT4" ShapeID="_x0000_i1528" DrawAspect="Content" ObjectID="_1465216231" r:id="rId1040"/>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1" o:title=""/>
          </v:shape>
          <o:OLEObject Type="Embed" ProgID="Equation.DSMT4" ShapeID="_x0000_i1529" DrawAspect="Content" ObjectID="_1465216232"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3" o:title=""/>
          </v:shape>
          <o:OLEObject Type="Embed" ProgID="Equation.DSMT4" ShapeID="_x0000_i1530" DrawAspect="Content" ObjectID="_1465216233" r:id="rId1044"/>
        </w:object>
      </w:r>
      <w:r>
        <w:t xml:space="preserve">) is given by </w:t>
      </w:r>
      <w:r w:rsidR="00AF2221" w:rsidRPr="00AF2221">
        <w:rPr>
          <w:position w:val="-28"/>
        </w:rPr>
        <w:object w:dxaOrig="3060" w:dyaOrig="680" w14:anchorId="3B826295">
          <v:shape id="_x0000_i1531" type="#_x0000_t75" style="width:152.5pt;height:34pt" o:ole="">
            <v:imagedata r:id="rId1045" o:title=""/>
          </v:shape>
          <o:OLEObject Type="Embed" ProgID="Equation.DSMT4" ShapeID="_x0000_i1531" DrawAspect="Content" ObjectID="_1465216234"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563" w:name="_Toc391473023"/>
      <w:r>
        <w:lastRenderedPageBreak/>
        <w:t>Referentially Transversely Isotropic Permeability</w:t>
      </w:r>
      <w:bookmarkEnd w:id="563"/>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7" o:title=""/>
                </v:shape>
                <o:OLEObject Type="Embed" ProgID="Equation.DSMT4" ShapeID="_x0000_i1532" DrawAspect="Content" ObjectID="_1465216235" r:id="rId1048"/>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49" o:title=""/>
                </v:shape>
                <o:OLEObject Type="Embed" ProgID="Equation.DSMT4" ShapeID="_x0000_i1533" DrawAspect="Content" ObjectID="_1465216236" r:id="rId1050"/>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1" o:title=""/>
                </v:shape>
                <o:OLEObject Type="Embed" ProgID="Equation.DSMT4" ShapeID="_x0000_i1534" DrawAspect="Content" ObjectID="_1465216237" r:id="rId1052"/>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3" o:title=""/>
                </v:shape>
                <o:OLEObject Type="Embed" ProgID="Equation.DSMT4" ShapeID="_x0000_i1535" DrawAspect="Content" ObjectID="_1465216238" r:id="rId1054"/>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5" o:title=""/>
                </v:shape>
                <o:OLEObject Type="Embed" ProgID="Equation.DSMT4" ShapeID="_x0000_i1536" DrawAspect="Content" ObjectID="_1465216239" r:id="rId1056"/>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7" o:title=""/>
                </v:shape>
                <o:OLEObject Type="Embed" ProgID="Equation.DSMT4" ShapeID="_x0000_i1537" DrawAspect="Content" ObjectID="_1465216240" r:id="rId1058"/>
              </w:object>
            </w:r>
            <w:r>
              <w:t xml:space="preserve"> (</w:t>
            </w:r>
            <w:r w:rsidRPr="00AF2221">
              <w:rPr>
                <w:position w:val="-12"/>
              </w:rPr>
              <w:object w:dxaOrig="760" w:dyaOrig="360" w14:anchorId="0252BE9C">
                <v:shape id="_x0000_i1538" type="#_x0000_t75" style="width:38pt;height:18pt" o:ole="">
                  <v:imagedata r:id="rId1059" o:title=""/>
                </v:shape>
                <o:OLEObject Type="Embed" ProgID="Equation.DSMT4" ShapeID="_x0000_i1538" DrawAspect="Content" ObjectID="_1465216241" r:id="rId1060"/>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1" o:title=""/>
                </v:shape>
                <o:OLEObject Type="Embed" ProgID="Equation.DSMT4" ShapeID="_x0000_i1539" DrawAspect="Content" ObjectID="_1465216242" r:id="rId1062"/>
              </w:object>
            </w:r>
            <w:r>
              <w:t xml:space="preserve"> (</w:t>
            </w:r>
            <w:r w:rsidRPr="00AF2221">
              <w:rPr>
                <w:position w:val="-12"/>
              </w:rPr>
              <w:object w:dxaOrig="780" w:dyaOrig="360" w14:anchorId="74F759DD">
                <v:shape id="_x0000_i1540" type="#_x0000_t75" style="width:39.5pt;height:18pt" o:ole="">
                  <v:imagedata r:id="rId1063" o:title=""/>
                </v:shape>
                <o:OLEObject Type="Embed" ProgID="Equation.DSMT4" ShapeID="_x0000_i1540" DrawAspect="Content" ObjectID="_1465216243" r:id="rId1064"/>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5" o:title=""/>
                </v:shape>
                <o:OLEObject Type="Embed" ProgID="Equation.DSMT4" ShapeID="_x0000_i1541" DrawAspect="Content" ObjectID="_1465216244" r:id="rId1066"/>
              </w:object>
            </w:r>
            <w:r>
              <w:t xml:space="preserve"> (</w:t>
            </w:r>
            <w:r w:rsidRPr="00AF2221">
              <w:rPr>
                <w:position w:val="-12"/>
              </w:rPr>
              <w:object w:dxaOrig="760" w:dyaOrig="360" w14:anchorId="2EF0B942">
                <v:shape id="_x0000_i1542" type="#_x0000_t75" style="width:38pt;height:18pt" o:ole="">
                  <v:imagedata r:id="rId1067" o:title=""/>
                </v:shape>
                <o:OLEObject Type="Embed" ProgID="Equation.DSMT4" ShapeID="_x0000_i1542" DrawAspect="Content" ObjectID="_1465216245" r:id="rId1068"/>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69" o:title=""/>
                </v:shape>
                <o:OLEObject Type="Embed" ProgID="Equation.DSMT4" ShapeID="_x0000_i1543" DrawAspect="Content" ObjectID="_1465216246" r:id="rId1070"/>
              </w:object>
            </w:r>
            <w:r>
              <w:t xml:space="preserve"> (</w:t>
            </w:r>
            <w:r w:rsidRPr="00AF2221">
              <w:rPr>
                <w:position w:val="-12"/>
              </w:rPr>
              <w:object w:dxaOrig="660" w:dyaOrig="360" w14:anchorId="55C36A6B">
                <v:shape id="_x0000_i1544" type="#_x0000_t75" style="width:32.5pt;height:18pt" o:ole="">
                  <v:imagedata r:id="rId1071" o:title=""/>
                </v:shape>
                <o:OLEObject Type="Embed" ProgID="Equation.DSMT4" ShapeID="_x0000_i1544" DrawAspect="Content" ObjectID="_1465216247" r:id="rId1072"/>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3" o:title=""/>
                </v:shape>
                <o:OLEObject Type="Embed" ProgID="Equation.DSMT4" ShapeID="_x0000_i1545" DrawAspect="Content" ObjectID="_1465216248" r:id="rId1074"/>
              </w:object>
            </w:r>
            <w:r>
              <w:t xml:space="preserve"> (</w:t>
            </w:r>
            <w:r w:rsidRPr="00AF2221">
              <w:rPr>
                <w:position w:val="-12"/>
              </w:rPr>
              <w:object w:dxaOrig="700" w:dyaOrig="360" w14:anchorId="6F158760">
                <v:shape id="_x0000_i1546" type="#_x0000_t75" style="width:34.5pt;height:18pt" o:ole="">
                  <v:imagedata r:id="rId1075" o:title=""/>
                </v:shape>
                <o:OLEObject Type="Embed" ProgID="Equation.DSMT4" ShapeID="_x0000_i1546" DrawAspect="Content" ObjectID="_1465216249" r:id="rId1076"/>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7" o:title=""/>
                </v:shape>
                <o:OLEObject Type="Embed" ProgID="Equation.DSMT4" ShapeID="_x0000_i1547" DrawAspect="Content" ObjectID="_1465216250" r:id="rId1078"/>
              </w:object>
            </w:r>
            <w:r>
              <w:t xml:space="preserve"> (</w:t>
            </w:r>
            <w:r w:rsidRPr="00AF2221">
              <w:rPr>
                <w:position w:val="-12"/>
              </w:rPr>
              <w:object w:dxaOrig="680" w:dyaOrig="360" w14:anchorId="0BA432B7">
                <v:shape id="_x0000_i1548" type="#_x0000_t75" style="width:34pt;height:18pt" o:ole="">
                  <v:imagedata r:id="rId1079" o:title=""/>
                </v:shape>
                <o:OLEObject Type="Embed" ProgID="Equation.DSMT4" ShapeID="_x0000_i1548" DrawAspect="Content" ObjectID="_1465216251" r:id="rId1080"/>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1" o:title=""/>
          </v:shape>
          <o:OLEObject Type="Embed" ProgID="Equation.DSMT4" ShapeID="_x0000_i1549" DrawAspect="Content" ObjectID="_1465216252" r:id="rId1082"/>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83" o:title=""/>
          </v:shape>
          <o:OLEObject Type="Embed" ProgID="Equation.DSMT4" ShapeID="_x0000_i1550" DrawAspect="Content" ObjectID="_1465216253"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465216254" r:id="rId1086"/>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7" o:title=""/>
          </v:shape>
          <o:OLEObject Type="Embed" ProgID="Equation.DSMT4" ShapeID="_x0000_i1552" DrawAspect="Content" ObjectID="_1465216255"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89" o:title=""/>
          </v:shape>
          <o:OLEObject Type="Embed" ProgID="Equation.DSMT4" ShapeID="_x0000_i1553" DrawAspect="Content" ObjectID="_1465216256"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465216257" r:id="rId1092"/>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3" o:title=""/>
          </v:shape>
          <o:OLEObject Type="Embed" ProgID="Equation.DSMT4" ShapeID="_x0000_i1555" DrawAspect="Content" ObjectID="_1465216258" r:id="rId1094"/>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095" o:title=""/>
          </v:shape>
          <o:OLEObject Type="Embed" ProgID="Equation.DSMT4" ShapeID="_x0000_i1556" DrawAspect="Content" ObjectID="_1465216259" r:id="rId1096"/>
        </w:object>
      </w:r>
      <w:r>
        <w:t xml:space="preserve"> is a unit vector along the axial direction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7" o:title=""/>
          </v:shape>
          <o:OLEObject Type="Embed" ProgID="Equation.DSMT4" ShapeID="_x0000_i1557" DrawAspect="Content" ObjectID="_1465216260" r:id="rId1098"/>
        </w:object>
      </w:r>
      <w:r>
        <w:t xml:space="preserve">) is given by </w:t>
      </w:r>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465216261"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564" w:name="_Toc391473024"/>
      <w:r>
        <w:lastRenderedPageBreak/>
        <w:t>Fluid Supply Materials</w:t>
      </w:r>
      <w:bookmarkEnd w:id="564"/>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1" o:title=""/>
          </v:shape>
          <o:OLEObject Type="Embed" ProgID="Equation.DSMT4" ShapeID="_x0000_i1559" DrawAspect="Content" ObjectID="_1465216262"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3" o:title=""/>
          </v:shape>
          <o:OLEObject Type="Embed" ProgID="Equation.DSMT4" ShapeID="_x0000_i1560" DrawAspect="Content" ObjectID="_1465216263" r:id="rId1104"/>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5" o:title=""/>
          </v:shape>
          <o:OLEObject Type="Embed" ProgID="Equation.DSMT4" ShapeID="_x0000_i1561" DrawAspect="Content" ObjectID="_1465216264" r:id="rId1106"/>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565" w:name="_Toc391473025"/>
      <w:r>
        <w:lastRenderedPageBreak/>
        <w:t>Starling Equation</w:t>
      </w:r>
      <w:bookmarkEnd w:id="565"/>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7" o:title=""/>
                </v:shape>
                <o:OLEObject Type="Embed" ProgID="Equation.DSMT4" ShapeID="_x0000_i1562" DrawAspect="Content" ObjectID="_1465216265" r:id="rId1108"/>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09" o:title=""/>
                </v:shape>
                <o:OLEObject Type="Embed" ProgID="Equation.DSMT4" ShapeID="_x0000_i1563" DrawAspect="Content" ObjectID="_1465216266" r:id="rId1110"/>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1" o:title=""/>
          </v:shape>
          <o:OLEObject Type="Embed" ProgID="Equation.DSMT4" ShapeID="_x0000_i1564" DrawAspect="Content" ObjectID="_1465216267" r:id="rId1112"/>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13" o:title=""/>
          </v:shape>
          <o:OLEObject Type="Embed" ProgID="Equation.DSMT4" ShapeID="_x0000_i1565" DrawAspect="Content" ObjectID="_1465216268"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566" w:name="_Toc391473026"/>
      <w:r>
        <w:t>Biphasic-Solute Materials</w:t>
      </w:r>
      <w:bookmarkEnd w:id="566"/>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6" o:title=""/>
          </v:shape>
          <o:OLEObject Type="Embed" ProgID="Equation.DSMT4" ShapeID="_x0000_i1566" DrawAspect="Content" ObjectID="_1465216269"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465216270" r:id="rId1119"/>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0" o:title=""/>
          </v:shape>
          <o:OLEObject Type="Embed" ProgID="Equation.DSMT4" ShapeID="_x0000_i1568" DrawAspect="Content" ObjectID="_1465216271"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22" o:title=""/>
          </v:shape>
          <o:OLEObject Type="Embed" ProgID="Equation.DSMT4" ShapeID="_x0000_i1569" DrawAspect="Content" ObjectID="_1465216272" r:id="rId1123"/>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4" o:title=""/>
          </v:shape>
          <o:OLEObject Type="Embed" ProgID="Equation.DSMT4" ShapeID="_x0000_i1570" DrawAspect="Content" ObjectID="_1465216273"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6" o:title=""/>
          </v:shape>
          <o:OLEObject Type="Embed" ProgID="Equation.DSMT4" ShapeID="_x0000_i1571" DrawAspect="Content" ObjectID="_1465216274"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465216275" r:id="rId1129"/>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465216276" r:id="rId1131"/>
        </w:object>
      </w:r>
      <w:r w:rsidRPr="00B27FE9">
        <w:t xml:space="preserve">; </w:t>
      </w:r>
      <w:r w:rsidR="00AF2221" w:rsidRPr="00AF2221">
        <w:rPr>
          <w:position w:val="-6"/>
        </w:rPr>
        <w:object w:dxaOrig="180" w:dyaOrig="220" w14:anchorId="70DB71FE">
          <v:shape id="_x0000_i1574" type="#_x0000_t75" style="width:8.5pt;height:10.5pt" o:ole="">
            <v:imagedata r:id="rId1132" o:title=""/>
          </v:shape>
          <o:OLEObject Type="Embed" ProgID="Equation.DSMT4" ShapeID="_x0000_i1574" DrawAspect="Content" ObjectID="_1465216277"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4" o:title=""/>
          </v:shape>
          <o:OLEObject Type="Embed" ProgID="Equation.DSMT4" ShapeID="_x0000_i1575" DrawAspect="Content" ObjectID="_1465216278"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6" o:title=""/>
          </v:shape>
          <o:OLEObject Type="Embed" ProgID="Equation.DSMT4" ShapeID="_x0000_i1576" DrawAspect="Content" ObjectID="_1465216279" r:id="rId1137"/>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38" o:title=""/>
          </v:shape>
          <o:OLEObject Type="Embed" ProgID="Equation.DSMT4" ShapeID="_x0000_i1577" DrawAspect="Content" ObjectID="_1465216280" r:id="rId1139"/>
        </w:object>
      </w:r>
      <w:r w:rsidRPr="00B27FE9">
        <w:t xml:space="preserve">; in general, </w:t>
      </w:r>
      <w:r w:rsidR="00AF2221" w:rsidRPr="00AF2221">
        <w:rPr>
          <w:position w:val="-4"/>
        </w:rPr>
        <w:object w:dxaOrig="220" w:dyaOrig="260" w14:anchorId="1772A75F">
          <v:shape id="_x0000_i1578" type="#_x0000_t75" style="width:10.5pt;height:13.5pt" o:ole="">
            <v:imagedata r:id="rId1140" o:title=""/>
          </v:shape>
          <o:OLEObject Type="Embed" ProgID="Equation.DSMT4" ShapeID="_x0000_i1578" DrawAspect="Content" ObjectID="_1465216281" r:id="rId114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465216282"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4" o:title=""/>
          </v:shape>
          <o:OLEObject Type="Embed" ProgID="Equation.DSMT4" ShapeID="_x0000_i1580" DrawAspect="Content" ObjectID="_1465216283"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6" o:title=""/>
          </v:shape>
          <o:OLEObject Type="Embed" ProgID="Equation.DSMT4" ShapeID="_x0000_i1581" DrawAspect="Content" ObjectID="_1465216284"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8" o:title=""/>
          </v:shape>
          <o:OLEObject Type="Embed" ProgID="Equation.DSMT4" ShapeID="_x0000_i1582" DrawAspect="Content" ObjectID="_1465216285" r:id="rId1149"/>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50" o:title=""/>
          </v:shape>
          <o:OLEObject Type="Embed" ProgID="Equation.DSMT4" ShapeID="_x0000_i1583" DrawAspect="Content" ObjectID="_1465216286"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465216287" r:id="rId1153"/>
        </w:object>
      </w:r>
      <w:r w:rsidRPr="00B27FE9">
        <w:t xml:space="preserve">; </w:t>
      </w:r>
      <w:r w:rsidR="00AF2221" w:rsidRPr="00AF2221">
        <w:rPr>
          <w:position w:val="-12"/>
        </w:rPr>
        <w:object w:dxaOrig="340" w:dyaOrig="380" w14:anchorId="2598661C">
          <v:shape id="_x0000_i1585" type="#_x0000_t75" style="width:16.5pt;height:19.5pt" o:ole="">
            <v:imagedata r:id="rId1154" o:title=""/>
          </v:shape>
          <o:OLEObject Type="Embed" ProgID="Equation.DSMT4" ShapeID="_x0000_i1585" DrawAspect="Content" ObjectID="_1465216288"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6" o:title=""/>
          </v:shape>
          <o:OLEObject Type="Embed" ProgID="Equation.DSMT4" ShapeID="_x0000_i1586" DrawAspect="Content" ObjectID="_1465216289" r:id="rId1157"/>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58" o:title=""/>
          </v:shape>
          <o:OLEObject Type="Embed" ProgID="Equation.DSMT4" ShapeID="_x0000_i1587" DrawAspect="Content" ObjectID="_1465216290" r:id="rId1159"/>
        </w:object>
      </w:r>
      <w:r w:rsidRPr="00B27FE9">
        <w:t xml:space="preserve">; in general, </w:t>
      </w:r>
      <w:r w:rsidR="00AF2221" w:rsidRPr="00AF2221">
        <w:rPr>
          <w:position w:val="-4"/>
        </w:rPr>
        <w:object w:dxaOrig="260" w:dyaOrig="240" w14:anchorId="15D581ED">
          <v:shape id="_x0000_i1588" type="#_x0000_t75" style="width:13.5pt;height:12pt" o:ole="">
            <v:imagedata r:id="rId1160" o:title=""/>
          </v:shape>
          <o:OLEObject Type="Embed" ProgID="Equation.DSMT4" ShapeID="_x0000_i1588" DrawAspect="Content" ObjectID="_1465216291" r:id="rId1161"/>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465216292"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4" o:title=""/>
          </v:shape>
          <o:OLEObject Type="Embed" ProgID="Equation.DSMT4" ShapeID="_x0000_i1590" DrawAspect="Content" ObjectID="_1465216293" r:id="rId1165"/>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6" o:title=""/>
          </v:shape>
          <o:OLEObject Type="Embed" ProgID="Equation.DSMT4" ShapeID="_x0000_i1591" DrawAspect="Content" ObjectID="_1465216294"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465216295" r:id="rId1169"/>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70" o:title=""/>
          </v:shape>
          <o:OLEObject Type="Embed" ProgID="Equation.DSMT4" ShapeID="_x0000_i1593" DrawAspect="Content" ObjectID="_1465216296" r:id="rId1171"/>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2" o:title=""/>
          </v:shape>
          <o:OLEObject Type="Embed" ProgID="Equation.DSMT4" ShapeID="_x0000_i1594" DrawAspect="Content" ObjectID="_1465216297" r:id="rId1173"/>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4" o:title=""/>
          </v:shape>
          <o:OLEObject Type="Embed" ProgID="Equation.DSMT4" ShapeID="_x0000_i1595" DrawAspect="Content" ObjectID="_1465216298"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6" o:title=""/>
          </v:shape>
          <o:OLEObject Type="Embed" ProgID="Equation.DSMT4" ShapeID="_x0000_i1596" DrawAspect="Content" ObjectID="_1465216299" r:id="rId1177"/>
        </w:object>
      </w:r>
      <w:r w:rsidRPr="00B27FE9">
        <w:t xml:space="preserve"> or concentration </w:t>
      </w:r>
      <w:r w:rsidR="00AF2221" w:rsidRPr="00AF2221">
        <w:rPr>
          <w:position w:val="-6"/>
        </w:rPr>
        <w:object w:dxaOrig="180" w:dyaOrig="220" w14:anchorId="3CC461FA">
          <v:shape id="_x0000_i1597" type="#_x0000_t75" style="width:8.5pt;height:10.5pt" o:ole="">
            <v:imagedata r:id="rId1178" o:title=""/>
          </v:shape>
          <o:OLEObject Type="Embed" ProgID="Equation.DSMT4" ShapeID="_x0000_i1597" DrawAspect="Content" ObjectID="_1465216300" r:id="rId1179"/>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80" o:title=""/>
          </v:shape>
          <o:OLEObject Type="Embed" ProgID="Equation.DSMT4" ShapeID="_x0000_i1598" DrawAspect="Content" ObjectID="_1465216301"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2" o:title=""/>
          </v:shape>
          <o:OLEObject Type="Embed" ProgID="Equation.DSMT4" ShapeID="_x0000_i1599" DrawAspect="Content" ObjectID="_1465216302"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465216303" r:id="rId1185"/>
        </w:object>
      </w:r>
      <w:r w:rsidRPr="00B27FE9">
        <w:t xml:space="preserve">, where </w:t>
      </w:r>
      <w:r w:rsidR="00AF2221" w:rsidRPr="00AF2221">
        <w:rPr>
          <w:position w:val="-6"/>
        </w:rPr>
        <w:object w:dxaOrig="300" w:dyaOrig="320" w14:anchorId="3A551F91">
          <v:shape id="_x0000_i1601" type="#_x0000_t75" style="width:14pt;height:16.5pt" o:ole="">
            <v:imagedata r:id="rId1186" o:title=""/>
          </v:shape>
          <o:OLEObject Type="Embed" ProgID="Equation.DSMT4" ShapeID="_x0000_i1601" DrawAspect="Content" ObjectID="_1465216304"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465216305" r:id="rId1189"/>
        </w:object>
      </w:r>
      <w:r w:rsidRPr="00B27FE9">
        <w:t xml:space="preserve"> is </w:t>
      </w:r>
      <w:r w:rsidR="00AF2221" w:rsidRPr="00AF2221">
        <w:rPr>
          <w:position w:val="-6"/>
        </w:rPr>
        <w:object w:dxaOrig="800" w:dyaOrig="260" w14:anchorId="4B6C8396">
          <v:shape id="_x0000_i1603" type="#_x0000_t75" style="width:40pt;height:13.5pt" o:ole="">
            <v:imagedata r:id="rId1190" o:title=""/>
          </v:shape>
          <o:OLEObject Type="Embed" ProgID="Equation.DSMT4" ShapeID="_x0000_i1603" DrawAspect="Content" ObjectID="_1465216306" r:id="rId1191"/>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192" o:title=""/>
          </v:shape>
          <o:OLEObject Type="Embed" ProgID="Equation.DSMT4" ShapeID="_x0000_i1604" DrawAspect="Content" ObjectID="_1465216307"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4" o:title=""/>
          </v:shape>
          <o:OLEObject Type="Embed" ProgID="Equation.DSMT4" ShapeID="_x0000_i1605" DrawAspect="Content" ObjectID="_1465216308" r:id="rId1195"/>
        </w:object>
      </w:r>
      <w:r w:rsidRPr="00B27FE9">
        <w:t xml:space="preserve"> and </w:t>
      </w:r>
      <w:r w:rsidR="00AF2221" w:rsidRPr="00AF2221">
        <w:rPr>
          <w:position w:val="-10"/>
        </w:rPr>
        <w:object w:dxaOrig="760" w:dyaOrig="320" w14:anchorId="65D51AAD">
          <v:shape id="_x0000_i1606" type="#_x0000_t75" style="width:38pt;height:16.5pt" o:ole="">
            <v:imagedata r:id="rId1196" o:title=""/>
          </v:shape>
          <o:OLEObject Type="Embed" ProgID="Equation.DSMT4" ShapeID="_x0000_i1606" DrawAspect="Content" ObjectID="_1465216309" r:id="rId1197"/>
        </w:object>
      </w:r>
      <w:r w:rsidRPr="00B27FE9">
        <w:t xml:space="preserve">, where </w:t>
      </w:r>
      <w:r w:rsidR="00AF2221" w:rsidRPr="00AF2221">
        <w:rPr>
          <w:position w:val="-6"/>
        </w:rPr>
        <w:object w:dxaOrig="260" w:dyaOrig="220" w14:anchorId="3DB4F108">
          <v:shape id="_x0000_i1607" type="#_x0000_t75" style="width:13.5pt;height:10.5pt" o:ole="">
            <v:imagedata r:id="rId1198" o:title=""/>
          </v:shape>
          <o:OLEObject Type="Embed" ProgID="Equation.DSMT4" ShapeID="_x0000_i1607" DrawAspect="Content" ObjectID="_1465216310"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0" o:title=""/>
          </v:shape>
          <o:OLEObject Type="Embed" ProgID="Equation.DSMT4" ShapeID="_x0000_i1608" DrawAspect="Content" ObjectID="_1465216311"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2" o:title=""/>
          </v:shape>
          <o:OLEObject Type="Embed" ProgID="Equation.DSMT4" ShapeID="_x0000_i1609" DrawAspect="Content" ObjectID="_1465216312" r:id="rId1203"/>
        </w:object>
      </w:r>
      <w:r w:rsidRPr="00B27FE9">
        <w:t xml:space="preserve"> and </w:t>
      </w:r>
      <w:r w:rsidR="00AF2221" w:rsidRPr="00AF2221">
        <w:rPr>
          <w:position w:val="-10"/>
        </w:rPr>
        <w:object w:dxaOrig="160" w:dyaOrig="320" w14:anchorId="0135AE0F">
          <v:shape id="_x0000_i1610" type="#_x0000_t75" style="width:8pt;height:16.5pt" o:ole="">
            <v:imagedata r:id="rId1204" o:title=""/>
          </v:shape>
          <o:OLEObject Type="Embed" ProgID="Equation.DSMT4" ShapeID="_x0000_i1610" DrawAspect="Content" ObjectID="_1465216313"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6" o:title=""/>
          </v:shape>
          <o:OLEObject Type="Embed" ProgID="Equation.DSMT4" ShapeID="_x0000_i1611" DrawAspect="Content" ObjectID="_1465216314" r:id="rId1207"/>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8" o:title=""/>
          </v:shape>
          <o:OLEObject Type="Embed" ProgID="Equation.DSMT4" ShapeID="_x0000_i1612" DrawAspect="Content" ObjectID="_1465216315" r:id="rId1209"/>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0" o:title=""/>
          </v:shape>
          <o:OLEObject Type="Embed" ProgID="Equation.DSMT4" ShapeID="_x0000_i1613" DrawAspect="Content" ObjectID="_1465216316"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465216317"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465216318"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465216319" r:id="rId1217"/>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567" w:name="_Toc391473027"/>
      <w:r>
        <w:t>Guidelines for Biphasic-Solute Analyses</w:t>
      </w:r>
      <w:bookmarkEnd w:id="567"/>
    </w:p>
    <w:p w14:paraId="070AFA22" w14:textId="77777777" w:rsidR="00D71BBF" w:rsidRDefault="00D71BBF" w:rsidP="00D71BBF">
      <w:pPr>
        <w:pStyle w:val="Heading4"/>
      </w:pPr>
      <w:bookmarkStart w:id="568" w:name="_Ref188327319"/>
      <w:bookmarkStart w:id="569" w:name="_Toc391473028"/>
      <w:r>
        <w:t>Prescribed Boundary Conditions</w:t>
      </w:r>
      <w:bookmarkEnd w:id="568"/>
      <w:bookmarkEnd w:id="569"/>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18" o:title=""/>
          </v:shape>
          <o:OLEObject Type="Embed" ProgID="Equation.DSMT4" ShapeID="_x0000_i1617" DrawAspect="Content" ObjectID="_1465216320" r:id="rId1219"/>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20" o:title=""/>
          </v:shape>
          <o:OLEObject Type="Embed" ProgID="Equation.DSMT4" ShapeID="_x0000_i1618" DrawAspect="Content" ObjectID="_1465216321"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2" o:title=""/>
          </v:shape>
          <o:OLEObject Type="Embed" ProgID="Equation.DSMT4" ShapeID="_x0000_i1619" DrawAspect="Content" ObjectID="_1465216322" r:id="rId1223"/>
        </w:object>
      </w:r>
      <w:r>
        <w:t xml:space="preserve"> and the effective concentration is </w:t>
      </w:r>
      <w:r w:rsidR="00AF2221" w:rsidRPr="00AF2221">
        <w:rPr>
          <w:position w:val="-18"/>
        </w:rPr>
        <w:object w:dxaOrig="1100" w:dyaOrig="440" w14:anchorId="6C7876B7">
          <v:shape id="_x0000_i1620" type="#_x0000_t75" style="width:55.5pt;height:22pt" o:ole="">
            <v:imagedata r:id="rId1224" o:title=""/>
          </v:shape>
          <o:OLEObject Type="Embed" ProgID="Equation.DSMT4" ShapeID="_x0000_i1620" DrawAspect="Content" ObjectID="_1465216323" r:id="rId1225"/>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26" o:title=""/>
          </v:shape>
          <o:OLEObject Type="Embed" ProgID="Equation.DSMT4" ShapeID="_x0000_i1621" DrawAspect="Content" ObjectID="_1465216324"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8" o:title=""/>
          </v:shape>
          <o:OLEObject Type="Embed" ProgID="Equation.DSMT4" ShapeID="_x0000_i1622" DrawAspect="Content" ObjectID="_1465216325"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570" w:author="Gerard" w:date="2014-06-20T17:32:00Z">
        <w:r w:rsidR="00976D6B">
          <w:t xml:space="preserve">3.10.2.3. </w:t>
        </w:r>
      </w:ins>
      <w:del w:id="571"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30" o:title=""/>
          </v:shape>
          <o:OLEObject Type="Embed" ProgID="Equation.DSMT4" ShapeID="_x0000_i1623" DrawAspect="Content" ObjectID="_1465216326"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572" w:name="_Toc391473029"/>
      <w:r>
        <w:t>Prescribed Initial Conditions</w:t>
      </w:r>
      <w:bookmarkEnd w:id="572"/>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2" o:title=""/>
          </v:shape>
          <o:OLEObject Type="Embed" ProgID="Equation.DSMT4" ShapeID="_x0000_i1624" DrawAspect="Content" ObjectID="_1465216327"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4" o:title=""/>
          </v:shape>
          <o:OLEObject Type="Embed" ProgID="Equation.DSMT4" ShapeID="_x0000_i1625" DrawAspect="Content" ObjectID="_1465216328" r:id="rId1235"/>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6" o:title=""/>
          </v:shape>
          <o:OLEObject Type="Embed" ProgID="Equation.DSMT4" ShapeID="_x0000_i1626" DrawAspect="Content" ObjectID="_1465216329" r:id="rId1237"/>
        </w:object>
      </w:r>
      <w:r>
        <w:t xml:space="preserve"> and </w:t>
      </w:r>
      <w:r w:rsidR="00AF2221" w:rsidRPr="00AF2221">
        <w:rPr>
          <w:position w:val="-14"/>
        </w:rPr>
        <w:object w:dxaOrig="660" w:dyaOrig="400" w14:anchorId="74BED87F">
          <v:shape id="_x0000_i1627" type="#_x0000_t75" style="width:32.5pt;height:19.5pt" o:ole="">
            <v:imagedata r:id="rId1238" o:title=""/>
          </v:shape>
          <o:OLEObject Type="Embed" ProgID="Equation.DSMT4" ShapeID="_x0000_i1627" DrawAspect="Content" ObjectID="_1465216330"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0" o:title=""/>
          </v:shape>
          <o:OLEObject Type="Embed" ProgID="Equation.DSMT4" ShapeID="_x0000_i1628" DrawAspect="Content" ObjectID="_1465216331" r:id="rId1241"/>
        </w:object>
      </w:r>
      <w:r>
        <w:t xml:space="preserve"> and </w:t>
      </w:r>
      <w:r w:rsidR="00AF2221" w:rsidRPr="00AF2221">
        <w:rPr>
          <w:position w:val="-14"/>
        </w:rPr>
        <w:object w:dxaOrig="240" w:dyaOrig="400" w14:anchorId="4D7AF2D8">
          <v:shape id="_x0000_i1629" type="#_x0000_t75" style="width:12pt;height:19.5pt" o:ole="">
            <v:imagedata r:id="rId1242" o:title=""/>
          </v:shape>
          <o:OLEObject Type="Embed" ProgID="Equation.DSMT4" ShapeID="_x0000_i1629" DrawAspect="Content" ObjectID="_1465216332" r:id="rId1243"/>
        </w:object>
      </w:r>
      <w:r>
        <w:t xml:space="preserve"> should be evaluated as described in Section </w:t>
      </w:r>
      <w:r>
        <w:fldChar w:fldCharType="begin"/>
      </w:r>
      <w:r>
        <w:instrText xml:space="preserve"> REF _Ref188326917 \r \h </w:instrText>
      </w:r>
      <w:r>
        <w:fldChar w:fldCharType="separate"/>
      </w:r>
      <w:ins w:id="573" w:author="Gerard" w:date="2014-06-20T17:32:00Z">
        <w:r w:rsidR="00976D6B">
          <w:t>8.5.2</w:t>
        </w:r>
      </w:ins>
      <w:del w:id="574"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575" w:name="_Ref192767660"/>
      <w:bookmarkStart w:id="576" w:name="_Toc391473030"/>
      <w:r w:rsidRPr="0097532C">
        <w:lastRenderedPageBreak/>
        <w:t>General Specification of Biphasic-Solute Materials</w:t>
      </w:r>
      <w:bookmarkEnd w:id="575"/>
      <w:bookmarkEnd w:id="576"/>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44" o:title=""/>
          </v:shape>
          <o:OLEObject Type="Embed" ProgID="Equation.DSMT4" ShapeID="_x0000_i1630" DrawAspect="Content" ObjectID="_1465216333"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465216334"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465216335" r:id="rId1249"/>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0" o:title=""/>
          </v:shape>
          <o:OLEObject Type="Embed" ProgID="Equation.DSMT4" ShapeID="_x0000_i1633" DrawAspect="Content" ObjectID="_1465216336" r:id="rId1251"/>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2" o:title=""/>
          </v:shape>
          <o:OLEObject Type="Embed" ProgID="Equation.DSMT4" ShapeID="_x0000_i1634" DrawAspect="Content" ObjectID="_1465216337"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4" o:title=""/>
                </v:shape>
                <o:OLEObject Type="Embed" ProgID="Equation.DSMT4" ShapeID="_x0000_i1635" DrawAspect="Content" ObjectID="_1465216338"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6" o:title=""/>
                </v:shape>
                <o:OLEObject Type="Embed" ProgID="Equation.DSMT4" ShapeID="_x0000_i1636" DrawAspect="Content" ObjectID="_1465216339"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8" o:title=""/>
                </v:shape>
                <o:OLEObject Type="Embed" ProgID="Equation.DSMT4" ShapeID="_x0000_i1637" DrawAspect="Content" ObjectID="_1465216340"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465216341"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465216342"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465216343"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465216344"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465216345"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0" o:title=""/>
                </v:shape>
                <o:OLEObject Type="Embed" ProgID="Equation.DSMT4" ShapeID="_x0000_i1643" DrawAspect="Content" ObjectID="_1465216346"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t xml:space="preserve"> and </w:t>
      </w:r>
      <w:r>
        <w:fldChar w:fldCharType="begin"/>
      </w:r>
      <w:r>
        <w:instrText xml:space="preserve"> REF _Ref162420103 \r \h </w:instrText>
      </w:r>
      <w:r>
        <w:fldChar w:fldCharType="separate"/>
      </w:r>
      <w:r w:rsidR="00976D6B">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2" o:title=""/>
          </v:shape>
          <o:OLEObject Type="Embed" ProgID="Equation.DSMT4" ShapeID="_x0000_i1644" DrawAspect="Content" ObjectID="_1465216347" r:id="rId127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465216348" r:id="rId127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577" w:name="_Ref162420101"/>
      <w:bookmarkStart w:id="578" w:name="_Toc391473031"/>
      <w:r w:rsidRPr="0097532C">
        <w:lastRenderedPageBreak/>
        <w:t>Diffusivity Materials</w:t>
      </w:r>
      <w:bookmarkEnd w:id="577"/>
      <w:bookmarkEnd w:id="578"/>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465216349"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579" w:name="_Toc391473032"/>
      <w:r w:rsidRPr="00B27FE9">
        <w:t>Constant Isotropic Diffusivity</w:t>
      </w:r>
      <w:bookmarkEnd w:id="579"/>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8" o:title=""/>
                </v:shape>
                <o:OLEObject Type="Embed" ProgID="Equation.DSMT4" ShapeID="_x0000_i1647" DrawAspect="Content" ObjectID="_1465216350" r:id="rId127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0" o:title=""/>
                </v:shape>
                <o:OLEObject Type="Embed" ProgID="Equation.DSMT4" ShapeID="_x0000_i1648" DrawAspect="Content" ObjectID="_1465216351" r:id="rId128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2" o:title=""/>
          </v:shape>
          <o:OLEObject Type="Embed" ProgID="Equation.DSMT4" ShapeID="_x0000_i1649" DrawAspect="Content" ObjectID="_1465216352"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4" o:title=""/>
          </v:shape>
          <o:OLEObject Type="Embed" ProgID="Equation.DSMT4" ShapeID="_x0000_i1650" DrawAspect="Content" ObjectID="_1465216353" r:id="rId1285"/>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86" o:title=""/>
          </v:shape>
          <o:OLEObject Type="Embed" ProgID="Equation.DSMT4" ShapeID="_x0000_i1651" DrawAspect="Content" ObjectID="_1465216354"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580" w:name="_Toc391473033"/>
      <w:r>
        <w:lastRenderedPageBreak/>
        <w:t>Constant Orthotropic Diffusivity</w:t>
      </w:r>
      <w:bookmarkEnd w:id="580"/>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8" o:title=""/>
                </v:shape>
                <o:OLEObject Type="Embed" ProgID="Equation.DSMT4" ShapeID="_x0000_i1652" DrawAspect="Content" ObjectID="_1465216355" r:id="rId128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0" o:title=""/>
                </v:shape>
                <o:OLEObject Type="Embed" ProgID="Equation.DSMT4" ShapeID="_x0000_i1653" DrawAspect="Content" ObjectID="_1465216356" r:id="rId1291"/>
              </w:object>
            </w:r>
            <w:r>
              <w:t xml:space="preserve"> along orthogonal directions (</w:t>
            </w:r>
            <w:r w:rsidRPr="00AF2221">
              <w:rPr>
                <w:position w:val="-10"/>
              </w:rPr>
              <w:object w:dxaOrig="920" w:dyaOrig="320" w14:anchorId="4EDF3E7D">
                <v:shape id="_x0000_i1654" type="#_x0000_t75" style="width:45.5pt;height:16.5pt" o:ole="">
                  <v:imagedata r:id="rId1292" o:title=""/>
                </v:shape>
                <o:OLEObject Type="Embed" ProgID="Equation.DSMT4" ShapeID="_x0000_i1654" DrawAspect="Content" ObjectID="_1465216357" r:id="rId129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465216358" r:id="rId1295"/>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296" o:title=""/>
          </v:shape>
          <o:OLEObject Type="Embed" ProgID="Equation.DSMT4" ShapeID="_x0000_i1656" DrawAspect="Content" ObjectID="_1465216359"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298" o:title=""/>
          </v:shape>
          <o:OLEObject Type="Embed" ProgID="Equation.DSMT4" ShapeID="_x0000_i1657" DrawAspect="Content" ObjectID="_1465216360" r:id="rId1299"/>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300" o:title=""/>
          </v:shape>
          <o:OLEObject Type="Embed" ProgID="Equation.DSMT4" ShapeID="_x0000_i1658" DrawAspect="Content" ObjectID="_1465216361"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581" w:name="_Toc391473034"/>
      <w:r>
        <w:lastRenderedPageBreak/>
        <w:t>Referentially Isotropic Diffusivity</w:t>
      </w:r>
      <w:bookmarkEnd w:id="581"/>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2" o:title=""/>
                </v:shape>
                <o:OLEObject Type="Embed" ProgID="Equation.DSMT4" ShapeID="_x0000_i1659" DrawAspect="Content" ObjectID="_1465216362" r:id="rId130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4" o:title=""/>
                </v:shape>
                <o:OLEObject Type="Embed" ProgID="Equation.DSMT4" ShapeID="_x0000_i1660" DrawAspect="Content" ObjectID="_1465216363" r:id="rId130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6" o:title=""/>
                </v:shape>
                <o:OLEObject Type="Embed" ProgID="Equation.DSMT4" ShapeID="_x0000_i1661" DrawAspect="Content" ObjectID="_1465216364" r:id="rId130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8" o:title=""/>
                </v:shape>
                <o:OLEObject Type="Embed" ProgID="Equation.DSMT4" ShapeID="_x0000_i1662" DrawAspect="Content" ObjectID="_1465216365" r:id="rId130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0" o:title=""/>
                </v:shape>
                <o:OLEObject Type="Embed" ProgID="Equation.DSMT4" ShapeID="_x0000_i1663" DrawAspect="Content" ObjectID="_1465216366" r:id="rId1311"/>
              </w:object>
            </w:r>
            <w:r>
              <w:t xml:space="preserve"> (</w:t>
            </w:r>
            <w:r w:rsidRPr="00AF2221">
              <w:rPr>
                <w:position w:val="-6"/>
              </w:rPr>
              <w:object w:dxaOrig="680" w:dyaOrig="279" w14:anchorId="3A5772AB">
                <v:shape id="_x0000_i1664" type="#_x0000_t75" style="width:34pt;height:14pt" o:ole="">
                  <v:imagedata r:id="rId1312" o:title=""/>
                </v:shape>
                <o:OLEObject Type="Embed" ProgID="Equation.DSMT4" ShapeID="_x0000_i1664" DrawAspect="Content" ObjectID="_1465216367" r:id="rId131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4" o:title=""/>
                </v:shape>
                <o:OLEObject Type="Embed" ProgID="Equation.DSMT4" ShapeID="_x0000_i1665" DrawAspect="Content" ObjectID="_1465216368" r:id="rId1315"/>
              </w:object>
            </w:r>
            <w:r>
              <w:t xml:space="preserve"> (</w:t>
            </w:r>
            <w:r w:rsidRPr="00AF2221">
              <w:rPr>
                <w:position w:val="-6"/>
              </w:rPr>
              <w:object w:dxaOrig="580" w:dyaOrig="279" w14:anchorId="69C60CED">
                <v:shape id="_x0000_i1666" type="#_x0000_t75" style="width:29.5pt;height:14pt" o:ole="">
                  <v:imagedata r:id="rId1316" o:title=""/>
                </v:shape>
                <o:OLEObject Type="Embed" ProgID="Equation.DSMT4" ShapeID="_x0000_i1666" DrawAspect="Content" ObjectID="_1465216369" r:id="rId131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8" o:title=""/>
          </v:shape>
          <o:OLEObject Type="Embed" ProgID="Equation.DSMT4" ShapeID="_x0000_i1667" DrawAspect="Content" ObjectID="_1465216370" r:id="rId1319"/>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20" o:title=""/>
          </v:shape>
          <o:OLEObject Type="Embed" ProgID="Equation.DSMT4" ShapeID="_x0000_i1668" DrawAspect="Content" ObjectID="_1465216371"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465216372" r:id="rId1323"/>
        </w:object>
      </w:r>
      <w:r>
        <w:t xml:space="preserve"> where </w:t>
      </w:r>
      <w:r w:rsidR="00AF2221" w:rsidRPr="00AF2221">
        <w:rPr>
          <w:position w:val="-4"/>
        </w:rPr>
        <w:object w:dxaOrig="220" w:dyaOrig="260" w14:anchorId="6A938B4F">
          <v:shape id="_x0000_i1670" type="#_x0000_t75" style="width:10.5pt;height:13.5pt" o:ole="">
            <v:imagedata r:id="rId1324" o:title=""/>
          </v:shape>
          <o:OLEObject Type="Embed" ProgID="Equation.DSMT4" ShapeID="_x0000_i1670" DrawAspect="Content" ObjectID="_1465216373"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6" o:title=""/>
          </v:shape>
          <o:OLEObject Type="Embed" ProgID="Equation.DSMT4" ShapeID="_x0000_i1671" DrawAspect="Content" ObjectID="_1465216374"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8" o:title=""/>
          </v:shape>
          <o:OLEObject Type="Embed" ProgID="Equation.DSMT4" ShapeID="_x0000_i1672" DrawAspect="Content" ObjectID="_1465216375" r:id="rId1329"/>
        </w:object>
      </w:r>
      <w:r>
        <w:t xml:space="preserve">) is isotropic and given by </w:t>
      </w:r>
      <w:r w:rsidR="00AF2221" w:rsidRPr="00AF2221">
        <w:rPr>
          <w:position w:val="-14"/>
        </w:rPr>
        <w:object w:dxaOrig="2060" w:dyaOrig="400" w14:anchorId="51DA38FD">
          <v:shape id="_x0000_i1673" type="#_x0000_t75" style="width:103.5pt;height:19.5pt" o:ole="">
            <v:imagedata r:id="rId1330" o:title=""/>
          </v:shape>
          <o:OLEObject Type="Embed" ProgID="Equation.DSMT4" ShapeID="_x0000_i1673" DrawAspect="Content" ObjectID="_1465216376"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582" w:name="_Toc391473035"/>
      <w:r>
        <w:lastRenderedPageBreak/>
        <w:t>Referentially Orthotropic Diffusivity</w:t>
      </w:r>
      <w:bookmarkEnd w:id="582"/>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2" o:title=""/>
                </v:shape>
                <o:OLEObject Type="Embed" ProgID="Equation.DSMT4" ShapeID="_x0000_i1674" DrawAspect="Content" ObjectID="_1465216377" r:id="rId133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4" o:title=""/>
                </v:shape>
                <o:OLEObject Type="Embed" ProgID="Equation.DSMT4" ShapeID="_x0000_i1675" DrawAspect="Content" ObjectID="_1465216378" r:id="rId133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6" o:title=""/>
                </v:shape>
                <o:OLEObject Type="Embed" ProgID="Equation.DSMT4" ShapeID="_x0000_i1676" DrawAspect="Content" ObjectID="_1465216379" r:id="rId1337"/>
              </w:object>
            </w:r>
            <w:r>
              <w:t xml:space="preserve"> along orthogonal directions (</w:t>
            </w:r>
            <w:r w:rsidRPr="00AF2221">
              <w:rPr>
                <w:position w:val="-10"/>
              </w:rPr>
              <w:object w:dxaOrig="920" w:dyaOrig="320" w14:anchorId="4DF4426A">
                <v:shape id="_x0000_i1677" type="#_x0000_t75" style="width:45.5pt;height:16.5pt" o:ole="">
                  <v:imagedata r:id="rId1338" o:title=""/>
                </v:shape>
                <o:OLEObject Type="Embed" ProgID="Equation.DSMT4" ShapeID="_x0000_i1677" DrawAspect="Content" ObjectID="_1465216380" r:id="rId133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0" o:title=""/>
                </v:shape>
                <o:OLEObject Type="Embed" ProgID="Equation.DSMT4" ShapeID="_x0000_i1678" DrawAspect="Content" ObjectID="_1465216381" r:id="rId1341"/>
              </w:object>
            </w:r>
            <w:r>
              <w:t xml:space="preserve"> along orthogonal directions (</w:t>
            </w:r>
            <w:r w:rsidRPr="00AF2221">
              <w:rPr>
                <w:position w:val="-10"/>
              </w:rPr>
              <w:object w:dxaOrig="920" w:dyaOrig="320" w14:anchorId="7DDC2654">
                <v:shape id="_x0000_i1679" type="#_x0000_t75" style="width:45.5pt;height:16.5pt" o:ole="">
                  <v:imagedata r:id="rId1342" o:title=""/>
                </v:shape>
                <o:OLEObject Type="Embed" ProgID="Equation.DSMT4" ShapeID="_x0000_i1679" DrawAspect="Content" ObjectID="_1465216382" r:id="rId134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4" o:title=""/>
                </v:shape>
                <o:OLEObject Type="Embed" ProgID="Equation.DSMT4" ShapeID="_x0000_i1680" DrawAspect="Content" ObjectID="_1465216383" r:id="rId1345"/>
              </w:object>
            </w:r>
            <w:r>
              <w:t xml:space="preserve"> (</w:t>
            </w:r>
            <w:r w:rsidRPr="00AF2221">
              <w:rPr>
                <w:position w:val="-12"/>
              </w:rPr>
              <w:object w:dxaOrig="760" w:dyaOrig="360" w14:anchorId="1C23D329">
                <v:shape id="_x0000_i1681" type="#_x0000_t75" style="width:38pt;height:18pt" o:ole="">
                  <v:imagedata r:id="rId1346" o:title=""/>
                </v:shape>
                <o:OLEObject Type="Embed" ProgID="Equation.DSMT4" ShapeID="_x0000_i1681" DrawAspect="Content" ObjectID="_1465216384" r:id="rId134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8" o:title=""/>
                </v:shape>
                <o:OLEObject Type="Embed" ProgID="Equation.DSMT4" ShapeID="_x0000_i1682" DrawAspect="Content" ObjectID="_1465216385" r:id="rId1349"/>
              </w:object>
            </w:r>
            <w:r>
              <w:t xml:space="preserve"> (</w:t>
            </w:r>
            <w:r w:rsidRPr="00AF2221">
              <w:rPr>
                <w:position w:val="-10"/>
              </w:rPr>
              <w:object w:dxaOrig="920" w:dyaOrig="320" w14:anchorId="6481342E">
                <v:shape id="_x0000_i1683" type="#_x0000_t75" style="width:45.5pt;height:16.5pt" o:ole="">
                  <v:imagedata r:id="rId1350" o:title=""/>
                </v:shape>
                <o:OLEObject Type="Embed" ProgID="Equation.DSMT4" ShapeID="_x0000_i1683" DrawAspect="Content" ObjectID="_1465216386" r:id="rId1351"/>
              </w:object>
            </w:r>
            <w:r>
              <w:t xml:space="preserve">, </w:t>
            </w:r>
            <w:r w:rsidRPr="00AF2221">
              <w:rPr>
                <w:position w:val="-12"/>
              </w:rPr>
              <w:object w:dxaOrig="760" w:dyaOrig="360" w14:anchorId="48985451">
                <v:shape id="_x0000_i1684" type="#_x0000_t75" style="width:38pt;height:18pt" o:ole="">
                  <v:imagedata r:id="rId1352" o:title=""/>
                </v:shape>
                <o:OLEObject Type="Embed" ProgID="Equation.DSMT4" ShapeID="_x0000_i1684" DrawAspect="Content" ObjectID="_1465216387" r:id="rId135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4" o:title=""/>
                </v:shape>
                <o:OLEObject Type="Embed" ProgID="Equation.DSMT4" ShapeID="_x0000_i1685" DrawAspect="Content" ObjectID="_1465216388" r:id="rId1355"/>
              </w:object>
            </w:r>
            <w:r>
              <w:t xml:space="preserve"> (</w:t>
            </w:r>
            <w:r w:rsidRPr="00AF2221">
              <w:rPr>
                <w:position w:val="-12"/>
              </w:rPr>
              <w:object w:dxaOrig="660" w:dyaOrig="360" w14:anchorId="3EC3E9A8">
                <v:shape id="_x0000_i1686" type="#_x0000_t75" style="width:32.5pt;height:18pt" o:ole="">
                  <v:imagedata r:id="rId1356" o:title=""/>
                </v:shape>
                <o:OLEObject Type="Embed" ProgID="Equation.DSMT4" ShapeID="_x0000_i1686" DrawAspect="Content" ObjectID="_1465216389" r:id="rId135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8" o:title=""/>
                </v:shape>
                <o:OLEObject Type="Embed" ProgID="Equation.DSMT4" ShapeID="_x0000_i1687" DrawAspect="Content" ObjectID="_1465216390" r:id="rId1359"/>
              </w:object>
            </w:r>
            <w:r>
              <w:t xml:space="preserve"> (</w:t>
            </w:r>
            <w:r w:rsidRPr="00AF2221">
              <w:rPr>
                <w:position w:val="-10"/>
              </w:rPr>
              <w:object w:dxaOrig="920" w:dyaOrig="320" w14:anchorId="10422FEA">
                <v:shape id="_x0000_i1688" type="#_x0000_t75" style="width:45.5pt;height:16.5pt" o:ole="">
                  <v:imagedata r:id="rId1360" o:title=""/>
                </v:shape>
                <o:OLEObject Type="Embed" ProgID="Equation.DSMT4" ShapeID="_x0000_i1688" DrawAspect="Content" ObjectID="_1465216391" r:id="rId1361"/>
              </w:object>
            </w:r>
            <w:r>
              <w:t xml:space="preserve">, </w:t>
            </w:r>
            <w:r w:rsidRPr="00AF2221">
              <w:rPr>
                <w:position w:val="-12"/>
              </w:rPr>
              <w:object w:dxaOrig="680" w:dyaOrig="360" w14:anchorId="58F0F696">
                <v:shape id="_x0000_i1689" type="#_x0000_t75" style="width:34pt;height:18pt" o:ole="">
                  <v:imagedata r:id="rId1362" o:title=""/>
                </v:shape>
                <o:OLEObject Type="Embed" ProgID="Equation.DSMT4" ShapeID="_x0000_i1689" DrawAspect="Content" ObjectID="_1465216392" r:id="rId136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4" o:title=""/>
          </v:shape>
          <o:OLEObject Type="Embed" ProgID="Equation.DSMT4" ShapeID="_x0000_i1690" DrawAspect="Content" ObjectID="_1465216393" r:id="rId1365"/>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465216394" r:id="rId1367"/>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8" o:title=""/>
          </v:shape>
          <o:OLEObject Type="Embed" ProgID="Equation.DSMT4" ShapeID="_x0000_i1692" DrawAspect="Content" ObjectID="_1465216395" r:id="rId1369"/>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465216396" r:id="rId1371"/>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2" o:title=""/>
          </v:shape>
          <o:OLEObject Type="Embed" ProgID="Equation.DSMT4" ShapeID="_x0000_i1694" DrawAspect="Content" ObjectID="_1465216397"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465216398" r:id="rId1375"/>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6" o:title=""/>
          </v:shape>
          <o:OLEObject Type="Embed" ProgID="Equation.DSMT4" ShapeID="_x0000_i1696" DrawAspect="Content" ObjectID="_1465216399" r:id="rId1377"/>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78" o:title=""/>
          </v:shape>
          <o:OLEObject Type="Embed" ProgID="Equation.DSMT4" ShapeID="_x0000_i1697" DrawAspect="Content" ObjectID="_1465216400"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8" type="#_x0000_t75" style="width:28pt;height:13.5pt" o:ole="">
            <v:imagedata r:id="rId1380" o:title=""/>
          </v:shape>
          <o:OLEObject Type="Embed" ProgID="Equation.DSMT4" ShapeID="_x0000_i1698" DrawAspect="Content" ObjectID="_1465216401" r:id="rId1381"/>
        </w:object>
      </w:r>
      <w:r>
        <w:t xml:space="preserve">) is given by </w:t>
      </w:r>
      <w:r w:rsidR="005467AD" w:rsidRPr="00AF2221">
        <w:rPr>
          <w:position w:val="-28"/>
        </w:rPr>
        <w:object w:dxaOrig="3080" w:dyaOrig="700" w14:anchorId="1D3ACB9A">
          <v:shape id="_x0000_i1699" type="#_x0000_t75" style="width:154pt;height:35.5pt" o:ole="">
            <v:imagedata r:id="rId1382" o:title=""/>
          </v:shape>
          <o:OLEObject Type="Embed" ProgID="Equation.DSMT4" ShapeID="_x0000_i1699" DrawAspect="Content" ObjectID="_1465216402"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583" w:name="_Toc391473036"/>
      <w:r>
        <w:lastRenderedPageBreak/>
        <w:t>Albro Isotropic Diffusivity</w:t>
      </w:r>
      <w:bookmarkEnd w:id="583"/>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00" type="#_x0000_t75" style="width:14pt;height:18pt" o:ole="">
                  <v:imagedata r:id="rId1332" o:title=""/>
                </v:shape>
                <o:OLEObject Type="Embed" ProgID="Equation.DSMT4" ShapeID="_x0000_i1700" DrawAspect="Content" ObjectID="_1465216403" r:id="rId1384"/>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1" type="#_x0000_t75" style="width:16pt;height:20pt" o:ole="">
                  <v:imagedata r:id="rId1385" o:title=""/>
                </v:shape>
                <o:OLEObject Type="Embed" ProgID="Equation.DSMT4" ShapeID="_x0000_i1701" DrawAspect="Content" ObjectID="_1465216404" r:id="rId1386"/>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2" type="#_x0000_t75" style="width:17.5pt;height:19.5pt" o:ole="">
                  <v:imagedata r:id="rId1387" o:title=""/>
                </v:shape>
                <o:OLEObject Type="Embed" ProgID="Equation.DSMT4" ShapeID="_x0000_i1702" DrawAspect="Content" ObjectID="_1465216405" r:id="rId1388"/>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3" type="#_x0000_t75" style="width:147.5pt;height:39.5pt" o:ole="">
            <v:imagedata r:id="rId1389" o:title=""/>
          </v:shape>
          <o:OLEObject Type="Embed" ProgID="Equation.DSMT4" ShapeID="_x0000_i1703" DrawAspect="Content" ObjectID="_1465216406" r:id="rId1390"/>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04" type="#_x0000_t75" style="width:52pt;height:20pt" o:ole="">
            <v:imagedata r:id="rId1391" o:title=""/>
          </v:shape>
          <o:OLEObject Type="Embed" ProgID="Equation.DSMT4" ShapeID="_x0000_i1704" DrawAspect="Content" ObjectID="_1465216407" r:id="rId1392"/>
        </w:object>
      </w:r>
      <w:r w:rsidR="005467AD">
        <w:t xml:space="preserve"> and </w:t>
      </w:r>
      <w:r>
        <w:t xml:space="preserve">the porosity </w:t>
      </w:r>
      <w:r w:rsidRPr="00AA6727">
        <w:rPr>
          <w:position w:val="-10"/>
        </w:rPr>
        <w:object w:dxaOrig="320" w:dyaOrig="380" w14:anchorId="6E5C004A">
          <v:shape id="_x0000_i1705" type="#_x0000_t75" style="width:16pt;height:19.5pt" o:ole="">
            <v:imagedata r:id="rId1393" o:title=""/>
          </v:shape>
          <o:OLEObject Type="Embed" ProgID="Equation.DSMT4" ShapeID="_x0000_i1705" DrawAspect="Content" ObjectID="_1465216408" r:id="rId1394"/>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6" type="#_x0000_t75" style="width:56.5pt;height:34pt" o:ole="">
            <v:imagedata r:id="rId1395" o:title=""/>
          </v:shape>
          <o:OLEObject Type="Embed" ProgID="Equation.DSMT4" ShapeID="_x0000_i1706" DrawAspect="Content" ObjectID="_1465216409" r:id="rId1396"/>
        </w:object>
      </w:r>
      <w:r w:rsidR="00BC495E">
        <w:t>.</w:t>
      </w:r>
    </w:p>
    <w:p w14:paraId="4E967B54" w14:textId="3A0936B8" w:rsidR="00C14B72" w:rsidRDefault="00C14B72" w:rsidP="00BC495E">
      <w:r w:rsidRPr="00AF2221">
        <w:rPr>
          <w:position w:val="-6"/>
        </w:rPr>
        <w:object w:dxaOrig="220" w:dyaOrig="279" w14:anchorId="0F8D068B">
          <v:shape id="_x0000_i1707" type="#_x0000_t75" style="width:10.5pt;height:14pt" o:ole="">
            <v:imagedata r:id="rId1368" o:title=""/>
          </v:shape>
          <o:OLEObject Type="Embed" ProgID="Equation.DSMT4" ShapeID="_x0000_i1707" DrawAspect="Content" ObjectID="_1465216410" r:id="rId1397"/>
        </w:object>
      </w:r>
      <w:r w:rsidRPr="00A16AEB">
        <w:t xml:space="preserve"> </w:t>
      </w:r>
      <w:r>
        <w:t xml:space="preserve">is the Jacobian of the deformation, i.e. </w:t>
      </w:r>
      <w:r w:rsidRPr="00AF2221">
        <w:rPr>
          <w:position w:val="-6"/>
        </w:rPr>
        <w:object w:dxaOrig="940" w:dyaOrig="279" w14:anchorId="3040A99C">
          <v:shape id="_x0000_i1708" type="#_x0000_t75" style="width:48pt;height:14pt" o:ole="">
            <v:imagedata r:id="rId1370" o:title=""/>
          </v:shape>
          <o:OLEObject Type="Embed" ProgID="Equation.DSMT4" ShapeID="_x0000_i1708" DrawAspect="Content" ObjectID="_1465216411" r:id="rId1398"/>
        </w:object>
      </w:r>
      <w:r>
        <w:t xml:space="preserve"> where</w:t>
      </w:r>
      <w:r>
        <w:rPr>
          <w:b/>
        </w:rPr>
        <w:t xml:space="preserve"> </w:t>
      </w:r>
      <w:r w:rsidRPr="00AF2221">
        <w:rPr>
          <w:b/>
          <w:position w:val="-4"/>
        </w:rPr>
        <w:object w:dxaOrig="220" w:dyaOrig="260" w14:anchorId="3BB79878">
          <v:shape id="_x0000_i1709" type="#_x0000_t75" style="width:10.5pt;height:13.5pt" o:ole="">
            <v:imagedata r:id="rId1372" o:title=""/>
          </v:shape>
          <o:OLEObject Type="Embed" ProgID="Equation.DSMT4" ShapeID="_x0000_i1709" DrawAspect="Content" ObjectID="_1465216412" r:id="rId1399"/>
        </w:object>
      </w:r>
      <w:r w:rsidRPr="00A16AEB">
        <w:t xml:space="preserve"> </w:t>
      </w:r>
      <w:r>
        <w:t>is the deformation gradient</w:t>
      </w:r>
      <w:r w:rsidR="00BC495E">
        <w:t xml:space="preserve"> and </w:t>
      </w:r>
      <w:r w:rsidR="00BC495E" w:rsidRPr="00AA6727">
        <w:rPr>
          <w:position w:val="-12"/>
        </w:rPr>
        <w:object w:dxaOrig="280" w:dyaOrig="400" w14:anchorId="281E720D">
          <v:shape id="_x0000_i1710" type="#_x0000_t75" style="width:14pt;height:20pt" o:ole="">
            <v:imagedata r:id="rId1400" o:title=""/>
          </v:shape>
          <o:OLEObject Type="Embed" ProgID="Equation.DSMT4" ShapeID="_x0000_i1710" DrawAspect="Content" ObjectID="_1465216413" r:id="rId1401"/>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1" type="#_x0000_t75" style="width:9.5pt;height:10pt" o:ole="">
            <v:imagedata r:id="rId1402" o:title=""/>
          </v:shape>
          <o:OLEObject Type="Embed" ProgID="Equation.DSMT4" ShapeID="_x0000_i1711" DrawAspect="Content" ObjectID="_1465216414" r:id="rId1403"/>
        </w:object>
      </w:r>
      <w:r w:rsidR="005467AD">
        <w:t xml:space="preserve"> represents the actual concentration of the solute whose diffusivity is given by </w:t>
      </w:r>
      <w:r w:rsidR="005467AD" w:rsidRPr="00AA6727">
        <w:rPr>
          <w:position w:val="-6"/>
        </w:rPr>
        <w:object w:dxaOrig="200" w:dyaOrig="260" w14:anchorId="6883251B">
          <v:shape id="_x0000_i1712" type="#_x0000_t75" style="width:10pt;height:13.5pt" o:ole="">
            <v:imagedata r:id="rId1404" o:title=""/>
          </v:shape>
          <o:OLEObject Type="Embed" ProgID="Equation.DSMT4" ShapeID="_x0000_i1712" DrawAspect="Content" ObjectID="_1465216415" r:id="rId140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584" w:name="_Ref162420103"/>
      <w:bookmarkStart w:id="585" w:name="_Toc391473037"/>
      <w:r w:rsidRPr="00B27FE9">
        <w:lastRenderedPageBreak/>
        <w:t>Solubility Materials</w:t>
      </w:r>
      <w:bookmarkEnd w:id="584"/>
      <w:bookmarkEnd w:id="585"/>
    </w:p>
    <w:p w14:paraId="0B0BD944" w14:textId="77777777" w:rsidR="006A0BC1" w:rsidRPr="00B27FE9" w:rsidRDefault="006A0BC1" w:rsidP="006A0BC1">
      <w:pPr>
        <w:pStyle w:val="Heading4"/>
      </w:pPr>
      <w:bookmarkStart w:id="586" w:name="_Toc391473038"/>
      <w:r w:rsidRPr="00B27FE9">
        <w:t>Constant Solubility</w:t>
      </w:r>
      <w:bookmarkEnd w:id="586"/>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6" o:title=""/>
                </v:shape>
                <o:OLEObject Type="Embed" ProgID="Equation.DSMT4" ShapeID="_x0000_i1713" DrawAspect="Content" ObjectID="_1465216416" r:id="rId140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8" o:title=""/>
          </v:shape>
          <o:OLEObject Type="Embed" ProgID="Equation.DSMT4" ShapeID="_x0000_i1714" DrawAspect="Content" ObjectID="_1465216417" r:id="rId140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587" w:name="_Ref162420105"/>
      <w:bookmarkStart w:id="588" w:name="_Toc391473039"/>
      <w:r w:rsidRPr="00B27FE9">
        <w:lastRenderedPageBreak/>
        <w:t>Osmotic Coefficient Materials</w:t>
      </w:r>
      <w:bookmarkEnd w:id="587"/>
      <w:bookmarkEnd w:id="588"/>
    </w:p>
    <w:p w14:paraId="1167F702" w14:textId="77777777" w:rsidR="006A0BC1" w:rsidRPr="00B27FE9" w:rsidRDefault="006A0BC1" w:rsidP="006A0BC1">
      <w:pPr>
        <w:pStyle w:val="Heading4"/>
      </w:pPr>
      <w:bookmarkStart w:id="589" w:name="_Toc391473040"/>
      <w:r w:rsidRPr="00B27FE9">
        <w:t>Constant Osmotic Coefficient</w:t>
      </w:r>
      <w:bookmarkEnd w:id="589"/>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0" o:title=""/>
                </v:shape>
                <o:OLEObject Type="Embed" ProgID="Equation.DSMT4" ShapeID="_x0000_i1715" DrawAspect="Content" ObjectID="_1465216418" r:id="rId141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2" o:title=""/>
          </v:shape>
          <o:OLEObject Type="Embed" ProgID="Equation.DSMT4" ShapeID="_x0000_i1716" DrawAspect="Content" ObjectID="_1465216419" r:id="rId141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590" w:name="_Ref366847643"/>
      <w:bookmarkStart w:id="591" w:name="_Ref240797904"/>
      <w:bookmarkStart w:id="592" w:name="_Ref240797910"/>
      <w:bookmarkStart w:id="593" w:name="_Toc391473041"/>
      <w:r>
        <w:lastRenderedPageBreak/>
        <w:t xml:space="preserve">Triphasic </w:t>
      </w:r>
      <w:r w:rsidR="00AC155B">
        <w:t xml:space="preserve">and Multiphasic </w:t>
      </w:r>
      <w:r>
        <w:t>Materials</w:t>
      </w:r>
      <w:bookmarkEnd w:id="590"/>
      <w:bookmarkEnd w:id="591"/>
      <w:bookmarkEnd w:id="592"/>
      <w:bookmarkEnd w:id="593"/>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976D6B">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5" o:title=""/>
          </v:shape>
          <o:OLEObject Type="Embed" ProgID="Equation.DSMT4" ShapeID="_x0000_i1717" DrawAspect="Content" ObjectID="_1465216420" r:id="rId1416"/>
        </w:object>
      </w:r>
      <w:r w:rsidRPr="00B27FE9">
        <w:t xml:space="preserve"> </w:t>
      </w:r>
      <w:r w:rsidR="00AF2221" w:rsidRPr="00AF2221">
        <w:rPr>
          <w:position w:val="-6"/>
        </w:rPr>
        <w:object w:dxaOrig="720" w:dyaOrig="260" w14:anchorId="5CE0D0D2">
          <v:shape id="_x0000_i1718" type="#_x0000_t75" style="width:36.5pt;height:13.5pt" o:ole="">
            <v:imagedata r:id="rId1417" o:title=""/>
          </v:shape>
          <o:OLEObject Type="Embed" ProgID="Equation.DSMT4" ShapeID="_x0000_i1718" DrawAspect="Content" ObjectID="_1465216421" r:id="rId1418"/>
        </w:object>
      </w:r>
      <w:r w:rsidR="00AF2221" w:rsidRPr="00AF2221">
        <w:rPr>
          <w:position w:val="-4"/>
        </w:rPr>
        <w:object w:dxaOrig="720" w:dyaOrig="200" w14:anchorId="2C392F12">
          <v:shape id="_x0000_i1719" type="#_x0000_t75" style="width:36.5pt;height:10pt" o:ole="">
            <v:imagedata r:id="rId1419" o:title=""/>
          </v:shape>
          <o:OLEObject Type="Embed" ProgID="Equation.DSMT4" ShapeID="_x0000_i1719" DrawAspect="Content" ObjectID="_1465216422" r:id="rId1420"/>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1" o:title=""/>
          </v:shape>
          <o:OLEObject Type="Embed" ProgID="Equation.DSMT4" ShapeID="_x0000_i1720" DrawAspect="Content" ObjectID="_1465216423" r:id="rId1422"/>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3" o:title=""/>
          </v:shape>
          <o:OLEObject Type="Embed" ProgID="Equation.DSMT4" ShapeID="_x0000_i1721" DrawAspect="Content" ObjectID="_1465216424" r:id="rId1424"/>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5" o:title=""/>
          </v:shape>
          <o:OLEObject Type="Embed" ProgID="Equation.DSMT4" ShapeID="_x0000_i1722" DrawAspect="Content" ObjectID="_1465216425" r:id="rId1426"/>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7" o:title=""/>
          </v:shape>
          <o:OLEObject Type="Embed" ProgID="Equation.DSMT4" ShapeID="_x0000_i1723" DrawAspect="Content" ObjectID="_1465216426" r:id="rId1428"/>
        </w:object>
      </w:r>
      <w:r w:rsidRPr="00B27FE9">
        <w:t xml:space="preserve"> of solute </w:t>
      </w:r>
      <w:r w:rsidR="00AF2221" w:rsidRPr="00AF2221">
        <w:rPr>
          <w:position w:val="-4"/>
        </w:rPr>
        <w:object w:dxaOrig="220" w:dyaOrig="200" w14:anchorId="0B574E65">
          <v:shape id="_x0000_i1724" type="#_x0000_t75" style="width:10.5pt;height:10pt" o:ole="">
            <v:imagedata r:id="rId1429" o:title=""/>
          </v:shape>
          <o:OLEObject Type="Embed" ProgID="Equation.DSMT4" ShapeID="_x0000_i1724" DrawAspect="Content" ObjectID="_1465216427" r:id="rId143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1" o:title=""/>
          </v:shape>
          <o:OLEObject Type="Embed" ProgID="Equation.DSMT4" ShapeID="_x0000_i1725" DrawAspect="Content" ObjectID="_1465216428" r:id="rId1432"/>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3" o:title=""/>
          </v:shape>
          <o:OLEObject Type="Embed" ProgID="Equation.DSMT4" ShapeID="_x0000_i1726" DrawAspect="Content" ObjectID="_1465216429" r:id="rId1434"/>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5" o:title=""/>
          </v:shape>
          <o:OLEObject Type="Embed" ProgID="Equation.DSMT4" ShapeID="_x0000_i1727" DrawAspect="Content" ObjectID="_1465216430" r:id="rId1436"/>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7" o:title=""/>
          </v:shape>
          <o:OLEObject Type="Embed" ProgID="Equation.DSMT4" ShapeID="_x0000_i1728" DrawAspect="Content" ObjectID="_1465216431" r:id="rId1438"/>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39" o:title=""/>
          </v:shape>
          <o:OLEObject Type="Embed" ProgID="Equation.DSMT4" ShapeID="_x0000_i1729" DrawAspect="Content" ObjectID="_1465216432" r:id="rId1440"/>
        </w:object>
      </w:r>
      <w:r w:rsidRPr="00B27FE9">
        <w:t xml:space="preserve">; </w:t>
      </w:r>
      <w:r w:rsidR="00AF2221" w:rsidRPr="00AF2221">
        <w:rPr>
          <w:position w:val="-6"/>
        </w:rPr>
        <w:object w:dxaOrig="279" w:dyaOrig="320" w14:anchorId="3C29343B">
          <v:shape id="_x0000_i1730" type="#_x0000_t75" style="width:14pt;height:16.5pt" o:ole="">
            <v:imagedata r:id="rId1441" o:title=""/>
          </v:shape>
          <o:OLEObject Type="Embed" ProgID="Equation.DSMT4" ShapeID="_x0000_i1730" DrawAspect="Content" ObjectID="_1465216433" r:id="rId1442"/>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3" o:title=""/>
          </v:shape>
          <o:OLEObject Type="Embed" ProgID="Equation.DSMT4" ShapeID="_x0000_i1731" DrawAspect="Content" ObjectID="_1465216434" r:id="rId1444"/>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5" o:title=""/>
          </v:shape>
          <o:OLEObject Type="Embed" ProgID="Equation.DSMT4" ShapeID="_x0000_i1732" DrawAspect="Content" ObjectID="_1465216435" r:id="rId1446"/>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47" o:title=""/>
          </v:shape>
          <o:OLEObject Type="Embed" ProgID="Equation.DSMT4" ShapeID="_x0000_i1733" DrawAspect="Content" ObjectID="_1465216436" r:id="rId1448"/>
        </w:object>
      </w:r>
      <w:r w:rsidRPr="00B27FE9">
        <w:t xml:space="preserve">; in general, </w:t>
      </w:r>
      <w:r w:rsidR="00AF2221" w:rsidRPr="00AF2221">
        <w:rPr>
          <w:position w:val="-4"/>
        </w:rPr>
        <w:object w:dxaOrig="320" w:dyaOrig="300" w14:anchorId="67B8CDAB">
          <v:shape id="_x0000_i1734" type="#_x0000_t75" style="width:16.5pt;height:14pt" o:ole="">
            <v:imagedata r:id="rId1449" o:title=""/>
          </v:shape>
          <o:OLEObject Type="Embed" ProgID="Equation.DSMT4" ShapeID="_x0000_i1734" DrawAspect="Content" ObjectID="_1465216437" r:id="rId1450"/>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1" o:title=""/>
          </v:shape>
          <o:OLEObject Type="Embed" ProgID="Equation.DSMT4" ShapeID="_x0000_i1735" DrawAspect="Content" ObjectID="_1465216438" r:id="rId1452"/>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53" o:title=""/>
          </v:shape>
          <o:OLEObject Type="Embed" ProgID="Equation.DSMT4" ShapeID="_x0000_i1736" DrawAspect="Content" ObjectID="_1465216439" r:id="rId1454"/>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5" o:title=""/>
          </v:shape>
          <o:OLEObject Type="Embed" ProgID="Equation.DSMT4" ShapeID="_x0000_i1737" DrawAspect="Content" ObjectID="_1465216440" r:id="rId1456"/>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57" o:title=""/>
          </v:shape>
          <o:OLEObject Type="Embed" ProgID="Equation.DSMT4" ShapeID="_x0000_i1738" DrawAspect="Content" ObjectID="_1465216441" r:id="rId1458"/>
        </w:object>
      </w:r>
      <w:r>
        <w:t xml:space="preserve"> is the solid volume fraction and </w:t>
      </w:r>
      <w:r w:rsidR="00AF2221" w:rsidRPr="00AF2221">
        <w:rPr>
          <w:position w:val="-14"/>
        </w:rPr>
        <w:object w:dxaOrig="279" w:dyaOrig="420" w14:anchorId="5EDC30A8">
          <v:shape id="_x0000_i1739" type="#_x0000_t75" style="width:14pt;height:21.5pt" o:ole="">
            <v:imagedata r:id="rId1459" o:title=""/>
          </v:shape>
          <o:OLEObject Type="Embed" ProgID="Equation.DSMT4" ShapeID="_x0000_i1739" DrawAspect="Content" ObjectID="_1465216442" r:id="rId146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1" o:title=""/>
          </v:shape>
          <o:OLEObject Type="Embed" ProgID="Equation.DSMT4" ShapeID="_x0000_i1740" DrawAspect="Content" ObjectID="_1465216443" r:id="rId1462"/>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63" o:title=""/>
          </v:shape>
          <o:OLEObject Type="Embed" ProgID="Equation.DSMT4" ShapeID="_x0000_i1741" DrawAspect="Content" ObjectID="_1465216444" r:id="rId1464"/>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5" o:title=""/>
          </v:shape>
          <o:OLEObject Type="Embed" ProgID="Equation.DSMT4" ShapeID="_x0000_i1742" DrawAspect="Content" ObjectID="_1465216445" r:id="rId1466"/>
        </w:object>
      </w:r>
      <w:r w:rsidR="00AF2221" w:rsidRPr="00AF2221">
        <w:rPr>
          <w:position w:val="-4"/>
        </w:rPr>
        <w:object w:dxaOrig="920" w:dyaOrig="320" w14:anchorId="65A00249">
          <v:shape id="_x0000_i1743" type="#_x0000_t75" style="width:45.5pt;height:16.5pt" o:ole="">
            <v:imagedata r:id="rId1467" o:title=""/>
          </v:shape>
          <o:OLEObject Type="Embed" ProgID="Equation.DSMT4" ShapeID="_x0000_i1743" DrawAspect="Content" ObjectID="_1465216446" r:id="rId146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69" o:title=""/>
          </v:shape>
          <o:OLEObject Type="Embed" ProgID="Equation.DSMT4" ShapeID="_x0000_i1744" DrawAspect="Content" ObjectID="_1465216447" r:id="rId1470"/>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1" o:title=""/>
          </v:shape>
          <o:OLEObject Type="Embed" ProgID="Equation.DSMT4" ShapeID="_x0000_i1745" DrawAspect="Content" ObjectID="_1465216448" r:id="rId1472"/>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3" o:title=""/>
          </v:shape>
          <o:OLEObject Type="Embed" ProgID="Equation.DSMT4" ShapeID="_x0000_i1746" DrawAspect="Content" ObjectID="_1465216449" r:id="rId1474"/>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5" o:title=""/>
          </v:shape>
          <o:OLEObject Type="Embed" ProgID="Equation.DSMT4" ShapeID="_x0000_i1747" DrawAspect="Content" ObjectID="_1465216450" r:id="rId1476"/>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7" o:title=""/>
          </v:shape>
          <o:OLEObject Type="Embed" ProgID="Equation.DSMT4" ShapeID="_x0000_i1748" DrawAspect="Content" ObjectID="_1465216451" r:id="rId1478"/>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79" o:title=""/>
          </v:shape>
          <o:OLEObject Type="Embed" ProgID="Equation.DSMT4" ShapeID="_x0000_i1749" DrawAspect="Content" ObjectID="_1465216452" r:id="rId148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1" o:title=""/>
          </v:shape>
          <o:OLEObject Type="Embed" ProgID="Equation.DSMT4" ShapeID="_x0000_i1750" DrawAspect="Content" ObjectID="_1465216453" r:id="rId1482"/>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3" o:title=""/>
          </v:shape>
          <o:OLEObject Type="Embed" ProgID="Equation.DSMT4" ShapeID="_x0000_i1751" DrawAspect="Content" ObjectID="_1465216454" r:id="rId1484"/>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85" o:title=""/>
          </v:shape>
          <o:OLEObject Type="Embed" ProgID="Equation.DSMT4" ShapeID="_x0000_i1752" DrawAspect="Content" ObjectID="_1465216455" r:id="rId1486"/>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7" o:title=""/>
          </v:shape>
          <o:OLEObject Type="Embed" ProgID="Equation.DSMT4" ShapeID="_x0000_i1753" DrawAspect="Content" ObjectID="_1465216456" r:id="rId1488"/>
        </w:object>
      </w:r>
      <w:r w:rsidRPr="00B27FE9">
        <w:t xml:space="preserve">; </w:t>
      </w:r>
      <w:r w:rsidR="00AF2221" w:rsidRPr="00AF2221">
        <w:rPr>
          <w:position w:val="-12"/>
        </w:rPr>
        <w:object w:dxaOrig="340" w:dyaOrig="380" w14:anchorId="660C2F09">
          <v:shape id="_x0000_i1754" type="#_x0000_t75" style="width:16.5pt;height:19.5pt" o:ole="">
            <v:imagedata r:id="rId1489" o:title=""/>
          </v:shape>
          <o:OLEObject Type="Embed" ProgID="Equation.DSMT4" ShapeID="_x0000_i1754" DrawAspect="Content" ObjectID="_1465216457" r:id="rId1490"/>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1" o:title=""/>
          </v:shape>
          <o:OLEObject Type="Embed" ProgID="Equation.DSMT4" ShapeID="_x0000_i1755" DrawAspect="Content" ObjectID="_1465216458" r:id="rId149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493" o:title=""/>
          </v:shape>
          <o:OLEObject Type="Embed" ProgID="Equation.DSMT4" ShapeID="_x0000_i1756" DrawAspect="Content" ObjectID="_1465216459" r:id="rId1494"/>
        </w:object>
      </w:r>
      <w:r w:rsidRPr="00B27FE9">
        <w:t xml:space="preserve">; in general, </w:t>
      </w:r>
      <w:r w:rsidR="00AF2221" w:rsidRPr="00AF2221">
        <w:rPr>
          <w:position w:val="-4"/>
        </w:rPr>
        <w:object w:dxaOrig="260" w:dyaOrig="240" w14:anchorId="27FB1973">
          <v:shape id="_x0000_i1757" type="#_x0000_t75" style="width:13.5pt;height:12pt" o:ole="">
            <v:imagedata r:id="rId1495" o:title=""/>
          </v:shape>
          <o:OLEObject Type="Embed" ProgID="Equation.DSMT4" ShapeID="_x0000_i1757" DrawAspect="Content" ObjectID="_1465216460" r:id="rId149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97" o:title=""/>
          </v:shape>
          <o:OLEObject Type="Embed" ProgID="Equation.DSMT4" ShapeID="_x0000_i1758" DrawAspect="Content" ObjectID="_1465216461" r:id="rId1498"/>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499" o:title=""/>
          </v:shape>
          <o:OLEObject Type="Embed" ProgID="Equation.DSMT4" ShapeID="_x0000_i1759" DrawAspect="Content" ObjectID="_1465216462" r:id="rId1500"/>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1" o:title=""/>
          </v:shape>
          <o:OLEObject Type="Embed" ProgID="Equation.DSMT4" ShapeID="_x0000_i1760" DrawAspect="Content" ObjectID="_1465216463" r:id="rId1502"/>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3" o:title=""/>
          </v:shape>
          <o:OLEObject Type="Embed" ProgID="Equation.DSMT4" ShapeID="_x0000_i1761" DrawAspect="Content" ObjectID="_1465216464" r:id="rId1504"/>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5" o:title=""/>
          </v:shape>
          <o:OLEObject Type="Embed" ProgID="Equation.DSMT4" ShapeID="_x0000_i1762" DrawAspect="Content" ObjectID="_1465216465" r:id="rId1506"/>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07" o:title=""/>
          </v:shape>
          <o:OLEObject Type="Embed" ProgID="Equation.DSMT4" ShapeID="_x0000_i1763" DrawAspect="Content" ObjectID="_1465216466" r:id="rId150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09" o:title=""/>
          </v:shape>
          <o:OLEObject Type="Embed" ProgID="Equation.DSMT4" ShapeID="_x0000_i1764" DrawAspect="Content" ObjectID="_1465216467" r:id="rId1510"/>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1" o:title=""/>
          </v:shape>
          <o:OLEObject Type="Embed" ProgID="Equation.DSMT4" ShapeID="_x0000_i1765" DrawAspect="Content" ObjectID="_1465216468" r:id="rId1512"/>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3" o:title=""/>
          </v:shape>
          <o:OLEObject Type="Embed" ProgID="Equation.DSMT4" ShapeID="_x0000_i1766" DrawAspect="Content" ObjectID="_1465216469" r:id="rId1514"/>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5" o:title=""/>
          </v:shape>
          <o:OLEObject Type="Embed" ProgID="Equation.DSMT4" ShapeID="_x0000_i1767" DrawAspect="Content" ObjectID="_1465216470" r:id="rId1516"/>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17" o:title=""/>
          </v:shape>
          <o:OLEObject Type="Embed" ProgID="Equation.DSMT4" ShapeID="_x0000_i1768" DrawAspect="Content" ObjectID="_1465216471" r:id="rId1518"/>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19" o:title=""/>
          </v:shape>
          <o:OLEObject Type="Embed" ProgID="Equation.DSMT4" ShapeID="_x0000_i1769" DrawAspect="Content" ObjectID="_1465216472" r:id="rId1520"/>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1" o:title=""/>
          </v:shape>
          <o:OLEObject Type="Embed" ProgID="Equation.DSMT4" ShapeID="_x0000_i1770" DrawAspect="Content" ObjectID="_1465216473" r:id="rId1522"/>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3" o:title=""/>
          </v:shape>
          <o:OLEObject Type="Embed" ProgID="Equation.DSMT4" ShapeID="_x0000_i1771" DrawAspect="Content" ObjectID="_1465216474" r:id="rId1524"/>
        </w:object>
      </w:r>
      <w:r w:rsidRPr="00B27FE9">
        <w:t xml:space="preserve">, where </w:t>
      </w:r>
      <w:r w:rsidR="00AF2221" w:rsidRPr="00AF2221">
        <w:rPr>
          <w:position w:val="-6"/>
        </w:rPr>
        <w:object w:dxaOrig="300" w:dyaOrig="320" w14:anchorId="4C95A724">
          <v:shape id="_x0000_i1772" type="#_x0000_t75" style="width:14pt;height:16.5pt" o:ole="">
            <v:imagedata r:id="rId1525" o:title=""/>
          </v:shape>
          <o:OLEObject Type="Embed" ProgID="Equation.DSMT4" ShapeID="_x0000_i1772" DrawAspect="Content" ObjectID="_1465216475" r:id="rId1526"/>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7" o:title=""/>
          </v:shape>
          <o:OLEObject Type="Embed" ProgID="Equation.DSMT4" ShapeID="_x0000_i1773" DrawAspect="Content" ObjectID="_1465216476" r:id="rId1528"/>
        </w:object>
      </w:r>
      <w:r w:rsidRPr="00B27FE9">
        <w:t xml:space="preserve"> is </w:t>
      </w:r>
      <w:r w:rsidR="00AF2221" w:rsidRPr="00AF2221">
        <w:rPr>
          <w:position w:val="-6"/>
        </w:rPr>
        <w:object w:dxaOrig="800" w:dyaOrig="260" w14:anchorId="776D5ED5">
          <v:shape id="_x0000_i1774" type="#_x0000_t75" style="width:40pt;height:13.5pt" o:ole="">
            <v:imagedata r:id="rId1529" o:title=""/>
          </v:shape>
          <o:OLEObject Type="Embed" ProgID="Equation.DSMT4" ShapeID="_x0000_i1774" DrawAspect="Content" ObjectID="_1465216477" r:id="rId1530"/>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1" o:title=""/>
          </v:shape>
          <o:OLEObject Type="Embed" ProgID="Equation.DSMT4" ShapeID="_x0000_i1775" DrawAspect="Content" ObjectID="_1465216478" r:id="rId153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3" o:title=""/>
          </v:shape>
          <o:OLEObject Type="Embed" ProgID="Equation.DSMT4" ShapeID="_x0000_i1776" DrawAspect="Content" ObjectID="_1465216479" r:id="rId1534"/>
        </w:object>
      </w:r>
      <w:r w:rsidRPr="00B27FE9">
        <w:t xml:space="preserve"> and </w:t>
      </w:r>
      <w:r w:rsidR="00AF2221" w:rsidRPr="00AF2221">
        <w:rPr>
          <w:position w:val="-10"/>
        </w:rPr>
        <w:object w:dxaOrig="880" w:dyaOrig="360" w14:anchorId="11A2215C">
          <v:shape id="_x0000_i1777" type="#_x0000_t75" style="width:44pt;height:18pt" o:ole="">
            <v:imagedata r:id="rId1535" o:title=""/>
          </v:shape>
          <o:OLEObject Type="Embed" ProgID="Equation.DSMT4" ShapeID="_x0000_i1777" DrawAspect="Content" ObjectID="_1465216480" r:id="rId1536"/>
        </w:object>
      </w:r>
      <w:r w:rsidRPr="00B27FE9">
        <w:t xml:space="preserve">, where </w:t>
      </w:r>
      <w:r w:rsidR="00AF2221" w:rsidRPr="00AF2221">
        <w:rPr>
          <w:position w:val="-6"/>
        </w:rPr>
        <w:object w:dxaOrig="260" w:dyaOrig="220" w14:anchorId="27BFE084">
          <v:shape id="_x0000_i1778" type="#_x0000_t75" style="width:13.5pt;height:10.5pt" o:ole="">
            <v:imagedata r:id="rId1537" o:title=""/>
          </v:shape>
          <o:OLEObject Type="Embed" ProgID="Equation.DSMT4" ShapeID="_x0000_i1778" DrawAspect="Content" ObjectID="_1465216481" r:id="rId1538"/>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39" o:title=""/>
          </v:shape>
          <o:OLEObject Type="Embed" ProgID="Equation.DSMT4" ShapeID="_x0000_i1779" DrawAspect="Content" ObjectID="_1465216482" r:id="rId1540"/>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1" o:title=""/>
          </v:shape>
          <o:OLEObject Type="Embed" ProgID="Equation.DSMT4" ShapeID="_x0000_i1780" DrawAspect="Content" ObjectID="_1465216483" r:id="rId1542"/>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3" o:title=""/>
          </v:shape>
          <o:OLEObject Type="Embed" ProgID="Equation.DSMT4" ShapeID="_x0000_i1781" DrawAspect="Content" ObjectID="_1465216484" r:id="rId1544"/>
        </w:object>
      </w:r>
      <w:r w:rsidRPr="00B27FE9">
        <w:t xml:space="preserve"> and </w:t>
      </w:r>
      <w:r w:rsidR="00AF2221" w:rsidRPr="00AF2221">
        <w:rPr>
          <w:position w:val="-10"/>
        </w:rPr>
        <w:object w:dxaOrig="260" w:dyaOrig="360" w14:anchorId="37D0D741">
          <v:shape id="_x0000_i1782" type="#_x0000_t75" style="width:13.5pt;height:18pt" o:ole="">
            <v:imagedata r:id="rId1545" o:title=""/>
          </v:shape>
          <o:OLEObject Type="Embed" ProgID="Equation.DSMT4" ShapeID="_x0000_i1782" DrawAspect="Content" ObjectID="_1465216485" r:id="rId1546"/>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7" o:title=""/>
          </v:shape>
          <o:OLEObject Type="Embed" ProgID="Equation.DSMT4" ShapeID="_x0000_i1783" DrawAspect="Content" ObjectID="_1465216486" r:id="rId1548"/>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49" o:title=""/>
          </v:shape>
          <o:OLEObject Type="Embed" ProgID="Equation.DSMT4" ShapeID="_x0000_i1784" DrawAspect="Content" ObjectID="_1465216487" r:id="rId1550"/>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1" o:title=""/>
          </v:shape>
          <o:OLEObject Type="Embed" ProgID="Equation.DSMT4" ShapeID="_x0000_i1785" DrawAspect="Content" ObjectID="_1465216488" r:id="rId1552"/>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3" o:title=""/>
          </v:shape>
          <o:OLEObject Type="Embed" ProgID="Equation.DSMT4" ShapeID="_x0000_i1786" DrawAspect="Content" ObjectID="_1465216489" r:id="rId1554"/>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5" o:title=""/>
          </v:shape>
          <o:OLEObject Type="Embed" ProgID="Equation.DSMT4" ShapeID="_x0000_i1787" DrawAspect="Content" ObjectID="_1465216490" r:id="rId1556"/>
        </w:object>
      </w:r>
      <w:r w:rsidR="00A84000">
        <w:t xml:space="preserve"> </w:t>
      </w:r>
      <w:r w:rsidRPr="00B27FE9">
        <w:t xml:space="preserve">through the mixture (frictional interactions with solvent and solid); and </w:t>
      </w:r>
      <w:r w:rsidR="00AF2221" w:rsidRPr="00AF2221">
        <w:rPr>
          <w:position w:val="-12"/>
        </w:rPr>
        <w:object w:dxaOrig="320" w:dyaOrig="380" w14:anchorId="21C6CCBD">
          <v:shape id="_x0000_i1788" type="#_x0000_t75" style="width:16.5pt;height:19.5pt" o:ole="">
            <v:imagedata r:id="rId1557" o:title=""/>
          </v:shape>
          <o:OLEObject Type="Embed" ProgID="Equation.DSMT4" ShapeID="_x0000_i1788" DrawAspect="Content" ObjectID="_1465216491" r:id="rId1558"/>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59" o:title=""/>
          </v:shape>
          <o:OLEObject Type="Embed" ProgID="Equation.DSMT4" ShapeID="_x0000_i1789" DrawAspect="Content" ObjectID="_1465216492" r:id="rId1560"/>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594" w:author="Gerard" w:date="2014-06-20T17:32:00Z"/>
        </w:rPr>
      </w:pPr>
      <w:r>
        <w:t xml:space="preserve">Also see section </w:t>
      </w:r>
      <w:r>
        <w:fldChar w:fldCharType="begin"/>
      </w:r>
      <w:r>
        <w:instrText xml:space="preserve"> REF _Ref376431879 \r \h </w:instrText>
      </w:r>
      <w:r>
        <w:fldChar w:fldCharType="separate"/>
      </w:r>
      <w:r w:rsidR="00976D6B">
        <w:t>8.5</w:t>
      </w:r>
      <w:r>
        <w:fldChar w:fldCharType="end"/>
      </w:r>
      <w:r>
        <w:t xml:space="preserve"> for additional guidelines for running multiphasic materials.</w:t>
      </w:r>
    </w:p>
    <w:p w14:paraId="7F2C3D19" w14:textId="5F30E98E" w:rsidR="00976D6B" w:rsidRPr="00B27FE9" w:rsidRDefault="00976D6B" w:rsidP="009339D1">
      <w:ins w:id="595" w:author="Gerard" w:date="2014-06-20T17:32:00Z">
        <w:r w:rsidRPr="00B27FE9">
          <w:br w:type="page"/>
        </w:r>
      </w:ins>
    </w:p>
    <w:p w14:paraId="2B2D2257" w14:textId="77777777" w:rsidR="00976D6B" w:rsidRDefault="00976D6B" w:rsidP="00976D6B">
      <w:pPr>
        <w:pStyle w:val="Heading3"/>
        <w:rPr>
          <w:ins w:id="596" w:author="Gerard" w:date="2014-06-20T17:31:00Z"/>
        </w:rPr>
      </w:pPr>
      <w:bookmarkStart w:id="597" w:name="_Toc370461254"/>
      <w:bookmarkStart w:id="598" w:name="_Toc391473042"/>
      <w:ins w:id="599" w:author="Gerard" w:date="2014-06-20T17:31:00Z">
        <w:r>
          <w:t>Guidelines for Multiphasic Analyses</w:t>
        </w:r>
        <w:bookmarkEnd w:id="597"/>
        <w:bookmarkEnd w:id="598"/>
      </w:ins>
    </w:p>
    <w:p w14:paraId="7D8B3FEA" w14:textId="77777777" w:rsidR="00976D6B" w:rsidRPr="00AB593C" w:rsidRDefault="00976D6B" w:rsidP="00976D6B">
      <w:pPr>
        <w:pStyle w:val="Heading4"/>
        <w:rPr>
          <w:ins w:id="600" w:author="Gerard" w:date="2014-06-20T17:31:00Z"/>
        </w:rPr>
      </w:pPr>
      <w:bookmarkStart w:id="601" w:name="_Toc370461255"/>
      <w:bookmarkStart w:id="602" w:name="_Toc391473043"/>
      <w:ins w:id="603" w:author="Gerard" w:date="2014-06-20T17:31:00Z">
        <w:r>
          <w:t>Initial State of Swelling</w:t>
        </w:r>
        <w:bookmarkEnd w:id="601"/>
        <w:bookmarkEnd w:id="602"/>
      </w:ins>
    </w:p>
    <w:p w14:paraId="621FEBD1" w14:textId="77777777" w:rsidR="00976D6B" w:rsidRDefault="00976D6B" w:rsidP="00976D6B">
      <w:pPr>
        <w:rPr>
          <w:ins w:id="604" w:author="Gerard" w:date="2014-06-20T17:31:00Z"/>
        </w:rPr>
      </w:pPr>
      <w:ins w:id="605"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606" w:author="Gerard" w:date="2014-06-20T17:31:00Z"/>
        </w:rPr>
      </w:pPr>
    </w:p>
    <w:p w14:paraId="7BB5B563" w14:textId="77777777" w:rsidR="00976D6B" w:rsidRDefault="00976D6B" w:rsidP="00976D6B">
      <w:pPr>
        <w:rPr>
          <w:ins w:id="607" w:author="Gerard" w:date="2014-06-20T17:31:00Z"/>
        </w:rPr>
      </w:pPr>
      <w:ins w:id="608"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609" w:author="Gerard" w:date="2014-06-20T17:31:00Z">
        <w:r>
          <w:fldChar w:fldCharType="separate"/>
        </w:r>
      </w:ins>
      <w:r>
        <w:t>Chapter 6</w:t>
      </w:r>
      <w:ins w:id="610" w:author="Gerard" w:date="2014-06-20T17:31:00Z">
        <w:r>
          <w:fldChar w:fldCharType="end"/>
        </w:r>
        <w:r>
          <w:t>) where the first step is a steady-state analysis (Section </w:t>
        </w:r>
        <w:r>
          <w:fldChar w:fldCharType="begin"/>
        </w:r>
        <w:r>
          <w:instrText xml:space="preserve"> REF _Ref250285979 \r \h </w:instrText>
        </w:r>
      </w:ins>
      <w:ins w:id="611" w:author="Gerard" w:date="2014-06-20T17:31:00Z">
        <w:r>
          <w:fldChar w:fldCharType="separate"/>
        </w:r>
      </w:ins>
      <w:r>
        <w:t>3.4.1</w:t>
      </w:r>
      <w:ins w:id="612"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613" w:author="Gerard" w:date="2014-06-20T17:31:00Z">
        <w:r>
          <w:fldChar w:fldCharType="separate"/>
        </w:r>
      </w:ins>
      <w:r>
        <w:t>3.9.1</w:t>
      </w:r>
      <w:ins w:id="614" w:author="Gerard" w:date="2014-06-20T17:31:00Z">
        <w:r>
          <w:fldChar w:fldCharType="end"/>
        </w:r>
        <w:r>
          <w:t>), so that they become superposed over and above the initial swelling state.</w:t>
        </w:r>
      </w:ins>
    </w:p>
    <w:p w14:paraId="04FC83FD" w14:textId="77777777" w:rsidR="00976D6B" w:rsidRDefault="00976D6B" w:rsidP="00976D6B">
      <w:pPr>
        <w:rPr>
          <w:ins w:id="615" w:author="Gerard" w:date="2014-06-20T17:31:00Z"/>
        </w:rPr>
      </w:pPr>
    </w:p>
    <w:p w14:paraId="66603F79" w14:textId="77777777" w:rsidR="00976D6B" w:rsidRDefault="00976D6B" w:rsidP="00976D6B">
      <w:pPr>
        <w:pStyle w:val="Example"/>
        <w:rPr>
          <w:ins w:id="616" w:author="Gerard" w:date="2014-06-20T17:31:00Z"/>
        </w:rPr>
      </w:pPr>
      <w:ins w:id="617" w:author="Gerard" w:date="2014-06-20T17:31:00Z">
        <w:r>
          <w:t>Example:</w:t>
        </w:r>
      </w:ins>
    </w:p>
    <w:p w14:paraId="156FF880" w14:textId="77777777" w:rsidR="00976D6B" w:rsidRDefault="00976D6B" w:rsidP="00976D6B">
      <w:pPr>
        <w:pStyle w:val="code"/>
        <w:rPr>
          <w:ins w:id="618" w:author="Gerard" w:date="2014-06-20T17:31:00Z"/>
        </w:rPr>
      </w:pPr>
      <w:ins w:id="619" w:author="Gerard" w:date="2014-06-20T17:31:00Z">
        <w:r>
          <w:t>&lt;Step&gt;</w:t>
        </w:r>
      </w:ins>
    </w:p>
    <w:p w14:paraId="039CFD6D" w14:textId="77777777" w:rsidR="00976D6B" w:rsidRDefault="00976D6B" w:rsidP="00976D6B">
      <w:pPr>
        <w:pStyle w:val="code"/>
        <w:rPr>
          <w:ins w:id="620" w:author="Gerard" w:date="2014-06-20T17:31:00Z"/>
        </w:rPr>
      </w:pPr>
      <w:ins w:id="621" w:author="Gerard" w:date="2014-06-20T17:31:00Z">
        <w:r>
          <w:tab/>
          <w:t>&lt;Module type="multiphasic"/&gt;</w:t>
        </w:r>
      </w:ins>
    </w:p>
    <w:p w14:paraId="38B2F78B" w14:textId="77777777" w:rsidR="00976D6B" w:rsidRDefault="00976D6B" w:rsidP="00976D6B">
      <w:pPr>
        <w:pStyle w:val="code"/>
        <w:rPr>
          <w:ins w:id="622" w:author="Gerard" w:date="2014-06-20T17:31:00Z"/>
        </w:rPr>
      </w:pPr>
      <w:ins w:id="623" w:author="Gerard" w:date="2014-06-20T17:31:00Z">
        <w:r>
          <w:tab/>
          <w:t>&lt;Control&gt;</w:t>
        </w:r>
      </w:ins>
    </w:p>
    <w:p w14:paraId="44CF6B22" w14:textId="77777777" w:rsidR="00976D6B" w:rsidRDefault="00976D6B" w:rsidP="00976D6B">
      <w:pPr>
        <w:pStyle w:val="code"/>
        <w:rPr>
          <w:ins w:id="624" w:author="Gerard" w:date="2014-06-20T17:31:00Z"/>
        </w:rPr>
      </w:pPr>
      <w:ins w:id="625" w:author="Gerard" w:date="2014-06-20T17:31:00Z">
        <w:r>
          <w:tab/>
        </w:r>
        <w:r>
          <w:tab/>
          <w:t>&lt;analysis type="steady-state"/&gt;</w:t>
        </w:r>
      </w:ins>
    </w:p>
    <w:p w14:paraId="644DD6CF" w14:textId="77777777" w:rsidR="00976D6B" w:rsidRDefault="00976D6B" w:rsidP="00976D6B">
      <w:pPr>
        <w:pStyle w:val="code"/>
        <w:rPr>
          <w:ins w:id="626" w:author="Gerard" w:date="2014-06-20T17:31:00Z"/>
        </w:rPr>
      </w:pPr>
      <w:ins w:id="627" w:author="Gerard" w:date="2014-06-20T17:31:00Z">
        <w:r>
          <w:tab/>
        </w:r>
        <w:r>
          <w:tab/>
          <w:t>...</w:t>
        </w:r>
      </w:ins>
    </w:p>
    <w:p w14:paraId="1936ACC7" w14:textId="77777777" w:rsidR="00976D6B" w:rsidRDefault="00976D6B" w:rsidP="00976D6B">
      <w:pPr>
        <w:pStyle w:val="code"/>
        <w:rPr>
          <w:ins w:id="628" w:author="Gerard" w:date="2014-06-20T17:31:00Z"/>
        </w:rPr>
      </w:pPr>
      <w:ins w:id="629" w:author="Gerard" w:date="2014-06-20T17:31:00Z">
        <w:r>
          <w:tab/>
          <w:t>&lt;/Control&gt;</w:t>
        </w:r>
      </w:ins>
    </w:p>
    <w:p w14:paraId="618EFF25" w14:textId="77777777" w:rsidR="00976D6B" w:rsidRDefault="00976D6B" w:rsidP="00976D6B">
      <w:pPr>
        <w:pStyle w:val="code"/>
        <w:rPr>
          <w:ins w:id="630" w:author="Gerard" w:date="2014-06-20T17:31:00Z"/>
        </w:rPr>
      </w:pPr>
      <w:ins w:id="631" w:author="Gerard" w:date="2014-06-20T17:31:00Z">
        <w:r>
          <w:t>&lt;/Step&gt;</w:t>
        </w:r>
      </w:ins>
    </w:p>
    <w:p w14:paraId="45DF18C4" w14:textId="77777777" w:rsidR="00976D6B" w:rsidRDefault="00976D6B" w:rsidP="00976D6B">
      <w:pPr>
        <w:pStyle w:val="code"/>
        <w:rPr>
          <w:ins w:id="632" w:author="Gerard" w:date="2014-06-20T17:31:00Z"/>
        </w:rPr>
      </w:pPr>
      <w:ins w:id="633" w:author="Gerard" w:date="2014-06-20T17:31:00Z">
        <w:r>
          <w:t>&lt;Step&gt;</w:t>
        </w:r>
      </w:ins>
    </w:p>
    <w:p w14:paraId="1AC5E761" w14:textId="77777777" w:rsidR="00976D6B" w:rsidRDefault="00976D6B" w:rsidP="00976D6B">
      <w:pPr>
        <w:pStyle w:val="code"/>
        <w:rPr>
          <w:ins w:id="634" w:author="Gerard" w:date="2014-06-20T17:31:00Z"/>
        </w:rPr>
      </w:pPr>
      <w:ins w:id="635" w:author="Gerard" w:date="2014-06-20T17:31:00Z">
        <w:r>
          <w:tab/>
          <w:t>&lt;Module type="multiphasic"/&gt;</w:t>
        </w:r>
      </w:ins>
    </w:p>
    <w:p w14:paraId="354A355A" w14:textId="77777777" w:rsidR="00976D6B" w:rsidRDefault="00976D6B" w:rsidP="00976D6B">
      <w:pPr>
        <w:pStyle w:val="code"/>
        <w:rPr>
          <w:ins w:id="636" w:author="Gerard" w:date="2014-06-20T17:31:00Z"/>
        </w:rPr>
      </w:pPr>
      <w:ins w:id="637" w:author="Gerard" w:date="2014-06-20T17:31:00Z">
        <w:r>
          <w:tab/>
          <w:t>&lt;Control&gt;</w:t>
        </w:r>
      </w:ins>
    </w:p>
    <w:p w14:paraId="7AED919D" w14:textId="77777777" w:rsidR="00976D6B" w:rsidRDefault="00976D6B" w:rsidP="00976D6B">
      <w:pPr>
        <w:pStyle w:val="code"/>
        <w:rPr>
          <w:ins w:id="638" w:author="Gerard" w:date="2014-06-20T17:31:00Z"/>
        </w:rPr>
      </w:pPr>
      <w:ins w:id="639" w:author="Gerard" w:date="2014-06-20T17:31:00Z">
        <w:r>
          <w:tab/>
        </w:r>
        <w:r>
          <w:tab/>
          <w:t>...</w:t>
        </w:r>
      </w:ins>
    </w:p>
    <w:p w14:paraId="06F81EA9" w14:textId="77777777" w:rsidR="00976D6B" w:rsidRDefault="00976D6B" w:rsidP="00976D6B">
      <w:pPr>
        <w:pStyle w:val="code"/>
        <w:rPr>
          <w:ins w:id="640" w:author="Gerard" w:date="2014-06-20T17:31:00Z"/>
        </w:rPr>
      </w:pPr>
      <w:ins w:id="641" w:author="Gerard" w:date="2014-06-20T17:31:00Z">
        <w:r>
          <w:tab/>
          <w:t>&lt;/Control&gt;</w:t>
        </w:r>
      </w:ins>
    </w:p>
    <w:p w14:paraId="77BCFF26" w14:textId="77777777" w:rsidR="00976D6B" w:rsidRDefault="00976D6B" w:rsidP="00976D6B">
      <w:pPr>
        <w:pStyle w:val="code"/>
        <w:rPr>
          <w:ins w:id="642" w:author="Gerard" w:date="2014-06-20T17:31:00Z"/>
        </w:rPr>
      </w:pPr>
      <w:ins w:id="643" w:author="Gerard" w:date="2014-06-20T17:31:00Z">
        <w:r>
          <w:tab/>
          <w:t>&lt;Boundary&gt;</w:t>
        </w:r>
      </w:ins>
    </w:p>
    <w:p w14:paraId="28955921" w14:textId="77777777" w:rsidR="00976D6B" w:rsidRDefault="00976D6B" w:rsidP="00976D6B">
      <w:pPr>
        <w:pStyle w:val="code"/>
        <w:rPr>
          <w:ins w:id="644" w:author="Gerard" w:date="2014-06-20T17:31:00Z"/>
        </w:rPr>
      </w:pPr>
      <w:ins w:id="645" w:author="Gerard" w:date="2014-06-20T17:31:00Z">
        <w:r>
          <w:tab/>
        </w:r>
        <w:r>
          <w:tab/>
          <w:t>&lt;prescribe type="relative"&gt;</w:t>
        </w:r>
      </w:ins>
    </w:p>
    <w:p w14:paraId="04891870" w14:textId="77777777" w:rsidR="00976D6B" w:rsidRPr="0098023B" w:rsidRDefault="00976D6B" w:rsidP="00976D6B">
      <w:pPr>
        <w:pStyle w:val="code"/>
        <w:rPr>
          <w:ins w:id="646" w:author="Gerard" w:date="2014-06-20T17:31:00Z"/>
          <w:lang w:val="nl-BE"/>
        </w:rPr>
      </w:pPr>
      <w:ins w:id="647"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648" w:author="Gerard" w:date="2014-06-20T17:31:00Z"/>
        </w:rPr>
      </w:pPr>
      <w:ins w:id="649"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650" w:author="Gerard" w:date="2014-06-20T17:31:00Z"/>
        </w:rPr>
      </w:pPr>
      <w:ins w:id="651" w:author="Gerard" w:date="2014-06-20T17:31:00Z">
        <w:r>
          <w:tab/>
        </w:r>
        <w:r>
          <w:tab/>
          <w:t>&lt;/prescribe&gt;</w:t>
        </w:r>
      </w:ins>
    </w:p>
    <w:p w14:paraId="1BD96909" w14:textId="77777777" w:rsidR="00976D6B" w:rsidRDefault="00976D6B" w:rsidP="00976D6B">
      <w:pPr>
        <w:pStyle w:val="code"/>
        <w:rPr>
          <w:ins w:id="652" w:author="Gerard" w:date="2014-06-20T17:31:00Z"/>
        </w:rPr>
      </w:pPr>
      <w:ins w:id="653" w:author="Gerard" w:date="2014-06-20T17:31:00Z">
        <w:r>
          <w:tab/>
          <w:t>&lt;/Boundary&gt;</w:t>
        </w:r>
      </w:ins>
    </w:p>
    <w:p w14:paraId="7E9F2E72" w14:textId="77777777" w:rsidR="00976D6B" w:rsidRDefault="00976D6B" w:rsidP="00976D6B">
      <w:pPr>
        <w:pStyle w:val="code"/>
        <w:rPr>
          <w:ins w:id="654" w:author="Gerard" w:date="2014-06-20T17:31:00Z"/>
        </w:rPr>
      </w:pPr>
      <w:ins w:id="655" w:author="Gerard" w:date="2014-06-20T17:31:00Z">
        <w:r>
          <w:t>&lt;/Step&gt;</w:t>
        </w:r>
      </w:ins>
    </w:p>
    <w:p w14:paraId="3BC5C3C0" w14:textId="77777777" w:rsidR="00976D6B" w:rsidRDefault="00976D6B" w:rsidP="00976D6B">
      <w:pPr>
        <w:pStyle w:val="code"/>
        <w:rPr>
          <w:ins w:id="656" w:author="Gerard" w:date="2014-06-20T17:31:00Z"/>
        </w:rPr>
      </w:pPr>
    </w:p>
    <w:p w14:paraId="2CF36BCD" w14:textId="77777777" w:rsidR="00976D6B" w:rsidRDefault="00976D6B" w:rsidP="00976D6B">
      <w:pPr>
        <w:pStyle w:val="Heading4"/>
        <w:rPr>
          <w:ins w:id="657" w:author="Gerard" w:date="2014-06-20T17:31:00Z"/>
        </w:rPr>
      </w:pPr>
      <w:bookmarkStart w:id="658" w:name="_Toc370461256"/>
      <w:bookmarkStart w:id="659" w:name="_Toc391473044"/>
      <w:ins w:id="660" w:author="Gerard" w:date="2014-06-20T17:31:00Z">
        <w:r>
          <w:t>Prescribed Boundary Conditions</w:t>
        </w:r>
        <w:bookmarkEnd w:id="658"/>
        <w:bookmarkEnd w:id="659"/>
      </w:ins>
    </w:p>
    <w:p w14:paraId="117B6327" w14:textId="77777777" w:rsidR="00976D6B" w:rsidRDefault="00976D6B" w:rsidP="00976D6B">
      <w:pPr>
        <w:rPr>
          <w:ins w:id="661" w:author="Gerard" w:date="2014-06-20T17:31:00Z"/>
        </w:rPr>
      </w:pPr>
      <w:ins w:id="662" w:author="Gerard" w:date="2014-06-20T17:31:00Z">
        <w:r>
          <w:t xml:space="preserve">In most analyses, it may be assumed that the ambient fluid pressure and electric potential in the external environment are zero, thus </w:t>
        </w:r>
      </w:ins>
      <w:ins w:id="663" w:author="Gerard" w:date="2014-06-20T17:31:00Z">
        <w:r w:rsidRPr="00AF2221">
          <w:rPr>
            <w:position w:val="-14"/>
          </w:rPr>
          <w:object w:dxaOrig="720" w:dyaOrig="400" w14:anchorId="2D2F345A">
            <v:shape id="_x0000_i1790" type="#_x0000_t75" style="width:36pt;height:20pt" o:ole="">
              <v:imagedata r:id="rId1561" o:title=""/>
            </v:shape>
            <o:OLEObject Type="Embed" ProgID="Equation.DSMT4" ShapeID="_x0000_i1790" DrawAspect="Content" ObjectID="_1465216493" r:id="rId1562"/>
          </w:object>
        </w:r>
      </w:ins>
      <w:ins w:id="664" w:author="Gerard" w:date="2014-06-20T17:31:00Z">
        <w:r>
          <w:t xml:space="preserve"> and </w:t>
        </w:r>
      </w:ins>
      <w:ins w:id="665" w:author="Gerard" w:date="2014-06-20T17:31:00Z">
        <w:r w:rsidRPr="00AF2221">
          <w:rPr>
            <w:position w:val="-14"/>
          </w:rPr>
          <w:object w:dxaOrig="740" w:dyaOrig="400" w14:anchorId="06F825EF">
            <v:shape id="_x0000_i1791" type="#_x0000_t75" style="width:36.5pt;height:20pt" o:ole="">
              <v:imagedata r:id="rId1563" o:title=""/>
            </v:shape>
            <o:OLEObject Type="Embed" ProgID="Equation.DSMT4" ShapeID="_x0000_i1791" DrawAspect="Content" ObjectID="_1465216494" r:id="rId1564"/>
          </w:object>
        </w:r>
      </w:ins>
      <w:ins w:id="666" w:author="Gerard" w:date="2014-06-20T17:31:00Z">
        <w:r>
          <w:t xml:space="preserve">, where the subscripted asterisk is used to denote environmental conditions.  Since the external environment does not include a solid matrix, the fixed charge density there is zero.  </w:t>
        </w:r>
      </w:ins>
      <w:ins w:id="667" w:author="Gerard" w:date="2014-06-20T17:31:00Z">
        <w:r w:rsidRPr="00AF2221">
          <w:rPr>
            <w:position w:val="-14"/>
          </w:rPr>
          <w:object w:dxaOrig="1340" w:dyaOrig="420" w14:anchorId="78D3EF01">
            <v:shape id="_x0000_i1792" type="#_x0000_t75" style="width:66.5pt;height:21.5pt" o:ole="">
              <v:imagedata r:id="rId1565" o:title=""/>
            </v:shape>
            <o:OLEObject Type="Embed" ProgID="Equation.DSMT4" ShapeID="_x0000_i1792" DrawAspect="Content" ObjectID="_1465216495" r:id="rId1566"/>
          </w:object>
        </w:r>
      </w:ins>
      <w:ins w:id="668" w:author="Gerard" w:date="2014-06-20T17:31:00Z">
        <w:r>
          <w:t xml:space="preserve">It follows that the effective fluid pressure in the external environment is </w:t>
        </w:r>
      </w:ins>
      <w:ins w:id="669" w:author="Gerard" w:date="2014-06-20T17:31:00Z">
        <w:r w:rsidRPr="00AF2221">
          <w:rPr>
            <w:position w:val="-16"/>
          </w:rPr>
          <w:object w:dxaOrig="2000" w:dyaOrig="440" w14:anchorId="7584E781">
            <v:shape id="_x0000_i1793" type="#_x0000_t75" style="width:100pt;height:22pt" o:ole="">
              <v:imagedata r:id="rId1567" o:title=""/>
            </v:shape>
            <o:OLEObject Type="Embed" ProgID="Equation.DSMT4" ShapeID="_x0000_i1793" DrawAspect="Content" ObjectID="_1465216496" r:id="rId1568"/>
          </w:object>
        </w:r>
      </w:ins>
      <w:ins w:id="670" w:author="Gerard" w:date="2014-06-20T17:31:00Z">
        <w:r>
          <w:t xml:space="preserve"> and the effective concentrations are </w:t>
        </w:r>
      </w:ins>
      <w:ins w:id="671" w:author="Gerard" w:date="2014-06-20T17:31:00Z">
        <w:r w:rsidRPr="00AF2221">
          <w:rPr>
            <w:position w:val="-18"/>
          </w:rPr>
          <w:object w:dxaOrig="1240" w:dyaOrig="460" w14:anchorId="06B240AB">
            <v:shape id="_x0000_i1794" type="#_x0000_t75" style="width:62pt;height:23.5pt" o:ole="">
              <v:imagedata r:id="rId1569" o:title=""/>
            </v:shape>
            <o:OLEObject Type="Embed" ProgID="Equation.DSMT4" ShapeID="_x0000_i1794" DrawAspect="Content" ObjectID="_1465216497" r:id="rId1570"/>
          </w:object>
        </w:r>
      </w:ins>
      <w:ins w:id="672" w:author="Gerard" w:date="2014-06-20T17:31:00Z">
        <w:r w:rsidRPr="00AF2221">
          <w:rPr>
            <w:position w:val="-18"/>
          </w:rPr>
          <w:object w:dxaOrig="1219" w:dyaOrig="460" w14:anchorId="7F679CE2">
            <v:shape id="_x0000_i1795" type="#_x0000_t75" style="width:61.5pt;height:23.5pt" o:ole="">
              <v:imagedata r:id="rId1571" o:title=""/>
            </v:shape>
            <o:OLEObject Type="Embed" ProgID="Equation.DSMT4" ShapeID="_x0000_i1795" DrawAspect="Content" ObjectID="_1465216498" r:id="rId1572"/>
          </w:object>
        </w:r>
      </w:ins>
      <w:ins w:id="673" w:author="Gerard" w:date="2014-06-20T17:31:00Z">
        <w:r>
          <w:t>.  Therefore, in multiphasic analyses, whenever the external environment contains solutes</w:t>
        </w:r>
      </w:ins>
      <w:ins w:id="674" w:author="Gerard" w:date="2014-06-20T17:31:00Z">
        <w:r w:rsidRPr="00AF2221">
          <w:rPr>
            <w:position w:val="-14"/>
          </w:rPr>
          <w:object w:dxaOrig="240" w:dyaOrig="400" w14:anchorId="44FA9638">
            <v:shape id="_x0000_i1796" type="#_x0000_t75" style="width:12pt;height:20pt" o:ole="">
              <v:imagedata r:id="rId1573" o:title=""/>
            </v:shape>
            <o:OLEObject Type="Embed" ProgID="Equation.DSMT4" ShapeID="_x0000_i1796" DrawAspect="Content" ObjectID="_1465216499" r:id="rId1574"/>
          </w:object>
        </w:r>
      </w:ins>
      <w:ins w:id="675"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676" w:author="Gerard" w:date="2014-06-20T17:31:00Z"/>
        </w:rPr>
      </w:pPr>
    </w:p>
    <w:p w14:paraId="631C6759" w14:textId="77777777" w:rsidR="00976D6B" w:rsidRDefault="00976D6B" w:rsidP="00976D6B">
      <w:pPr>
        <w:rPr>
          <w:ins w:id="677" w:author="Gerard" w:date="2014-06-20T17:31:00Z"/>
        </w:rPr>
      </w:pPr>
      <w:ins w:id="678" w:author="Gerard" w:date="2014-06-20T17:31:00Z">
        <w:r>
          <w:t xml:space="preserve">Letting </w:t>
        </w:r>
      </w:ins>
      <w:ins w:id="679" w:author="Gerard" w:date="2014-06-20T17:31:00Z">
        <w:r w:rsidRPr="00AF2221">
          <w:rPr>
            <w:position w:val="-14"/>
          </w:rPr>
          <w:object w:dxaOrig="720" w:dyaOrig="400" w14:anchorId="5C61AF98">
            <v:shape id="_x0000_i1797" type="#_x0000_t75" style="width:36pt;height:20pt" o:ole="">
              <v:imagedata r:id="rId1575" o:title=""/>
            </v:shape>
            <o:OLEObject Type="Embed" ProgID="Equation.DSMT4" ShapeID="_x0000_i1797" DrawAspect="Content" ObjectID="_1465216500" r:id="rId1576"/>
          </w:object>
        </w:r>
      </w:ins>
      <w:ins w:id="680" w:author="Gerard" w:date="2014-06-20T17:31:00Z">
        <w:r>
          <w:t xml:space="preserve"> also implies that prescribed mixture normal tractions (Section </w:t>
        </w:r>
        <w:r>
          <w:fldChar w:fldCharType="begin"/>
        </w:r>
        <w:r>
          <w:instrText xml:space="preserve"> REF _Ref194576545 \r \h </w:instrText>
        </w:r>
      </w:ins>
      <w:ins w:id="681" w:author="Gerard" w:date="2014-06-20T17:31:00Z">
        <w:r>
          <w:fldChar w:fldCharType="separate"/>
        </w:r>
      </w:ins>
      <w:r>
        <w:t xml:space="preserve">3.10.2.3. </w:t>
      </w:r>
      <w:ins w:id="682" w:author="Gerard" w:date="2014-06-20T17:31:00Z">
        <w:r>
          <w:fldChar w:fldCharType="end"/>
        </w:r>
        <w:r>
          <w:t xml:space="preserve">) represent only the traction above ambient conditions.  Note that users are not obligated to assume that </w:t>
        </w:r>
      </w:ins>
      <w:ins w:id="683" w:author="Gerard" w:date="2014-06-20T17:31:00Z">
        <w:r w:rsidRPr="00AF2221">
          <w:rPr>
            <w:position w:val="-14"/>
          </w:rPr>
          <w:object w:dxaOrig="720" w:dyaOrig="400" w14:anchorId="2A9A3E79">
            <v:shape id="_x0000_i1798" type="#_x0000_t75" style="width:36pt;height:20pt" o:ole="">
              <v:imagedata r:id="rId1577" o:title=""/>
            </v:shape>
            <o:OLEObject Type="Embed" ProgID="Equation.DSMT4" ShapeID="_x0000_i1798" DrawAspect="Content" ObjectID="_1465216501" r:id="rId1578"/>
          </w:object>
        </w:r>
      </w:ins>
      <w:ins w:id="684"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685" w:author="Gerard" w:date="2014-06-20T17:31:00Z">
        <w:r w:rsidRPr="00AF2221">
          <w:rPr>
            <w:position w:val="-14"/>
          </w:rPr>
          <w:object w:dxaOrig="740" w:dyaOrig="400" w14:anchorId="7A5B8324">
            <v:shape id="_x0000_i1799" type="#_x0000_t75" style="width:36.5pt;height:20pt" o:ole="">
              <v:imagedata r:id="rId1579" o:title=""/>
            </v:shape>
            <o:OLEObject Type="Embed" ProgID="Equation.DSMT4" ShapeID="_x0000_i1799" DrawAspect="Content" ObjectID="_1465216502" r:id="rId1580"/>
          </w:object>
        </w:r>
      </w:ins>
      <w:ins w:id="686"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687" w:author="Gerard" w:date="2014-06-20T17:31:00Z">
        <w:r w:rsidRPr="00AF2221">
          <w:rPr>
            <w:position w:val="-18"/>
          </w:rPr>
          <w:object w:dxaOrig="1240" w:dyaOrig="460" w14:anchorId="23C2FE75">
            <v:shape id="_x0000_i1800" type="#_x0000_t75" style="width:62pt;height:23.5pt" o:ole="">
              <v:imagedata r:id="rId1581" o:title=""/>
            </v:shape>
            <o:OLEObject Type="Embed" ProgID="Equation.DSMT4" ShapeID="_x0000_i1800" DrawAspect="Content" ObjectID="_1465216503" r:id="rId1582"/>
          </w:object>
        </w:r>
      </w:ins>
      <w:ins w:id="688" w:author="Gerard" w:date="2014-06-20T17:31:00Z">
        <w:r w:rsidRPr="00AF2221">
          <w:rPr>
            <w:position w:val="-18"/>
          </w:rPr>
          <w:object w:dxaOrig="1219" w:dyaOrig="460" w14:anchorId="0AA88415">
            <v:shape id="_x0000_i1801" type="#_x0000_t75" style="width:61.5pt;height:23.5pt" o:ole="">
              <v:imagedata r:id="rId1583" o:title=""/>
            </v:shape>
            <o:OLEObject Type="Embed" ProgID="Equation.DSMT4" ShapeID="_x0000_i1801" DrawAspect="Content" ObjectID="_1465216504" r:id="rId1584"/>
          </w:object>
        </w:r>
      </w:ins>
      <w:ins w:id="689" w:author="Gerard" w:date="2014-06-20T17:31:00Z">
        <w:r>
          <w:t>.</w:t>
        </w:r>
      </w:ins>
    </w:p>
    <w:p w14:paraId="53B5BBD7" w14:textId="77777777" w:rsidR="00976D6B" w:rsidRDefault="00976D6B" w:rsidP="00976D6B">
      <w:pPr>
        <w:pStyle w:val="Heading4"/>
        <w:rPr>
          <w:ins w:id="690" w:author="Gerard" w:date="2014-06-20T17:31:00Z"/>
        </w:rPr>
      </w:pPr>
      <w:bookmarkStart w:id="691" w:name="_Toc370461257"/>
      <w:bookmarkStart w:id="692" w:name="_Toc391473045"/>
      <w:ins w:id="693" w:author="Gerard" w:date="2014-06-20T17:31:00Z">
        <w:r>
          <w:t>Prescribed Initial Conditions</w:t>
        </w:r>
        <w:bookmarkEnd w:id="691"/>
        <w:bookmarkEnd w:id="692"/>
      </w:ins>
    </w:p>
    <w:p w14:paraId="7DF40044" w14:textId="77777777" w:rsidR="00976D6B" w:rsidRDefault="00976D6B" w:rsidP="00976D6B">
      <w:pPr>
        <w:rPr>
          <w:ins w:id="694" w:author="Gerard" w:date="2014-06-20T17:31:00Z"/>
        </w:rPr>
      </w:pPr>
      <w:ins w:id="695" w:author="Gerard" w:date="2014-06-20T17:31:00Z">
        <w:r>
          <w:t xml:space="preserve">When a multiphasic material is initially exposed to a given external environment with effective pressure </w:t>
        </w:r>
      </w:ins>
      <w:ins w:id="696" w:author="Gerard" w:date="2014-06-20T17:31:00Z">
        <w:r w:rsidRPr="00AF2221">
          <w:rPr>
            <w:position w:val="-14"/>
          </w:rPr>
          <w:object w:dxaOrig="260" w:dyaOrig="400" w14:anchorId="7DDFC83B">
            <v:shape id="_x0000_i1802" type="#_x0000_t75" style="width:13.5pt;height:20pt" o:ole="">
              <v:imagedata r:id="rId1585" o:title=""/>
            </v:shape>
            <o:OLEObject Type="Embed" ProgID="Equation.DSMT4" ShapeID="_x0000_i1802" DrawAspect="Content" ObjectID="_1465216505" r:id="rId1586"/>
          </w:object>
        </w:r>
      </w:ins>
      <w:ins w:id="697" w:author="Gerard" w:date="2014-06-20T17:31:00Z">
        <w:r>
          <w:t xml:space="preserve"> and effective concentrations </w:t>
        </w:r>
      </w:ins>
      <w:ins w:id="698" w:author="Gerard" w:date="2014-06-20T17:31:00Z">
        <w:r w:rsidRPr="00AF2221">
          <w:rPr>
            <w:position w:val="-14"/>
          </w:rPr>
          <w:object w:dxaOrig="279" w:dyaOrig="420" w14:anchorId="0D117EE4">
            <v:shape id="_x0000_i1803" type="#_x0000_t75" style="width:14pt;height:21.5pt" o:ole="">
              <v:imagedata r:id="rId1587" o:title=""/>
            </v:shape>
            <o:OLEObject Type="Embed" ProgID="Equation.DSMT4" ShapeID="_x0000_i1803" DrawAspect="Content" ObjectID="_1465216506" r:id="rId1588"/>
          </w:object>
        </w:r>
      </w:ins>
      <w:ins w:id="699" w:author="Gerard" w:date="2014-06-20T17:31:00Z">
        <w:r w:rsidRPr="00AF2221">
          <w:rPr>
            <w:position w:val="-10"/>
          </w:rPr>
          <w:object w:dxaOrig="980" w:dyaOrig="300" w14:anchorId="733DA341">
            <v:shape id="_x0000_i1804" type="#_x0000_t75" style="width:48.5pt;height:14.5pt" o:ole="">
              <v:imagedata r:id="rId1589" o:title=""/>
            </v:shape>
            <o:OLEObject Type="Embed" ProgID="Equation.DSMT4" ShapeID="_x0000_i1804" DrawAspect="Content" ObjectID="_1465216507" r:id="rId1590"/>
          </w:object>
        </w:r>
      </w:ins>
      <w:ins w:id="700" w:author="Gerard" w:date="2014-06-20T17:31:00Z">
        <w:r>
          <w:t xml:space="preserve">, the initial conditions inside the material should be set to </w:t>
        </w:r>
      </w:ins>
      <w:ins w:id="701" w:author="Gerard" w:date="2014-06-20T17:31:00Z">
        <w:r w:rsidRPr="00AF2221">
          <w:rPr>
            <w:position w:val="-14"/>
          </w:rPr>
          <w:object w:dxaOrig="720" w:dyaOrig="400" w14:anchorId="1EACD7D2">
            <v:shape id="_x0000_i1805" type="#_x0000_t75" style="width:36pt;height:20pt" o:ole="">
              <v:imagedata r:id="rId1591" o:title=""/>
            </v:shape>
            <o:OLEObject Type="Embed" ProgID="Equation.DSMT4" ShapeID="_x0000_i1805" DrawAspect="Content" ObjectID="_1465216508" r:id="rId1592"/>
          </w:object>
        </w:r>
      </w:ins>
      <w:ins w:id="702" w:author="Gerard" w:date="2014-06-20T17:31:00Z">
        <w:r>
          <w:t xml:space="preserve"> and </w:t>
        </w:r>
      </w:ins>
      <w:ins w:id="703" w:author="Gerard" w:date="2014-06-20T17:31:00Z">
        <w:r w:rsidRPr="00AF2221">
          <w:rPr>
            <w:position w:val="-14"/>
          </w:rPr>
          <w:object w:dxaOrig="840" w:dyaOrig="420" w14:anchorId="67E059A5">
            <v:shape id="_x0000_i1806" type="#_x0000_t75" style="width:42pt;height:21.5pt" o:ole="">
              <v:imagedata r:id="rId1593" o:title=""/>
            </v:shape>
            <o:OLEObject Type="Embed" ProgID="Equation.DSMT4" ShapeID="_x0000_i1806" DrawAspect="Content" ObjectID="_1465216509" r:id="rId1594"/>
          </w:object>
        </w:r>
      </w:ins>
      <w:ins w:id="704" w:author="Gerard" w:date="2014-06-20T17:31:00Z">
        <w:r>
          <w:t xml:space="preserve"> in order to expedite the evaluation of the initial state of swelling.  The values of </w:t>
        </w:r>
      </w:ins>
      <w:ins w:id="705" w:author="Gerard" w:date="2014-06-20T17:31:00Z">
        <w:r w:rsidRPr="00AF2221">
          <w:rPr>
            <w:position w:val="-14"/>
          </w:rPr>
          <w:object w:dxaOrig="260" w:dyaOrig="400" w14:anchorId="24DBFE49">
            <v:shape id="_x0000_i1807" type="#_x0000_t75" style="width:13.5pt;height:20pt" o:ole="">
              <v:imagedata r:id="rId1595" o:title=""/>
            </v:shape>
            <o:OLEObject Type="Embed" ProgID="Equation.DSMT4" ShapeID="_x0000_i1807" DrawAspect="Content" ObjectID="_1465216510" r:id="rId1596"/>
          </w:object>
        </w:r>
      </w:ins>
      <w:ins w:id="706" w:author="Gerard" w:date="2014-06-20T17:31:00Z">
        <w:r>
          <w:t xml:space="preserve"> and </w:t>
        </w:r>
      </w:ins>
      <w:ins w:id="707" w:author="Gerard" w:date="2014-06-20T17:31:00Z">
        <w:r w:rsidRPr="00AF2221">
          <w:rPr>
            <w:position w:val="-14"/>
          </w:rPr>
          <w:object w:dxaOrig="279" w:dyaOrig="420" w14:anchorId="26B70D37">
            <v:shape id="_x0000_i1808" type="#_x0000_t75" style="width:14pt;height:21.5pt" o:ole="">
              <v:imagedata r:id="rId1597" o:title=""/>
            </v:shape>
            <o:OLEObject Type="Embed" ProgID="Equation.DSMT4" ShapeID="_x0000_i1808" DrawAspect="Content" ObjectID="_1465216511" r:id="rId1598"/>
          </w:object>
        </w:r>
      </w:ins>
      <w:ins w:id="708" w:author="Gerard" w:date="2014-06-20T17:31:00Z">
        <w:r>
          <w:t xml:space="preserve"> should be evaluated as described in Section </w:t>
        </w:r>
        <w:r>
          <w:fldChar w:fldCharType="begin"/>
        </w:r>
        <w:r>
          <w:instrText xml:space="preserve"> REF _Ref188326917 \r \h </w:instrText>
        </w:r>
      </w:ins>
      <w:ins w:id="709" w:author="Gerard" w:date="2014-06-20T17:31:00Z">
        <w:r>
          <w:fldChar w:fldCharType="separate"/>
        </w:r>
      </w:ins>
      <w:r>
        <w:t>8.5.2</w:t>
      </w:r>
      <w:ins w:id="710" w:author="Gerard" w:date="2014-06-20T17:31:00Z">
        <w:r>
          <w:fldChar w:fldCharType="end"/>
        </w:r>
      </w:ins>
    </w:p>
    <w:p w14:paraId="14BB36C1" w14:textId="77777777" w:rsidR="00976D6B" w:rsidRDefault="00976D6B" w:rsidP="00976D6B">
      <w:pPr>
        <w:pStyle w:val="Heading4"/>
        <w:rPr>
          <w:ins w:id="711" w:author="Gerard" w:date="2014-06-20T17:31:00Z"/>
        </w:rPr>
      </w:pPr>
      <w:bookmarkStart w:id="712" w:name="_Toc370461258"/>
      <w:bookmarkStart w:id="713" w:name="_Toc391473046"/>
      <w:ins w:id="714" w:author="Gerard" w:date="2014-06-20T17:31:00Z">
        <w:r>
          <w:t>Prescribed Effective Solute Flux</w:t>
        </w:r>
        <w:bookmarkEnd w:id="712"/>
        <w:bookmarkEnd w:id="713"/>
      </w:ins>
    </w:p>
    <w:p w14:paraId="6D303BF0" w14:textId="77777777" w:rsidR="00976D6B" w:rsidRPr="00E71089" w:rsidRDefault="00976D6B" w:rsidP="00976D6B">
      <w:pPr>
        <w:rPr>
          <w:ins w:id="715" w:author="Gerard" w:date="2014-06-20T17:31:00Z"/>
        </w:rPr>
      </w:pPr>
      <w:ins w:id="716" w:author="Gerard" w:date="2014-06-20T17:31:00Z">
        <w:r>
          <w:t xml:space="preserve">The finite element formulation for multiphasic materials in FEBio requires that the natural boundary condition for solute </w:t>
        </w:r>
      </w:ins>
      <w:ins w:id="717" w:author="Gerard" w:date="2014-06-20T17:31:00Z">
        <w:r w:rsidRPr="00AF2221">
          <w:rPr>
            <w:position w:val="-6"/>
          </w:rPr>
          <w:object w:dxaOrig="240" w:dyaOrig="220" w14:anchorId="5782B086">
            <v:shape id="_x0000_i1809" type="#_x0000_t75" style="width:12pt;height:10.5pt" o:ole="">
              <v:imagedata r:id="rId1599" o:title=""/>
            </v:shape>
            <o:OLEObject Type="Embed" ProgID="Equation.DSMT4" ShapeID="_x0000_i1809" DrawAspect="Content" ObjectID="_1465216512" r:id="rId1600"/>
          </w:object>
        </w:r>
      </w:ins>
      <w:ins w:id="718" w:author="Gerard" w:date="2014-06-20T17:31:00Z">
        <w:r>
          <w:t xml:space="preserve"> be prescribed as </w:t>
        </w:r>
      </w:ins>
      <w:ins w:id="719" w:author="Gerard" w:date="2014-06-20T17:31:00Z">
        <w:r w:rsidRPr="00AF2221">
          <w:rPr>
            <w:position w:val="-18"/>
          </w:rPr>
          <w:object w:dxaOrig="1920" w:dyaOrig="440" w14:anchorId="4BBAF1B3">
            <v:shape id="_x0000_i1810" type="#_x0000_t75" style="width:96pt;height:22pt" o:ole="">
              <v:imagedata r:id="rId1601" o:title=""/>
            </v:shape>
            <o:OLEObject Type="Embed" ProgID="Equation.DSMT4" ShapeID="_x0000_i1810" DrawAspect="Content" ObjectID="_1465216513" r:id="rId1602"/>
          </w:object>
        </w:r>
      </w:ins>
      <w:ins w:id="720" w:author="Gerard" w:date="2014-06-20T17:31:00Z">
        <w:r>
          <w:t xml:space="preserve">, where </w:t>
        </w:r>
      </w:ins>
      <w:ins w:id="721" w:author="Gerard" w:date="2014-06-20T17:31:00Z">
        <w:r w:rsidRPr="00AF2221">
          <w:rPr>
            <w:position w:val="-12"/>
          </w:rPr>
          <w:object w:dxaOrig="300" w:dyaOrig="380" w14:anchorId="5DD744E1">
            <v:shape id="_x0000_i1811" type="#_x0000_t75" style="width:14.5pt;height:19.5pt" o:ole="">
              <v:imagedata r:id="rId1603" o:title=""/>
            </v:shape>
            <o:OLEObject Type="Embed" ProgID="Equation.DSMT4" ShapeID="_x0000_i1811" DrawAspect="Content" ObjectID="_1465216514" r:id="rId1604"/>
          </w:object>
        </w:r>
      </w:ins>
      <w:ins w:id="722" w:author="Gerard" w:date="2014-06-20T17:31:00Z">
        <w:r>
          <w:t xml:space="preserve"> is the effective solute flux. For a mixture containing only neutral solutes (</w:t>
        </w:r>
      </w:ins>
      <w:ins w:id="723" w:author="Gerard" w:date="2014-06-20T17:31:00Z">
        <w:r w:rsidRPr="00AF2221">
          <w:rPr>
            <w:position w:val="-10"/>
          </w:rPr>
          <w:object w:dxaOrig="1080" w:dyaOrig="360" w14:anchorId="267A5850">
            <v:shape id="_x0000_i1812" type="#_x0000_t75" style="width:54pt;height:18pt" o:ole="">
              <v:imagedata r:id="rId1605" o:title=""/>
            </v:shape>
            <o:OLEObject Type="Embed" ProgID="Equation.DSMT4" ShapeID="_x0000_i1812" DrawAspect="Content" ObjectID="_1465216515" r:id="rId1606"/>
          </w:object>
        </w:r>
      </w:ins>
      <w:ins w:id="724" w:author="Gerard" w:date="2014-06-20T17:31:00Z">
        <w:r>
          <w:t xml:space="preserve"> ), it follows that </w:t>
        </w:r>
      </w:ins>
      <w:ins w:id="725" w:author="Gerard" w:date="2014-06-20T17:31:00Z">
        <w:r w:rsidRPr="00AF2221">
          <w:rPr>
            <w:position w:val="-12"/>
          </w:rPr>
          <w:object w:dxaOrig="800" w:dyaOrig="380" w14:anchorId="3E9AB01B">
            <v:shape id="_x0000_i1813" type="#_x0000_t75" style="width:40pt;height:19.5pt" o:ole="">
              <v:imagedata r:id="rId1607" o:title=""/>
            </v:shape>
            <o:OLEObject Type="Embed" ProgID="Equation.DSMT4" ShapeID="_x0000_i1813" DrawAspect="Content" ObjectID="_1465216516" r:id="rId1608"/>
          </w:object>
        </w:r>
      </w:ins>
      <w:ins w:id="726" w:author="Gerard" w:date="2014-06-20T17:31:00Z">
        <w:r>
          <w:t>.</w:t>
        </w:r>
      </w:ins>
    </w:p>
    <w:p w14:paraId="6E785E5F" w14:textId="77777777" w:rsidR="00976D6B" w:rsidRDefault="00976D6B" w:rsidP="00976D6B">
      <w:pPr>
        <w:pStyle w:val="Heading4"/>
        <w:rPr>
          <w:ins w:id="727" w:author="Gerard" w:date="2014-06-20T17:31:00Z"/>
        </w:rPr>
      </w:pPr>
      <w:bookmarkStart w:id="728" w:name="_Toc370461259"/>
      <w:bookmarkStart w:id="729" w:name="_Toc391473047"/>
      <w:ins w:id="730" w:author="Gerard" w:date="2014-06-20T17:31:00Z">
        <w:r>
          <w:t>Prescribed Electric Current Density</w:t>
        </w:r>
        <w:bookmarkEnd w:id="728"/>
        <w:bookmarkEnd w:id="729"/>
      </w:ins>
    </w:p>
    <w:p w14:paraId="1AC949D7" w14:textId="77777777" w:rsidR="00976D6B" w:rsidRDefault="00976D6B" w:rsidP="00976D6B">
      <w:pPr>
        <w:rPr>
          <w:ins w:id="731" w:author="Gerard" w:date="2014-06-20T17:31:00Z"/>
        </w:rPr>
      </w:pPr>
      <w:ins w:id="732"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733" w:author="Gerard" w:date="2014-06-20T17:31:00Z"/>
        </w:rPr>
      </w:pPr>
      <w:ins w:id="734" w:author="Gerard" w:date="2014-06-20T17:31:00Z">
        <w:r>
          <w:tab/>
        </w:r>
      </w:ins>
      <w:ins w:id="735" w:author="Gerard" w:date="2014-06-20T17:31:00Z">
        <w:r w:rsidRPr="00AF2221">
          <w:rPr>
            <w:position w:val="-28"/>
          </w:rPr>
          <w:object w:dxaOrig="1579" w:dyaOrig="560" w14:anchorId="4F62DABE">
            <v:shape id="_x0000_i1814" type="#_x0000_t75" style="width:78.5pt;height:28pt" o:ole="">
              <v:imagedata r:id="rId1609" o:title=""/>
            </v:shape>
            <o:OLEObject Type="Embed" ProgID="Equation.DSMT4" ShapeID="_x0000_i1814" DrawAspect="Content" ObjectID="_1465216517" r:id="rId1610"/>
          </w:object>
        </w:r>
      </w:ins>
      <w:ins w:id="736" w:author="Gerard" w:date="2014-06-20T17:31:00Z">
        <w:r>
          <w:t>.</w:t>
        </w:r>
      </w:ins>
    </w:p>
    <w:p w14:paraId="420EB5BA" w14:textId="77777777" w:rsidR="00976D6B" w:rsidRDefault="00976D6B" w:rsidP="00976D6B">
      <w:pPr>
        <w:rPr>
          <w:ins w:id="737" w:author="Gerard" w:date="2014-06-20T17:31:00Z"/>
        </w:rPr>
      </w:pPr>
      <w:ins w:id="738" w:author="Gerard" w:date="2014-06-20T17:31:00Z">
        <w:r>
          <w:t xml:space="preserve">Since only the normal component </w:t>
        </w:r>
      </w:ins>
      <w:ins w:id="739" w:author="Gerard" w:date="2014-06-20T17:31:00Z">
        <w:r w:rsidRPr="00AF2221">
          <w:rPr>
            <w:position w:val="-14"/>
          </w:rPr>
          <w:object w:dxaOrig="1140" w:dyaOrig="420" w14:anchorId="1E6E8A2F">
            <v:shape id="_x0000_i1815" type="#_x0000_t75" style="width:57.5pt;height:21.5pt" o:ole="">
              <v:imagedata r:id="rId1611" o:title=""/>
            </v:shape>
            <o:OLEObject Type="Embed" ProgID="Equation.DSMT4" ShapeID="_x0000_i1815" DrawAspect="Content" ObjectID="_1465216518" r:id="rId1612"/>
          </w:object>
        </w:r>
      </w:ins>
      <w:ins w:id="740" w:author="Gerard" w:date="2014-06-20T17:31:00Z">
        <w:r>
          <w:t xml:space="preserve"> of ion fluxes may be prescribed at a boundary, it follows that only the normal component </w:t>
        </w:r>
      </w:ins>
      <w:ins w:id="741" w:author="Gerard" w:date="2014-06-20T17:31:00Z">
        <w:r w:rsidRPr="00AF2221">
          <w:rPr>
            <w:position w:val="-14"/>
          </w:rPr>
          <w:object w:dxaOrig="1080" w:dyaOrig="400" w14:anchorId="11B7FAC7">
            <v:shape id="_x0000_i1816" type="#_x0000_t75" style="width:54pt;height:20pt" o:ole="">
              <v:imagedata r:id="rId1613" o:title=""/>
            </v:shape>
            <o:OLEObject Type="Embed" ProgID="Equation.DSMT4" ShapeID="_x0000_i1816" DrawAspect="Content" ObjectID="_1465216519" r:id="rId1614"/>
          </w:object>
        </w:r>
      </w:ins>
      <w:ins w:id="742" w:author="Gerard" w:date="2014-06-20T17:31:00Z">
        <w:r>
          <w:t xml:space="preserve"> of the current density may be prescribed.  To prescribe </w:t>
        </w:r>
      </w:ins>
      <w:ins w:id="743" w:author="Gerard" w:date="2014-06-20T17:31:00Z">
        <w:r w:rsidRPr="00AF2221">
          <w:rPr>
            <w:position w:val="-14"/>
          </w:rPr>
          <w:object w:dxaOrig="260" w:dyaOrig="400" w14:anchorId="5A1C65A1">
            <v:shape id="_x0000_i1817" type="#_x0000_t75" style="width:13.5pt;height:20pt" o:ole="">
              <v:imagedata r:id="rId1615" o:title=""/>
            </v:shape>
            <o:OLEObject Type="Embed" ProgID="Equation.DSMT4" ShapeID="_x0000_i1817" DrawAspect="Content" ObjectID="_1465216520" r:id="rId1616"/>
          </w:object>
        </w:r>
      </w:ins>
      <w:ins w:id="744"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745" w:author="Gerard" w:date="2014-06-20T17:31:00Z">
        <w:r w:rsidRPr="00AF2221">
          <w:rPr>
            <w:position w:val="-14"/>
          </w:rPr>
          <w:object w:dxaOrig="760" w:dyaOrig="420" w14:anchorId="0E73BA51">
            <v:shape id="_x0000_i1818" type="#_x0000_t75" style="width:38pt;height:21.5pt" o:ole="">
              <v:imagedata r:id="rId1617" o:title=""/>
            </v:shape>
            <o:OLEObject Type="Embed" ProgID="Equation.DSMT4" ShapeID="_x0000_i1818" DrawAspect="Content" ObjectID="_1465216521" r:id="rId1618"/>
          </w:object>
        </w:r>
      </w:ins>
      <w:ins w:id="746" w:author="Gerard" w:date="2014-06-20T17:31:00Z">
        <w:r>
          <w:t xml:space="preserve">) at the electrode-mixture interface, so that the prescribed boundary condition should be </w:t>
        </w:r>
      </w:ins>
      <w:ins w:id="747" w:author="Gerard" w:date="2014-06-20T17:31:00Z">
        <w:r w:rsidRPr="00AF2221">
          <w:rPr>
            <w:position w:val="-18"/>
          </w:rPr>
          <w:object w:dxaOrig="1400" w:dyaOrig="460" w14:anchorId="08BF6D53">
            <v:shape id="_x0000_i1819" type="#_x0000_t75" style="width:70pt;height:23.5pt" o:ole="">
              <v:imagedata r:id="rId1619" o:title=""/>
            </v:shape>
            <o:OLEObject Type="Embed" ProgID="Equation.DSMT4" ShapeID="_x0000_i1819" DrawAspect="Content" ObjectID="_1465216522" r:id="rId1620"/>
          </w:object>
        </w:r>
      </w:ins>
      <w:ins w:id="748" w:author="Gerard" w:date="2014-06-20T17:31:00Z">
        <w:r>
          <w:t xml:space="preserve">. Since </w:t>
        </w:r>
      </w:ins>
      <w:ins w:id="749" w:author="Gerard" w:date="2014-06-20T17:31:00Z">
        <w:r w:rsidRPr="00AF2221">
          <w:rPr>
            <w:position w:val="-4"/>
          </w:rPr>
          <w:object w:dxaOrig="780" w:dyaOrig="300" w14:anchorId="32D1CFF6">
            <v:shape id="_x0000_i1820" type="#_x0000_t75" style="width:39.5pt;height:14.5pt" o:ole="">
              <v:imagedata r:id="rId1621" o:title=""/>
            </v:shape>
            <o:OLEObject Type="Embed" ProgID="Equation.DSMT4" ShapeID="_x0000_i1820" DrawAspect="Content" ObjectID="_1465216523" r:id="rId1622"/>
          </w:object>
        </w:r>
      </w:ins>
      <w:ins w:id="750" w:author="Gerard" w:date="2014-06-20T17:31:00Z">
        <w:r>
          <w:t xml:space="preserve"> and </w:t>
        </w:r>
      </w:ins>
      <w:ins w:id="751" w:author="Gerard" w:date="2014-06-20T17:31:00Z">
        <w:r w:rsidRPr="00AF2221">
          <w:rPr>
            <w:position w:val="-4"/>
          </w:rPr>
          <w:object w:dxaOrig="780" w:dyaOrig="300" w14:anchorId="3623DCCC">
            <v:shape id="_x0000_i1821" type="#_x0000_t75" style="width:39.5pt;height:14.5pt" o:ole="">
              <v:imagedata r:id="rId1623" o:title=""/>
            </v:shape>
            <o:OLEObject Type="Embed" ProgID="Equation.DSMT4" ShapeID="_x0000_i1821" DrawAspect="Content" ObjectID="_1465216524" r:id="rId1624"/>
          </w:object>
        </w:r>
      </w:ins>
      <w:ins w:id="752" w:author="Gerard" w:date="2014-06-20T17:31:00Z">
        <w:r>
          <w:t xml:space="preserve"> in a triphasic mixture, the corresponding effective fluxes are given by </w:t>
        </w:r>
      </w:ins>
      <w:ins w:id="753" w:author="Gerard" w:date="2014-06-20T17:31:00Z">
        <w:r w:rsidRPr="00AF2221">
          <w:rPr>
            <w:position w:val="-12"/>
          </w:rPr>
          <w:object w:dxaOrig="2140" w:dyaOrig="380" w14:anchorId="18DA3C14">
            <v:shape id="_x0000_i1822" type="#_x0000_t75" style="width:107.5pt;height:19.5pt" o:ole="">
              <v:imagedata r:id="rId1625" o:title=""/>
            </v:shape>
            <o:OLEObject Type="Embed" ProgID="Equation.DSMT4" ShapeID="_x0000_i1822" DrawAspect="Content" ObjectID="_1465216525" r:id="rId1626"/>
          </w:object>
        </w:r>
      </w:ins>
      <w:ins w:id="754" w:author="Gerard" w:date="2014-06-20T17:31:00Z">
        <w:r>
          <w:t xml:space="preserve"> and </w:t>
        </w:r>
      </w:ins>
      <w:ins w:id="755" w:author="Gerard" w:date="2014-06-20T17:31:00Z">
        <w:r w:rsidRPr="00AF2221">
          <w:rPr>
            <w:position w:val="-12"/>
          </w:rPr>
          <w:object w:dxaOrig="1140" w:dyaOrig="380" w14:anchorId="073F8710">
            <v:shape id="_x0000_i1823" type="#_x0000_t75" style="width:57.5pt;height:19.5pt" o:ole="">
              <v:imagedata r:id="rId1627" o:title=""/>
            </v:shape>
            <o:OLEObject Type="Embed" ProgID="Equation.DSMT4" ShapeID="_x0000_i1823" DrawAspect="Content" ObjectID="_1465216526" r:id="rId1628"/>
          </w:object>
        </w:r>
      </w:ins>
      <w:ins w:id="756" w:author="Gerard" w:date="2014-06-20T17:31:00Z">
        <w:r>
          <w:t>.</w:t>
        </w:r>
      </w:ins>
    </w:p>
    <w:p w14:paraId="495E87BF" w14:textId="77777777" w:rsidR="00976D6B" w:rsidRDefault="00976D6B" w:rsidP="00976D6B">
      <w:pPr>
        <w:pStyle w:val="Heading4"/>
        <w:rPr>
          <w:ins w:id="757" w:author="Gerard" w:date="2014-06-20T17:31:00Z"/>
        </w:rPr>
      </w:pPr>
      <w:bookmarkStart w:id="758" w:name="_Toc370461260"/>
      <w:bookmarkStart w:id="759" w:name="_Toc391473048"/>
      <w:ins w:id="760" w:author="Gerard" w:date="2014-06-20T17:31:00Z">
        <w:r>
          <w:t>Electrical Grounding</w:t>
        </w:r>
        <w:bookmarkEnd w:id="758"/>
        <w:bookmarkEnd w:id="759"/>
      </w:ins>
    </w:p>
    <w:p w14:paraId="4A8A88CC" w14:textId="77777777" w:rsidR="00976D6B" w:rsidRPr="00CE798E" w:rsidRDefault="00976D6B" w:rsidP="00976D6B">
      <w:pPr>
        <w:rPr>
          <w:ins w:id="761" w:author="Gerard" w:date="2014-06-20T17:31:00Z"/>
        </w:rPr>
      </w:pPr>
      <w:ins w:id="762"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763" w:author="Gerard" w:date="2014-06-20T17:31:00Z"/>
        </w:rPr>
      </w:pPr>
      <w:ins w:id="764"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765" w:name="_Ref188932651"/>
      <w:bookmarkStart w:id="766" w:name="_Toc391473049"/>
      <w:r w:rsidRPr="0097532C">
        <w:t xml:space="preserve">General Specification of </w:t>
      </w:r>
      <w:r w:rsidR="007960DE">
        <w:t xml:space="preserve">Multiphasic </w:t>
      </w:r>
      <w:r w:rsidRPr="0097532C">
        <w:t>Materials</w:t>
      </w:r>
      <w:bookmarkEnd w:id="765"/>
      <w:bookmarkEnd w:id="766"/>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824" type="#_x0000_t75" style="width:10.5pt;height:13.5pt" o:ole="">
            <v:imagedata r:id="rId1629" o:title=""/>
          </v:shape>
          <o:OLEObject Type="Embed" ProgID="Equation.DSMT4" ShapeID="_x0000_i1824" DrawAspect="Content" ObjectID="_1465216527" r:id="rId1630"/>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25" type="#_x0000_t75" style="width:13.5pt;height:12pt" o:ole="">
            <v:imagedata r:id="rId1631" o:title=""/>
          </v:shape>
          <o:OLEObject Type="Embed" ProgID="Equation.DSMT4" ShapeID="_x0000_i1825" DrawAspect="Content" ObjectID="_1465216528" r:id="rId1632"/>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26" type="#_x0000_t75" style="width:14pt;height:16.5pt" o:ole="">
            <v:imagedata r:id="rId1633" o:title=""/>
          </v:shape>
          <o:OLEObject Type="Embed" ProgID="Equation.DSMT4" ShapeID="_x0000_i1826" DrawAspect="Content" ObjectID="_1465216529" r:id="rId1634"/>
        </w:object>
      </w:r>
      <w:r w:rsidR="007960DE" w:rsidRPr="007D6F0D">
        <w:t xml:space="preserve">, the solute free diffusivity </w:t>
      </w:r>
      <w:r w:rsidR="00AF2221" w:rsidRPr="00AF2221">
        <w:rPr>
          <w:position w:val="-12"/>
        </w:rPr>
        <w:object w:dxaOrig="320" w:dyaOrig="380" w14:anchorId="534116FA">
          <v:shape id="_x0000_i1827" type="#_x0000_t75" style="width:16.5pt;height:19.5pt" o:ole="">
            <v:imagedata r:id="rId1635" o:title=""/>
          </v:shape>
          <o:OLEObject Type="Embed" ProgID="Equation.DSMT4" ShapeID="_x0000_i1827" DrawAspect="Content" ObjectID="_1465216530" r:id="rId1636"/>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28" type="#_x0000_t75" style="width:16.5pt;height:14pt" o:ole="">
            <v:imagedata r:id="rId1637" o:title=""/>
          </v:shape>
          <o:OLEObject Type="Embed" ProgID="Equation.DSMT4" ShapeID="_x0000_i1828" DrawAspect="Content" ObjectID="_1465216531" r:id="rId1638"/>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29" type="#_x0000_t75" style="width:14pt;height:19.5pt" o:ole="">
                  <v:imagedata r:id="rId1639" o:title=""/>
                </v:shape>
                <o:OLEObject Type="Embed" ProgID="Equation.DSMT4" ShapeID="_x0000_i1829" DrawAspect="Content" ObjectID="_1465216532" r:id="rId1640"/>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30" type="#_x0000_t75" style="width:14pt;height:19.5pt" o:ole="">
                  <v:imagedata r:id="rId1641" o:title=""/>
                </v:shape>
                <o:OLEObject Type="Embed" ProgID="Equation.DSMT4" ShapeID="_x0000_i1830" DrawAspect="Content" ObjectID="_1465216533" r:id="rId1642"/>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31" type="#_x0000_t75" style="width:10.5pt;height:13.5pt" o:ole="">
                  <v:imagedata r:id="rId1643" o:title=""/>
                </v:shape>
                <o:OLEObject Type="Embed" ProgID="Equation.DSMT4" ShapeID="_x0000_i1831" DrawAspect="Content" ObjectID="_1465216534" r:id="rId1644"/>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32" type="#_x0000_t75" style="width:16.5pt;height:18pt" o:ole="">
                  <v:imagedata r:id="rId1645" o:title=""/>
                </v:shape>
                <o:OLEObject Type="Embed" ProgID="Equation.DSMT4" ShapeID="_x0000_i1832" DrawAspect="Content" ObjectID="_1465216535" r:id="rId1646"/>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33" type="#_x0000_t75" style="width:13.5pt;height:12pt" o:ole="">
                  <v:imagedata r:id="rId1647" o:title=""/>
                </v:shape>
                <o:OLEObject Type="Embed" ProgID="Equation.DSMT4" ShapeID="_x0000_i1833" DrawAspect="Content" ObjectID="_1465216536" r:id="rId1648"/>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34" type="#_x0000_t75" style="width:28pt;height:18pt" o:ole="">
            <v:imagedata r:id="rId1649" o:title=""/>
          </v:shape>
          <o:OLEObject Type="Embed" ProgID="Equation.DSMT4" ShapeID="_x0000_i1834" DrawAspect="Content" ObjectID="_1465216537" r:id="rId1650"/>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976D6B">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976D6B">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976D6B">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35" type="#_x0000_t75" style="width:14pt;height:16.5pt" o:ole="">
                  <v:imagedata r:id="rId1651" o:title=""/>
                </v:shape>
                <o:OLEObject Type="Embed" ProgID="Equation.DSMT4" ShapeID="_x0000_i1835" DrawAspect="Content" ObjectID="_1465216538" r:id="rId1652"/>
              </w:object>
            </w:r>
            <w:r>
              <w:t xml:space="preserve"> and </w:t>
            </w:r>
            <w:r w:rsidR="00AF2221" w:rsidRPr="00AF2221">
              <w:rPr>
                <w:position w:val="-12"/>
              </w:rPr>
              <w:object w:dxaOrig="320" w:dyaOrig="380" w14:anchorId="2F461821">
                <v:shape id="_x0000_i1836" type="#_x0000_t75" style="width:16.5pt;height:19.5pt" o:ole="">
                  <v:imagedata r:id="rId1653" o:title=""/>
                </v:shape>
                <o:OLEObject Type="Embed" ProgID="Equation.DSMT4" ShapeID="_x0000_i1836" DrawAspect="Content" ObjectID="_1465216539" r:id="rId1654"/>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37" type="#_x0000_t75" style="width:16.5pt;height:14pt" o:ole="">
                  <v:imagedata r:id="rId1655" o:title=""/>
                </v:shape>
                <o:OLEObject Type="Embed" ProgID="Equation.DSMT4" ShapeID="_x0000_i1837" DrawAspect="Content" ObjectID="_1465216540" r:id="rId1656"/>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rsidR="00570944">
        <w:t xml:space="preserve"> and</w:t>
      </w:r>
      <w:r>
        <w:t xml:space="preserve"> </w:t>
      </w:r>
      <w:r>
        <w:fldChar w:fldCharType="begin"/>
      </w:r>
      <w:r>
        <w:instrText xml:space="preserve"> REF _Ref162420103 \r \h </w:instrText>
      </w:r>
      <w:r>
        <w:fldChar w:fldCharType="separate"/>
      </w:r>
      <w:r w:rsidR="00976D6B">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38" type="#_x0000_t75" style="width:16.5pt;height:19.5pt" o:ole="">
                  <v:imagedata r:id="rId1657" o:title=""/>
                </v:shape>
                <o:OLEObject Type="Embed" ProgID="Equation.DSMT4" ShapeID="_x0000_i1838" DrawAspect="Content" ObjectID="_1465216541" r:id="rId1658"/>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39" type="#_x0000_t75" style="width:16.5pt;height:19.5pt" o:ole="">
                  <v:imagedata r:id="rId1659" o:title=""/>
                </v:shape>
                <o:OLEObject Type="Embed" ProgID="Equation.DSMT4" ShapeID="_x0000_i1839" DrawAspect="Content" ObjectID="_1465216542" r:id="rId1660"/>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40" type="#_x0000_t75" style="width:16.5pt;height:19.5pt" o:ole="">
                  <v:imagedata r:id="rId1661" o:title=""/>
                </v:shape>
                <o:OLEObject Type="Embed" ProgID="Equation.DSMT4" ShapeID="_x0000_i1840" DrawAspect="Content" ObjectID="_1465216543" r:id="rId1662"/>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41" type="#_x0000_t75" style="width:16.5pt;height:19.5pt" o:ole="">
            <v:imagedata r:id="rId1663" o:title=""/>
          </v:shape>
          <o:OLEObject Type="Embed" ProgID="Equation.DSMT4" ShapeID="_x0000_i1841" DrawAspect="Content" ObjectID="_1465216544" r:id="rId1664"/>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42" type="#_x0000_t75" style="width:12pt;height:13.5pt" o:ole="">
            <v:imagedata r:id="rId1665" o:title=""/>
          </v:shape>
          <o:OLEObject Type="Embed" ProgID="Equation.DSMT4" ShapeID="_x0000_i1842" DrawAspect="Content" ObjectID="_1465216545" r:id="rId1666"/>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43" type="#_x0000_t75" style="width:10pt;height:14pt" o:ole="">
            <v:imagedata r:id="rId1667" o:title=""/>
          </v:shape>
          <o:OLEObject Type="Embed" ProgID="Equation.DSMT4" ShapeID="_x0000_i1843" DrawAspect="Content" ObjectID="_1465216546" r:id="rId1668"/>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44" type="#_x0000_t75" style="width:13.5pt;height:19.5pt" o:ole="">
            <v:imagedata r:id="rId1669" o:title=""/>
          </v:shape>
          <o:OLEObject Type="Embed" ProgID="Equation.DSMT4" ShapeID="_x0000_i1844" DrawAspect="Content" ObjectID="_1465216547" r:id="rId1670"/>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767" w:name="_Toc391473050"/>
      <w:r>
        <w:t>Solvent Supply Materials</w:t>
      </w:r>
      <w:bookmarkEnd w:id="767"/>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45" type="#_x0000_t75" style="width:16.5pt;height:18pt" o:ole="">
            <v:imagedata r:id="rId1671" o:title=""/>
          </v:shape>
          <o:OLEObject Type="Embed" ProgID="Equation.DSMT4" ShapeID="_x0000_i1845" DrawAspect="Content" ObjectID="_1465216548" r:id="rId1672"/>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46" type="#_x0000_t75" style="width:85.5pt;height:22pt" o:ole="">
            <v:imagedata r:id="rId1673" o:title=""/>
          </v:shape>
          <o:OLEObject Type="Embed" ProgID="Equation.DSMT4" ShapeID="_x0000_i1846" DrawAspect="Content" ObjectID="_1465216549" r:id="rId1674"/>
        </w:object>
      </w:r>
      <w:r>
        <w:t xml:space="preserve"> .</w:t>
      </w:r>
    </w:p>
    <w:p w14:paraId="794F9D24" w14:textId="58FA60A5" w:rsidR="007D189B" w:rsidRPr="00F25218" w:rsidRDefault="00AF2221" w:rsidP="007D189B">
      <w:r w:rsidRPr="00AF2221">
        <w:rPr>
          <w:position w:val="-10"/>
        </w:rPr>
        <w:object w:dxaOrig="320" w:dyaOrig="360" w14:anchorId="7E2B6D3E">
          <v:shape id="_x0000_i1847" type="#_x0000_t75" style="width:16.5pt;height:18pt" o:ole="">
            <v:imagedata r:id="rId1675" o:title=""/>
          </v:shape>
          <o:OLEObject Type="Embed" ProgID="Equation.DSMT4" ShapeID="_x0000_i1847" DrawAspect="Content" ObjectID="_1465216550" r:id="rId1676"/>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768" w:name="_Toc391473051"/>
      <w:r>
        <w:t>Starling Equation</w:t>
      </w:r>
      <w:bookmarkEnd w:id="768"/>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48" type="#_x0000_t75" style="width:14pt;height:19.5pt" o:ole="">
                  <v:imagedata r:id="rId1677" o:title=""/>
                </v:shape>
                <o:OLEObject Type="Embed" ProgID="Equation.DSMT4" ShapeID="_x0000_i1848" DrawAspect="Content" ObjectID="_1465216551" r:id="rId1678"/>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49" type="#_x0000_t75" style="width:14pt;height:18pt" o:ole="">
                  <v:imagedata r:id="rId1679" o:title=""/>
                </v:shape>
                <o:OLEObject Type="Embed" ProgID="Equation.DSMT4" ShapeID="_x0000_i1849" DrawAspect="Content" ObjectID="_1465216552" r:id="rId1680"/>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50" type="#_x0000_t75" style="width:14pt;height:20pt" o:ole="">
                  <v:imagedata r:id="rId1681" o:title=""/>
                </v:shape>
                <o:OLEObject Type="Embed" ProgID="Equation.DSMT4" ShapeID="_x0000_i1850" DrawAspect="Content" ObjectID="_1465216553" r:id="rId1682"/>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51" type="#_x0000_t75" style="width:14pt;height:19.5pt" o:ole="">
                  <v:imagedata r:id="rId1683" o:title=""/>
                </v:shape>
                <o:OLEObject Type="Embed" ProgID="Equation.DSMT4" ShapeID="_x0000_i1851" DrawAspect="Content" ObjectID="_1465216554" r:id="rId1684"/>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52" type="#_x0000_t75" style="width:162.5pt;height:29.5pt" o:ole="">
            <v:imagedata r:id="rId1685" o:title=""/>
          </v:shape>
          <o:OLEObject Type="Embed" ProgID="Equation.DSMT4" ShapeID="_x0000_i1852" DrawAspect="Content" ObjectID="_1465216555" r:id="rId1686"/>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53" type="#_x0000_t75" style="width:12pt;height:16.5pt" o:ole="">
            <v:imagedata r:id="rId1687" o:title=""/>
          </v:shape>
          <o:OLEObject Type="Embed" ProgID="Equation.DSMT4" ShapeID="_x0000_i1853" DrawAspect="Content" ObjectID="_1465216556" r:id="rId1688"/>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769" w:name="_Toc391473052"/>
      <w:r>
        <w:t>Chemical Reactions</w:t>
      </w:r>
      <w:bookmarkEnd w:id="769"/>
    </w:p>
    <w:p w14:paraId="45114879" w14:textId="43162140" w:rsidR="00A61269" w:rsidRPr="00A61269" w:rsidRDefault="00A61269">
      <w:pPr>
        <w:pStyle w:val="Heading3"/>
      </w:pPr>
      <w:bookmarkStart w:id="770" w:name="_Toc391473053"/>
      <w:r>
        <w:t>Guidelines for Chemical Reaction Analyses</w:t>
      </w:r>
      <w:bookmarkEnd w:id="770"/>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54" type="#_x0000_t75" style="width:27.5pt;height:10.5pt" o:ole="">
            <v:imagedata r:id="rId1689" o:title=""/>
          </v:shape>
          <o:OLEObject Type="Embed" ProgID="Equation.DSMT4" ShapeID="_x0000_i1854" DrawAspect="Content" ObjectID="_1465216557" r:id="rId1690"/>
        </w:object>
      </w:r>
      <w:r>
        <w:t>) and solid-bound molecules (</w:t>
      </w:r>
      <w:r w:rsidR="00AF2221" w:rsidRPr="00AF2221">
        <w:rPr>
          <w:position w:val="-6"/>
        </w:rPr>
        <w:object w:dxaOrig="639" w:dyaOrig="220" w14:anchorId="3559A0A4">
          <v:shape id="_x0000_i1855" type="#_x0000_t75" style="width:32pt;height:10.5pt" o:ole="">
            <v:imagedata r:id="rId1691" o:title=""/>
          </v:shape>
          <o:OLEObject Type="Embed" ProgID="Equation.DSMT4" ShapeID="_x0000_i1855" DrawAspect="Content" ObjectID="_1465216558" r:id="rId1692"/>
        </w:object>
      </w:r>
      <w:r>
        <w:t>) that move with the solid matrix (</w:t>
      </w:r>
      <w:r w:rsidR="00AF2221" w:rsidRPr="00AF2221">
        <w:rPr>
          <w:position w:val="-10"/>
        </w:rPr>
        <w:object w:dxaOrig="1240" w:dyaOrig="360" w14:anchorId="0DC957B8">
          <v:shape id="_x0000_i1856" type="#_x0000_t75" style="width:62pt;height:18pt" o:ole="">
            <v:imagedata r:id="rId1693" o:title=""/>
          </v:shape>
          <o:OLEObject Type="Embed" ProgID="Equation.DSMT4" ShapeID="_x0000_i1856" DrawAspect="Content" ObjectID="_1465216559" r:id="rId1694"/>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57" type="#_x0000_t75" style="width:103.5pt;height:27.5pt" o:ole="">
            <v:imagedata r:id="rId1695" o:title=""/>
          </v:shape>
          <o:OLEObject Type="Embed" ProgID="Equation.DSMT4" ShapeID="_x0000_i1857" DrawAspect="Content" ObjectID="_1465216560" r:id="rId1696"/>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58" type="#_x0000_t75" style="width:16.5pt;height:14pt" o:ole="">
            <v:imagedata r:id="rId1697" o:title=""/>
          </v:shape>
          <o:OLEObject Type="Embed" ProgID="Equation.DSMT4" ShapeID="_x0000_i1858" DrawAspect="Content" ObjectID="_1465216561" r:id="rId1698"/>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59" type="#_x0000_t75" style="width:12pt;height:10.5pt" o:ole="">
            <v:imagedata r:id="rId1699" o:title=""/>
          </v:shape>
          <o:OLEObject Type="Embed" ProgID="Equation.DSMT4" ShapeID="_x0000_i1859" DrawAspect="Content" ObjectID="_1465216562" r:id="rId1700"/>
        </w:object>
      </w:r>
      <w:r>
        <w:t xml:space="preserve"> in the mixture</w:t>
      </w:r>
      <w:r w:rsidRPr="00546A57">
        <w:t xml:space="preserve">; </w:t>
      </w:r>
      <w:r w:rsidR="00AF2221" w:rsidRPr="00AF2221">
        <w:rPr>
          <w:position w:val="-12"/>
        </w:rPr>
        <w:object w:dxaOrig="300" w:dyaOrig="380" w14:anchorId="667EA50A">
          <v:shape id="_x0000_i1860" type="#_x0000_t75" style="width:14pt;height:19.5pt" o:ole="">
            <v:imagedata r:id="rId1701" o:title=""/>
          </v:shape>
          <o:OLEObject Type="Embed" ProgID="Equation.DSMT4" ShapeID="_x0000_i1860" DrawAspect="Content" ObjectID="_1465216563" r:id="rId1702"/>
        </w:object>
      </w:r>
      <w:r w:rsidRPr="00546A57">
        <w:t xml:space="preserve"> and </w:t>
      </w:r>
      <w:r w:rsidR="00AF2221" w:rsidRPr="00AF2221">
        <w:rPr>
          <w:position w:val="-12"/>
        </w:rPr>
        <w:object w:dxaOrig="300" w:dyaOrig="380" w14:anchorId="6B35166D">
          <v:shape id="_x0000_i1861" type="#_x0000_t75" style="width:14pt;height:19.5pt" o:ole="">
            <v:imagedata r:id="rId1703" o:title=""/>
          </v:shape>
          <o:OLEObject Type="Embed" ProgID="Equation.DSMT4" ShapeID="_x0000_i1861" DrawAspect="Content" ObjectID="_1465216564" r:id="rId1704"/>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62" type="#_x0000_t75" style="width:14pt;height:16.5pt" o:ole="">
            <v:imagedata r:id="rId1705" o:title=""/>
          </v:shape>
          <o:OLEObject Type="Embed" ProgID="Equation.DSMT4" ShapeID="_x0000_i1862" DrawAspect="Content" ObjectID="_1465216565" r:id="rId1706"/>
        </w:object>
      </w:r>
      <w:r>
        <w:t xml:space="preserve"> and molar supplies </w:t>
      </w:r>
      <w:r w:rsidR="00AF2221" w:rsidRPr="00AF2221">
        <w:rPr>
          <w:position w:val="-6"/>
        </w:rPr>
        <w:object w:dxaOrig="279" w:dyaOrig="320" w14:anchorId="4E5356E6">
          <v:shape id="_x0000_i1863" type="#_x0000_t75" style="width:14pt;height:16.5pt" o:ole="">
            <v:imagedata r:id="rId1707" o:title=""/>
          </v:shape>
          <o:OLEObject Type="Embed" ProgID="Equation.DSMT4" ShapeID="_x0000_i1863" DrawAspect="Content" ObjectID="_1465216566" r:id="rId1708"/>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64" type="#_x0000_t75" style="width:14pt;height:16.5pt" o:ole="">
            <v:imagedata r:id="rId1709" o:title=""/>
          </v:shape>
          <o:OLEObject Type="Embed" ProgID="Equation.DSMT4" ShapeID="_x0000_i1864" DrawAspect="Content" ObjectID="_1465216567" r:id="rId1710"/>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65" type="#_x0000_t75" style="width:12pt;height:19.5pt" o:ole="">
            <v:imagedata r:id="rId1711" o:title=""/>
          </v:shape>
          <o:OLEObject Type="Embed" ProgID="Equation.DSMT4" ShapeID="_x0000_i1865" DrawAspect="Content" ObjectID="_1465216568" r:id="rId1712"/>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66" type="#_x0000_t75" style="width:50pt;height:19.5pt" o:ole="">
            <v:imagedata r:id="rId1713" o:title=""/>
          </v:shape>
          <o:OLEObject Type="Embed" ProgID="Equation.DSMT4" ShapeID="_x0000_i1866" DrawAspect="Content" ObjectID="_1465216569" r:id="rId1714"/>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67" type="#_x0000_t75" style="width:14pt;height:16.5pt" o:ole="">
            <v:imagedata r:id="rId1715" o:title=""/>
          </v:shape>
          <o:OLEObject Type="Embed" ProgID="Equation.DSMT4" ShapeID="_x0000_i1867" DrawAspect="Content" ObjectID="_1465216570" r:id="rId1716"/>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68" type="#_x0000_t75" style="width:16.5pt;height:14pt" o:ole="">
            <v:imagedata r:id="rId1717" o:title=""/>
          </v:shape>
          <o:OLEObject Type="Embed" ProgID="Equation.DSMT4" ShapeID="_x0000_i1868" DrawAspect="Content" ObjectID="_1465216571" r:id="rId1718"/>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69" type="#_x0000_t75" style="width:65.5pt;height:19.5pt" o:ole="">
            <v:imagedata r:id="rId1719" o:title=""/>
          </v:shape>
          <o:OLEObject Type="Embed" ProgID="Equation.DSMT4" ShapeID="_x0000_i1869" DrawAspect="Content" ObjectID="_1465216572" r:id="rId1720"/>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70" type="#_x0000_t75" style="width:14pt;height:16.5pt" o:ole="">
            <v:imagedata r:id="rId1721" o:title=""/>
          </v:shape>
          <o:OLEObject Type="Embed" ProgID="Equation.DSMT4" ShapeID="_x0000_i1870" DrawAspect="Content" ObjectID="_1465216573" r:id="rId1722"/>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71" type="#_x0000_t75" style="width:58pt;height:22pt" o:ole="">
            <v:imagedata r:id="rId1723" o:title=""/>
          </v:shape>
          <o:OLEObject Type="Embed" ProgID="Equation.DSMT4" ShapeID="_x0000_i1871" DrawAspect="Content" ObjectID="_1465216574" r:id="rId1724"/>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72" type="#_x0000_t75" style="width:106pt;height:27.5pt" o:ole="">
            <v:imagedata r:id="rId1725" o:title=""/>
          </v:shape>
          <o:OLEObject Type="Embed" ProgID="Equation.DSMT4" ShapeID="_x0000_i1872" DrawAspect="Content" ObjectID="_1465216575" r:id="rId1726"/>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73" type="#_x0000_t75" style="width:12pt;height:19.5pt" o:ole="">
            <v:imagedata r:id="rId1727" o:title=""/>
          </v:shape>
          <o:OLEObject Type="Embed" ProgID="Equation.DSMT4" ShapeID="_x0000_i1873" DrawAspect="Content" ObjectID="_1465216576" r:id="rId1728"/>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74" type="#_x0000_t75" style="width:112pt;height:19.5pt" o:ole="">
            <v:imagedata r:id="rId1729" o:title=""/>
          </v:shape>
          <o:OLEObject Type="Embed" ProgID="Equation.DSMT4" ShapeID="_x0000_i1874" DrawAspect="Content" ObjectID="_1465216577" r:id="rId1730"/>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75" type="#_x0000_t75" style="width:44.5pt;height:19.5pt" o:ole="">
            <v:imagedata r:id="rId1731" o:title=""/>
          </v:shape>
          <o:OLEObject Type="Embed" ProgID="Equation.DSMT4" ShapeID="_x0000_i1875" DrawAspect="Content" ObjectID="_1465216578" r:id="rId1732"/>
        </w:object>
      </w:r>
      <w:r>
        <w:t xml:space="preserve">, </w:t>
      </w:r>
      <w:r w:rsidR="00AF2221" w:rsidRPr="00AF2221">
        <w:rPr>
          <w:position w:val="-12"/>
        </w:rPr>
        <w:object w:dxaOrig="880" w:dyaOrig="420" w14:anchorId="75C06D04">
          <v:shape id="_x0000_i1876" type="#_x0000_t75" style="width:44pt;height:21.5pt" o:ole="">
            <v:imagedata r:id="rId1733" o:title=""/>
          </v:shape>
          <o:OLEObject Type="Embed" ProgID="Equation.DSMT4" ShapeID="_x0000_i1876" DrawAspect="Content" ObjectID="_1465216579" r:id="rId1734"/>
        </w:object>
      </w:r>
      <w:r>
        <w:t xml:space="preserve">, </w:t>
      </w:r>
      <w:r w:rsidR="00AF2221" w:rsidRPr="00AF2221">
        <w:rPr>
          <w:position w:val="-12"/>
        </w:rPr>
        <w:object w:dxaOrig="800" w:dyaOrig="420" w14:anchorId="793A5630">
          <v:shape id="_x0000_i1877" type="#_x0000_t75" style="width:40pt;height:21.5pt" o:ole="">
            <v:imagedata r:id="rId1735" o:title=""/>
          </v:shape>
          <o:OLEObject Type="Embed" ProgID="Equation.DSMT4" ShapeID="_x0000_i1877" DrawAspect="Content" ObjectID="_1465216580" r:id="rId1736"/>
        </w:object>
      </w:r>
      <w:r>
        <w:t xml:space="preserve">, and those of the products are </w:t>
      </w:r>
      <w:r w:rsidR="00AF2221" w:rsidRPr="00AF2221">
        <w:rPr>
          <w:position w:val="-12"/>
        </w:rPr>
        <w:object w:dxaOrig="940" w:dyaOrig="380" w14:anchorId="3419B495">
          <v:shape id="_x0000_i1878" type="#_x0000_t75" style="width:48pt;height:19.5pt" o:ole="">
            <v:imagedata r:id="rId1737" o:title=""/>
          </v:shape>
          <o:OLEObject Type="Embed" ProgID="Equation.DSMT4" ShapeID="_x0000_i1878" DrawAspect="Content" ObjectID="_1465216581" r:id="rId1738"/>
        </w:object>
      </w:r>
      <w:r>
        <w:t xml:space="preserve">, </w:t>
      </w:r>
      <w:r w:rsidR="00AF2221" w:rsidRPr="00AF2221">
        <w:rPr>
          <w:position w:val="-12"/>
        </w:rPr>
        <w:object w:dxaOrig="840" w:dyaOrig="420" w14:anchorId="31D0441D">
          <v:shape id="_x0000_i1879" type="#_x0000_t75" style="width:42pt;height:21.5pt" o:ole="">
            <v:imagedata r:id="rId1739" o:title=""/>
          </v:shape>
          <o:OLEObject Type="Embed" ProgID="Equation.DSMT4" ShapeID="_x0000_i1879" DrawAspect="Content" ObjectID="_1465216582" r:id="rId1740"/>
        </w:object>
      </w:r>
      <w:r>
        <w:t xml:space="preserve">, </w:t>
      </w:r>
      <w:r w:rsidR="00AF2221" w:rsidRPr="00AF2221">
        <w:rPr>
          <w:position w:val="-12"/>
        </w:rPr>
        <w:object w:dxaOrig="800" w:dyaOrig="420" w14:anchorId="3ADAA8E9">
          <v:shape id="_x0000_i1880" type="#_x0000_t75" style="width:40pt;height:21.5pt" o:ole="">
            <v:imagedata r:id="rId1741" o:title=""/>
          </v:shape>
          <o:OLEObject Type="Embed" ProgID="Equation.DSMT4" ShapeID="_x0000_i1880" DrawAspect="Content" ObjectID="_1465216583" r:id="rId1742"/>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81" type="#_x0000_t75" style="width:12pt;height:19.5pt" o:ole="">
            <v:imagedata r:id="rId1743" o:title=""/>
          </v:shape>
          <o:OLEObject Type="Embed" ProgID="Equation.DSMT4" ShapeID="_x0000_i1881" DrawAspect="Content" ObjectID="_1465216584" r:id="rId1744"/>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82" type="#_x0000_t75" style="width:202pt;height:39.5pt" o:ole="">
            <v:imagedata r:id="rId1745" o:title=""/>
          </v:shape>
          <o:OLEObject Type="Embed" ProgID="Equation.DSMT4" ShapeID="_x0000_i1882" DrawAspect="Content" ObjectID="_1465216585" r:id="rId1746"/>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83" type="#_x0000_t75" style="width:130pt;height:22pt" o:ole="">
            <v:imagedata r:id="rId1747" o:title=""/>
          </v:shape>
          <o:OLEObject Type="Embed" ProgID="Equation.DSMT4" ShapeID="_x0000_i1883" DrawAspect="Content" ObjectID="_1465216586" r:id="rId1748"/>
        </w:object>
      </w:r>
      <w:r>
        <w:tab/>
        <w:t>(g)</w:t>
      </w:r>
    </w:p>
    <w:p w14:paraId="14725224" w14:textId="507B0BBC" w:rsidR="008A3B5E" w:rsidRDefault="008A3B5E" w:rsidP="008A3B5E">
      <w:r w:rsidRPr="004C3F91">
        <w:t xml:space="preserve">where </w:t>
      </w:r>
      <w:r w:rsidR="00AF2221" w:rsidRPr="00AF2221">
        <w:rPr>
          <w:position w:val="-28"/>
        </w:rPr>
        <w:object w:dxaOrig="1280" w:dyaOrig="560" w14:anchorId="14ADA2B4">
          <v:shape id="_x0000_i1884" type="#_x0000_t75" style="width:64pt;height:28pt" o:ole="">
            <v:imagedata r:id="rId1749" o:title=""/>
          </v:shape>
          <o:OLEObject Type="Embed" ProgID="Equation.DSMT4" ShapeID="_x0000_i1884" DrawAspect="Content" ObjectID="_1465216587" r:id="rId1750"/>
        </w:object>
      </w:r>
      <w:r>
        <w:t xml:space="preserve"> </w:t>
      </w:r>
      <w:r w:rsidRPr="004C3F91">
        <w:t xml:space="preserve">and </w:t>
      </w:r>
      <w:r w:rsidR="00AF2221" w:rsidRPr="00AF2221">
        <w:rPr>
          <w:position w:val="-12"/>
        </w:rPr>
        <w:object w:dxaOrig="1400" w:dyaOrig="380" w14:anchorId="0E201A76">
          <v:shape id="_x0000_i1885" type="#_x0000_t75" style="width:70pt;height:19.5pt" o:ole="">
            <v:imagedata r:id="rId1751" o:title=""/>
          </v:shape>
          <o:OLEObject Type="Embed" ProgID="Equation.DSMT4" ShapeID="_x0000_i1885" DrawAspect="Content" ObjectID="_1465216588" r:id="rId1752"/>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86" type="#_x0000_t75" style="width:12pt;height:10.5pt" o:ole="">
            <v:imagedata r:id="rId1753" o:title=""/>
          </v:shape>
          <o:OLEObject Type="Embed" ProgID="Equation.DSMT4" ShapeID="_x0000_i1886" DrawAspect="Content" ObjectID="_1465216589" r:id="rId1754"/>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87" type="#_x0000_t75" style="width:82pt;height:19.5pt" o:ole="">
            <v:imagedata r:id="rId1755" o:title=""/>
          </v:shape>
          <o:OLEObject Type="Embed" ProgID="Equation.DSMT4" ShapeID="_x0000_i1887" DrawAspect="Content" ObjectID="_1465216590" r:id="rId1756"/>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88" type="#_x0000_t75" style="width:16.5pt;height:19.5pt" o:ole="">
            <v:imagedata r:id="rId1757" o:title=""/>
          </v:shape>
          <o:OLEObject Type="Embed" ProgID="Equation.DSMT4" ShapeID="_x0000_i1888" DrawAspect="Content" ObjectID="_1465216591" r:id="rId1758"/>
        </w:object>
      </w:r>
      <w:r>
        <w:t xml:space="preserve"> is the referential apparent mass density (mass of </w:t>
      </w:r>
      <w:r w:rsidR="00AF2221" w:rsidRPr="00AF2221">
        <w:rPr>
          <w:position w:val="-6"/>
        </w:rPr>
        <w:object w:dxaOrig="240" w:dyaOrig="220" w14:anchorId="5FDCDB1B">
          <v:shape id="_x0000_i1889" type="#_x0000_t75" style="width:12pt;height:10.5pt" o:ole="">
            <v:imagedata r:id="rId1759" o:title=""/>
          </v:shape>
          <o:OLEObject Type="Embed" ProgID="Equation.DSMT4" ShapeID="_x0000_i1889" DrawAspect="Content" ObjectID="_1465216592" r:id="rId1760"/>
        </w:object>
      </w:r>
      <w:r>
        <w:t xml:space="preserve"> per mixture volume in the reference configuration), and </w:t>
      </w:r>
      <w:r w:rsidR="00AF2221" w:rsidRPr="00AF2221">
        <w:rPr>
          <w:position w:val="-12"/>
        </w:rPr>
        <w:object w:dxaOrig="340" w:dyaOrig="380" w14:anchorId="2295003F">
          <v:shape id="_x0000_i1890" type="#_x0000_t75" style="width:16.5pt;height:19.5pt" o:ole="">
            <v:imagedata r:id="rId1761" o:title=""/>
          </v:shape>
          <o:OLEObject Type="Embed" ProgID="Equation.DSMT4" ShapeID="_x0000_i1890" DrawAspect="Content" ObjectID="_1465216593" r:id="rId1762"/>
        </w:object>
      </w:r>
      <w:r>
        <w:t xml:space="preserve"> is the referential apparent mass supply of solid constituent </w:t>
      </w:r>
      <w:r w:rsidR="00AF2221" w:rsidRPr="00AF2221">
        <w:rPr>
          <w:position w:val="-6"/>
        </w:rPr>
        <w:object w:dxaOrig="240" w:dyaOrig="220" w14:anchorId="55E709D9">
          <v:shape id="_x0000_i1891" type="#_x0000_t75" style="width:12pt;height:10.5pt" o:ole="">
            <v:imagedata r:id="rId1763" o:title=""/>
          </v:shape>
          <o:OLEObject Type="Embed" ProgID="Equation.DSMT4" ShapeID="_x0000_i1891" DrawAspect="Content" ObjectID="_1465216594" r:id="rId1764"/>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92" type="#_x0000_t75" style="width:189.5pt;height:40pt" o:ole="">
            <v:imagedata r:id="rId1765" o:title=""/>
          </v:shape>
          <o:OLEObject Type="Embed" ProgID="Equation.DSMT4" ShapeID="_x0000_i1892" DrawAspect="Content" ObjectID="_1465216595" r:id="rId1766"/>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93" type="#_x0000_t75" style="width:16.5pt;height:19.5pt" o:ole="">
            <v:imagedata r:id="rId1767" o:title=""/>
          </v:shape>
          <o:OLEObject Type="Embed" ProgID="Equation.DSMT4" ShapeID="_x0000_i1893" DrawAspect="Content" ObjectID="_1465216596" r:id="rId1768"/>
        </w:object>
      </w:r>
      <w:r>
        <w:t xml:space="preserve"> and (i) is used to evaluate </w:t>
      </w:r>
      <w:r w:rsidR="00AF2221" w:rsidRPr="00AF2221">
        <w:rPr>
          <w:position w:val="-6"/>
        </w:rPr>
        <w:object w:dxaOrig="279" w:dyaOrig="320" w14:anchorId="2934028A">
          <v:shape id="_x0000_i1894" type="#_x0000_t75" style="width:14pt;height:16.5pt" o:ole="">
            <v:imagedata r:id="rId1769" o:title=""/>
          </v:shape>
          <o:OLEObject Type="Embed" ProgID="Equation.DSMT4" ShapeID="_x0000_i1894" DrawAspect="Content" ObjectID="_1465216597" r:id="rId1770"/>
        </w:object>
      </w:r>
      <w:r>
        <w:t xml:space="preserve"> when needed for the calculation of </w:t>
      </w:r>
      <w:r w:rsidR="00AF2221" w:rsidRPr="00AF2221">
        <w:rPr>
          <w:position w:val="-10"/>
        </w:rPr>
        <w:object w:dxaOrig="240" w:dyaOrig="380" w14:anchorId="02B57DF5">
          <v:shape id="_x0000_i1895" type="#_x0000_t75" style="width:12pt;height:19.5pt" o:ole="">
            <v:imagedata r:id="rId1771" o:title=""/>
          </v:shape>
          <o:OLEObject Type="Embed" ProgID="Equation.DSMT4" ShapeID="_x0000_i1895" DrawAspect="Content" ObjectID="_1465216598" r:id="rId1772"/>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96" type="#_x0000_t75" style="width:16.5pt;height:19.5pt" o:ole="">
            <v:imagedata r:id="rId1773" o:title=""/>
          </v:shape>
          <o:OLEObject Type="Embed" ProgID="Equation.DSMT4" ShapeID="_x0000_i1896" DrawAspect="Content" ObjectID="_1465216599" r:id="rId1774"/>
        </w:object>
      </w:r>
      <w:r>
        <w:t xml:space="preserve">, using </w:t>
      </w:r>
      <w:r w:rsidR="00AF2221" w:rsidRPr="00AF2221">
        <w:rPr>
          <w:position w:val="-16"/>
        </w:rPr>
        <w:object w:dxaOrig="2180" w:dyaOrig="440" w14:anchorId="1E1D7769">
          <v:shape id="_x0000_i1897" type="#_x0000_t75" style="width:108.5pt;height:22pt" o:ole="">
            <v:imagedata r:id="rId1775" o:title=""/>
          </v:shape>
          <o:OLEObject Type="Embed" ProgID="Equation.DSMT4" ShapeID="_x0000_i1897" DrawAspect="Content" ObjectID="_1465216600" r:id="rId1776"/>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98" type="#_x0000_t75" style="width:14pt;height:19.5pt" o:ole="">
            <v:imagedata r:id="rId1777" o:title=""/>
          </v:shape>
          <o:OLEObject Type="Embed" ProgID="Equation.DSMT4" ShapeID="_x0000_i1898" DrawAspect="Content" ObjectID="_1465216601" r:id="rId1778"/>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99" type="#_x0000_t75" style="width:80.5pt;height:36.5pt" o:ole="">
            <v:imagedata r:id="rId1779" o:title=""/>
          </v:shape>
          <o:OLEObject Type="Embed" ProgID="Equation.DSMT4" ShapeID="_x0000_i1899" DrawAspect="Content" ObjectID="_1465216602" r:id="rId1780"/>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900" type="#_x0000_t75" style="width:14pt;height:19.5pt" o:ole="">
            <v:imagedata r:id="rId1781" o:title=""/>
          </v:shape>
          <o:OLEObject Type="Embed" ProgID="Equation.DSMT4" ShapeID="_x0000_i1900" DrawAspect="Content" ObjectID="_1465216603" r:id="rId1782"/>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385CF9C5">
          <v:shape id="_x0000_i1901" type="#_x0000_t75" style="width:14pt;height:19.5pt" o:ole="">
            <v:imagedata r:id="rId1783" o:title=""/>
          </v:shape>
          <o:OLEObject Type="Embed" ProgID="Equation.DSMT4" ShapeID="_x0000_i1901" DrawAspect="Content" ObjectID="_1465216604" r:id="rId1784"/>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902" type="#_x0000_t75" style="width:52.5pt;height:19.5pt" o:ole="">
            <v:imagedata r:id="rId1785" o:title=""/>
          </v:shape>
          <o:OLEObject Type="Embed" ProgID="Equation.DSMT4" ShapeID="_x0000_i1902" DrawAspect="Content" ObjectID="_1465216605" r:id="rId1786"/>
        </w:object>
      </w:r>
      <w:r>
        <w:t xml:space="preserve">.  Therefore, since </w:t>
      </w:r>
      <w:r w:rsidR="00AF2221" w:rsidRPr="00AF2221">
        <w:rPr>
          <w:position w:val="-10"/>
        </w:rPr>
        <w:object w:dxaOrig="980" w:dyaOrig="360" w14:anchorId="2EFE40E6">
          <v:shape id="_x0000_i1903" type="#_x0000_t75" style="width:49.5pt;height:18pt" o:ole="">
            <v:imagedata r:id="rId1787" o:title=""/>
          </v:shape>
          <o:OLEObject Type="Embed" ProgID="Equation.DSMT4" ShapeID="_x0000_i1903" DrawAspect="Content" ObjectID="_1465216606" r:id="rId1788"/>
        </w:object>
      </w:r>
      <w:r>
        <w:t xml:space="preserve"> by definition, it follows that </w:t>
      </w:r>
      <w:r w:rsidR="00AF2221" w:rsidRPr="00AF2221">
        <w:rPr>
          <w:position w:val="-12"/>
        </w:rPr>
        <w:object w:dxaOrig="1060" w:dyaOrig="380" w14:anchorId="31E8FAD9">
          <v:shape id="_x0000_i1904" type="#_x0000_t75" style="width:52.5pt;height:19.5pt" o:ole="">
            <v:imagedata r:id="rId1789" o:title=""/>
          </v:shape>
          <o:OLEObject Type="Embed" ProgID="Equation.DSMT4" ShapeID="_x0000_i1904" DrawAspect="Content" ObjectID="_1465216607" r:id="rId1790"/>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05" type="#_x0000_t75" style="width:126pt;height:36.5pt" o:ole="">
            <v:imagedata r:id="rId1791" o:title=""/>
          </v:shape>
          <o:OLEObject Type="Embed" ProgID="Equation.DSMT4" ShapeID="_x0000_i1905" DrawAspect="Content" ObjectID="_1465216608" r:id="rId1792"/>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906" type="#_x0000_t75" style="width:14pt;height:19.5pt" o:ole="">
            <v:imagedata r:id="rId1793" o:title=""/>
          </v:shape>
          <o:OLEObject Type="Embed" ProgID="Equation.DSMT4" ShapeID="_x0000_i1906" DrawAspect="Content" ObjectID="_1465216609" r:id="rId1794"/>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08C273A1">
          <v:shape id="_x0000_i1907" type="#_x0000_t75" style="width:14pt;height:19.5pt" o:ole="">
            <v:imagedata r:id="rId1795" o:title=""/>
          </v:shape>
          <o:OLEObject Type="Embed" ProgID="Equation.DSMT4" ShapeID="_x0000_i1907" DrawAspect="Content" ObjectID="_1465216610" r:id="rId1796"/>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08" type="#_x0000_t75" style="width:69.5pt;height:27.5pt" o:ole="">
            <v:imagedata r:id="rId1797" o:title=""/>
          </v:shape>
          <o:OLEObject Type="Embed" ProgID="Equation.DSMT4" ShapeID="_x0000_i1908" DrawAspect="Content" ObjectID="_1465216611" r:id="rId1798"/>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909" type="#_x0000_t75" style="width:21.5pt;height:14pt" o:ole="">
            <v:imagedata r:id="rId1799" o:title=""/>
          </v:shape>
          <o:OLEObject Type="Embed" ProgID="Equation.DSMT4" ShapeID="_x0000_i1909" DrawAspect="Content" ObjectID="_1465216612" r:id="rId1800"/>
        </w:object>
      </w:r>
      <w:r>
        <w:t xml:space="preserve"> is the molar mass of </w:t>
      </w:r>
      <w:r w:rsidR="00AF2221" w:rsidRPr="00AF2221">
        <w:rPr>
          <w:position w:val="-6"/>
        </w:rPr>
        <w:object w:dxaOrig="240" w:dyaOrig="220" w14:anchorId="23183549">
          <v:shape id="_x0000_i1910" type="#_x0000_t75" style="width:12pt;height:10.5pt" o:ole="">
            <v:imagedata r:id="rId1801" o:title=""/>
          </v:shape>
          <o:OLEObject Type="Embed" ProgID="Equation.DSMT4" ShapeID="_x0000_i1910" DrawAspect="Content" ObjectID="_1465216613" r:id="rId1802"/>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are neither explicitly modeled as solutes nor as solid-bound molecules, for which </w:t>
      </w:r>
      <w:r w:rsidR="00AF2221" w:rsidRPr="00AF2221">
        <w:rPr>
          <w:position w:val="-6"/>
        </w:rPr>
        <w:object w:dxaOrig="300" w:dyaOrig="320" w14:anchorId="21879A21">
          <v:shape id="_x0000_i1911" type="#_x0000_t75" style="width:14pt;height:16.5pt" o:ole="">
            <v:imagedata r:id="rId1803" o:title=""/>
          </v:shape>
          <o:OLEObject Type="Embed" ProgID="Equation.DSMT4" ShapeID="_x0000_i1911" DrawAspect="Content" ObjectID="_1465216614" r:id="rId1804"/>
        </w:object>
      </w:r>
      <w:r w:rsidR="000D2EC3">
        <w:t xml:space="preserve"> and </w:t>
      </w:r>
      <w:r w:rsidR="00AF2221" w:rsidRPr="00AF2221">
        <w:rPr>
          <w:position w:val="-4"/>
        </w:rPr>
        <w:object w:dxaOrig="420" w:dyaOrig="300" w14:anchorId="38F91AD8">
          <v:shape id="_x0000_i1912" type="#_x0000_t75" style="width:21.5pt;height:14pt" o:ole="">
            <v:imagedata r:id="rId1805" o:title=""/>
          </v:shape>
          <o:OLEObject Type="Embed" ProgID="Equation.DSMT4" ShapeID="_x0000_i1912" DrawAspect="Content" ObjectID="_1465216615" r:id="rId1806"/>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13" type="#_x0000_t75" style="width:307.5pt;height:16.5pt" o:ole="">
            <v:imagedata r:id="rId1807" o:title=""/>
          </v:shape>
          <o:OLEObject Type="Embed" ProgID="Equation.DSMT4" ShapeID="_x0000_i1913" DrawAspect="Content" ObjectID="_1465216616" r:id="rId1808"/>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14" type="#_x0000_t75" style="width:14pt;height:19.5pt" o:ole="">
            <v:imagedata r:id="rId1809" o:title=""/>
          </v:shape>
          <o:OLEObject Type="Embed" ProgID="Equation.DSMT4" ShapeID="_x0000_i1914" DrawAspect="Content" ObjectID="_1465216617" r:id="rId1810"/>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15" type="#_x0000_t75" style="width:12pt;height:16.5pt" o:ole="">
            <v:imagedata r:id="rId1811" o:title=""/>
          </v:shape>
          <o:OLEObject Type="Embed" ProgID="Equation.DSMT4" ShapeID="_x0000_i1915" DrawAspect="Content" ObjectID="_1465216618" r:id="rId1812"/>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16" type="#_x0000_t75" style="width:12pt;height:16.5pt" o:ole="">
            <v:imagedata r:id="rId1813" o:title=""/>
          </v:shape>
          <o:OLEObject Type="Embed" ProgID="Equation.DSMT4" ShapeID="_x0000_i1916" DrawAspect="Content" ObjectID="_1465216619" r:id="rId1814"/>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17" type="#_x0000_t75" style="width:30pt;height:16.5pt" o:ole="">
            <v:imagedata r:id="rId1815" o:title=""/>
          </v:shape>
          <o:OLEObject Type="Embed" ProgID="Equation.DSMT4" ShapeID="_x0000_i1917" DrawAspect="Content" ObjectID="_1465216620" r:id="rId1816"/>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918" type="#_x0000_t75" style="width:16.5pt;height:19.5pt" o:ole="">
            <v:imagedata r:id="rId1817" o:title=""/>
          </v:shape>
          <o:OLEObject Type="Embed" ProgID="Equation.DSMT4" ShapeID="_x0000_i1918" DrawAspect="Content" ObjectID="_1465216621" r:id="rId1818"/>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19" type="#_x0000_t75" style="width:60pt;height:27.5pt" o:ole="">
            <v:imagedata r:id="rId1819" o:title=""/>
          </v:shape>
          <o:OLEObject Type="Embed" ProgID="Equation.DSMT4" ShapeID="_x0000_i1919" DrawAspect="Content" ObjectID="_1465216622" r:id="rId1820"/>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20" type="#_x0000_t75" style="width:58pt;height:22pt" o:ole="">
            <v:imagedata r:id="rId1821" o:title=""/>
          </v:shape>
          <o:OLEObject Type="Embed" ProgID="Equation.DSMT4" ShapeID="_x0000_i1920" DrawAspect="Content" ObjectID="_1465216623" r:id="rId1822"/>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771" w:name="_Toc391473054"/>
      <w:r>
        <w:t>General Specification for Chemical Reactions</w:t>
      </w:r>
      <w:bookmarkEnd w:id="771"/>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921" type="#_x0000_t75" style="width:12pt;height:19.5pt" o:ole="">
            <v:imagedata r:id="rId1823" o:title=""/>
          </v:shape>
          <o:OLEObject Type="Embed" ProgID="Equation.DSMT4" ShapeID="_x0000_i1921" DrawAspect="Content" ObjectID="_1465216624" r:id="rId1824"/>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22" type="#_x0000_t75" style="width:14pt;height:19.5pt" o:ole="">
            <v:imagedata r:id="rId1825" o:title=""/>
          </v:shape>
          <o:OLEObject Type="Embed" ProgID="Equation.DSMT4" ShapeID="_x0000_i1922" DrawAspect="Content" ObjectID="_1465216625" r:id="rId1826"/>
        </w:object>
      </w:r>
      <w:r>
        <w:t xml:space="preserve"> of the reactants and </w:t>
      </w:r>
      <w:r w:rsidR="00AF2221" w:rsidRPr="00AF2221">
        <w:rPr>
          <w:position w:val="-12"/>
        </w:rPr>
        <w:object w:dxaOrig="300" w:dyaOrig="380" w14:anchorId="4A1F5CCC">
          <v:shape id="_x0000_i1923" type="#_x0000_t75" style="width:14pt;height:19.5pt" o:ole="">
            <v:imagedata r:id="rId1827" o:title=""/>
          </v:shape>
          <o:OLEObject Type="Embed" ProgID="Equation.DSMT4" ShapeID="_x0000_i1923" DrawAspect="Content" ObjectID="_1465216626" r:id="rId1828"/>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24" type="#_x0000_t75" style="width:12pt;height:16.5pt" o:ole="">
            <v:imagedata r:id="rId1829" o:title=""/>
          </v:shape>
          <o:OLEObject Type="Embed" ProgID="Equation.DSMT4" ShapeID="_x0000_i1924" DrawAspect="Content" ObjectID="_1465216627" r:id="rId1830"/>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25" type="#_x0000_t75" style="width:14pt;height:19.5pt" o:ole="">
                  <v:imagedata r:id="rId1831" o:title=""/>
                </v:shape>
                <o:OLEObject Type="Embed" ProgID="Equation.DSMT4" ShapeID="_x0000_i1925" DrawAspect="Content" ObjectID="_1465216628" r:id="rId1832"/>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26" type="#_x0000_t75" style="width:14pt;height:19.5pt" o:ole="">
                  <v:imagedata r:id="rId1833" o:title=""/>
                </v:shape>
                <o:OLEObject Type="Embed" ProgID="Equation.DSMT4" ShapeID="_x0000_i1926" DrawAspect="Content" ObjectID="_1465216629" r:id="rId1834"/>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27" type="#_x0000_t75" style="width:12pt;height:16.5pt" o:ole="">
                  <v:imagedata r:id="rId1835" o:title=""/>
                </v:shape>
                <o:OLEObject Type="Embed" ProgID="Equation.DSMT4" ShapeID="_x0000_i1927" DrawAspect="Content" ObjectID="_1465216630" r:id="rId1836"/>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976D6B">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772" w:name="_Toc391473055"/>
      <w:r>
        <w:t>Chemical Reaction Materials</w:t>
      </w:r>
      <w:bookmarkEnd w:id="772"/>
    </w:p>
    <w:p w14:paraId="5FCB1FE4" w14:textId="77777777" w:rsidR="007B076C" w:rsidRPr="007B076C" w:rsidRDefault="007B076C"/>
    <w:p w14:paraId="29F01F67" w14:textId="7BF16C69" w:rsidR="00541FBD" w:rsidRDefault="00541FBD" w:rsidP="0016320C">
      <w:pPr>
        <w:pStyle w:val="Heading4"/>
      </w:pPr>
      <w:bookmarkStart w:id="773" w:name="_Toc391473056"/>
      <w:r>
        <w:t>Law of Mass Action for Forward Reactions</w:t>
      </w:r>
      <w:bookmarkEnd w:id="773"/>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28" type="#_x0000_t75" style="width:10pt;height:14pt" o:ole="">
                  <v:imagedata r:id="rId1837" o:title=""/>
                </v:shape>
                <o:OLEObject Type="Embed" ProgID="Equation.DSMT4" ShapeID="_x0000_i1928" DrawAspect="Content" ObjectID="_1465216631" r:id="rId1838"/>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29" type="#_x0000_t75" style="width:76.5pt;height:32pt" o:ole="">
            <v:imagedata r:id="rId1839" o:title=""/>
          </v:shape>
          <o:OLEObject Type="Embed" ProgID="Equation.DSMT4" ShapeID="_x0000_i1929" DrawAspect="Content" ObjectID="_1465216632" r:id="rId1840"/>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976D6B">
        <w:t>4.7.4</w:t>
      </w:r>
      <w:r w:rsidR="00E77609">
        <w:fldChar w:fldCharType="end"/>
      </w:r>
      <w:r w:rsidR="00E77609">
        <w:t>.</w:t>
      </w:r>
      <w:r w:rsidR="00152AB9">
        <w:t xml:space="preserve"> The units of </w:t>
      </w:r>
      <w:r w:rsidR="00152AB9" w:rsidRPr="008C20E4">
        <w:rPr>
          <w:position w:val="-10"/>
        </w:rPr>
        <w:object w:dxaOrig="220" w:dyaOrig="400" w14:anchorId="66C41E14">
          <v:shape id="_x0000_i1930" type="#_x0000_t75" style="width:11.5pt;height:20pt" o:ole="">
            <v:imagedata r:id="rId1841" o:title=""/>
          </v:shape>
          <o:OLEObject Type="Embed" ProgID="Equation.DSMT4" ShapeID="_x0000_i1930" DrawAspect="Content" ObjectID="_1465216633" r:id="rId1842"/>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31" type="#_x0000_t75" style="width:15.5pt;height:16pt" o:ole="">
            <v:imagedata r:id="rId1843" o:title=""/>
          </v:shape>
          <o:OLEObject Type="Embed" ProgID="Equation.DSMT4" ShapeID="_x0000_i1931" DrawAspect="Content" ObjectID="_1465216634" r:id="rId1844"/>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32" type="#_x0000_t75" style="width:1in;height:14pt" o:ole="">
            <v:imagedata r:id="rId1845" o:title=""/>
          </v:shape>
          <o:OLEObject Type="Embed" ProgID="Equation.DSMT4" ShapeID="_x0000_i1932" DrawAspect="Content" ObjectID="_1465216635" r:id="rId1846"/>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774" w:name="_Toc391473057"/>
      <w:r>
        <w:t>Law of Mass Action for Reversible Reactions</w:t>
      </w:r>
      <w:bookmarkEnd w:id="774"/>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33" type="#_x0000_t75" style="width:14pt;height:18pt" o:ole="">
                  <v:imagedata r:id="rId1847" o:title=""/>
                </v:shape>
                <o:OLEObject Type="Embed" ProgID="Equation.DSMT4" ShapeID="_x0000_i1933" DrawAspect="Content" ObjectID="_1465216636" r:id="rId1848"/>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34" type="#_x0000_t75" style="width:14pt;height:18pt" o:ole="">
                  <v:imagedata r:id="rId1849" o:title=""/>
                </v:shape>
                <o:OLEObject Type="Embed" ProgID="Equation.DSMT4" ShapeID="_x0000_i1934" DrawAspect="Content" ObjectID="_1465216637" r:id="rId1850"/>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35" type="#_x0000_t75" style="width:58.5pt;height:19.5pt" o:ole="">
            <v:imagedata r:id="rId1851" o:title=""/>
          </v:shape>
          <o:OLEObject Type="Embed" ProgID="Equation.DSMT4" ShapeID="_x0000_i1935" DrawAspect="Content" ObjectID="_1465216638" r:id="rId1852"/>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36" type="#_x0000_t75" style="width:87.5pt;height:65.5pt" o:ole="">
            <v:imagedata r:id="rId1853" o:title=""/>
          </v:shape>
          <o:OLEObject Type="Embed" ProgID="Equation.DSMT4" ShapeID="_x0000_i1936" DrawAspect="Content" ObjectID="_1465216639" r:id="rId1854"/>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976D6B">
        <w:t>4.7.4</w:t>
      </w:r>
      <w:r>
        <w:fldChar w:fldCharType="end"/>
      </w:r>
      <w:r>
        <w:t>.</w:t>
      </w:r>
      <w:r w:rsidR="00363CC1">
        <w:t xml:space="preserve"> The units of </w:t>
      </w:r>
      <w:r w:rsidR="00363CC1" w:rsidRPr="008C20E4">
        <w:rPr>
          <w:position w:val="-12"/>
        </w:rPr>
        <w:object w:dxaOrig="320" w:dyaOrig="420" w14:anchorId="734AACC0">
          <v:shape id="_x0000_i1937" type="#_x0000_t75" style="width:16pt;height:21.5pt" o:ole="">
            <v:imagedata r:id="rId1855" o:title=""/>
          </v:shape>
          <o:OLEObject Type="Embed" ProgID="Equation.DSMT4" ShapeID="_x0000_i1937" DrawAspect="Content" ObjectID="_1465216640" r:id="rId1856"/>
        </w:object>
      </w:r>
      <w:r w:rsidR="00363CC1">
        <w:t xml:space="preserve"> and </w:t>
      </w:r>
      <w:r w:rsidR="00363CC1" w:rsidRPr="008C20E4">
        <w:rPr>
          <w:position w:val="-12"/>
        </w:rPr>
        <w:object w:dxaOrig="300" w:dyaOrig="420" w14:anchorId="1757A369">
          <v:shape id="_x0000_i1938" type="#_x0000_t75" style="width:15.5pt;height:21.5pt" o:ole="">
            <v:imagedata r:id="rId1857" o:title=""/>
          </v:shape>
          <o:OLEObject Type="Embed" ProgID="Equation.DSMT4" ShapeID="_x0000_i1938" DrawAspect="Content" ObjectID="_1465216641" r:id="rId1858"/>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39" type="#_x0000_t75" style="width:15.5pt;height:16pt" o:ole="">
            <v:imagedata r:id="rId1843" o:title=""/>
          </v:shape>
          <o:OLEObject Type="Embed" ProgID="Equation.DSMT4" ShapeID="_x0000_i1939" DrawAspect="Content" ObjectID="_1465216642" r:id="rId1859"/>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40" type="#_x0000_t75" style="width:108.5pt;height:19.5pt" o:ole="">
            <v:imagedata r:id="rId1860" o:title=""/>
          </v:shape>
          <o:OLEObject Type="Embed" ProgID="Equation.DSMT4" ShapeID="_x0000_i1940" DrawAspect="Content" ObjectID="_1465216643" r:id="rId1861"/>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775" w:name="_Toc391473058"/>
      <w:r>
        <w:t>Michaelis-Menten Reaction</w:t>
      </w:r>
      <w:bookmarkEnd w:id="775"/>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41" type="#_x0000_t75" style="width:22pt;height:18pt" o:ole="">
                  <v:imagedata r:id="rId1862" o:title=""/>
                </v:shape>
                <o:OLEObject Type="Embed" ProgID="Equation.DSMT4" ShapeID="_x0000_i1941" DrawAspect="Content" ObjectID="_1465216644" r:id="rId1863"/>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42" type="#_x0000_t75" style="width:22pt;height:18pt" o:ole="">
                  <v:imagedata r:id="rId1864" o:title=""/>
                </v:shape>
                <o:OLEObject Type="Embed" ProgID="Equation.DSMT4" ShapeID="_x0000_i1942" DrawAspect="Content" ObjectID="_1465216645" r:id="rId1865"/>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43" type="#_x0000_t75" style="width:14pt;height:14pt" o:ole="">
            <v:imagedata r:id="rId1866" o:title=""/>
          </v:shape>
          <o:OLEObject Type="Embed" ProgID="Equation.DSMT4" ShapeID="_x0000_i1943" DrawAspect="Content" ObjectID="_1465216646" r:id="rId1867"/>
        </w:object>
      </w:r>
      <w:r>
        <w:t xml:space="preserve"> triggers the conversion of the substrate </w:t>
      </w:r>
      <w:r w:rsidR="00AF2221" w:rsidRPr="00AF2221">
        <w:rPr>
          <w:position w:val="-4"/>
        </w:rPr>
        <w:object w:dxaOrig="279" w:dyaOrig="300" w14:anchorId="66BC52E7">
          <v:shape id="_x0000_i1944" type="#_x0000_t75" style="width:14pt;height:14pt" o:ole="">
            <v:imagedata r:id="rId1868" o:title=""/>
          </v:shape>
          <o:OLEObject Type="Embed" ProgID="Equation.DSMT4" ShapeID="_x0000_i1944" DrawAspect="Content" ObjectID="_1465216647" r:id="rId1869"/>
        </w:object>
      </w:r>
      <w:r>
        <w:t xml:space="preserve"> into the product </w:t>
      </w:r>
      <w:r w:rsidR="00AF2221" w:rsidRPr="00AF2221">
        <w:rPr>
          <w:position w:val="-4"/>
        </w:rPr>
        <w:object w:dxaOrig="320" w:dyaOrig="300" w14:anchorId="0995B99F">
          <v:shape id="_x0000_i1945" type="#_x0000_t75" style="width:16.5pt;height:14pt" o:ole="">
            <v:imagedata r:id="rId1870" o:title=""/>
          </v:shape>
          <o:OLEObject Type="Embed" ProgID="Equation.DSMT4" ShapeID="_x0000_i1945" DrawAspect="Content" ObjectID="_1465216648" r:id="rId1871"/>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46" type="#_x0000_t75" style="width:114.5pt;height:56.5pt" o:ole="">
            <v:imagedata r:id="rId1872" o:title=""/>
          </v:shape>
          <o:OLEObject Type="Embed" ProgID="Equation.DSMT4" ShapeID="_x0000_i1946" DrawAspect="Content" ObjectID="_1465216649" r:id="rId1873"/>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47" type="#_x0000_t75" style="width:13.5pt;height:16.5pt" o:ole="">
            <v:imagedata r:id="rId1874" o:title=""/>
          </v:shape>
          <o:OLEObject Type="Embed" ProgID="Equation.DSMT4" ShapeID="_x0000_i1947" DrawAspect="Content" ObjectID="_1465216650" r:id="rId1875"/>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48" type="#_x0000_t75" style="width:12pt;height:18pt" o:ole="">
            <v:imagedata r:id="rId1876" o:title=""/>
          </v:shape>
          <o:OLEObject Type="Embed" ProgID="Equation.DSMT4" ShapeID="_x0000_i1948" DrawAspect="Content" ObjectID="_1465216651" r:id="rId1877"/>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49" type="#_x0000_t75" style="width:124.5pt;height:16.5pt" o:ole="">
            <v:imagedata r:id="rId1878" o:title=""/>
          </v:shape>
          <o:OLEObject Type="Embed" ProgID="Equation.DSMT4" ShapeID="_x0000_i1949" DrawAspect="Content" ObjectID="_1465216652" r:id="rId1879"/>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50" type="#_x0000_t75" style="width:44.5pt;height:16.5pt" o:ole="">
            <v:imagedata r:id="rId1880" o:title=""/>
          </v:shape>
          <o:OLEObject Type="Embed" ProgID="Equation.DSMT4" ShapeID="_x0000_i1950" DrawAspect="Content" ObjectID="_1465216653" r:id="rId1881"/>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51" type="#_x0000_t75" style="width:56.5pt;height:19.5pt" o:ole="">
            <v:imagedata r:id="rId1882" o:title=""/>
          </v:shape>
          <o:OLEObject Type="Embed" ProgID="Equation.DSMT4" ShapeID="_x0000_i1951" DrawAspect="Content" ObjectID="_1465216654" r:id="rId1883"/>
        </w:object>
      </w:r>
      <w:r w:rsidR="00901BF1">
        <w:t xml:space="preserve">, so that </w:t>
      </w:r>
      <w:r w:rsidR="00AF2221" w:rsidRPr="00AF2221">
        <w:rPr>
          <w:position w:val="-10"/>
        </w:rPr>
        <w:object w:dxaOrig="700" w:dyaOrig="380" w14:anchorId="0528E5F0">
          <v:shape id="_x0000_i1952" type="#_x0000_t75" style="width:34.5pt;height:19.5pt" o:ole="">
            <v:imagedata r:id="rId1884" o:title=""/>
          </v:shape>
          <o:OLEObject Type="Embed" ProgID="Equation.DSMT4" ShapeID="_x0000_i1952" DrawAspect="Content" ObjectID="_1465216655" r:id="rId1885"/>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53" type="#_x0000_t75" style="width:22pt;height:18pt" o:ole="">
            <v:imagedata r:id="rId1886" o:title=""/>
          </v:shape>
          <o:OLEObject Type="Embed" ProgID="Equation.DSMT4" ShapeID="_x0000_i1953" DrawAspect="Content" ObjectID="_1465216656" r:id="rId1887"/>
        </w:object>
      </w:r>
      <w:r>
        <w:t xml:space="preserve"> must be selected from the list of materials given in Section </w:t>
      </w:r>
      <w:r>
        <w:fldChar w:fldCharType="begin"/>
      </w:r>
      <w:r>
        <w:instrText xml:space="preserve"> REF _Ref366858813 \r \h </w:instrText>
      </w:r>
      <w:r>
        <w:fldChar w:fldCharType="separate"/>
      </w:r>
      <w:r w:rsidR="00976D6B">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776" w:name="_Ref366858813"/>
      <w:bookmarkStart w:id="777" w:name="_Toc391473059"/>
      <w:r>
        <w:t>Specific Reaction Rate Materials</w:t>
      </w:r>
      <w:bookmarkEnd w:id="776"/>
      <w:bookmarkEnd w:id="777"/>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778" w:name="_Toc391473060"/>
      <w:r>
        <w:t>Constant Reaction Rate</w:t>
      </w:r>
      <w:bookmarkEnd w:id="778"/>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54" type="#_x0000_t75" style="width:10pt;height:14pt" o:ole="">
                  <v:imagedata r:id="rId1888" o:title=""/>
                </v:shape>
                <o:OLEObject Type="Embed" ProgID="Equation.DSMT4" ShapeID="_x0000_i1954" DrawAspect="Content" ObjectID="_1465216657" r:id="rId1889"/>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779" w:name="_Toc391473061"/>
      <w:r>
        <w:t>Huiskes Reaction Rate</w:t>
      </w:r>
      <w:bookmarkEnd w:id="779"/>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55" type="#_x0000_t75" style="width:12pt;height:13.5pt" o:ole="">
                  <v:imagedata r:id="rId1890" o:title=""/>
                </v:shape>
                <o:OLEObject Type="Embed" ProgID="Equation.DSMT4" ShapeID="_x0000_i1955" DrawAspect="Content" ObjectID="_1465216658" r:id="rId1891"/>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56" type="#_x0000_t75" style="width:14pt;height:18pt" o:ole="">
                  <v:imagedata r:id="rId1892" o:title=""/>
                </v:shape>
                <o:OLEObject Type="Embed" ProgID="Equation.DSMT4" ShapeID="_x0000_i1956" DrawAspect="Content" ObjectID="_1465216659" r:id="rId1893"/>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57" type="#_x0000_t75" style="width:107.5pt;height:38pt" o:ole="">
            <v:imagedata r:id="rId1894" o:title=""/>
          </v:shape>
          <o:OLEObject Type="Embed" ProgID="Equation.DSMT4" ShapeID="_x0000_i1957" DrawAspect="Content" ObjectID="_1465216660" r:id="rId1895"/>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58" type="#_x0000_t75" style="width:18pt;height:18pt" o:ole="">
            <v:imagedata r:id="rId1896" o:title=""/>
          </v:shape>
          <o:OLEObject Type="Embed" ProgID="Equation.DSMT4" ShapeID="_x0000_i1958" DrawAspect="Content" ObjectID="_1465216661" r:id="rId1897"/>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59" type="#_x0000_t75" style="width:63.5pt;height:21.5pt" o:ole="">
            <v:imagedata r:id="rId1898" o:title=""/>
          </v:shape>
          <o:OLEObject Type="Embed" ProgID="Equation.DSMT4" ShapeID="_x0000_i1959" DrawAspect="Content" ObjectID="_1465216662" r:id="rId1899"/>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60" type="#_x0000_t75" style="width:37.5pt;height:19.5pt" o:ole="">
            <v:imagedata r:id="rId1900" o:title=""/>
          </v:shape>
          <o:OLEObject Type="Embed" ProgID="Equation.DSMT4" ShapeID="_x0000_i1960" DrawAspect="Content" ObjectID="_1465216663" r:id="rId1901"/>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61" type="#_x0000_t75" style="width:61.5pt;height:19.5pt" o:ole="">
            <v:imagedata r:id="rId1902" o:title=""/>
          </v:shape>
          <o:OLEObject Type="Embed" ProgID="Equation.DSMT4" ShapeID="_x0000_i1961" DrawAspect="Content" ObjectID="_1465216664" r:id="rId1903"/>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62" type="#_x0000_t75" style="width:141.5pt;height:14pt" o:ole="">
            <v:imagedata r:id="rId1904" o:title=""/>
          </v:shape>
          <o:OLEObject Type="Embed" ProgID="Equation.DSMT4" ShapeID="_x0000_i1962" DrawAspect="Content" ObjectID="_1465216665" r:id="rId1905"/>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63" type="#_x0000_t75" style="width:30pt;height:19.5pt" o:ole="">
            <v:imagedata r:id="rId1906" o:title=""/>
          </v:shape>
          <o:OLEObject Type="Embed" ProgID="Equation.DSMT4" ShapeID="_x0000_i1963" DrawAspect="Content" ObjectID="_1465216666" r:id="rId1907"/>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64" type="#_x0000_t75" style="width:10pt;height:14pt" o:ole="">
            <v:imagedata r:id="rId1908" o:title=""/>
          </v:shape>
          <o:OLEObject Type="Embed" ProgID="Equation.DSMT4" ShapeID="_x0000_i1964" DrawAspect="Content" ObjectID="_1465216667" r:id="rId1909"/>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780" w:name="_Toc391473062"/>
      <w:r>
        <w:t>Rigid Body</w:t>
      </w:r>
      <w:bookmarkEnd w:id="780"/>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781" w:author="Gerard" w:date="2014-06-20T17:32:00Z">
        <w:r w:rsidR="00976D6B">
          <w:t>3.12.1</w:t>
        </w:r>
      </w:ins>
      <w:del w:id="782"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783" w:name="_Ref230581893"/>
      <w:bookmarkStart w:id="784" w:name="_Ref230582111"/>
      <w:bookmarkStart w:id="785" w:name="_Toc391473063"/>
      <w:r>
        <w:t>Restart Input file</w:t>
      </w:r>
      <w:bookmarkEnd w:id="783"/>
      <w:bookmarkEnd w:id="784"/>
      <w:bookmarkEnd w:id="785"/>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786" w:name="_Toc391473064"/>
      <w:r>
        <w:t>The Archive Section</w:t>
      </w:r>
      <w:bookmarkEnd w:id="786"/>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787" w:name="_Toc391473065"/>
      <w:r>
        <w:t>The Control Section</w:t>
      </w:r>
      <w:bookmarkEnd w:id="787"/>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788" w:name="_Toc391473066"/>
      <w:r>
        <w:t>The LoadData Section</w:t>
      </w:r>
      <w:bookmarkEnd w:id="788"/>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789" w:name="_Toc391473067"/>
      <w:r>
        <w:t>Example</w:t>
      </w:r>
      <w:bookmarkEnd w:id="789"/>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790" w:name="_Ref293568242"/>
      <w:bookmarkStart w:id="791" w:name="_Toc391473068"/>
      <w:r>
        <w:t>Multi-step Analysis</w:t>
      </w:r>
      <w:bookmarkEnd w:id="790"/>
      <w:bookmarkEnd w:id="791"/>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792" w:name="_Toc391473069"/>
      <w:r>
        <w:t xml:space="preserve">The Step </w:t>
      </w:r>
      <w:r w:rsidR="00D153DC">
        <w:t>S</w:t>
      </w:r>
      <w:r>
        <w:t>ection</w:t>
      </w:r>
      <w:bookmarkEnd w:id="792"/>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793" w:name="_Toc391473070"/>
      <w:r>
        <w:t>Control Settings</w:t>
      </w:r>
      <w:bookmarkEnd w:id="793"/>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794" w:name="_Toc391473071"/>
      <w:r>
        <w:t>Boundary Conditions</w:t>
      </w:r>
      <w:bookmarkEnd w:id="794"/>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795" w:name="_Toc391473072"/>
      <w:r>
        <w:t>Relative Boundary Conditions</w:t>
      </w:r>
      <w:bookmarkEnd w:id="795"/>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796" w:name="_Toc391473073"/>
      <w:r>
        <w:t>An Example</w:t>
      </w:r>
      <w:bookmarkEnd w:id="796"/>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797" w:name="_Ref292524274"/>
      <w:bookmarkStart w:id="798" w:name="_Ref293568253"/>
      <w:bookmarkStart w:id="799" w:name="_Ref293568696"/>
      <w:bookmarkStart w:id="800" w:name="_Toc391473074"/>
      <w:r>
        <w:t>Parameter Optimization</w:t>
      </w:r>
      <w:bookmarkEnd w:id="797"/>
      <w:bookmarkEnd w:id="798"/>
      <w:bookmarkEnd w:id="799"/>
      <w:bookmarkEnd w:id="800"/>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801" w:name="_Toc391473075"/>
      <w:r>
        <w:t xml:space="preserve">Optimization </w:t>
      </w:r>
      <w:r w:rsidR="00D153DC">
        <w:t>I</w:t>
      </w:r>
      <w:r>
        <w:t xml:space="preserve">nput </w:t>
      </w:r>
      <w:r w:rsidR="00D153DC">
        <w:t>F</w:t>
      </w:r>
      <w:r>
        <w:t>ile</w:t>
      </w:r>
      <w:bookmarkEnd w:id="801"/>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802" w:name="_Toc391473076"/>
      <w:r>
        <w:t xml:space="preserve">Model </w:t>
      </w:r>
      <w:r w:rsidR="00FD648A">
        <w:t>S</w:t>
      </w:r>
      <w:r>
        <w:t>ection</w:t>
      </w:r>
      <w:bookmarkEnd w:id="802"/>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976D6B">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803" w:name="_Toc391473077"/>
      <w:r>
        <w:t xml:space="preserve">Options </w:t>
      </w:r>
      <w:r w:rsidR="00FD648A">
        <w:t>S</w:t>
      </w:r>
      <w:r>
        <w:t>ection</w:t>
      </w:r>
      <w:bookmarkEnd w:id="803"/>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910"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65" type="#_x0000_t75" style="width:128.5pt;height:34pt" o:ole="">
            <v:imagedata r:id="rId1911" o:title=""/>
          </v:shape>
          <o:OLEObject Type="Embed" ProgID="Equation.DSMT4" ShapeID="_x0000_i1965" DrawAspect="Content" ObjectID="_1465216668" r:id="rId1912"/>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66" type="#_x0000_t75" style="width:38pt;height:19.5pt" o:ole="">
            <v:imagedata r:id="rId1913" o:title=""/>
          </v:shape>
          <o:OLEObject Type="Embed" ProgID="Equation.DSMT4" ShapeID="_x0000_i1966" DrawAspect="Content" ObjectID="_1465216669" r:id="rId1914"/>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67" type="#_x0000_t75" style="width:36.5pt;height:19.5pt" o:ole="">
            <v:imagedata r:id="rId1915" o:title=""/>
          </v:shape>
          <o:OLEObject Type="Embed" ProgID="Equation.DSMT4" ShapeID="_x0000_i1967" DrawAspect="Content" ObjectID="_1465216670" r:id="rId1916"/>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68" type="#_x0000_t75" style="width:287.5pt;height:34pt" o:ole="">
            <v:imagedata r:id="rId1917" o:title=""/>
          </v:shape>
          <o:OLEObject Type="Embed" ProgID="Equation.DSMT4" ShapeID="_x0000_i1968" DrawAspect="Content" ObjectID="_1465216671" r:id="rId1918"/>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69" type="#_x0000_t75" style="width:21.5pt;height:18pt" o:ole="">
            <v:imagedata r:id="rId1919" o:title=""/>
          </v:shape>
          <o:OLEObject Type="Embed" ProgID="Equation.DSMT4" ShapeID="_x0000_i1969" DrawAspect="Content" ObjectID="_1465216672" r:id="rId1920"/>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70" type="#_x0000_t75" style="width:76pt;height:19.5pt" o:ole="">
            <v:imagedata r:id="rId1921" o:title=""/>
          </v:shape>
          <o:OLEObject Type="Embed" ProgID="Equation.DSMT4" ShapeID="_x0000_i1970" DrawAspect="Content" ObjectID="_1465216673" r:id="rId1922"/>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71" type="#_x0000_t75" style="width:10pt;height:10.5pt" o:ole="">
            <v:imagedata r:id="rId1923" o:title=""/>
          </v:shape>
          <o:OLEObject Type="Embed" ProgID="Equation.DSMT4" ShapeID="_x0000_i1971" DrawAspect="Content" ObjectID="_1465216674" r:id="rId1924"/>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804" w:name="_Toc391473078"/>
      <w:r>
        <w:t xml:space="preserve">Function </w:t>
      </w:r>
      <w:r w:rsidR="00FD648A">
        <w:t>S</w:t>
      </w:r>
      <w:r>
        <w:t>ection</w:t>
      </w:r>
      <w:bookmarkEnd w:id="804"/>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805" w:name="_Toc391473079"/>
      <w:r>
        <w:t>Parameters Section</w:t>
      </w:r>
      <w:bookmarkEnd w:id="805"/>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806" w:name="_Toc315443445"/>
      <w:bookmarkStart w:id="807" w:name="_Toc315942963"/>
      <w:bookmarkStart w:id="808" w:name="_Toc315943227"/>
      <w:bookmarkStart w:id="809" w:name="_Toc315943491"/>
      <w:bookmarkEnd w:id="806"/>
      <w:bookmarkEnd w:id="807"/>
      <w:bookmarkEnd w:id="808"/>
      <w:bookmarkEnd w:id="809"/>
      <w:r>
        <w:t xml:space="preserve"> </w:t>
      </w:r>
      <w:bookmarkStart w:id="810" w:name="_Toc391473080"/>
      <w:r>
        <w:t>Constraints Section</w:t>
      </w:r>
      <w:bookmarkEnd w:id="810"/>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72" type="#_x0000_t75" style="width:135.5pt;height:18pt" o:ole="">
            <v:imagedata r:id="rId1925" o:title=""/>
          </v:shape>
          <o:OLEObject Type="Embed" ProgID="Equation.DSMT4" ShapeID="_x0000_i1972" DrawAspect="Content" ObjectID="_1465216675" r:id="rId1926"/>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73" type="#_x0000_t75" style="width:64pt;height:18pt" o:ole="">
            <v:imagedata r:id="rId1927" o:title=""/>
          </v:shape>
          <o:OLEObject Type="Embed" ProgID="Equation.DSMT4" ShapeID="_x0000_i1973" DrawAspect="Content" ObjectID="_1465216676" r:id="rId1928"/>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1974" type="#_x0000_t75" style="width:74pt;height:18pt" o:ole="">
            <v:imagedata r:id="rId1929" o:title=""/>
          </v:shape>
          <o:OLEObject Type="Embed" ProgID="Equation.DSMT4" ShapeID="_x0000_i1974" DrawAspect="Content" ObjectID="_1465216677" r:id="rId1930"/>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t>&lt;/Constraints&gt;</w:t>
      </w:r>
    </w:p>
    <w:p w14:paraId="4582E586" w14:textId="77777777" w:rsidR="000B1FC8" w:rsidRPr="00C41BFD" w:rsidRDefault="000B1FC8" w:rsidP="008C20E4"/>
    <w:p w14:paraId="7A9E1D73" w14:textId="1380997C" w:rsidR="006A0BC1" w:rsidRDefault="006A0BC1" w:rsidP="006A0BC1">
      <w:pPr>
        <w:pStyle w:val="Heading3"/>
      </w:pPr>
      <w:bookmarkStart w:id="811" w:name="_Toc391473081"/>
      <w:r>
        <w:t>Load</w:t>
      </w:r>
      <w:r w:rsidR="00FD648A">
        <w:t xml:space="preserve"> </w:t>
      </w:r>
      <w:r>
        <w:t>Data Section</w:t>
      </w:r>
      <w:bookmarkEnd w:id="811"/>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812" w:author="Gerard" w:date="2014-06-20T17:32:00Z">
        <w:r w:rsidR="00976D6B">
          <w:t>3.14</w:t>
        </w:r>
      </w:ins>
      <w:del w:id="813"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75" type="#_x0000_t75" style="width:36.5pt;height:19.5pt" o:ole="">
            <v:imagedata r:id="rId1931" o:title=""/>
          </v:shape>
          <o:OLEObject Type="Embed" ProgID="Equation.DSMT4" ShapeID="_x0000_i1975" DrawAspect="Content" ObjectID="_1465216678" r:id="rId1932"/>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814" w:name="_Ref386029811"/>
      <w:bookmarkStart w:id="815" w:name="_Toc391473082"/>
      <w:r>
        <w:t xml:space="preserve">Running a </w:t>
      </w:r>
      <w:r w:rsidR="00FD648A">
        <w:t>P</w:t>
      </w:r>
      <w:r>
        <w:t xml:space="preserve">arameter </w:t>
      </w:r>
      <w:r w:rsidR="00FD648A">
        <w:t>O</w:t>
      </w:r>
      <w:r>
        <w:t>ptimization</w:t>
      </w:r>
      <w:bookmarkEnd w:id="814"/>
      <w:bookmarkEnd w:id="815"/>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816" w:name="_Toc391473083"/>
      <w:r>
        <w:t xml:space="preserve">An </w:t>
      </w:r>
      <w:r w:rsidR="00FD648A">
        <w:t>E</w:t>
      </w:r>
      <w:r>
        <w:t xml:space="preserve">xample </w:t>
      </w:r>
      <w:r w:rsidR="00FD648A">
        <w:t>I</w:t>
      </w:r>
      <w:r>
        <w:t xml:space="preserve">nput </w:t>
      </w:r>
      <w:r w:rsidR="00FD648A">
        <w:t>F</w:t>
      </w:r>
      <w:r>
        <w:t>ile</w:t>
      </w:r>
      <w:bookmarkEnd w:id="816"/>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817" w:name="_Toc391473084"/>
      <w:r>
        <w:t>Troubleshooting</w:t>
      </w:r>
      <w:bookmarkEnd w:id="817"/>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818" w:name="_Toc391473085"/>
      <w:r>
        <w:t xml:space="preserve">Before </w:t>
      </w:r>
      <w:r w:rsidR="00FD648A">
        <w:t>Y</w:t>
      </w:r>
      <w:r>
        <w:t xml:space="preserve">ou </w:t>
      </w:r>
      <w:r w:rsidR="00FD648A">
        <w:t>R</w:t>
      </w:r>
      <w:r>
        <w:t xml:space="preserve">un </w:t>
      </w:r>
      <w:r w:rsidR="00FD648A">
        <w:t>Y</w:t>
      </w:r>
      <w:r>
        <w:t xml:space="preserve">our </w:t>
      </w:r>
      <w:r w:rsidR="00FD648A">
        <w:t>M</w:t>
      </w:r>
      <w:r>
        <w:t>odel</w:t>
      </w:r>
      <w:bookmarkEnd w:id="818"/>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819" w:name="_Toc391473086"/>
      <w:r>
        <w:t>The Finite Element Mesh</w:t>
      </w:r>
      <w:bookmarkEnd w:id="819"/>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820" w:author="Gerard" w:date="2014-06-20T17:32:00Z">
        <w:r w:rsidR="00976D6B">
          <w:t>3.7.2</w:t>
        </w:r>
      </w:ins>
      <w:del w:id="821"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t xml:space="preserve"> </w:t>
      </w:r>
      <w:bookmarkStart w:id="822" w:name="_Toc391473087"/>
      <w:r>
        <w:t>Materials</w:t>
      </w:r>
      <w:bookmarkEnd w:id="822"/>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976D6B">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976D6B">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823" w:name="_Toc391473088"/>
      <w:r>
        <w:t>Boundary Conditions</w:t>
      </w:r>
      <w:bookmarkEnd w:id="823"/>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824" w:name="_Toc391473089"/>
      <w:r>
        <w:t xml:space="preserve">Debugging a </w:t>
      </w:r>
      <w:r w:rsidR="00FD648A">
        <w:t>M</w:t>
      </w:r>
      <w:r>
        <w:t>odel</w:t>
      </w:r>
      <w:bookmarkEnd w:id="824"/>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825" w:name="_Toc391473090"/>
      <w:r>
        <w:t xml:space="preserve">Common </w:t>
      </w:r>
      <w:r w:rsidR="00FD648A">
        <w:t>I</w:t>
      </w:r>
      <w:r>
        <w:t>ssues</w:t>
      </w:r>
      <w:bookmarkEnd w:id="825"/>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826" w:name="_Toc391473091"/>
      <w:r>
        <w:t>Invert</w:t>
      </w:r>
      <w:r w:rsidR="00360647">
        <w:t>ed</w:t>
      </w:r>
      <w:r>
        <w:t xml:space="preserve"> elements</w:t>
      </w:r>
      <w:bookmarkEnd w:id="826"/>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827" w:name="_Toc391473092"/>
      <w:r>
        <w:t>Material instability</w:t>
      </w:r>
      <w:bookmarkEnd w:id="827"/>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828" w:name="_Toc391473093"/>
      <w:r>
        <w:t>Time step too large</w:t>
      </w:r>
      <w:bookmarkEnd w:id="828"/>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829" w:name="_Toc391473094"/>
      <w:r>
        <w:t>Elements too distorted</w:t>
      </w:r>
      <w:bookmarkEnd w:id="829"/>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830" w:name="_Toc391473095"/>
      <w:r>
        <w:t>Shells are too thick</w:t>
      </w:r>
      <w:bookmarkEnd w:id="830"/>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831" w:name="_Toc391473096"/>
      <w:r>
        <w:t>Rigid body modes</w:t>
      </w:r>
      <w:bookmarkEnd w:id="831"/>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832" w:name="_Toc391473097"/>
      <w:r>
        <w:t>Failure to converge</w:t>
      </w:r>
      <w:bookmarkEnd w:id="832"/>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833" w:name="_Ref376440249"/>
      <w:bookmarkStart w:id="834" w:name="_Toc391473098"/>
      <w:r>
        <w:t>No loads applied</w:t>
      </w:r>
      <w:bookmarkEnd w:id="833"/>
      <w:bookmarkEnd w:id="834"/>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835" w:name="_Toc391473099"/>
      <w:r>
        <w:t>Convergence Tolerance Too Tight</w:t>
      </w:r>
      <w:bookmarkEnd w:id="835"/>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836" w:name="_Toc391473100"/>
      <w:r>
        <w:t>Forcing convergence</w:t>
      </w:r>
      <w:bookmarkEnd w:id="836"/>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976D6B">
        <w:t xml:space="preserve">8.3.2.1. </w:t>
      </w:r>
      <w:r>
        <w:fldChar w:fldCharType="end"/>
      </w:r>
      <w:r>
        <w:t xml:space="preserve">) or when you want to store the current state to the plot file without having 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837" w:name="_Toc391473101"/>
      <w:r>
        <w:t>Problems due to Contact</w:t>
      </w:r>
      <w:bookmarkEnd w:id="837"/>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976D6B">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838" w:name="_Ref376440776"/>
      <w:bookmarkStart w:id="839" w:name="_Toc391473102"/>
      <w:r>
        <w:t>G</w:t>
      </w:r>
      <w:r w:rsidR="00973685">
        <w:t xml:space="preserve">uidelines for </w:t>
      </w:r>
      <w:r w:rsidR="00847E07">
        <w:t>Contact</w:t>
      </w:r>
      <w:r w:rsidR="00973685">
        <w:t xml:space="preserve"> Problems</w:t>
      </w:r>
      <w:bookmarkEnd w:id="838"/>
      <w:bookmarkEnd w:id="839"/>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840" w:name="_Toc391473103"/>
      <w:r>
        <w:t>The penalty method</w:t>
      </w:r>
      <w:bookmarkEnd w:id="840"/>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841" w:name="_Toc391473104"/>
      <w:r>
        <w:t>Augmented Lagrangian Method</w:t>
      </w:r>
      <w:bookmarkEnd w:id="841"/>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842" w:name="_Toc391473105"/>
      <w:r>
        <w:t>Initial Separation</w:t>
      </w:r>
      <w:bookmarkEnd w:id="842"/>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843" w:name="_Ref376431879"/>
      <w:bookmarkStart w:id="844" w:name="_Toc391473106"/>
      <w:r>
        <w:t>Guidelines for Multiphasic Analyses</w:t>
      </w:r>
      <w:bookmarkEnd w:id="843"/>
      <w:bookmarkEnd w:id="844"/>
    </w:p>
    <w:p w14:paraId="3A4C47FE" w14:textId="77777777" w:rsidR="009339D1" w:rsidRPr="00AB593C" w:rsidRDefault="009339D1" w:rsidP="009339D1">
      <w:pPr>
        <w:pStyle w:val="Heading3"/>
      </w:pPr>
      <w:bookmarkStart w:id="845" w:name="_Toc391473107"/>
      <w:r>
        <w:t>Initial State of Swelling</w:t>
      </w:r>
      <w:bookmarkEnd w:id="845"/>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976D6B">
        <w:t>Chapter 6</w:t>
      </w:r>
      <w:r>
        <w:fldChar w:fldCharType="end"/>
      </w:r>
      <w:r>
        <w:t>) where the first step is a steady-state analysis (Section </w:t>
      </w:r>
      <w:r>
        <w:fldChar w:fldCharType="begin"/>
      </w:r>
      <w:r>
        <w:instrText xml:space="preserve"> REF _Ref250285979 \r \h </w:instrText>
      </w:r>
      <w:r>
        <w:fldChar w:fldCharType="separate"/>
      </w:r>
      <w:r w:rsidR="00976D6B">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846" w:author="Gerard" w:date="2014-06-20T17:32:00Z">
        <w:r w:rsidR="00976D6B">
          <w:t>3.9.1</w:t>
        </w:r>
      </w:ins>
      <w:del w:id="847"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848" w:name="_Ref188326917"/>
      <w:bookmarkStart w:id="849" w:name="_Toc391473108"/>
      <w:r>
        <w:t>Prescribed Boundary Conditions</w:t>
      </w:r>
      <w:bookmarkEnd w:id="848"/>
      <w:bookmarkEnd w:id="849"/>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76" type="#_x0000_t75" style="width:36.5pt;height:19.5pt" o:ole="">
            <v:imagedata r:id="rId1561" o:title=""/>
          </v:shape>
          <o:OLEObject Type="Embed" ProgID="Equation.DSMT4" ShapeID="_x0000_i1976" DrawAspect="Content" ObjectID="_1465216679" r:id="rId1933"/>
        </w:object>
      </w:r>
      <w:r>
        <w:t xml:space="preserve"> and </w:t>
      </w:r>
      <w:r w:rsidRPr="00AF2221">
        <w:rPr>
          <w:position w:val="-14"/>
        </w:rPr>
        <w:object w:dxaOrig="740" w:dyaOrig="400" w14:anchorId="496482BC">
          <v:shape id="_x0000_i1977" type="#_x0000_t75" style="width:37.5pt;height:19.5pt" o:ole="">
            <v:imagedata r:id="rId1563" o:title=""/>
          </v:shape>
          <o:OLEObject Type="Embed" ProgID="Equation.DSMT4" ShapeID="_x0000_i1977" DrawAspect="Content" ObjectID="_1465216680" r:id="rId1934"/>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78" type="#_x0000_t75" style="width:67.5pt;height:21.5pt" o:ole="">
            <v:imagedata r:id="rId1565" o:title=""/>
          </v:shape>
          <o:OLEObject Type="Embed" ProgID="Equation.DSMT4" ShapeID="_x0000_i1978" DrawAspect="Content" ObjectID="_1465216681" r:id="rId1935"/>
        </w:object>
      </w:r>
      <w:r>
        <w:t xml:space="preserve">It follows that the effective fluid pressure in the external environment is </w:t>
      </w:r>
      <w:r w:rsidRPr="00AF2221">
        <w:rPr>
          <w:position w:val="-16"/>
        </w:rPr>
        <w:object w:dxaOrig="2000" w:dyaOrig="440" w14:anchorId="609C1D94">
          <v:shape id="_x0000_i1979" type="#_x0000_t75" style="width:100pt;height:22pt" o:ole="">
            <v:imagedata r:id="rId1567" o:title=""/>
          </v:shape>
          <o:OLEObject Type="Embed" ProgID="Equation.DSMT4" ShapeID="_x0000_i1979" DrawAspect="Content" ObjectID="_1465216682" r:id="rId1936"/>
        </w:object>
      </w:r>
      <w:r>
        <w:t xml:space="preserve"> and the effective concentrations are </w:t>
      </w:r>
      <w:r w:rsidRPr="00AF2221">
        <w:rPr>
          <w:position w:val="-18"/>
        </w:rPr>
        <w:object w:dxaOrig="1240" w:dyaOrig="460" w14:anchorId="60278E81">
          <v:shape id="_x0000_i1980" type="#_x0000_t75" style="width:62pt;height:22.5pt" o:ole="">
            <v:imagedata r:id="rId1569" o:title=""/>
          </v:shape>
          <o:OLEObject Type="Embed" ProgID="Equation.DSMT4" ShapeID="_x0000_i1980" DrawAspect="Content" ObjectID="_1465216683" r:id="rId1937"/>
        </w:object>
      </w:r>
      <w:r w:rsidRPr="00AF2221">
        <w:rPr>
          <w:position w:val="-18"/>
        </w:rPr>
        <w:object w:dxaOrig="1219" w:dyaOrig="460" w14:anchorId="6892DF99">
          <v:shape id="_x0000_i1981" type="#_x0000_t75" style="width:61.5pt;height:22.5pt" o:ole="">
            <v:imagedata r:id="rId1571" o:title=""/>
          </v:shape>
          <o:OLEObject Type="Embed" ProgID="Equation.DSMT4" ShapeID="_x0000_i1981" DrawAspect="Content" ObjectID="_1465216684" r:id="rId1938"/>
        </w:object>
      </w:r>
      <w:r>
        <w:t>.  Therefore, in multiphasic analyses, whenever the external environment contains solutes</w:t>
      </w:r>
      <w:r w:rsidRPr="00AF2221">
        <w:rPr>
          <w:position w:val="-14"/>
        </w:rPr>
        <w:object w:dxaOrig="240" w:dyaOrig="400" w14:anchorId="6598F0A2">
          <v:shape id="_x0000_i1982" type="#_x0000_t75" style="width:12pt;height:19.5pt" o:ole="">
            <v:imagedata r:id="rId1573" o:title=""/>
          </v:shape>
          <o:OLEObject Type="Embed" ProgID="Equation.DSMT4" ShapeID="_x0000_i1982" DrawAspect="Content" ObjectID="_1465216685" r:id="rId1939"/>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t xml:space="preserve">Letting </w:t>
      </w:r>
      <w:r w:rsidRPr="00AF2221">
        <w:rPr>
          <w:position w:val="-14"/>
        </w:rPr>
        <w:object w:dxaOrig="720" w:dyaOrig="400" w14:anchorId="375460F3">
          <v:shape id="_x0000_i1983" type="#_x0000_t75" style="width:36.5pt;height:19.5pt" o:ole="">
            <v:imagedata r:id="rId1575" o:title=""/>
          </v:shape>
          <o:OLEObject Type="Embed" ProgID="Equation.DSMT4" ShapeID="_x0000_i1983" DrawAspect="Content" ObjectID="_1465216686" r:id="rId1940"/>
        </w:object>
      </w:r>
      <w:r>
        <w:t xml:space="preserve"> also implies that prescribed mixture normal tractions (Section </w:t>
      </w:r>
      <w:r>
        <w:fldChar w:fldCharType="begin"/>
      </w:r>
      <w:r>
        <w:instrText xml:space="preserve"> REF _Ref194576545 \r \h </w:instrText>
      </w:r>
      <w:r>
        <w:fldChar w:fldCharType="separate"/>
      </w:r>
      <w:ins w:id="850" w:author="Gerard" w:date="2014-06-20T17:32:00Z">
        <w:r w:rsidR="00976D6B">
          <w:t xml:space="preserve">3.10.2.3. </w:t>
        </w:r>
      </w:ins>
      <w:del w:id="851"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84" type="#_x0000_t75" style="width:36.5pt;height:19.5pt" o:ole="">
            <v:imagedata r:id="rId1577" o:title=""/>
          </v:shape>
          <o:OLEObject Type="Embed" ProgID="Equation.DSMT4" ShapeID="_x0000_i1984" DrawAspect="Content" ObjectID="_1465216687" r:id="rId1941"/>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85" type="#_x0000_t75" style="width:37.5pt;height:19.5pt" o:ole="">
            <v:imagedata r:id="rId1579" o:title=""/>
          </v:shape>
          <o:OLEObject Type="Embed" ProgID="Equation.DSMT4" ShapeID="_x0000_i1985" DrawAspect="Content" ObjectID="_1465216688" r:id="rId1942"/>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86" type="#_x0000_t75" style="width:62pt;height:22.5pt" o:ole="">
            <v:imagedata r:id="rId1581" o:title=""/>
          </v:shape>
          <o:OLEObject Type="Embed" ProgID="Equation.DSMT4" ShapeID="_x0000_i1986" DrawAspect="Content" ObjectID="_1465216689" r:id="rId1943"/>
        </w:object>
      </w:r>
      <w:r w:rsidRPr="00AF2221">
        <w:rPr>
          <w:position w:val="-18"/>
        </w:rPr>
        <w:object w:dxaOrig="1219" w:dyaOrig="460" w14:anchorId="5D97F546">
          <v:shape id="_x0000_i1987" type="#_x0000_t75" style="width:61.5pt;height:22.5pt" o:ole="">
            <v:imagedata r:id="rId1583" o:title=""/>
          </v:shape>
          <o:OLEObject Type="Embed" ProgID="Equation.DSMT4" ShapeID="_x0000_i1987" DrawAspect="Content" ObjectID="_1465216690" r:id="rId1944"/>
        </w:object>
      </w:r>
      <w:r>
        <w:t>.</w:t>
      </w:r>
    </w:p>
    <w:p w14:paraId="0EBCE4D3" w14:textId="77777777" w:rsidR="009339D1" w:rsidRDefault="009339D1" w:rsidP="009339D1">
      <w:pPr>
        <w:pStyle w:val="Heading3"/>
      </w:pPr>
      <w:bookmarkStart w:id="852" w:name="_Toc391473109"/>
      <w:r>
        <w:t>Prescribed Initial Conditions</w:t>
      </w:r>
      <w:bookmarkEnd w:id="852"/>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88" type="#_x0000_t75" style="width:13.5pt;height:19.5pt" o:ole="">
            <v:imagedata r:id="rId1585" o:title=""/>
          </v:shape>
          <o:OLEObject Type="Embed" ProgID="Equation.DSMT4" ShapeID="_x0000_i1988" DrawAspect="Content" ObjectID="_1465216691" r:id="rId1945"/>
        </w:object>
      </w:r>
      <w:r>
        <w:t xml:space="preserve"> and effective concentrations </w:t>
      </w:r>
      <w:r w:rsidRPr="00AF2221">
        <w:rPr>
          <w:position w:val="-14"/>
        </w:rPr>
        <w:object w:dxaOrig="279" w:dyaOrig="420" w14:anchorId="612A9B0C">
          <v:shape id="_x0000_i1989" type="#_x0000_t75" style="width:14pt;height:21.5pt" o:ole="">
            <v:imagedata r:id="rId1587" o:title=""/>
          </v:shape>
          <o:OLEObject Type="Embed" ProgID="Equation.DSMT4" ShapeID="_x0000_i1989" DrawAspect="Content" ObjectID="_1465216692" r:id="rId1946"/>
        </w:object>
      </w:r>
      <w:r w:rsidRPr="00AF2221">
        <w:rPr>
          <w:position w:val="-10"/>
        </w:rPr>
        <w:object w:dxaOrig="980" w:dyaOrig="300" w14:anchorId="3A8AFF3D">
          <v:shape id="_x0000_i1990" type="#_x0000_t75" style="width:49.5pt;height:14pt" o:ole="">
            <v:imagedata r:id="rId1589" o:title=""/>
          </v:shape>
          <o:OLEObject Type="Embed" ProgID="Equation.DSMT4" ShapeID="_x0000_i1990" DrawAspect="Content" ObjectID="_1465216693" r:id="rId1947"/>
        </w:object>
      </w:r>
      <w:r>
        <w:t xml:space="preserve">, the initial conditions inside the material should be set to </w:t>
      </w:r>
      <w:r w:rsidRPr="00AF2221">
        <w:rPr>
          <w:position w:val="-14"/>
        </w:rPr>
        <w:object w:dxaOrig="720" w:dyaOrig="400" w14:anchorId="016EA5E0">
          <v:shape id="_x0000_i1991" type="#_x0000_t75" style="width:36.5pt;height:19.5pt" o:ole="">
            <v:imagedata r:id="rId1591" o:title=""/>
          </v:shape>
          <o:OLEObject Type="Embed" ProgID="Equation.DSMT4" ShapeID="_x0000_i1991" DrawAspect="Content" ObjectID="_1465216694" r:id="rId1948"/>
        </w:object>
      </w:r>
      <w:r>
        <w:t xml:space="preserve"> and </w:t>
      </w:r>
      <w:r w:rsidRPr="00AF2221">
        <w:rPr>
          <w:position w:val="-14"/>
        </w:rPr>
        <w:object w:dxaOrig="840" w:dyaOrig="420" w14:anchorId="0CDE2645">
          <v:shape id="_x0000_i1992" type="#_x0000_t75" style="width:42pt;height:21.5pt" o:ole="">
            <v:imagedata r:id="rId1593" o:title=""/>
          </v:shape>
          <o:OLEObject Type="Embed" ProgID="Equation.DSMT4" ShapeID="_x0000_i1992" DrawAspect="Content" ObjectID="_1465216695" r:id="rId1949"/>
        </w:object>
      </w:r>
      <w:r>
        <w:t xml:space="preserve"> in order to expedite the evaluation of the initial state of swelling.  The values of </w:t>
      </w:r>
      <w:r w:rsidRPr="00AF2221">
        <w:rPr>
          <w:position w:val="-14"/>
        </w:rPr>
        <w:object w:dxaOrig="260" w:dyaOrig="400" w14:anchorId="416ED8C5">
          <v:shape id="_x0000_i1993" type="#_x0000_t75" style="width:13.5pt;height:19.5pt" o:ole="">
            <v:imagedata r:id="rId1595" o:title=""/>
          </v:shape>
          <o:OLEObject Type="Embed" ProgID="Equation.DSMT4" ShapeID="_x0000_i1993" DrawAspect="Content" ObjectID="_1465216696" r:id="rId1950"/>
        </w:object>
      </w:r>
      <w:r>
        <w:t xml:space="preserve"> and </w:t>
      </w:r>
      <w:r w:rsidRPr="00AF2221">
        <w:rPr>
          <w:position w:val="-14"/>
        </w:rPr>
        <w:object w:dxaOrig="279" w:dyaOrig="420" w14:anchorId="547EC948">
          <v:shape id="_x0000_i1994" type="#_x0000_t75" style="width:14pt;height:21.5pt" o:ole="">
            <v:imagedata r:id="rId1597" o:title=""/>
          </v:shape>
          <o:OLEObject Type="Embed" ProgID="Equation.DSMT4" ShapeID="_x0000_i1994" DrawAspect="Content" ObjectID="_1465216697" r:id="rId1951"/>
        </w:object>
      </w:r>
      <w:r>
        <w:t xml:space="preserve"> should be evaluated as described in Section </w:t>
      </w:r>
      <w:r>
        <w:fldChar w:fldCharType="begin"/>
      </w:r>
      <w:r>
        <w:instrText xml:space="preserve"> REF _Ref188326917 \r \h </w:instrText>
      </w:r>
      <w:r>
        <w:fldChar w:fldCharType="separate"/>
      </w:r>
      <w:ins w:id="853" w:author="Gerard" w:date="2014-06-20T17:32:00Z">
        <w:r w:rsidR="00976D6B">
          <w:t>8.5.2</w:t>
        </w:r>
      </w:ins>
      <w:del w:id="854" w:author="Gerard" w:date="2014-06-20T17:32:00Z">
        <w:r w:rsidDel="00976D6B">
          <w:delText xml:space="preserve">4.6.1.2. </w:delText>
        </w:r>
      </w:del>
      <w:r>
        <w:fldChar w:fldCharType="end"/>
      </w:r>
    </w:p>
    <w:p w14:paraId="2F2BC67C" w14:textId="77777777" w:rsidR="009339D1" w:rsidRDefault="009339D1" w:rsidP="009339D1">
      <w:pPr>
        <w:pStyle w:val="Heading3"/>
      </w:pPr>
      <w:bookmarkStart w:id="855" w:name="_Toc391473110"/>
      <w:r>
        <w:t>Prescribed Effective Solute Flux</w:t>
      </w:r>
      <w:bookmarkEnd w:id="855"/>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95" type="#_x0000_t75" style="width:12pt;height:10.5pt" o:ole="">
            <v:imagedata r:id="rId1599" o:title=""/>
          </v:shape>
          <o:OLEObject Type="Embed" ProgID="Equation.DSMT4" ShapeID="_x0000_i1995" DrawAspect="Content" ObjectID="_1465216698" r:id="rId1952"/>
        </w:object>
      </w:r>
      <w:r>
        <w:t xml:space="preserve"> be prescribed as </w:t>
      </w:r>
      <w:r w:rsidRPr="00AF2221">
        <w:rPr>
          <w:position w:val="-18"/>
        </w:rPr>
        <w:object w:dxaOrig="1920" w:dyaOrig="440" w14:anchorId="5E33ED13">
          <v:shape id="_x0000_i1996" type="#_x0000_t75" style="width:96pt;height:22pt" o:ole="">
            <v:imagedata r:id="rId1601" o:title=""/>
          </v:shape>
          <o:OLEObject Type="Embed" ProgID="Equation.DSMT4" ShapeID="_x0000_i1996" DrawAspect="Content" ObjectID="_1465216699" r:id="rId1953"/>
        </w:object>
      </w:r>
      <w:r>
        <w:t xml:space="preserve">, where </w:t>
      </w:r>
      <w:r w:rsidRPr="00AF2221">
        <w:rPr>
          <w:position w:val="-12"/>
        </w:rPr>
        <w:object w:dxaOrig="300" w:dyaOrig="380" w14:anchorId="091AD75C">
          <v:shape id="_x0000_i1997" type="#_x0000_t75" style="width:14pt;height:19.5pt" o:ole="">
            <v:imagedata r:id="rId1603" o:title=""/>
          </v:shape>
          <o:OLEObject Type="Embed" ProgID="Equation.DSMT4" ShapeID="_x0000_i1997" DrawAspect="Content" ObjectID="_1465216700" r:id="rId1954"/>
        </w:object>
      </w:r>
      <w:r>
        <w:t xml:space="preserve"> is the effective solute flux. For a mixture containing only neutral solutes (</w:t>
      </w:r>
      <w:r w:rsidRPr="00AF2221">
        <w:rPr>
          <w:position w:val="-10"/>
        </w:rPr>
        <w:object w:dxaOrig="1080" w:dyaOrig="360" w14:anchorId="65C495A6">
          <v:shape id="_x0000_i1998" type="#_x0000_t75" style="width:54pt;height:18pt" o:ole="">
            <v:imagedata r:id="rId1605" o:title=""/>
          </v:shape>
          <o:OLEObject Type="Embed" ProgID="Equation.DSMT4" ShapeID="_x0000_i1998" DrawAspect="Content" ObjectID="_1465216701" r:id="rId1955"/>
        </w:object>
      </w:r>
      <w:r>
        <w:t xml:space="preserve"> ), it follows that </w:t>
      </w:r>
      <w:r w:rsidRPr="00AF2221">
        <w:rPr>
          <w:position w:val="-12"/>
        </w:rPr>
        <w:object w:dxaOrig="800" w:dyaOrig="380" w14:anchorId="41ADE81B">
          <v:shape id="_x0000_i1999" type="#_x0000_t75" style="width:40pt;height:19.5pt" o:ole="">
            <v:imagedata r:id="rId1607" o:title=""/>
          </v:shape>
          <o:OLEObject Type="Embed" ProgID="Equation.DSMT4" ShapeID="_x0000_i1999" DrawAspect="Content" ObjectID="_1465216702" r:id="rId1956"/>
        </w:object>
      </w:r>
      <w:r>
        <w:t>.</w:t>
      </w:r>
    </w:p>
    <w:p w14:paraId="305E3179" w14:textId="77777777" w:rsidR="009339D1" w:rsidRDefault="009339D1" w:rsidP="009339D1">
      <w:pPr>
        <w:pStyle w:val="Heading3"/>
      </w:pPr>
      <w:bookmarkStart w:id="856" w:name="_Toc391473111"/>
      <w:r>
        <w:t>Prescribed Electric Current Density</w:t>
      </w:r>
      <w:bookmarkEnd w:id="856"/>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2000" type="#_x0000_t75" style="width:79.5pt;height:28pt" o:ole="">
            <v:imagedata r:id="rId1609" o:title=""/>
          </v:shape>
          <o:OLEObject Type="Embed" ProgID="Equation.DSMT4" ShapeID="_x0000_i2000" DrawAspect="Content" ObjectID="_1465216703" r:id="rId1957"/>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01" type="#_x0000_t75" style="width:58pt;height:21.5pt" o:ole="">
            <v:imagedata r:id="rId1611" o:title=""/>
          </v:shape>
          <o:OLEObject Type="Embed" ProgID="Equation.DSMT4" ShapeID="_x0000_i2001" DrawAspect="Content" ObjectID="_1465216704" r:id="rId1958"/>
        </w:object>
      </w:r>
      <w:r>
        <w:t xml:space="preserve"> of ion fluxes may be prescribed at a boundary, it follows that only the normal component </w:t>
      </w:r>
      <w:r w:rsidRPr="00AF2221">
        <w:rPr>
          <w:position w:val="-14"/>
        </w:rPr>
        <w:object w:dxaOrig="1080" w:dyaOrig="400" w14:anchorId="07D89E68">
          <v:shape id="_x0000_i2002" type="#_x0000_t75" style="width:54pt;height:19.5pt" o:ole="">
            <v:imagedata r:id="rId1613" o:title=""/>
          </v:shape>
          <o:OLEObject Type="Embed" ProgID="Equation.DSMT4" ShapeID="_x0000_i2002" DrawAspect="Content" ObjectID="_1465216705" r:id="rId1959"/>
        </w:object>
      </w:r>
      <w:r>
        <w:t xml:space="preserve"> of the current density may be prescribed.  To prescribe </w:t>
      </w:r>
      <w:r w:rsidRPr="00AF2221">
        <w:rPr>
          <w:position w:val="-14"/>
        </w:rPr>
        <w:object w:dxaOrig="260" w:dyaOrig="400" w14:anchorId="1C41A5BF">
          <v:shape id="_x0000_i2003" type="#_x0000_t75" style="width:13.5pt;height:19.5pt" o:ole="">
            <v:imagedata r:id="rId1615" o:title=""/>
          </v:shape>
          <o:OLEObject Type="Embed" ProgID="Equation.DSMT4" ShapeID="_x0000_i2003" DrawAspect="Content" ObjectID="_1465216706" r:id="rId196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04" type="#_x0000_t75" style="width:38pt;height:21.5pt" o:ole="">
            <v:imagedata r:id="rId1617" o:title=""/>
          </v:shape>
          <o:OLEObject Type="Embed" ProgID="Equation.DSMT4" ShapeID="_x0000_i2004" DrawAspect="Content" ObjectID="_1465216707" r:id="rId1961"/>
        </w:object>
      </w:r>
      <w:r>
        <w:t xml:space="preserve">) at the electrode-mixture interface, so that the prescribed boundary condition should be </w:t>
      </w:r>
      <w:r w:rsidRPr="00AF2221">
        <w:rPr>
          <w:position w:val="-18"/>
        </w:rPr>
        <w:object w:dxaOrig="1400" w:dyaOrig="460" w14:anchorId="5CD395BA">
          <v:shape id="_x0000_i2005" type="#_x0000_t75" style="width:70pt;height:22.5pt" o:ole="">
            <v:imagedata r:id="rId1619" o:title=""/>
          </v:shape>
          <o:OLEObject Type="Embed" ProgID="Equation.DSMT4" ShapeID="_x0000_i2005" DrawAspect="Content" ObjectID="_1465216708" r:id="rId1962"/>
        </w:object>
      </w:r>
      <w:r>
        <w:t xml:space="preserve">. Since </w:t>
      </w:r>
      <w:r w:rsidRPr="00AF2221">
        <w:rPr>
          <w:position w:val="-4"/>
        </w:rPr>
        <w:object w:dxaOrig="780" w:dyaOrig="300" w14:anchorId="3C23EC5B">
          <v:shape id="_x0000_i2006" type="#_x0000_t75" style="width:39.5pt;height:14pt" o:ole="">
            <v:imagedata r:id="rId1621" o:title=""/>
          </v:shape>
          <o:OLEObject Type="Embed" ProgID="Equation.DSMT4" ShapeID="_x0000_i2006" DrawAspect="Content" ObjectID="_1465216709" r:id="rId1963"/>
        </w:object>
      </w:r>
      <w:r>
        <w:t xml:space="preserve"> and </w:t>
      </w:r>
      <w:r w:rsidRPr="00AF2221">
        <w:rPr>
          <w:position w:val="-4"/>
        </w:rPr>
        <w:object w:dxaOrig="780" w:dyaOrig="300" w14:anchorId="492F30E1">
          <v:shape id="_x0000_i2007" type="#_x0000_t75" style="width:39.5pt;height:14pt" o:ole="">
            <v:imagedata r:id="rId1623" o:title=""/>
          </v:shape>
          <o:OLEObject Type="Embed" ProgID="Equation.DSMT4" ShapeID="_x0000_i2007" DrawAspect="Content" ObjectID="_1465216710" r:id="rId1964"/>
        </w:object>
      </w:r>
      <w:r>
        <w:t xml:space="preserve"> in a triphasic mixture, the corresponding effective fluxes are given by </w:t>
      </w:r>
      <w:r w:rsidRPr="00AF2221">
        <w:rPr>
          <w:position w:val="-12"/>
        </w:rPr>
        <w:object w:dxaOrig="2140" w:dyaOrig="380" w14:anchorId="32730F11">
          <v:shape id="_x0000_i2008" type="#_x0000_t75" style="width:107.5pt;height:19.5pt" o:ole="">
            <v:imagedata r:id="rId1625" o:title=""/>
          </v:shape>
          <o:OLEObject Type="Embed" ProgID="Equation.DSMT4" ShapeID="_x0000_i2008" DrawAspect="Content" ObjectID="_1465216711" r:id="rId1965"/>
        </w:object>
      </w:r>
      <w:r>
        <w:t xml:space="preserve"> and </w:t>
      </w:r>
      <w:r w:rsidRPr="00AF2221">
        <w:rPr>
          <w:position w:val="-12"/>
        </w:rPr>
        <w:object w:dxaOrig="1140" w:dyaOrig="380" w14:anchorId="0315C52A">
          <v:shape id="_x0000_i2009" type="#_x0000_t75" style="width:58pt;height:19.5pt" o:ole="">
            <v:imagedata r:id="rId1627" o:title=""/>
          </v:shape>
          <o:OLEObject Type="Embed" ProgID="Equation.DSMT4" ShapeID="_x0000_i2009" DrawAspect="Content" ObjectID="_1465216712" r:id="rId1966"/>
        </w:object>
      </w:r>
      <w:r>
        <w:t>.</w:t>
      </w:r>
    </w:p>
    <w:p w14:paraId="1820FF67" w14:textId="77777777" w:rsidR="009339D1" w:rsidRDefault="009339D1" w:rsidP="009339D1">
      <w:pPr>
        <w:pStyle w:val="Heading3"/>
      </w:pPr>
      <w:bookmarkStart w:id="857" w:name="_Toc391473112"/>
      <w:r>
        <w:t>Electrical Grounding</w:t>
      </w:r>
      <w:bookmarkEnd w:id="857"/>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858" w:name="_Ref376433627"/>
      <w:bookmarkStart w:id="859" w:name="_Toc391473113"/>
      <w:r>
        <w:t>Understanding the Solution</w:t>
      </w:r>
      <w:bookmarkEnd w:id="858"/>
      <w:bookmarkEnd w:id="859"/>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860" w:name="_Toc391473114"/>
      <w:r>
        <w:t>Mesh convergence</w:t>
      </w:r>
      <w:bookmarkEnd w:id="860"/>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861" w:name="_Toc391473115"/>
      <w:r>
        <w:t>Constraint enforcement</w:t>
      </w:r>
      <w:bookmarkEnd w:id="861"/>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862" w:name="_Toc376446466"/>
      <w:bookmarkStart w:id="863" w:name="_Toc376446695"/>
      <w:bookmarkStart w:id="864" w:name="_Toc376446924"/>
      <w:bookmarkStart w:id="865" w:name="_Toc376447153"/>
      <w:bookmarkStart w:id="866" w:name="_Toc376787098"/>
      <w:bookmarkStart w:id="867" w:name="_Toc376787329"/>
      <w:bookmarkStart w:id="868" w:name="_Toc376787560"/>
      <w:bookmarkStart w:id="869" w:name="_Toc376858660"/>
      <w:bookmarkStart w:id="870" w:name="_Toc377547140"/>
      <w:bookmarkStart w:id="871" w:name="_Toc377547386"/>
      <w:bookmarkStart w:id="872" w:name="_Toc388270674"/>
      <w:bookmarkStart w:id="873" w:name="_Toc391473116"/>
      <w:bookmarkEnd w:id="862"/>
      <w:bookmarkEnd w:id="863"/>
      <w:bookmarkEnd w:id="864"/>
      <w:bookmarkEnd w:id="865"/>
      <w:bookmarkEnd w:id="866"/>
      <w:bookmarkEnd w:id="867"/>
      <w:bookmarkEnd w:id="868"/>
      <w:bookmarkEnd w:id="869"/>
      <w:bookmarkEnd w:id="870"/>
      <w:bookmarkEnd w:id="871"/>
      <w:bookmarkEnd w:id="872"/>
      <w:r>
        <w:t>Limitations of FEBio</w:t>
      </w:r>
      <w:bookmarkEnd w:id="873"/>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874" w:name="_Toc391473117"/>
      <w:r>
        <w:t>Geometrical instabilities</w:t>
      </w:r>
      <w:bookmarkEnd w:id="874"/>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875" w:name="_Toc391473118"/>
      <w:r>
        <w:t>Material instabilities</w:t>
      </w:r>
      <w:bookmarkEnd w:id="875"/>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876" w:name="_Toc391473119"/>
      <w:r>
        <w:t>Re</w:t>
      </w:r>
      <w:r w:rsidR="0063263E">
        <w:t>me</w:t>
      </w:r>
      <w:r>
        <w:t>shing</w:t>
      </w:r>
      <w:bookmarkEnd w:id="876"/>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877" w:name="_Toc391473120"/>
      <w:r>
        <w:t>Force-driven Problems</w:t>
      </w:r>
      <w:bookmarkEnd w:id="877"/>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878" w:name="_Toc391473121"/>
      <w:r>
        <w:t>Solutions obtained on Multi-processor Machines</w:t>
      </w:r>
      <w:bookmarkEnd w:id="878"/>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976D6B">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879" w:name="_Toc391473122"/>
      <w:r>
        <w:t xml:space="preserve">Where to </w:t>
      </w:r>
      <w:r w:rsidR="00FD648A">
        <w:t>G</w:t>
      </w:r>
      <w:r>
        <w:t>et</w:t>
      </w:r>
      <w:r w:rsidR="00B201E3">
        <w:t xml:space="preserve"> </w:t>
      </w:r>
      <w:r w:rsidR="00FD648A">
        <w:t>M</w:t>
      </w:r>
      <w:r w:rsidR="00B201E3">
        <w:t>ore</w:t>
      </w:r>
      <w:r>
        <w:t xml:space="preserve"> </w:t>
      </w:r>
      <w:r w:rsidR="00FD648A">
        <w:t>H</w:t>
      </w:r>
      <w:r>
        <w:t>elp</w:t>
      </w:r>
      <w:bookmarkEnd w:id="879"/>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67" w:history="1">
        <w:r w:rsidRPr="00251CA6">
          <w:rPr>
            <w:rStyle w:val="Hyperlink"/>
          </w:rPr>
          <w:t>http://mrlforums.sci.utah.edu/forums/forum.php</w:t>
        </w:r>
      </w:hyperlink>
      <w:r>
        <w:t xml:space="preserve">). </w:t>
      </w:r>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880" w:name="_Toc391473123"/>
      <w:r>
        <w:t xml:space="preserve">Configuration </w:t>
      </w:r>
      <w:r w:rsidR="00E67A22">
        <w:t>F</w:t>
      </w:r>
      <w:r>
        <w:t>ile</w:t>
      </w:r>
      <w:bookmarkEnd w:id="880"/>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976D6B">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53E3A01A"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Pardiso solver are available on most platforms.</w:t>
      </w:r>
      <w:r w:rsidR="00470C94">
        <w:t xml:space="preserve"> (Support for the SuperLU solver was removed as of version 2.0.)</w:t>
      </w:r>
    </w:p>
    <w:p w14:paraId="42A088BA" w14:textId="76D56A00" w:rsidR="00470C94" w:rsidRPr="00B129E5" w:rsidRDefault="00470C94" w:rsidP="006A0BC1">
      <w:pPr>
        <w:numPr>
          <w:ilvl w:val="0"/>
          <w:numId w:val="20"/>
        </w:numPr>
      </w:pPr>
      <w:r>
        <w:t>As of FEBio 2.0 the user can create and use plugins designed for FEBio. These plugins extend the standard capabilities without the need to recompile the FEBio code. See Appendix B for more information on using plugins in FEBio.</w:t>
      </w:r>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881" w:name="_Toc391473124"/>
      <w:r w:rsidR="00470C94">
        <w:t>FEBio Plugins</w:t>
      </w:r>
      <w:bookmarkEnd w:id="881"/>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68"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882" w:name="_Toc391473125"/>
      <w:r w:rsidR="006A0BC1">
        <w:t>References</w:t>
      </w:r>
      <w:bookmarkEnd w:id="882"/>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883"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883"/>
    </w:p>
    <w:p w14:paraId="7078C31C" w14:textId="77777777" w:rsidR="00711A1D" w:rsidRPr="00711A1D" w:rsidRDefault="00711A1D" w:rsidP="00711A1D">
      <w:pPr>
        <w:rPr>
          <w:noProof/>
        </w:rPr>
      </w:pPr>
      <w:bookmarkStart w:id="884" w:name="_ENREF_2"/>
      <w:r w:rsidRPr="00711A1D">
        <w:rPr>
          <w:noProof/>
        </w:rPr>
        <w:t>[2]</w:t>
      </w:r>
      <w:r w:rsidRPr="00711A1D">
        <w:rPr>
          <w:noProof/>
        </w:rPr>
        <w:tab/>
        <w:t>Gee, M. W., Dohrmann, C. R., Key, S. W., and Wall, W. A., 2009, "A uniform nodal strain tetrahedron with isochoric stabilization," Int. J. Numer. Meth. Engng(78), pp. 429-443.</w:t>
      </w:r>
      <w:bookmarkEnd w:id="884"/>
    </w:p>
    <w:p w14:paraId="29B64F22" w14:textId="77777777" w:rsidR="00711A1D" w:rsidRPr="00711A1D" w:rsidRDefault="00711A1D" w:rsidP="00711A1D">
      <w:pPr>
        <w:rPr>
          <w:noProof/>
        </w:rPr>
      </w:pPr>
      <w:bookmarkStart w:id="885"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885"/>
    </w:p>
    <w:p w14:paraId="52715185" w14:textId="77777777" w:rsidR="00711A1D" w:rsidRPr="00711A1D" w:rsidRDefault="00711A1D" w:rsidP="00711A1D">
      <w:pPr>
        <w:rPr>
          <w:noProof/>
        </w:rPr>
      </w:pPr>
      <w:bookmarkStart w:id="886"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886"/>
    </w:p>
    <w:p w14:paraId="250401A1" w14:textId="77777777" w:rsidR="00711A1D" w:rsidRPr="00711A1D" w:rsidRDefault="00711A1D" w:rsidP="00711A1D">
      <w:pPr>
        <w:rPr>
          <w:noProof/>
        </w:rPr>
      </w:pPr>
      <w:bookmarkStart w:id="887"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887"/>
    </w:p>
    <w:p w14:paraId="1E38F47E" w14:textId="77777777" w:rsidR="00711A1D" w:rsidRPr="00711A1D" w:rsidRDefault="00711A1D" w:rsidP="00711A1D">
      <w:pPr>
        <w:rPr>
          <w:noProof/>
        </w:rPr>
      </w:pPr>
      <w:bookmarkStart w:id="888"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888"/>
    </w:p>
    <w:p w14:paraId="0F3A1875" w14:textId="77777777" w:rsidR="00711A1D" w:rsidRPr="00711A1D" w:rsidRDefault="00711A1D" w:rsidP="00711A1D">
      <w:pPr>
        <w:rPr>
          <w:noProof/>
        </w:rPr>
      </w:pPr>
      <w:bookmarkStart w:id="889" w:name="_ENREF_7"/>
      <w:r w:rsidRPr="00711A1D">
        <w:rPr>
          <w:noProof/>
        </w:rPr>
        <w:t>[7]</w:t>
      </w:r>
      <w:r w:rsidRPr="00711A1D">
        <w:rPr>
          <w:noProof/>
        </w:rPr>
        <w:tab/>
        <w:t>Lanir, Y., 1983, "Constitutive equations for fibrous connective tissues," J Biomech, 16(1), pp. 1-12.</w:t>
      </w:r>
      <w:bookmarkEnd w:id="889"/>
    </w:p>
    <w:p w14:paraId="320578B4" w14:textId="77777777" w:rsidR="00711A1D" w:rsidRPr="00711A1D" w:rsidRDefault="00711A1D" w:rsidP="00711A1D">
      <w:pPr>
        <w:rPr>
          <w:noProof/>
        </w:rPr>
      </w:pPr>
      <w:bookmarkStart w:id="890"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890"/>
    </w:p>
    <w:p w14:paraId="3608330B" w14:textId="77777777" w:rsidR="00711A1D" w:rsidRPr="00711A1D" w:rsidRDefault="00711A1D" w:rsidP="00711A1D">
      <w:pPr>
        <w:rPr>
          <w:noProof/>
        </w:rPr>
      </w:pPr>
      <w:bookmarkStart w:id="891" w:name="_ENREF_9"/>
      <w:r w:rsidRPr="00711A1D">
        <w:rPr>
          <w:noProof/>
        </w:rPr>
        <w:t>[9]</w:t>
      </w:r>
      <w:r w:rsidRPr="00711A1D">
        <w:rPr>
          <w:noProof/>
        </w:rPr>
        <w:tab/>
        <w:t>Ateshian, G. A., 2007, "Anisotropy of fibrous tissues in relation to the distribution of tensed and buckled fibers," J Biomech Eng, 129(2), pp. 240-249.</w:t>
      </w:r>
      <w:bookmarkEnd w:id="891"/>
    </w:p>
    <w:p w14:paraId="294D485C" w14:textId="77777777" w:rsidR="00711A1D" w:rsidRPr="00711A1D" w:rsidRDefault="00711A1D" w:rsidP="00711A1D">
      <w:pPr>
        <w:rPr>
          <w:noProof/>
        </w:rPr>
      </w:pPr>
      <w:bookmarkStart w:id="892" w:name="_ENREF_10"/>
      <w:r w:rsidRPr="00711A1D">
        <w:rPr>
          <w:noProof/>
        </w:rPr>
        <w:t>[10]</w:t>
      </w:r>
      <w:r w:rsidRPr="00711A1D">
        <w:rPr>
          <w:noProof/>
        </w:rPr>
        <w:tab/>
        <w:t>Fung, Y. C., 1993, Biomechanics : mechanical properties of living tissues, Springer-Verlag, New York.</w:t>
      </w:r>
      <w:bookmarkEnd w:id="892"/>
    </w:p>
    <w:p w14:paraId="1B8F3DBB" w14:textId="77777777" w:rsidR="00711A1D" w:rsidRPr="00711A1D" w:rsidRDefault="00711A1D" w:rsidP="00711A1D">
      <w:pPr>
        <w:rPr>
          <w:noProof/>
        </w:rPr>
      </w:pPr>
      <w:bookmarkStart w:id="893" w:name="_ENREF_11"/>
      <w:r w:rsidRPr="00711A1D">
        <w:rPr>
          <w:noProof/>
        </w:rPr>
        <w:t>[11]</w:t>
      </w:r>
      <w:r w:rsidRPr="00711A1D">
        <w:rPr>
          <w:noProof/>
        </w:rPr>
        <w:tab/>
        <w:t>Fung, Y. C., Fronek, K., and Patitucci, P., 1979, "Pseudoelasticity of arteries and the choice of its mathematical expression," Am J Physiol, 237(5), pp. H620-631.</w:t>
      </w:r>
      <w:bookmarkEnd w:id="893"/>
    </w:p>
    <w:p w14:paraId="2CDD8AA6" w14:textId="77777777" w:rsidR="00711A1D" w:rsidRPr="00711A1D" w:rsidRDefault="00711A1D" w:rsidP="00711A1D">
      <w:pPr>
        <w:rPr>
          <w:noProof/>
        </w:rPr>
      </w:pPr>
      <w:bookmarkStart w:id="894" w:name="_ENREF_12"/>
      <w:r w:rsidRPr="00711A1D">
        <w:rPr>
          <w:noProof/>
        </w:rPr>
        <w:t>[12]</w:t>
      </w:r>
      <w:r w:rsidRPr="00711A1D">
        <w:rPr>
          <w:noProof/>
        </w:rPr>
        <w:tab/>
        <w:t>Ateshian, G. A., and Costa, K. D., 2009, "A frame-invariant formulation of Fung elasticity," J Biomech, 42(6), pp. 781-785.</w:t>
      </w:r>
      <w:bookmarkEnd w:id="894"/>
    </w:p>
    <w:p w14:paraId="4FC34E49" w14:textId="77777777" w:rsidR="00711A1D" w:rsidRPr="00711A1D" w:rsidRDefault="00711A1D" w:rsidP="00711A1D">
      <w:pPr>
        <w:rPr>
          <w:noProof/>
        </w:rPr>
      </w:pPr>
      <w:bookmarkStart w:id="895" w:name="_ENREF_13"/>
      <w:r w:rsidRPr="00711A1D">
        <w:rPr>
          <w:noProof/>
        </w:rPr>
        <w:t>[13]</w:t>
      </w:r>
      <w:r w:rsidRPr="00711A1D">
        <w:rPr>
          <w:noProof/>
        </w:rPr>
        <w:tab/>
        <w:t>Blemker, S., 2004, "3D Modeling of Complex Muscle Architecture and Geometry," Stanford University, Stanford.</w:t>
      </w:r>
      <w:bookmarkEnd w:id="895"/>
    </w:p>
    <w:p w14:paraId="44754525" w14:textId="77777777" w:rsidR="00711A1D" w:rsidRPr="00711A1D" w:rsidRDefault="00711A1D" w:rsidP="00711A1D">
      <w:pPr>
        <w:rPr>
          <w:noProof/>
        </w:rPr>
      </w:pPr>
      <w:bookmarkStart w:id="896"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896"/>
    </w:p>
    <w:p w14:paraId="7B80718C" w14:textId="77777777" w:rsidR="00711A1D" w:rsidRPr="00711A1D" w:rsidRDefault="00711A1D" w:rsidP="00711A1D">
      <w:pPr>
        <w:rPr>
          <w:noProof/>
        </w:rPr>
      </w:pPr>
      <w:bookmarkStart w:id="897" w:name="_ENREF_15"/>
      <w:r w:rsidRPr="00711A1D">
        <w:rPr>
          <w:noProof/>
        </w:rPr>
        <w:t>[15]</w:t>
      </w:r>
      <w:r w:rsidRPr="00711A1D">
        <w:rPr>
          <w:noProof/>
        </w:rPr>
        <w:tab/>
        <w:t>Spencer, A. J. M., 1984, Continuum Theory of the Mechanics of Fibre-Reinforced Composites, Springer-Verlag, New York.</w:t>
      </w:r>
      <w:bookmarkEnd w:id="897"/>
    </w:p>
    <w:p w14:paraId="3B8E8EF7" w14:textId="77777777" w:rsidR="00711A1D" w:rsidRPr="00711A1D" w:rsidRDefault="00711A1D" w:rsidP="00711A1D">
      <w:pPr>
        <w:rPr>
          <w:noProof/>
        </w:rPr>
      </w:pPr>
      <w:bookmarkStart w:id="898"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898"/>
    </w:p>
    <w:p w14:paraId="33382BC3" w14:textId="77777777" w:rsidR="00711A1D" w:rsidRPr="00711A1D" w:rsidRDefault="00711A1D" w:rsidP="00711A1D">
      <w:pPr>
        <w:rPr>
          <w:noProof/>
        </w:rPr>
      </w:pPr>
      <w:bookmarkStart w:id="899"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899"/>
    </w:p>
    <w:p w14:paraId="78F4B469" w14:textId="77777777" w:rsidR="00711A1D" w:rsidRPr="00711A1D" w:rsidRDefault="00711A1D" w:rsidP="00711A1D">
      <w:pPr>
        <w:rPr>
          <w:noProof/>
        </w:rPr>
      </w:pPr>
      <w:bookmarkStart w:id="900" w:name="_ENREF_18"/>
      <w:r w:rsidRPr="00711A1D">
        <w:rPr>
          <w:noProof/>
        </w:rPr>
        <w:t>[18]</w:t>
      </w:r>
      <w:r w:rsidRPr="00711A1D">
        <w:rPr>
          <w:noProof/>
        </w:rPr>
        <w:tab/>
        <w:t>Quapp, K. M., and Weiss, J. A., 1998, "Material characterization of human medial collateral ligament," J Biomech Eng, 120(6), pp. 757-763.</w:t>
      </w:r>
      <w:bookmarkEnd w:id="900"/>
    </w:p>
    <w:p w14:paraId="32CA7FF9" w14:textId="77777777" w:rsidR="00711A1D" w:rsidRPr="00711A1D" w:rsidRDefault="00711A1D" w:rsidP="00711A1D">
      <w:pPr>
        <w:rPr>
          <w:noProof/>
        </w:rPr>
      </w:pPr>
      <w:bookmarkStart w:id="901" w:name="_ENREF_19"/>
      <w:r w:rsidRPr="00711A1D">
        <w:rPr>
          <w:noProof/>
        </w:rPr>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901"/>
    </w:p>
    <w:p w14:paraId="16AAC6F4" w14:textId="77777777" w:rsidR="00711A1D" w:rsidRPr="00711A1D" w:rsidRDefault="00711A1D" w:rsidP="00711A1D">
      <w:pPr>
        <w:rPr>
          <w:noProof/>
        </w:rPr>
      </w:pPr>
      <w:bookmarkStart w:id="902" w:name="_ENREF_20"/>
      <w:r w:rsidRPr="00711A1D">
        <w:rPr>
          <w:noProof/>
        </w:rPr>
        <w:t>[20]</w:t>
      </w:r>
      <w:r w:rsidRPr="00711A1D">
        <w:rPr>
          <w:noProof/>
        </w:rPr>
        <w:tab/>
        <w:t>Veronda, D. R., and Westmann, R. A., 1970, "Mechanical Characterization of Skin - Finite Deformations," J. Biomechanics, Vol. 3, pp. 111-124.</w:t>
      </w:r>
      <w:bookmarkEnd w:id="902"/>
    </w:p>
    <w:p w14:paraId="1320DA6A" w14:textId="77777777" w:rsidR="00711A1D" w:rsidRPr="00711A1D" w:rsidRDefault="00711A1D" w:rsidP="00711A1D">
      <w:pPr>
        <w:rPr>
          <w:noProof/>
        </w:rPr>
      </w:pPr>
      <w:bookmarkStart w:id="903"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903"/>
    </w:p>
    <w:p w14:paraId="52C64EC2" w14:textId="77777777" w:rsidR="00711A1D" w:rsidRPr="00711A1D" w:rsidRDefault="00711A1D" w:rsidP="00711A1D">
      <w:pPr>
        <w:rPr>
          <w:noProof/>
        </w:rPr>
      </w:pPr>
      <w:bookmarkStart w:id="904"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904"/>
    </w:p>
    <w:p w14:paraId="498B1043" w14:textId="77777777" w:rsidR="00711A1D" w:rsidRPr="00711A1D" w:rsidRDefault="00711A1D" w:rsidP="00711A1D">
      <w:pPr>
        <w:rPr>
          <w:noProof/>
        </w:rPr>
      </w:pPr>
      <w:bookmarkStart w:id="905" w:name="_ENREF_23"/>
      <w:r w:rsidRPr="00711A1D">
        <w:rPr>
          <w:noProof/>
        </w:rPr>
        <w:t>[23]</w:t>
      </w:r>
      <w:r w:rsidRPr="00711A1D">
        <w:rPr>
          <w:noProof/>
        </w:rPr>
        <w:tab/>
        <w:t>Bonet, J., and Wood, R. D., 1997, Nonlinear continuum mechanics for finite element analysis, Cambridge University Press.</w:t>
      </w:r>
      <w:bookmarkEnd w:id="905"/>
    </w:p>
    <w:p w14:paraId="01797796" w14:textId="77777777" w:rsidR="00711A1D" w:rsidRPr="00711A1D" w:rsidRDefault="00711A1D" w:rsidP="00711A1D">
      <w:pPr>
        <w:rPr>
          <w:noProof/>
        </w:rPr>
      </w:pPr>
      <w:bookmarkStart w:id="906" w:name="_ENREF_24"/>
      <w:r w:rsidRPr="00711A1D">
        <w:rPr>
          <w:noProof/>
        </w:rPr>
        <w:t>[24]</w:t>
      </w:r>
      <w:r w:rsidRPr="00711A1D">
        <w:rPr>
          <w:noProof/>
        </w:rPr>
        <w:tab/>
        <w:t>Carter, D. R., and Hayes, W. C., 1976, "Bone compressive strength: the influence of density and strain rate," Science, 194(4270), pp. 1174-1176.</w:t>
      </w:r>
      <w:bookmarkEnd w:id="906"/>
    </w:p>
    <w:p w14:paraId="4BE3FAA8" w14:textId="77777777" w:rsidR="00711A1D" w:rsidRPr="00711A1D" w:rsidRDefault="00711A1D" w:rsidP="00711A1D">
      <w:pPr>
        <w:rPr>
          <w:noProof/>
        </w:rPr>
      </w:pPr>
      <w:bookmarkStart w:id="907" w:name="_ENREF_25"/>
      <w:r w:rsidRPr="00711A1D">
        <w:rPr>
          <w:noProof/>
        </w:rPr>
        <w:t>[25]</w:t>
      </w:r>
      <w:r w:rsidRPr="00711A1D">
        <w:rPr>
          <w:noProof/>
        </w:rPr>
        <w:tab/>
        <w:t>Carter, D. R., and Hayes, W. C., 1977, "The compressive behavior of bone as a two-phase porous structure," J Bone Joint Surg Am, 59(7), pp. 954-962.</w:t>
      </w:r>
      <w:bookmarkEnd w:id="907"/>
    </w:p>
    <w:p w14:paraId="6764EF22" w14:textId="77777777" w:rsidR="00711A1D" w:rsidRPr="00711A1D" w:rsidRDefault="00711A1D" w:rsidP="00711A1D">
      <w:pPr>
        <w:rPr>
          <w:noProof/>
        </w:rPr>
      </w:pPr>
      <w:bookmarkStart w:id="908" w:name="_ENREF_26"/>
      <w:r w:rsidRPr="00711A1D">
        <w:rPr>
          <w:noProof/>
        </w:rPr>
        <w:t>[26]</w:t>
      </w:r>
      <w:r w:rsidRPr="00711A1D">
        <w:rPr>
          <w:noProof/>
        </w:rPr>
        <w:tab/>
        <w:t>Overbeek, J. T., 1956, "The Donnan equilibrium," Prog Biophys Biophys Chem, 6, pp. 57-84.</w:t>
      </w:r>
      <w:bookmarkEnd w:id="908"/>
    </w:p>
    <w:p w14:paraId="2295E82B" w14:textId="77777777" w:rsidR="00711A1D" w:rsidRPr="00711A1D" w:rsidRDefault="00711A1D" w:rsidP="00711A1D">
      <w:pPr>
        <w:rPr>
          <w:noProof/>
        </w:rPr>
      </w:pPr>
      <w:bookmarkStart w:id="909" w:name="_ENREF_27"/>
      <w:r w:rsidRPr="00711A1D">
        <w:rPr>
          <w:noProof/>
        </w:rPr>
        <w:t>[27]</w:t>
      </w:r>
      <w:r w:rsidRPr="00711A1D">
        <w:rPr>
          <w:noProof/>
        </w:rPr>
        <w:tab/>
        <w:t>Lai, W. M., Hou, J. S., and Mow, V. C., 1991, "A triphasic theory for the swelling and deformation behaviors of articular cartilage," J Biomech Eng, 113(3), pp. 245-258.</w:t>
      </w:r>
      <w:bookmarkEnd w:id="909"/>
    </w:p>
    <w:p w14:paraId="45694551" w14:textId="77777777" w:rsidR="00711A1D" w:rsidRPr="00711A1D" w:rsidRDefault="00711A1D" w:rsidP="00711A1D">
      <w:pPr>
        <w:rPr>
          <w:noProof/>
        </w:rPr>
      </w:pPr>
      <w:bookmarkStart w:id="910"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910"/>
    </w:p>
    <w:p w14:paraId="66E68CCA" w14:textId="77777777" w:rsidR="00711A1D" w:rsidRPr="00711A1D" w:rsidRDefault="00711A1D" w:rsidP="00711A1D">
      <w:pPr>
        <w:rPr>
          <w:noProof/>
        </w:rPr>
      </w:pPr>
      <w:bookmarkStart w:id="911"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911"/>
    </w:p>
    <w:p w14:paraId="31C6FEAF" w14:textId="77777777" w:rsidR="00711A1D" w:rsidRPr="00711A1D" w:rsidRDefault="00711A1D" w:rsidP="00711A1D">
      <w:pPr>
        <w:rPr>
          <w:noProof/>
        </w:rPr>
      </w:pPr>
      <w:bookmarkStart w:id="912"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912"/>
    </w:p>
    <w:p w14:paraId="5121E746" w14:textId="77777777" w:rsidR="00711A1D" w:rsidRPr="00711A1D" w:rsidRDefault="00711A1D" w:rsidP="00711A1D">
      <w:pPr>
        <w:rPr>
          <w:noProof/>
        </w:rPr>
      </w:pPr>
      <w:bookmarkStart w:id="913" w:name="_ENREF_31"/>
      <w:r w:rsidRPr="00711A1D">
        <w:rPr>
          <w:noProof/>
        </w:rPr>
        <w:t>[31]</w:t>
      </w:r>
      <w:r w:rsidRPr="00711A1D">
        <w:rPr>
          <w:noProof/>
        </w:rPr>
        <w:tab/>
        <w:t>Ateshian, G. A., and Ricken, T., 2010, "Multigenerational interstitial growth of biological tissues," Biomech Model Mechanobiol, 9(6), pp. 689-702.</w:t>
      </w:r>
      <w:bookmarkEnd w:id="913"/>
    </w:p>
    <w:p w14:paraId="7C381329" w14:textId="77777777" w:rsidR="00711A1D" w:rsidRPr="00711A1D" w:rsidRDefault="00711A1D" w:rsidP="00711A1D">
      <w:pPr>
        <w:rPr>
          <w:noProof/>
        </w:rPr>
      </w:pPr>
      <w:bookmarkStart w:id="914"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914"/>
    </w:p>
    <w:p w14:paraId="5FE113E8" w14:textId="77777777" w:rsidR="00711A1D" w:rsidRPr="00711A1D" w:rsidRDefault="00711A1D" w:rsidP="00711A1D">
      <w:pPr>
        <w:rPr>
          <w:noProof/>
        </w:rPr>
      </w:pPr>
      <w:bookmarkStart w:id="915"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915"/>
    </w:p>
    <w:p w14:paraId="36FDCD92" w14:textId="77777777" w:rsidR="00711A1D" w:rsidRPr="00711A1D" w:rsidRDefault="00711A1D" w:rsidP="00711A1D">
      <w:pPr>
        <w:rPr>
          <w:noProof/>
        </w:rPr>
      </w:pPr>
      <w:bookmarkStart w:id="916"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916"/>
    </w:p>
    <w:p w14:paraId="26462A35" w14:textId="77777777" w:rsidR="00711A1D" w:rsidRPr="00711A1D" w:rsidRDefault="00711A1D" w:rsidP="00711A1D">
      <w:pPr>
        <w:rPr>
          <w:noProof/>
        </w:rPr>
      </w:pPr>
      <w:bookmarkStart w:id="917" w:name="_ENREF_35"/>
      <w:r w:rsidRPr="00711A1D">
        <w:rPr>
          <w:noProof/>
        </w:rPr>
        <w:t>[35]</w:t>
      </w:r>
      <w:r w:rsidRPr="00711A1D">
        <w:rPr>
          <w:noProof/>
        </w:rPr>
        <w:tab/>
        <w:t>Weinans, H., Huiskes, R., and Grootenboer, H. J., 1992, "The behavior of adaptive bone-remodeling simulation models," J Biomech, 25(12), pp. 1425-1441.</w:t>
      </w:r>
      <w:bookmarkEnd w:id="917"/>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C40DF" w14:textId="77777777" w:rsidR="003B6679" w:rsidRDefault="003B6679">
      <w:r>
        <w:separator/>
      </w:r>
    </w:p>
  </w:endnote>
  <w:endnote w:type="continuationSeparator" w:id="0">
    <w:p w14:paraId="59F8D43F" w14:textId="77777777" w:rsidR="003B6679" w:rsidRDefault="003B6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652834" w14:textId="77777777" w:rsidR="003B6679" w:rsidRDefault="003B6679">
      <w:r>
        <w:separator/>
      </w:r>
    </w:p>
  </w:footnote>
  <w:footnote w:type="continuationSeparator" w:id="0">
    <w:p w14:paraId="5CB4E87C" w14:textId="77777777" w:rsidR="003B6679" w:rsidRDefault="003B6679">
      <w:r>
        <w:continuationSeparator/>
      </w:r>
    </w:p>
  </w:footnote>
  <w:footnote w:id="1">
    <w:p w14:paraId="2EECF9A7" w14:textId="1DEABEEA" w:rsidR="00663993" w:rsidRDefault="00663993">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63993" w:rsidRDefault="00663993">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63993" w:rsidRDefault="00663993">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663993" w:rsidRDefault="00663993"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663993" w:rsidRDefault="00663993">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663993" w:rsidRPr="00112C98" w:rsidRDefault="00663993">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663993" w:rsidRPr="009339D1" w:rsidRDefault="00663993">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663993" w:rsidRDefault="00663993">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663993" w:rsidRDefault="00663993">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663993" w:rsidRDefault="00663993">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63993" w:rsidRDefault="00663993"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046DD">
      <w:rPr>
        <w:rStyle w:val="PageNumber"/>
        <w:noProof/>
      </w:rPr>
      <w:t>152</w:t>
    </w:r>
    <w:r>
      <w:rPr>
        <w:rStyle w:val="PageNumber"/>
      </w:rPr>
      <w:fldChar w:fldCharType="end"/>
    </w:r>
  </w:p>
  <w:p w14:paraId="4C9E34C0" w14:textId="77777777" w:rsidR="00663993" w:rsidRDefault="00663993"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958A4"/>
    <w:rsid w:val="00DA02C3"/>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6.bin"/><Relationship Id="rId1827" Type="http://schemas.openxmlformats.org/officeDocument/2006/relationships/image" Target="media/image898.wmf"/><Relationship Id="rId21" Type="http://schemas.openxmlformats.org/officeDocument/2006/relationships/hyperlink" Target="http://mrl.sci.utah.edu/software/preview" TargetMode="External"/><Relationship Id="rId170" Type="http://schemas.openxmlformats.org/officeDocument/2006/relationships/oleObject" Target="embeddings/oleObject70.bin"/><Relationship Id="rId268" Type="http://schemas.openxmlformats.org/officeDocument/2006/relationships/oleObject" Target="embeddings/oleObject119.bin"/><Relationship Id="rId475" Type="http://schemas.openxmlformats.org/officeDocument/2006/relationships/oleObject" Target="embeddings/oleObject222.bin"/><Relationship Id="rId682" Type="http://schemas.openxmlformats.org/officeDocument/2006/relationships/image" Target="media/image329.wmf"/><Relationship Id="rId128" Type="http://schemas.openxmlformats.org/officeDocument/2006/relationships/image" Target="media/image52.wmf"/><Relationship Id="rId335" Type="http://schemas.openxmlformats.org/officeDocument/2006/relationships/image" Target="media/image155.wmf"/><Relationship Id="rId542" Type="http://schemas.openxmlformats.org/officeDocument/2006/relationships/image" Target="media/image259.wmf"/><Relationship Id="rId987" Type="http://schemas.openxmlformats.org/officeDocument/2006/relationships/image" Target="media/image481.wmf"/><Relationship Id="rId1172" Type="http://schemas.openxmlformats.org/officeDocument/2006/relationships/image" Target="media/image573.wmf"/><Relationship Id="rId402" Type="http://schemas.openxmlformats.org/officeDocument/2006/relationships/oleObject" Target="embeddings/oleObject186.bin"/><Relationship Id="rId847" Type="http://schemas.openxmlformats.org/officeDocument/2006/relationships/oleObject" Target="embeddings/oleObject408.bin"/><Relationship Id="rId1032" Type="http://schemas.openxmlformats.org/officeDocument/2006/relationships/oleObject" Target="embeddings/oleObject500.bin"/><Relationship Id="rId1477" Type="http://schemas.openxmlformats.org/officeDocument/2006/relationships/image" Target="media/image723.wmf"/><Relationship Id="rId1684" Type="http://schemas.openxmlformats.org/officeDocument/2006/relationships/oleObject" Target="embeddings/oleObject827.bin"/><Relationship Id="rId1891" Type="http://schemas.openxmlformats.org/officeDocument/2006/relationships/oleObject" Target="embeddings/oleObject931.bin"/><Relationship Id="rId707" Type="http://schemas.openxmlformats.org/officeDocument/2006/relationships/oleObject" Target="embeddings/oleObject338.bin"/><Relationship Id="rId914" Type="http://schemas.openxmlformats.org/officeDocument/2006/relationships/image" Target="media/image445.wmf"/><Relationship Id="rId1337" Type="http://schemas.openxmlformats.org/officeDocument/2006/relationships/oleObject" Target="embeddings/oleObject652.bin"/><Relationship Id="rId1544" Type="http://schemas.openxmlformats.org/officeDocument/2006/relationships/oleObject" Target="embeddings/oleObject757.bin"/><Relationship Id="rId1751" Type="http://schemas.openxmlformats.org/officeDocument/2006/relationships/image" Target="media/image860.wmf"/><Relationship Id="rId43" Type="http://schemas.openxmlformats.org/officeDocument/2006/relationships/image" Target="media/image10.wmf"/><Relationship Id="rId1404" Type="http://schemas.openxmlformats.org/officeDocument/2006/relationships/image" Target="media/image687.emf"/><Relationship Id="rId1611" Type="http://schemas.openxmlformats.org/officeDocument/2006/relationships/image" Target="media/image790.wmf"/><Relationship Id="rId1849" Type="http://schemas.openxmlformats.org/officeDocument/2006/relationships/image" Target="media/image909.wmf"/><Relationship Id="rId192" Type="http://schemas.openxmlformats.org/officeDocument/2006/relationships/oleObject" Target="embeddings/oleObject81.bin"/><Relationship Id="rId1709" Type="http://schemas.openxmlformats.org/officeDocument/2006/relationships/image" Target="media/image839.wmf"/><Relationship Id="rId1916" Type="http://schemas.openxmlformats.org/officeDocument/2006/relationships/oleObject" Target="embeddings/oleObject943.bin"/><Relationship Id="rId497" Type="http://schemas.openxmlformats.org/officeDocument/2006/relationships/oleObject" Target="embeddings/oleObject233.bin"/><Relationship Id="rId357" Type="http://schemas.openxmlformats.org/officeDocument/2006/relationships/image" Target="media/image166.wmf"/><Relationship Id="rId1194" Type="http://schemas.openxmlformats.org/officeDocument/2006/relationships/image" Target="media/image584.wmf"/><Relationship Id="rId217" Type="http://schemas.openxmlformats.org/officeDocument/2006/relationships/image" Target="media/image96.wmf"/><Relationship Id="rId564" Type="http://schemas.openxmlformats.org/officeDocument/2006/relationships/image" Target="media/image270.wmf"/><Relationship Id="rId771" Type="http://schemas.openxmlformats.org/officeDocument/2006/relationships/oleObject" Target="embeddings/oleObject370.bin"/><Relationship Id="rId869" Type="http://schemas.openxmlformats.org/officeDocument/2006/relationships/oleObject" Target="embeddings/oleObject419.bin"/><Relationship Id="rId1499" Type="http://schemas.openxmlformats.org/officeDocument/2006/relationships/image" Target="media/image734.wmf"/><Relationship Id="rId424" Type="http://schemas.openxmlformats.org/officeDocument/2006/relationships/oleObject" Target="embeddings/oleObject197.bin"/><Relationship Id="rId631" Type="http://schemas.openxmlformats.org/officeDocument/2006/relationships/oleObject" Target="embeddings/oleObject300.bin"/><Relationship Id="rId729" Type="http://schemas.openxmlformats.org/officeDocument/2006/relationships/oleObject" Target="embeddings/oleObject349.bin"/><Relationship Id="rId1054" Type="http://schemas.openxmlformats.org/officeDocument/2006/relationships/oleObject" Target="embeddings/oleObject511.bin"/><Relationship Id="rId1261" Type="http://schemas.openxmlformats.org/officeDocument/2006/relationships/oleObject" Target="embeddings/oleObject614.bin"/><Relationship Id="rId1359" Type="http://schemas.openxmlformats.org/officeDocument/2006/relationships/oleObject" Target="embeddings/oleObject663.bin"/><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oleObject" Target="embeddings/oleObject768.bin"/><Relationship Id="rId1773" Type="http://schemas.openxmlformats.org/officeDocument/2006/relationships/image" Target="media/image871.wmf"/><Relationship Id="rId65" Type="http://schemas.openxmlformats.org/officeDocument/2006/relationships/oleObject" Target="embeddings/oleObject18.bin"/><Relationship Id="rId1426" Type="http://schemas.openxmlformats.org/officeDocument/2006/relationships/oleObject" Target="embeddings/oleObject698.bin"/><Relationship Id="rId1633" Type="http://schemas.openxmlformats.org/officeDocument/2006/relationships/image" Target="media/image801.wmf"/><Relationship Id="rId1840" Type="http://schemas.openxmlformats.org/officeDocument/2006/relationships/oleObject" Target="embeddings/oleObject905.bin"/><Relationship Id="rId1700" Type="http://schemas.openxmlformats.org/officeDocument/2006/relationships/oleObject" Target="embeddings/oleObject835.bin"/><Relationship Id="rId1938" Type="http://schemas.openxmlformats.org/officeDocument/2006/relationships/oleObject" Target="embeddings/oleObject957.bin"/><Relationship Id="rId281" Type="http://schemas.openxmlformats.org/officeDocument/2006/relationships/image" Target="media/image128.wmf"/><Relationship Id="rId141" Type="http://schemas.openxmlformats.org/officeDocument/2006/relationships/image" Target="media/image58.wmf"/><Relationship Id="rId379" Type="http://schemas.openxmlformats.org/officeDocument/2006/relationships/image" Target="media/image177.wmf"/><Relationship Id="rId586" Type="http://schemas.openxmlformats.org/officeDocument/2006/relationships/image" Target="media/image281.wmf"/><Relationship Id="rId793" Type="http://schemas.openxmlformats.org/officeDocument/2006/relationships/oleObject" Target="embeddings/oleObject381.bin"/><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oleObject" Target="embeddings/oleObject311.bin"/><Relationship Id="rId1076" Type="http://schemas.openxmlformats.org/officeDocument/2006/relationships/oleObject" Target="embeddings/oleObject522.bin"/><Relationship Id="rId1283" Type="http://schemas.openxmlformats.org/officeDocument/2006/relationships/oleObject" Target="embeddings/oleObject625.bin"/><Relationship Id="rId1490" Type="http://schemas.openxmlformats.org/officeDocument/2006/relationships/oleObject" Target="embeddings/oleObject730.bin"/><Relationship Id="rId306" Type="http://schemas.openxmlformats.org/officeDocument/2006/relationships/oleObject" Target="embeddings/oleObject138.bin"/><Relationship Id="rId860" Type="http://schemas.openxmlformats.org/officeDocument/2006/relationships/image" Target="media/image418.wmf"/><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oleObject" Target="embeddings/oleObject779.bin"/><Relationship Id="rId1795" Type="http://schemas.openxmlformats.org/officeDocument/2006/relationships/image" Target="media/image882.wmf"/><Relationship Id="rId87" Type="http://schemas.openxmlformats.org/officeDocument/2006/relationships/oleObject" Target="embeddings/oleObject29.bin"/><Relationship Id="rId513" Type="http://schemas.openxmlformats.org/officeDocument/2006/relationships/oleObject" Target="embeddings/oleObject241.bin"/><Relationship Id="rId720" Type="http://schemas.openxmlformats.org/officeDocument/2006/relationships/image" Target="media/image348.wmf"/><Relationship Id="rId818" Type="http://schemas.openxmlformats.org/officeDocument/2006/relationships/image" Target="media/image397.wmf"/><Relationship Id="rId1350" Type="http://schemas.openxmlformats.org/officeDocument/2006/relationships/image" Target="media/image662.wmf"/><Relationship Id="rId1448" Type="http://schemas.openxmlformats.org/officeDocument/2006/relationships/oleObject" Target="embeddings/oleObject709.bin"/><Relationship Id="rId1655" Type="http://schemas.openxmlformats.org/officeDocument/2006/relationships/image" Target="media/image812.wmf"/><Relationship Id="rId1003" Type="http://schemas.openxmlformats.org/officeDocument/2006/relationships/image" Target="media/image489.wmf"/><Relationship Id="rId1210" Type="http://schemas.openxmlformats.org/officeDocument/2006/relationships/image" Target="media/image592.wmf"/><Relationship Id="rId1308" Type="http://schemas.openxmlformats.org/officeDocument/2006/relationships/image" Target="media/image641.wmf"/><Relationship Id="rId1862" Type="http://schemas.openxmlformats.org/officeDocument/2006/relationships/image" Target="media/image915.wmf"/><Relationship Id="rId1515" Type="http://schemas.openxmlformats.org/officeDocument/2006/relationships/image" Target="media/image742.wmf"/><Relationship Id="rId1722" Type="http://schemas.openxmlformats.org/officeDocument/2006/relationships/oleObject" Target="embeddings/oleObject846.bin"/><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oleObject" Target="embeddings/oleObject170.bin"/><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oleObject" Target="embeddings/oleObject322.bin"/><Relationship Id="rId882" Type="http://schemas.openxmlformats.org/officeDocument/2006/relationships/image" Target="media/image429.wmf"/><Relationship Id="rId1098" Type="http://schemas.openxmlformats.org/officeDocument/2006/relationships/oleObject" Target="embeddings/oleObject533.bin"/><Relationship Id="rId328" Type="http://schemas.openxmlformats.org/officeDocument/2006/relationships/oleObject" Target="embeddings/oleObject149.bin"/><Relationship Id="rId535" Type="http://schemas.openxmlformats.org/officeDocument/2006/relationships/oleObject" Target="embeddings/oleObject252.bin"/><Relationship Id="rId742" Type="http://schemas.openxmlformats.org/officeDocument/2006/relationships/image" Target="media/image359.wmf"/><Relationship Id="rId1165" Type="http://schemas.openxmlformats.org/officeDocument/2006/relationships/oleObject" Target="embeddings/oleObject566.bin"/><Relationship Id="rId1372" Type="http://schemas.openxmlformats.org/officeDocument/2006/relationships/image" Target="media/image673.wmf"/><Relationship Id="rId602" Type="http://schemas.openxmlformats.org/officeDocument/2006/relationships/image" Target="media/image289.wmf"/><Relationship Id="rId1025" Type="http://schemas.openxmlformats.org/officeDocument/2006/relationships/image" Target="media/image500.wmf"/><Relationship Id="rId1232" Type="http://schemas.openxmlformats.org/officeDocument/2006/relationships/image" Target="media/image603.wmf"/><Relationship Id="rId1677" Type="http://schemas.openxmlformats.org/officeDocument/2006/relationships/image" Target="media/image823.wmf"/><Relationship Id="rId1884" Type="http://schemas.openxmlformats.org/officeDocument/2006/relationships/image" Target="media/image926.wmf"/><Relationship Id="rId907" Type="http://schemas.openxmlformats.org/officeDocument/2006/relationships/oleObject" Target="embeddings/oleObject438.bin"/><Relationship Id="rId1537" Type="http://schemas.openxmlformats.org/officeDocument/2006/relationships/image" Target="media/image753.wmf"/><Relationship Id="rId1744" Type="http://schemas.openxmlformats.org/officeDocument/2006/relationships/oleObject" Target="embeddings/oleObject857.bin"/><Relationship Id="rId1951" Type="http://schemas.openxmlformats.org/officeDocument/2006/relationships/oleObject" Target="embeddings/oleObject970.bin"/><Relationship Id="rId36" Type="http://schemas.openxmlformats.org/officeDocument/2006/relationships/oleObject" Target="embeddings/oleObject4.bin"/><Relationship Id="rId1604" Type="http://schemas.openxmlformats.org/officeDocument/2006/relationships/oleObject" Target="embeddings/oleObject787.bin"/><Relationship Id="rId185" Type="http://schemas.openxmlformats.org/officeDocument/2006/relationships/image" Target="media/image80.wmf"/><Relationship Id="rId1811" Type="http://schemas.openxmlformats.org/officeDocument/2006/relationships/image" Target="media/image890.wmf"/><Relationship Id="rId1909" Type="http://schemas.openxmlformats.org/officeDocument/2006/relationships/oleObject" Target="embeddings/oleObject940.bin"/><Relationship Id="rId392" Type="http://schemas.openxmlformats.org/officeDocument/2006/relationships/oleObject" Target="embeddings/oleObject181.bin"/><Relationship Id="rId697" Type="http://schemas.openxmlformats.org/officeDocument/2006/relationships/oleObject" Target="embeddings/oleObject333.bin"/><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oleObject" Target="embeddings/oleObject263.bin"/><Relationship Id="rId764" Type="http://schemas.openxmlformats.org/officeDocument/2006/relationships/image" Target="media/image370.wmf"/><Relationship Id="rId971" Type="http://schemas.openxmlformats.org/officeDocument/2006/relationships/image" Target="media/image473.wmf"/><Relationship Id="rId1394" Type="http://schemas.openxmlformats.org/officeDocument/2006/relationships/oleObject" Target="embeddings/oleObject681.bin"/><Relationship Id="rId1699" Type="http://schemas.openxmlformats.org/officeDocument/2006/relationships/image" Target="media/image834.wmf"/><Relationship Id="rId417" Type="http://schemas.openxmlformats.org/officeDocument/2006/relationships/image" Target="media/image196.wmf"/><Relationship Id="rId624" Type="http://schemas.openxmlformats.org/officeDocument/2006/relationships/image" Target="media/image300.wmf"/><Relationship Id="rId831" Type="http://schemas.openxmlformats.org/officeDocument/2006/relationships/oleObject" Target="embeddings/oleObject400.bin"/><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image" Target="media/image715.wmf"/><Relationship Id="rId929" Type="http://schemas.openxmlformats.org/officeDocument/2006/relationships/oleObject" Target="embeddings/oleObject449.bin"/><Relationship Id="rId1114" Type="http://schemas.openxmlformats.org/officeDocument/2006/relationships/oleObject" Target="embeddings/oleObject541.bin"/><Relationship Id="rId1321" Type="http://schemas.openxmlformats.org/officeDocument/2006/relationships/oleObject" Target="embeddings/oleObject644.bin"/><Relationship Id="rId1559" Type="http://schemas.openxmlformats.org/officeDocument/2006/relationships/image" Target="media/image764.wmf"/><Relationship Id="rId1766" Type="http://schemas.openxmlformats.org/officeDocument/2006/relationships/oleObject" Target="embeddings/oleObject868.bin"/><Relationship Id="rId58" Type="http://schemas.openxmlformats.org/officeDocument/2006/relationships/image" Target="media/image17.wmf"/><Relationship Id="rId1419" Type="http://schemas.openxmlformats.org/officeDocument/2006/relationships/image" Target="media/image694.wmf"/><Relationship Id="rId1626" Type="http://schemas.openxmlformats.org/officeDocument/2006/relationships/oleObject" Target="embeddings/oleObject798.bin"/><Relationship Id="rId1833" Type="http://schemas.openxmlformats.org/officeDocument/2006/relationships/image" Target="media/image901.wmf"/><Relationship Id="rId1900" Type="http://schemas.openxmlformats.org/officeDocument/2006/relationships/image" Target="media/image934.wmf"/><Relationship Id="rId274" Type="http://schemas.openxmlformats.org/officeDocument/2006/relationships/oleObject" Target="embeddings/oleObject122.bin"/><Relationship Id="rId481" Type="http://schemas.openxmlformats.org/officeDocument/2006/relationships/oleObject" Target="embeddings/oleObject225.bin"/><Relationship Id="rId134" Type="http://schemas.openxmlformats.org/officeDocument/2006/relationships/hyperlink" Target="http://mrl.sci.utah.edu/software/febio" TargetMode="External"/><Relationship Id="rId579" Type="http://schemas.openxmlformats.org/officeDocument/2006/relationships/oleObject" Target="embeddings/oleObject274.bin"/><Relationship Id="rId786" Type="http://schemas.openxmlformats.org/officeDocument/2006/relationships/image" Target="media/image381.wmf"/><Relationship Id="rId993" Type="http://schemas.openxmlformats.org/officeDocument/2006/relationships/image" Target="media/image484.wmf"/><Relationship Id="rId341" Type="http://schemas.openxmlformats.org/officeDocument/2006/relationships/image" Target="media/image158.wmf"/><Relationship Id="rId439" Type="http://schemas.openxmlformats.org/officeDocument/2006/relationships/oleObject" Target="embeddings/oleObject204.bin"/><Relationship Id="rId646" Type="http://schemas.openxmlformats.org/officeDocument/2006/relationships/image" Target="media/image311.wmf"/><Relationship Id="rId1069" Type="http://schemas.openxmlformats.org/officeDocument/2006/relationships/image" Target="media/image522.wmf"/><Relationship Id="rId1276" Type="http://schemas.openxmlformats.org/officeDocument/2006/relationships/image" Target="media/image625.wmf"/><Relationship Id="rId1483" Type="http://schemas.openxmlformats.org/officeDocument/2006/relationships/image" Target="media/image726.wmf"/><Relationship Id="rId201" Type="http://schemas.openxmlformats.org/officeDocument/2006/relationships/image" Target="media/image88.wmf"/><Relationship Id="rId506" Type="http://schemas.openxmlformats.org/officeDocument/2006/relationships/image" Target="media/image241.wmf"/><Relationship Id="rId853" Type="http://schemas.openxmlformats.org/officeDocument/2006/relationships/oleObject" Target="embeddings/oleObject411.bin"/><Relationship Id="rId1136" Type="http://schemas.openxmlformats.org/officeDocument/2006/relationships/image" Target="media/image555.wmf"/><Relationship Id="rId1690" Type="http://schemas.openxmlformats.org/officeDocument/2006/relationships/oleObject" Target="embeddings/oleObject830.bin"/><Relationship Id="rId1788" Type="http://schemas.openxmlformats.org/officeDocument/2006/relationships/oleObject" Target="embeddings/oleObject879.bin"/><Relationship Id="rId713" Type="http://schemas.openxmlformats.org/officeDocument/2006/relationships/oleObject" Target="embeddings/oleObject341.bin"/><Relationship Id="rId920" Type="http://schemas.openxmlformats.org/officeDocument/2006/relationships/image" Target="media/image448.wmf"/><Relationship Id="rId1343" Type="http://schemas.openxmlformats.org/officeDocument/2006/relationships/oleObject" Target="embeddings/oleObject655.bin"/><Relationship Id="rId1550" Type="http://schemas.openxmlformats.org/officeDocument/2006/relationships/oleObject" Target="embeddings/oleObject760.bin"/><Relationship Id="rId1648" Type="http://schemas.openxmlformats.org/officeDocument/2006/relationships/oleObject" Target="embeddings/oleObject809.bin"/><Relationship Id="rId1203" Type="http://schemas.openxmlformats.org/officeDocument/2006/relationships/oleObject" Target="embeddings/oleObject585.bin"/><Relationship Id="rId1410" Type="http://schemas.openxmlformats.org/officeDocument/2006/relationships/image" Target="media/image690.wmf"/><Relationship Id="rId1508" Type="http://schemas.openxmlformats.org/officeDocument/2006/relationships/oleObject" Target="embeddings/oleObject739.bin"/><Relationship Id="rId1855" Type="http://schemas.openxmlformats.org/officeDocument/2006/relationships/image" Target="media/image912.emf"/><Relationship Id="rId1715" Type="http://schemas.openxmlformats.org/officeDocument/2006/relationships/image" Target="media/image842.wmf"/><Relationship Id="rId1922" Type="http://schemas.openxmlformats.org/officeDocument/2006/relationships/oleObject" Target="embeddings/oleObject946.bin"/><Relationship Id="rId296" Type="http://schemas.openxmlformats.org/officeDocument/2006/relationships/oleObject" Target="embeddings/oleObject133.bin"/><Relationship Id="rId156" Type="http://schemas.openxmlformats.org/officeDocument/2006/relationships/oleObject" Target="embeddings/oleObject63.bin"/><Relationship Id="rId363" Type="http://schemas.openxmlformats.org/officeDocument/2006/relationships/image" Target="media/image169.wmf"/><Relationship Id="rId570" Type="http://schemas.openxmlformats.org/officeDocument/2006/relationships/image" Target="media/image273.wmf"/><Relationship Id="rId223" Type="http://schemas.openxmlformats.org/officeDocument/2006/relationships/image" Target="media/image99.wmf"/><Relationship Id="rId430" Type="http://schemas.openxmlformats.org/officeDocument/2006/relationships/oleObject" Target="embeddings/oleObject200.bin"/><Relationship Id="rId668" Type="http://schemas.openxmlformats.org/officeDocument/2006/relationships/image" Target="media/image322.wmf"/><Relationship Id="rId875" Type="http://schemas.openxmlformats.org/officeDocument/2006/relationships/oleObject" Target="embeddings/oleObject422.bin"/><Relationship Id="rId1060" Type="http://schemas.openxmlformats.org/officeDocument/2006/relationships/oleObject" Target="embeddings/oleObject514.bin"/><Relationship Id="rId1298" Type="http://schemas.openxmlformats.org/officeDocument/2006/relationships/image" Target="media/image636.wmf"/><Relationship Id="rId528" Type="http://schemas.openxmlformats.org/officeDocument/2006/relationships/image" Target="media/image252.wmf"/><Relationship Id="rId735" Type="http://schemas.openxmlformats.org/officeDocument/2006/relationships/oleObject" Target="embeddings/oleObject352.bin"/><Relationship Id="rId942" Type="http://schemas.openxmlformats.org/officeDocument/2006/relationships/oleObject" Target="embeddings/oleObject455.bin"/><Relationship Id="rId1158" Type="http://schemas.openxmlformats.org/officeDocument/2006/relationships/image" Target="media/image566.wmf"/><Relationship Id="rId1365" Type="http://schemas.openxmlformats.org/officeDocument/2006/relationships/oleObject" Target="embeddings/oleObject666.bin"/><Relationship Id="rId1572" Type="http://schemas.openxmlformats.org/officeDocument/2006/relationships/oleObject" Target="embeddings/oleObject771.bin"/><Relationship Id="rId1018" Type="http://schemas.openxmlformats.org/officeDocument/2006/relationships/oleObject" Target="embeddings/oleObject493.bin"/><Relationship Id="rId1225" Type="http://schemas.openxmlformats.org/officeDocument/2006/relationships/oleObject" Target="embeddings/oleObject596.bin"/><Relationship Id="rId1432" Type="http://schemas.openxmlformats.org/officeDocument/2006/relationships/oleObject" Target="embeddings/oleObject701.bin"/><Relationship Id="rId1877" Type="http://schemas.openxmlformats.org/officeDocument/2006/relationships/oleObject" Target="embeddings/oleObject924.bin"/><Relationship Id="rId71" Type="http://schemas.openxmlformats.org/officeDocument/2006/relationships/oleObject" Target="embeddings/oleObject21.bin"/><Relationship Id="rId802" Type="http://schemas.openxmlformats.org/officeDocument/2006/relationships/image" Target="media/image389.wmf"/><Relationship Id="rId1737" Type="http://schemas.openxmlformats.org/officeDocument/2006/relationships/image" Target="media/image853.wmf"/><Relationship Id="rId1944" Type="http://schemas.openxmlformats.org/officeDocument/2006/relationships/oleObject" Target="embeddings/oleObject963.bin"/><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oleObject" Target="embeddings/oleObject887.bin"/><Relationship Id="rId385" Type="http://schemas.openxmlformats.org/officeDocument/2006/relationships/image" Target="media/image180.wmf"/><Relationship Id="rId592" Type="http://schemas.openxmlformats.org/officeDocument/2006/relationships/image" Target="media/image284.wmf"/><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oleObject" Target="embeddings/oleObject433.bin"/><Relationship Id="rId1082" Type="http://schemas.openxmlformats.org/officeDocument/2006/relationships/oleObject" Target="embeddings/oleObject525.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63.bin"/><Relationship Id="rId964" Type="http://schemas.openxmlformats.org/officeDocument/2006/relationships/oleObject" Target="embeddings/oleObject466.bin"/><Relationship Id="rId1387" Type="http://schemas.openxmlformats.org/officeDocument/2006/relationships/image" Target="media/image680.emf"/><Relationship Id="rId1594" Type="http://schemas.openxmlformats.org/officeDocument/2006/relationships/oleObject" Target="embeddings/oleObject782.bin"/><Relationship Id="rId93" Type="http://schemas.openxmlformats.org/officeDocument/2006/relationships/oleObject" Target="embeddings/oleObject32.bin"/><Relationship Id="rId617" Type="http://schemas.openxmlformats.org/officeDocument/2006/relationships/oleObject" Target="embeddings/oleObject293.bin"/><Relationship Id="rId824" Type="http://schemas.openxmlformats.org/officeDocument/2006/relationships/image" Target="media/image400.wmf"/><Relationship Id="rId1247" Type="http://schemas.openxmlformats.org/officeDocument/2006/relationships/oleObject" Target="embeddings/oleObject607.bin"/><Relationship Id="rId1454" Type="http://schemas.openxmlformats.org/officeDocument/2006/relationships/oleObject" Target="embeddings/oleObject712.bin"/><Relationship Id="rId1661" Type="http://schemas.openxmlformats.org/officeDocument/2006/relationships/image" Target="media/image815.wmf"/><Relationship Id="rId1899" Type="http://schemas.openxmlformats.org/officeDocument/2006/relationships/oleObject" Target="embeddings/oleObject935.bin"/><Relationship Id="rId1107" Type="http://schemas.openxmlformats.org/officeDocument/2006/relationships/image" Target="media/image541.wmf"/><Relationship Id="rId1314" Type="http://schemas.openxmlformats.org/officeDocument/2006/relationships/image" Target="media/image644.wmf"/><Relationship Id="rId1521" Type="http://schemas.openxmlformats.org/officeDocument/2006/relationships/image" Target="media/image745.wmf"/><Relationship Id="rId1759" Type="http://schemas.openxmlformats.org/officeDocument/2006/relationships/image" Target="media/image864.wmf"/><Relationship Id="rId1966" Type="http://schemas.openxmlformats.org/officeDocument/2006/relationships/oleObject" Target="embeddings/oleObject985.bin"/><Relationship Id="rId1619" Type="http://schemas.openxmlformats.org/officeDocument/2006/relationships/image" Target="media/image794.wmf"/><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image" Target="media/image121.wmf"/><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oleObject" Target="embeddings/oleObject325.bin"/><Relationship Id="rId779" Type="http://schemas.openxmlformats.org/officeDocument/2006/relationships/oleObject" Target="embeddings/oleObject374.bin"/><Relationship Id="rId986" Type="http://schemas.openxmlformats.org/officeDocument/2006/relationships/oleObject" Target="embeddings/oleObject477.bin"/><Relationship Id="rId334" Type="http://schemas.openxmlformats.org/officeDocument/2006/relationships/oleObject" Target="embeddings/oleObject152.bin"/><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oleObject" Target="embeddings/oleObject569.bin"/><Relationship Id="rId1269" Type="http://schemas.openxmlformats.org/officeDocument/2006/relationships/oleObject" Target="embeddings/oleObject618.bin"/><Relationship Id="rId1476" Type="http://schemas.openxmlformats.org/officeDocument/2006/relationships/oleObject" Target="embeddings/oleObject723.bin"/><Relationship Id="rId401" Type="http://schemas.openxmlformats.org/officeDocument/2006/relationships/image" Target="media/image188.wmf"/><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oleObject" Target="embeddings/oleObject548.bin"/><Relationship Id="rId1683" Type="http://schemas.openxmlformats.org/officeDocument/2006/relationships/image" Target="media/image826.wmf"/><Relationship Id="rId1890" Type="http://schemas.openxmlformats.org/officeDocument/2006/relationships/image" Target="media/image929.wmf"/><Relationship Id="rId706" Type="http://schemas.openxmlformats.org/officeDocument/2006/relationships/image" Target="media/image341.wmf"/><Relationship Id="rId913" Type="http://schemas.openxmlformats.org/officeDocument/2006/relationships/oleObject" Target="embeddings/oleObject441.bin"/><Relationship Id="rId1336" Type="http://schemas.openxmlformats.org/officeDocument/2006/relationships/image" Target="media/image655.wmf"/><Relationship Id="rId1543" Type="http://schemas.openxmlformats.org/officeDocument/2006/relationships/image" Target="media/image756.wmf"/><Relationship Id="rId1750" Type="http://schemas.openxmlformats.org/officeDocument/2006/relationships/oleObject" Target="embeddings/oleObject860.bin"/><Relationship Id="rId42" Type="http://schemas.openxmlformats.org/officeDocument/2006/relationships/oleObject" Target="embeddings/oleObject7.bin"/><Relationship Id="rId1403" Type="http://schemas.openxmlformats.org/officeDocument/2006/relationships/oleObject" Target="embeddings/oleObject687.bin"/><Relationship Id="rId1610" Type="http://schemas.openxmlformats.org/officeDocument/2006/relationships/oleObject" Target="embeddings/oleObject790.bin"/><Relationship Id="rId1848" Type="http://schemas.openxmlformats.org/officeDocument/2006/relationships/oleObject" Target="embeddings/oleObject909.bin"/><Relationship Id="rId191" Type="http://schemas.openxmlformats.org/officeDocument/2006/relationships/image" Target="media/image83.wmf"/><Relationship Id="rId1708" Type="http://schemas.openxmlformats.org/officeDocument/2006/relationships/oleObject" Target="embeddings/oleObject839.bin"/><Relationship Id="rId1915" Type="http://schemas.openxmlformats.org/officeDocument/2006/relationships/image" Target="media/image941.wmf"/><Relationship Id="rId289" Type="http://schemas.openxmlformats.org/officeDocument/2006/relationships/image" Target="media/image132.wmf"/><Relationship Id="rId496" Type="http://schemas.openxmlformats.org/officeDocument/2006/relationships/image" Target="media/image236.wmf"/><Relationship Id="rId149" Type="http://schemas.openxmlformats.org/officeDocument/2006/relationships/image" Target="media/image62.wmf"/><Relationship Id="rId356" Type="http://schemas.openxmlformats.org/officeDocument/2006/relationships/oleObject" Target="embeddings/oleObject163.bin"/><Relationship Id="rId563" Type="http://schemas.openxmlformats.org/officeDocument/2006/relationships/oleObject" Target="embeddings/oleObject266.bin"/><Relationship Id="rId770" Type="http://schemas.openxmlformats.org/officeDocument/2006/relationships/image" Target="media/image373.wmf"/><Relationship Id="rId1193" Type="http://schemas.openxmlformats.org/officeDocument/2006/relationships/oleObject" Target="embeddings/oleObject580.bin"/><Relationship Id="rId216" Type="http://schemas.openxmlformats.org/officeDocument/2006/relationships/oleObject" Target="embeddings/oleObject93.bin"/><Relationship Id="rId423" Type="http://schemas.openxmlformats.org/officeDocument/2006/relationships/image" Target="media/image199.wmf"/><Relationship Id="rId868" Type="http://schemas.openxmlformats.org/officeDocument/2006/relationships/image" Target="media/image422.wmf"/><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oleObject" Target="embeddings/oleObject734.bin"/><Relationship Id="rId630" Type="http://schemas.openxmlformats.org/officeDocument/2006/relationships/image" Target="media/image303.wmf"/><Relationship Id="rId728" Type="http://schemas.openxmlformats.org/officeDocument/2006/relationships/image" Target="media/image352.wmf"/><Relationship Id="rId935" Type="http://schemas.openxmlformats.org/officeDocument/2006/relationships/image" Target="media/image455.wmf"/><Relationship Id="rId1358" Type="http://schemas.openxmlformats.org/officeDocument/2006/relationships/image" Target="media/image666.wmf"/><Relationship Id="rId1565" Type="http://schemas.openxmlformats.org/officeDocument/2006/relationships/image" Target="media/image767.wmf"/><Relationship Id="rId1772" Type="http://schemas.openxmlformats.org/officeDocument/2006/relationships/oleObject" Target="embeddings/oleObject871.bin"/><Relationship Id="rId64" Type="http://schemas.openxmlformats.org/officeDocument/2006/relationships/image" Target="media/image20.wmf"/><Relationship Id="rId1120" Type="http://schemas.openxmlformats.org/officeDocument/2006/relationships/image" Target="media/image547.wmf"/><Relationship Id="rId1218" Type="http://schemas.openxmlformats.org/officeDocument/2006/relationships/image" Target="media/image596.wmf"/><Relationship Id="rId1425" Type="http://schemas.openxmlformats.org/officeDocument/2006/relationships/image" Target="media/image697.wmf"/><Relationship Id="rId1632" Type="http://schemas.openxmlformats.org/officeDocument/2006/relationships/oleObject" Target="embeddings/oleObject801.bin"/><Relationship Id="rId1937" Type="http://schemas.openxmlformats.org/officeDocument/2006/relationships/oleObject" Target="embeddings/oleObject956.bin"/><Relationship Id="rId280" Type="http://schemas.openxmlformats.org/officeDocument/2006/relationships/oleObject" Target="embeddings/oleObject125.bin"/><Relationship Id="rId140" Type="http://schemas.openxmlformats.org/officeDocument/2006/relationships/oleObject" Target="embeddings/oleObject55.bin"/><Relationship Id="rId378" Type="http://schemas.openxmlformats.org/officeDocument/2006/relationships/oleObject" Target="embeddings/oleObject174.bin"/><Relationship Id="rId585" Type="http://schemas.openxmlformats.org/officeDocument/2006/relationships/oleObject" Target="embeddings/oleObject277.bin"/><Relationship Id="rId792" Type="http://schemas.openxmlformats.org/officeDocument/2006/relationships/image" Target="media/image384.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image" Target="media/image314.wmf"/><Relationship Id="rId1075" Type="http://schemas.openxmlformats.org/officeDocument/2006/relationships/image" Target="media/image525.wmf"/><Relationship Id="rId1282" Type="http://schemas.openxmlformats.org/officeDocument/2006/relationships/image" Target="media/image628.wmf"/><Relationship Id="rId305" Type="http://schemas.openxmlformats.org/officeDocument/2006/relationships/image" Target="media/image140.wmf"/><Relationship Id="rId512" Type="http://schemas.openxmlformats.org/officeDocument/2006/relationships/image" Target="media/image244.wmf"/><Relationship Id="rId957" Type="http://schemas.openxmlformats.org/officeDocument/2006/relationships/image" Target="media/image466.wmf"/><Relationship Id="rId1142" Type="http://schemas.openxmlformats.org/officeDocument/2006/relationships/image" Target="media/image558.wmf"/><Relationship Id="rId1587" Type="http://schemas.openxmlformats.org/officeDocument/2006/relationships/image" Target="media/image778.wmf"/><Relationship Id="rId1794" Type="http://schemas.openxmlformats.org/officeDocument/2006/relationships/oleObject" Target="embeddings/oleObject882.bin"/><Relationship Id="rId86" Type="http://schemas.openxmlformats.org/officeDocument/2006/relationships/image" Target="media/image31.wmf"/><Relationship Id="rId817" Type="http://schemas.openxmlformats.org/officeDocument/2006/relationships/oleObject" Target="embeddings/oleObject393.bin"/><Relationship Id="rId1002" Type="http://schemas.openxmlformats.org/officeDocument/2006/relationships/oleObject" Target="embeddings/oleObject485.bin"/><Relationship Id="rId1447" Type="http://schemas.openxmlformats.org/officeDocument/2006/relationships/image" Target="media/image708.wmf"/><Relationship Id="rId1654" Type="http://schemas.openxmlformats.org/officeDocument/2006/relationships/oleObject" Target="embeddings/oleObject812.bin"/><Relationship Id="rId1861" Type="http://schemas.openxmlformats.org/officeDocument/2006/relationships/oleObject" Target="embeddings/oleObject916.bin"/><Relationship Id="rId1307" Type="http://schemas.openxmlformats.org/officeDocument/2006/relationships/oleObject" Target="embeddings/oleObject637.bin"/><Relationship Id="rId1514" Type="http://schemas.openxmlformats.org/officeDocument/2006/relationships/oleObject" Target="embeddings/oleObject742.bin"/><Relationship Id="rId1721" Type="http://schemas.openxmlformats.org/officeDocument/2006/relationships/image" Target="media/image845.wmf"/><Relationship Id="rId1959" Type="http://schemas.openxmlformats.org/officeDocument/2006/relationships/oleObject" Target="embeddings/oleObject978.bin"/><Relationship Id="rId13" Type="http://schemas.openxmlformats.org/officeDocument/2006/relationships/hyperlink" Target="mailto:ateshian@columbia.edu" TargetMode="External"/><Relationship Id="rId1819" Type="http://schemas.openxmlformats.org/officeDocument/2006/relationships/image" Target="media/image894.wmf"/><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image" Target="media/image536.wmf"/><Relationship Id="rId674" Type="http://schemas.openxmlformats.org/officeDocument/2006/relationships/image" Target="media/image325.wmf"/><Relationship Id="rId881" Type="http://schemas.openxmlformats.org/officeDocument/2006/relationships/oleObject" Target="embeddings/oleObject425.bin"/><Relationship Id="rId979" Type="http://schemas.openxmlformats.org/officeDocument/2006/relationships/image" Target="media/image477.wmf"/><Relationship Id="rId327" Type="http://schemas.openxmlformats.org/officeDocument/2006/relationships/image" Target="media/image151.wmf"/><Relationship Id="rId534" Type="http://schemas.openxmlformats.org/officeDocument/2006/relationships/image" Target="media/image255.wmf"/><Relationship Id="rId741" Type="http://schemas.openxmlformats.org/officeDocument/2006/relationships/oleObject" Target="embeddings/oleObject355.bin"/><Relationship Id="rId839" Type="http://schemas.openxmlformats.org/officeDocument/2006/relationships/oleObject" Target="embeddings/oleObject404.bin"/><Relationship Id="rId1164" Type="http://schemas.openxmlformats.org/officeDocument/2006/relationships/image" Target="media/image569.wmf"/><Relationship Id="rId1371" Type="http://schemas.openxmlformats.org/officeDocument/2006/relationships/oleObject" Target="embeddings/oleObject669.bin"/><Relationship Id="rId1469" Type="http://schemas.openxmlformats.org/officeDocument/2006/relationships/image" Target="media/image719.wmf"/><Relationship Id="rId601" Type="http://schemas.openxmlformats.org/officeDocument/2006/relationships/oleObject" Target="embeddings/oleObject285.bin"/><Relationship Id="rId1024" Type="http://schemas.openxmlformats.org/officeDocument/2006/relationships/oleObject" Target="embeddings/oleObject496.bin"/><Relationship Id="rId1231" Type="http://schemas.openxmlformats.org/officeDocument/2006/relationships/oleObject" Target="embeddings/oleObject599.bin"/><Relationship Id="rId1676" Type="http://schemas.openxmlformats.org/officeDocument/2006/relationships/oleObject" Target="embeddings/oleObject823.bin"/><Relationship Id="rId1883" Type="http://schemas.openxmlformats.org/officeDocument/2006/relationships/oleObject" Target="embeddings/oleObject927.bin"/><Relationship Id="rId906" Type="http://schemas.openxmlformats.org/officeDocument/2006/relationships/image" Target="media/image441.wmf"/><Relationship Id="rId1329" Type="http://schemas.openxmlformats.org/officeDocument/2006/relationships/oleObject" Target="embeddings/oleObject648.bin"/><Relationship Id="rId1536" Type="http://schemas.openxmlformats.org/officeDocument/2006/relationships/oleObject" Target="embeddings/oleObject753.bin"/><Relationship Id="rId1743" Type="http://schemas.openxmlformats.org/officeDocument/2006/relationships/image" Target="media/image856.wmf"/><Relationship Id="rId1950" Type="http://schemas.openxmlformats.org/officeDocument/2006/relationships/oleObject" Target="embeddings/oleObject969.bin"/><Relationship Id="rId35" Type="http://schemas.openxmlformats.org/officeDocument/2006/relationships/image" Target="media/image6.wmf"/><Relationship Id="rId1603" Type="http://schemas.openxmlformats.org/officeDocument/2006/relationships/image" Target="media/image786.wmf"/><Relationship Id="rId1810" Type="http://schemas.openxmlformats.org/officeDocument/2006/relationships/oleObject" Target="embeddings/oleObject890.bin"/><Relationship Id="rId184" Type="http://schemas.openxmlformats.org/officeDocument/2006/relationships/oleObject" Target="embeddings/oleObject77.bin"/><Relationship Id="rId391" Type="http://schemas.openxmlformats.org/officeDocument/2006/relationships/image" Target="media/image183.wmf"/><Relationship Id="rId1908" Type="http://schemas.openxmlformats.org/officeDocument/2006/relationships/image" Target="media/image938.wmf"/><Relationship Id="rId251" Type="http://schemas.openxmlformats.org/officeDocument/2006/relationships/image" Target="media/image113.wmf"/><Relationship Id="rId489" Type="http://schemas.openxmlformats.org/officeDocument/2006/relationships/oleObject" Target="embeddings/oleObject229.bin"/><Relationship Id="rId696" Type="http://schemas.openxmlformats.org/officeDocument/2006/relationships/image" Target="media/image336.wmf"/><Relationship Id="rId349" Type="http://schemas.openxmlformats.org/officeDocument/2006/relationships/image" Target="media/image162.wmf"/><Relationship Id="rId556" Type="http://schemas.openxmlformats.org/officeDocument/2006/relationships/image" Target="media/image266.wmf"/><Relationship Id="rId763" Type="http://schemas.openxmlformats.org/officeDocument/2006/relationships/oleObject" Target="embeddings/oleObject366.bin"/><Relationship Id="rId1186" Type="http://schemas.openxmlformats.org/officeDocument/2006/relationships/image" Target="media/image580.wmf"/><Relationship Id="rId1393" Type="http://schemas.openxmlformats.org/officeDocument/2006/relationships/image" Target="media/image683.e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oleObject" Target="embeddings/oleObject193.bin"/><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0.bin"/><Relationship Id="rId1698" Type="http://schemas.openxmlformats.org/officeDocument/2006/relationships/oleObject" Target="embeddings/oleObject834.bin"/><Relationship Id="rId623" Type="http://schemas.openxmlformats.org/officeDocument/2006/relationships/oleObject" Target="embeddings/oleObject296.bin"/><Relationship Id="rId830" Type="http://schemas.openxmlformats.org/officeDocument/2006/relationships/image" Target="media/image403.wmf"/><Relationship Id="rId928" Type="http://schemas.openxmlformats.org/officeDocument/2006/relationships/image" Target="media/image452.wmf"/><Relationship Id="rId1460" Type="http://schemas.openxmlformats.org/officeDocument/2006/relationships/oleObject" Target="embeddings/oleObject715.bin"/><Relationship Id="rId1558" Type="http://schemas.openxmlformats.org/officeDocument/2006/relationships/oleObject" Target="embeddings/oleObject764.bin"/><Relationship Id="rId1765" Type="http://schemas.openxmlformats.org/officeDocument/2006/relationships/image" Target="media/image867.wmf"/><Relationship Id="rId57" Type="http://schemas.openxmlformats.org/officeDocument/2006/relationships/oleObject" Target="embeddings/oleObject14.bin"/><Relationship Id="rId1113" Type="http://schemas.openxmlformats.org/officeDocument/2006/relationships/image" Target="media/image544.wmf"/><Relationship Id="rId1320" Type="http://schemas.openxmlformats.org/officeDocument/2006/relationships/image" Target="media/image647.wmf"/><Relationship Id="rId1418" Type="http://schemas.openxmlformats.org/officeDocument/2006/relationships/oleObject" Target="embeddings/oleObject694.bin"/><Relationship Id="rId1625" Type="http://schemas.openxmlformats.org/officeDocument/2006/relationships/image" Target="media/image797.wmf"/><Relationship Id="rId1832" Type="http://schemas.openxmlformats.org/officeDocument/2006/relationships/oleObject" Target="embeddings/oleObject901.bin"/><Relationship Id="rId273" Type="http://schemas.openxmlformats.org/officeDocument/2006/relationships/image" Target="media/image124.wmf"/><Relationship Id="rId480" Type="http://schemas.openxmlformats.org/officeDocument/2006/relationships/image" Target="media/image228.wmf"/><Relationship Id="rId133" Type="http://schemas.openxmlformats.org/officeDocument/2006/relationships/oleObject" Target="embeddings/oleObject52.bin"/><Relationship Id="rId340" Type="http://schemas.openxmlformats.org/officeDocument/2006/relationships/oleObject" Target="embeddings/oleObject155.bin"/><Relationship Id="rId578" Type="http://schemas.openxmlformats.org/officeDocument/2006/relationships/image" Target="media/image277.wmf"/><Relationship Id="rId785" Type="http://schemas.openxmlformats.org/officeDocument/2006/relationships/oleObject" Target="embeddings/oleObject377.bin"/><Relationship Id="rId992" Type="http://schemas.openxmlformats.org/officeDocument/2006/relationships/oleObject" Target="embeddings/oleObject480.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oleObject" Target="embeddings/oleObject307.bin"/><Relationship Id="rId852" Type="http://schemas.openxmlformats.org/officeDocument/2006/relationships/image" Target="media/image414.wmf"/><Relationship Id="rId1068" Type="http://schemas.openxmlformats.org/officeDocument/2006/relationships/oleObject" Target="embeddings/oleObject518.bin"/><Relationship Id="rId1275" Type="http://schemas.openxmlformats.org/officeDocument/2006/relationships/oleObject" Target="embeddings/oleObject621.bin"/><Relationship Id="rId1482" Type="http://schemas.openxmlformats.org/officeDocument/2006/relationships/oleObject" Target="embeddings/oleObject726.bin"/><Relationship Id="rId505" Type="http://schemas.openxmlformats.org/officeDocument/2006/relationships/oleObject" Target="embeddings/oleObject237.bin"/><Relationship Id="rId712" Type="http://schemas.openxmlformats.org/officeDocument/2006/relationships/image" Target="media/image344.wmf"/><Relationship Id="rId1135" Type="http://schemas.openxmlformats.org/officeDocument/2006/relationships/oleObject" Target="embeddings/oleObject551.bin"/><Relationship Id="rId1342" Type="http://schemas.openxmlformats.org/officeDocument/2006/relationships/image" Target="media/image658.wmf"/><Relationship Id="rId1787" Type="http://schemas.openxmlformats.org/officeDocument/2006/relationships/image" Target="media/image878.wmf"/><Relationship Id="rId79" Type="http://schemas.openxmlformats.org/officeDocument/2006/relationships/oleObject" Target="embeddings/oleObject25.bin"/><Relationship Id="rId1202" Type="http://schemas.openxmlformats.org/officeDocument/2006/relationships/image" Target="media/image588.wmf"/><Relationship Id="rId1647" Type="http://schemas.openxmlformats.org/officeDocument/2006/relationships/image" Target="media/image808.wmf"/><Relationship Id="rId1854" Type="http://schemas.openxmlformats.org/officeDocument/2006/relationships/oleObject" Target="embeddings/oleObject912.bin"/><Relationship Id="rId1507" Type="http://schemas.openxmlformats.org/officeDocument/2006/relationships/image" Target="media/image738.wmf"/><Relationship Id="rId1714" Type="http://schemas.openxmlformats.org/officeDocument/2006/relationships/oleObject" Target="embeddings/oleObject842.bin"/><Relationship Id="rId295" Type="http://schemas.openxmlformats.org/officeDocument/2006/relationships/image" Target="media/image135.wmf"/><Relationship Id="rId1921" Type="http://schemas.openxmlformats.org/officeDocument/2006/relationships/image" Target="media/image944.wmf"/><Relationship Id="rId155" Type="http://schemas.openxmlformats.org/officeDocument/2006/relationships/image" Target="media/image65.wmf"/><Relationship Id="rId362" Type="http://schemas.openxmlformats.org/officeDocument/2006/relationships/oleObject" Target="embeddings/oleObject166.bin"/><Relationship Id="rId1297" Type="http://schemas.openxmlformats.org/officeDocument/2006/relationships/oleObject" Target="embeddings/oleObject632.bin"/><Relationship Id="rId222" Type="http://schemas.openxmlformats.org/officeDocument/2006/relationships/oleObject" Target="embeddings/oleObject96.bin"/><Relationship Id="rId667" Type="http://schemas.openxmlformats.org/officeDocument/2006/relationships/oleObject" Target="embeddings/oleObject318.bin"/><Relationship Id="rId874" Type="http://schemas.openxmlformats.org/officeDocument/2006/relationships/image" Target="media/image425.wmf"/><Relationship Id="rId527" Type="http://schemas.openxmlformats.org/officeDocument/2006/relationships/oleObject" Target="embeddings/oleObject248.bin"/><Relationship Id="rId734" Type="http://schemas.openxmlformats.org/officeDocument/2006/relationships/image" Target="media/image355.wmf"/><Relationship Id="rId941" Type="http://schemas.openxmlformats.org/officeDocument/2006/relationships/image" Target="media/image458.wmf"/><Relationship Id="rId1157" Type="http://schemas.openxmlformats.org/officeDocument/2006/relationships/oleObject" Target="embeddings/oleObject562.bin"/><Relationship Id="rId1364" Type="http://schemas.openxmlformats.org/officeDocument/2006/relationships/image" Target="media/image669.wmf"/><Relationship Id="rId1571" Type="http://schemas.openxmlformats.org/officeDocument/2006/relationships/image" Target="media/image770.wmf"/><Relationship Id="rId70" Type="http://schemas.openxmlformats.org/officeDocument/2006/relationships/image" Target="media/image23.wmf"/><Relationship Id="rId801" Type="http://schemas.openxmlformats.org/officeDocument/2006/relationships/oleObject" Target="embeddings/oleObject385.bin"/><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image" Target="media/image700.wmf"/><Relationship Id="rId1669" Type="http://schemas.openxmlformats.org/officeDocument/2006/relationships/image" Target="media/image819.wmf"/><Relationship Id="rId1876" Type="http://schemas.openxmlformats.org/officeDocument/2006/relationships/image" Target="media/image922.wmf"/><Relationship Id="rId1529" Type="http://schemas.openxmlformats.org/officeDocument/2006/relationships/image" Target="media/image749.wmf"/><Relationship Id="rId1736" Type="http://schemas.openxmlformats.org/officeDocument/2006/relationships/oleObject" Target="embeddings/oleObject853.bin"/><Relationship Id="rId1943" Type="http://schemas.openxmlformats.org/officeDocument/2006/relationships/oleObject" Target="embeddings/oleObject962.bin"/><Relationship Id="rId28" Type="http://schemas.openxmlformats.org/officeDocument/2006/relationships/image" Target="media/image3.wmf"/><Relationship Id="rId1803" Type="http://schemas.openxmlformats.org/officeDocument/2006/relationships/image" Target="media/image886.wmf"/><Relationship Id="rId177" Type="http://schemas.openxmlformats.org/officeDocument/2006/relationships/image" Target="media/image76.wmf"/><Relationship Id="rId384" Type="http://schemas.openxmlformats.org/officeDocument/2006/relationships/oleObject" Target="embeddings/oleObject177.bin"/><Relationship Id="rId591" Type="http://schemas.openxmlformats.org/officeDocument/2006/relationships/oleObject" Target="embeddings/oleObject280.bin"/><Relationship Id="rId244" Type="http://schemas.openxmlformats.org/officeDocument/2006/relationships/oleObject" Target="embeddings/oleObject107.bin"/><Relationship Id="rId689" Type="http://schemas.openxmlformats.org/officeDocument/2006/relationships/oleObject" Target="embeddings/oleObject329.bin"/><Relationship Id="rId896" Type="http://schemas.openxmlformats.org/officeDocument/2006/relationships/image" Target="media/image436.wmf"/><Relationship Id="rId1081" Type="http://schemas.openxmlformats.org/officeDocument/2006/relationships/image" Target="media/image528.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image" Target="media/image366.wmf"/><Relationship Id="rId1179" Type="http://schemas.openxmlformats.org/officeDocument/2006/relationships/oleObject" Target="embeddings/oleObject573.bin"/><Relationship Id="rId1386" Type="http://schemas.openxmlformats.org/officeDocument/2006/relationships/oleObject" Target="embeddings/oleObject677.bin"/><Relationship Id="rId1593" Type="http://schemas.openxmlformats.org/officeDocument/2006/relationships/image" Target="media/image781.wmf"/><Relationship Id="rId104" Type="http://schemas.openxmlformats.org/officeDocument/2006/relationships/image" Target="media/image40.wmf"/><Relationship Id="rId311" Type="http://schemas.openxmlformats.org/officeDocument/2006/relationships/image" Target="media/image143.wmf"/><Relationship Id="rId409" Type="http://schemas.openxmlformats.org/officeDocument/2006/relationships/image" Target="media/image192.wmf"/><Relationship Id="rId963" Type="http://schemas.openxmlformats.org/officeDocument/2006/relationships/image" Target="media/image469.wmf"/><Relationship Id="rId1039" Type="http://schemas.openxmlformats.org/officeDocument/2006/relationships/image" Target="media/image507.wmf"/><Relationship Id="rId1246" Type="http://schemas.openxmlformats.org/officeDocument/2006/relationships/image" Target="media/image610.wmf"/><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image" Target="media/image296.wmf"/><Relationship Id="rId823" Type="http://schemas.openxmlformats.org/officeDocument/2006/relationships/oleObject" Target="embeddings/oleObject396.bin"/><Relationship Id="rId1453" Type="http://schemas.openxmlformats.org/officeDocument/2006/relationships/image" Target="media/image711.wmf"/><Relationship Id="rId1660" Type="http://schemas.openxmlformats.org/officeDocument/2006/relationships/oleObject" Target="embeddings/oleObject815.bin"/><Relationship Id="rId1758" Type="http://schemas.openxmlformats.org/officeDocument/2006/relationships/oleObject" Target="embeddings/oleObject864.bin"/><Relationship Id="rId1106" Type="http://schemas.openxmlformats.org/officeDocument/2006/relationships/oleObject" Target="embeddings/oleObject537.bin"/><Relationship Id="rId1313" Type="http://schemas.openxmlformats.org/officeDocument/2006/relationships/oleObject" Target="embeddings/oleObject640.bin"/><Relationship Id="rId1520" Type="http://schemas.openxmlformats.org/officeDocument/2006/relationships/oleObject" Target="embeddings/oleObject745.bin"/><Relationship Id="rId1965" Type="http://schemas.openxmlformats.org/officeDocument/2006/relationships/oleObject" Target="embeddings/oleObject984.bin"/><Relationship Id="rId1618" Type="http://schemas.openxmlformats.org/officeDocument/2006/relationships/oleObject" Target="embeddings/oleObject794.bin"/><Relationship Id="rId1825" Type="http://schemas.openxmlformats.org/officeDocument/2006/relationships/image" Target="media/image897.wmf"/><Relationship Id="rId199" Type="http://schemas.openxmlformats.org/officeDocument/2006/relationships/image" Target="media/image87.wmf"/><Relationship Id="rId266" Type="http://schemas.openxmlformats.org/officeDocument/2006/relationships/oleObject" Target="embeddings/oleObject118.bin"/><Relationship Id="rId473" Type="http://schemas.openxmlformats.org/officeDocument/2006/relationships/oleObject" Target="embeddings/oleObject221.bin"/><Relationship Id="rId680" Type="http://schemas.openxmlformats.org/officeDocument/2006/relationships/image" Target="media/image328.wmf"/><Relationship Id="rId126" Type="http://schemas.openxmlformats.org/officeDocument/2006/relationships/image" Target="media/image51.wmf"/><Relationship Id="rId333" Type="http://schemas.openxmlformats.org/officeDocument/2006/relationships/image" Target="media/image154.wmf"/><Relationship Id="rId540" Type="http://schemas.openxmlformats.org/officeDocument/2006/relationships/image" Target="media/image258.wmf"/><Relationship Id="rId778" Type="http://schemas.openxmlformats.org/officeDocument/2006/relationships/image" Target="media/image377.wmf"/><Relationship Id="rId985" Type="http://schemas.openxmlformats.org/officeDocument/2006/relationships/image" Target="media/image480.wmf"/><Relationship Id="rId1170" Type="http://schemas.openxmlformats.org/officeDocument/2006/relationships/image" Target="media/image572.wmf"/><Relationship Id="rId638" Type="http://schemas.openxmlformats.org/officeDocument/2006/relationships/image" Target="media/image307.wmf"/><Relationship Id="rId845" Type="http://schemas.openxmlformats.org/officeDocument/2006/relationships/oleObject" Target="embeddings/oleObject407.bin"/><Relationship Id="rId1030" Type="http://schemas.openxmlformats.org/officeDocument/2006/relationships/oleObject" Target="embeddings/oleObject499.bin"/><Relationship Id="rId1268" Type="http://schemas.openxmlformats.org/officeDocument/2006/relationships/image" Target="media/image621.wmf"/><Relationship Id="rId1475" Type="http://schemas.openxmlformats.org/officeDocument/2006/relationships/image" Target="media/image722.wmf"/><Relationship Id="rId1682" Type="http://schemas.openxmlformats.org/officeDocument/2006/relationships/oleObject" Target="embeddings/oleObject826.bin"/><Relationship Id="rId400" Type="http://schemas.openxmlformats.org/officeDocument/2006/relationships/oleObject" Target="embeddings/oleObject185.bin"/><Relationship Id="rId705" Type="http://schemas.openxmlformats.org/officeDocument/2006/relationships/oleObject" Target="embeddings/oleObject337.bin"/><Relationship Id="rId1128" Type="http://schemas.openxmlformats.org/officeDocument/2006/relationships/image" Target="media/image551.wmf"/><Relationship Id="rId1335" Type="http://schemas.openxmlformats.org/officeDocument/2006/relationships/oleObject" Target="embeddings/oleObject651.bin"/><Relationship Id="rId1542" Type="http://schemas.openxmlformats.org/officeDocument/2006/relationships/oleObject" Target="embeddings/oleObject756.bin"/><Relationship Id="rId912" Type="http://schemas.openxmlformats.org/officeDocument/2006/relationships/image" Target="media/image444.wmf"/><Relationship Id="rId1847" Type="http://schemas.openxmlformats.org/officeDocument/2006/relationships/image" Target="media/image908.wmf"/><Relationship Id="rId41" Type="http://schemas.openxmlformats.org/officeDocument/2006/relationships/image" Target="media/image9.wmf"/><Relationship Id="rId1402" Type="http://schemas.openxmlformats.org/officeDocument/2006/relationships/image" Target="media/image686.emf"/><Relationship Id="rId1707" Type="http://schemas.openxmlformats.org/officeDocument/2006/relationships/image" Target="media/image838.wmf"/><Relationship Id="rId190" Type="http://schemas.openxmlformats.org/officeDocument/2006/relationships/oleObject" Target="embeddings/oleObject80.bin"/><Relationship Id="rId288" Type="http://schemas.openxmlformats.org/officeDocument/2006/relationships/oleObject" Target="embeddings/oleObject129.bin"/><Relationship Id="rId1914" Type="http://schemas.openxmlformats.org/officeDocument/2006/relationships/oleObject" Target="embeddings/oleObject942.bin"/><Relationship Id="rId495" Type="http://schemas.openxmlformats.org/officeDocument/2006/relationships/oleObject" Target="embeddings/oleObject232.bin"/><Relationship Id="rId148" Type="http://schemas.openxmlformats.org/officeDocument/2006/relationships/oleObject" Target="embeddings/oleObject59.bin"/><Relationship Id="rId355" Type="http://schemas.openxmlformats.org/officeDocument/2006/relationships/image" Target="media/image165.wmf"/><Relationship Id="rId562" Type="http://schemas.openxmlformats.org/officeDocument/2006/relationships/image" Target="media/image269.wmf"/><Relationship Id="rId1192" Type="http://schemas.openxmlformats.org/officeDocument/2006/relationships/image" Target="media/image583.wmf"/><Relationship Id="rId215" Type="http://schemas.openxmlformats.org/officeDocument/2006/relationships/image" Target="media/image95.wmf"/><Relationship Id="rId422" Type="http://schemas.openxmlformats.org/officeDocument/2006/relationships/oleObject" Target="embeddings/oleObject196.bin"/><Relationship Id="rId867" Type="http://schemas.openxmlformats.org/officeDocument/2006/relationships/oleObject" Target="embeddings/oleObject418.bin"/><Relationship Id="rId1052" Type="http://schemas.openxmlformats.org/officeDocument/2006/relationships/oleObject" Target="embeddings/oleObject510.bin"/><Relationship Id="rId1497" Type="http://schemas.openxmlformats.org/officeDocument/2006/relationships/image" Target="media/image733.wmf"/><Relationship Id="rId727" Type="http://schemas.openxmlformats.org/officeDocument/2006/relationships/oleObject" Target="embeddings/oleObject348.bin"/><Relationship Id="rId934" Type="http://schemas.openxmlformats.org/officeDocument/2006/relationships/oleObject" Target="embeddings/oleObject451.bin"/><Relationship Id="rId1357" Type="http://schemas.openxmlformats.org/officeDocument/2006/relationships/oleObject" Target="embeddings/oleObject662.bin"/><Relationship Id="rId1564" Type="http://schemas.openxmlformats.org/officeDocument/2006/relationships/oleObject" Target="embeddings/oleObject767.bin"/><Relationship Id="rId1771" Type="http://schemas.openxmlformats.org/officeDocument/2006/relationships/image" Target="media/image870.wmf"/><Relationship Id="rId63" Type="http://schemas.openxmlformats.org/officeDocument/2006/relationships/oleObject" Target="embeddings/oleObject17.bin"/><Relationship Id="rId1217" Type="http://schemas.openxmlformats.org/officeDocument/2006/relationships/oleObject" Target="embeddings/oleObject592.bin"/><Relationship Id="rId1424" Type="http://schemas.openxmlformats.org/officeDocument/2006/relationships/oleObject" Target="embeddings/oleObject697.bin"/><Relationship Id="rId1631" Type="http://schemas.openxmlformats.org/officeDocument/2006/relationships/image" Target="media/image800.wmf"/><Relationship Id="rId1869" Type="http://schemas.openxmlformats.org/officeDocument/2006/relationships/oleObject" Target="embeddings/oleObject920.bin"/><Relationship Id="rId1729" Type="http://schemas.openxmlformats.org/officeDocument/2006/relationships/image" Target="media/image849.wmf"/><Relationship Id="rId1936" Type="http://schemas.openxmlformats.org/officeDocument/2006/relationships/oleObject" Target="embeddings/oleObject955.bin"/><Relationship Id="rId377" Type="http://schemas.openxmlformats.org/officeDocument/2006/relationships/image" Target="media/image176.wmf"/><Relationship Id="rId584" Type="http://schemas.openxmlformats.org/officeDocument/2006/relationships/image" Target="media/image280.wmf"/><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380.bin"/><Relationship Id="rId889" Type="http://schemas.openxmlformats.org/officeDocument/2006/relationships/oleObject" Target="embeddings/oleObject429.bin"/><Relationship Id="rId1074" Type="http://schemas.openxmlformats.org/officeDocument/2006/relationships/oleObject" Target="embeddings/oleObject521.bin"/><Relationship Id="rId444" Type="http://schemas.openxmlformats.org/officeDocument/2006/relationships/image" Target="media/image210.wmf"/><Relationship Id="rId651" Type="http://schemas.openxmlformats.org/officeDocument/2006/relationships/oleObject" Target="embeddings/oleObject310.bin"/><Relationship Id="rId749" Type="http://schemas.openxmlformats.org/officeDocument/2006/relationships/oleObject" Target="embeddings/oleObject359.bin"/><Relationship Id="rId1281" Type="http://schemas.openxmlformats.org/officeDocument/2006/relationships/oleObject" Target="embeddings/oleObject624.bin"/><Relationship Id="rId1379" Type="http://schemas.openxmlformats.org/officeDocument/2006/relationships/oleObject" Target="embeddings/oleObject673.bin"/><Relationship Id="rId1586" Type="http://schemas.openxmlformats.org/officeDocument/2006/relationships/oleObject" Target="embeddings/oleObject778.bin"/><Relationship Id="rId304" Type="http://schemas.openxmlformats.org/officeDocument/2006/relationships/oleObject" Target="embeddings/oleObject137.bin"/><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oleObject" Target="embeddings/oleObject603.bin"/><Relationship Id="rId1793" Type="http://schemas.openxmlformats.org/officeDocument/2006/relationships/image" Target="media/image881.wmf"/><Relationship Id="rId85" Type="http://schemas.openxmlformats.org/officeDocument/2006/relationships/oleObject" Target="embeddings/oleObject28.bin"/><Relationship Id="rId816" Type="http://schemas.openxmlformats.org/officeDocument/2006/relationships/image" Target="media/image396.wmf"/><Relationship Id="rId1001" Type="http://schemas.openxmlformats.org/officeDocument/2006/relationships/image" Target="media/image488.wmf"/><Relationship Id="rId1446" Type="http://schemas.openxmlformats.org/officeDocument/2006/relationships/oleObject" Target="embeddings/oleObject708.bin"/><Relationship Id="rId1653" Type="http://schemas.openxmlformats.org/officeDocument/2006/relationships/image" Target="media/image811.wmf"/><Relationship Id="rId1860" Type="http://schemas.openxmlformats.org/officeDocument/2006/relationships/image" Target="media/image914.wmf"/><Relationship Id="rId1306" Type="http://schemas.openxmlformats.org/officeDocument/2006/relationships/image" Target="media/image640.wmf"/><Relationship Id="rId1513" Type="http://schemas.openxmlformats.org/officeDocument/2006/relationships/image" Target="media/image741.wmf"/><Relationship Id="rId1720" Type="http://schemas.openxmlformats.org/officeDocument/2006/relationships/oleObject" Target="embeddings/oleObject845.bin"/><Relationship Id="rId1958" Type="http://schemas.openxmlformats.org/officeDocument/2006/relationships/oleObject" Target="embeddings/oleObject977.bin"/><Relationship Id="rId12" Type="http://schemas.openxmlformats.org/officeDocument/2006/relationships/hyperlink" Target="mailto:jeff.weiss@utah.edu" TargetMode="External"/><Relationship Id="rId1818" Type="http://schemas.openxmlformats.org/officeDocument/2006/relationships/oleObject" Target="embeddings/oleObject894.bin"/><Relationship Id="rId161" Type="http://schemas.openxmlformats.org/officeDocument/2006/relationships/image" Target="media/image68.wmf"/><Relationship Id="rId399" Type="http://schemas.openxmlformats.org/officeDocument/2006/relationships/image" Target="media/image187.wmf"/><Relationship Id="rId259" Type="http://schemas.openxmlformats.org/officeDocument/2006/relationships/image" Target="media/image117.wmf"/><Relationship Id="rId466" Type="http://schemas.openxmlformats.org/officeDocument/2006/relationships/image" Target="media/image221.wmf"/><Relationship Id="rId673" Type="http://schemas.openxmlformats.org/officeDocument/2006/relationships/oleObject" Target="embeddings/oleObject321.bin"/><Relationship Id="rId880" Type="http://schemas.openxmlformats.org/officeDocument/2006/relationships/image" Target="media/image428.wmf"/><Relationship Id="rId1096" Type="http://schemas.openxmlformats.org/officeDocument/2006/relationships/oleObject" Target="embeddings/oleObject532.bin"/><Relationship Id="rId119" Type="http://schemas.openxmlformats.org/officeDocument/2006/relationships/oleObject" Target="embeddings/oleObject45.bin"/><Relationship Id="rId326" Type="http://schemas.openxmlformats.org/officeDocument/2006/relationships/oleObject" Target="embeddings/oleObject148.bin"/><Relationship Id="rId533" Type="http://schemas.openxmlformats.org/officeDocument/2006/relationships/oleObject" Target="embeddings/oleObject251.bin"/><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image" Target="media/image672.wmf"/><Relationship Id="rId740" Type="http://schemas.openxmlformats.org/officeDocument/2006/relationships/image" Target="media/image358.wmf"/><Relationship Id="rId838" Type="http://schemas.openxmlformats.org/officeDocument/2006/relationships/image" Target="media/image407.wmf"/><Relationship Id="rId1023" Type="http://schemas.openxmlformats.org/officeDocument/2006/relationships/image" Target="media/image499.wmf"/><Relationship Id="rId1468" Type="http://schemas.openxmlformats.org/officeDocument/2006/relationships/oleObject" Target="embeddings/oleObject719.bin"/><Relationship Id="rId1675" Type="http://schemas.openxmlformats.org/officeDocument/2006/relationships/image" Target="media/image822.wmf"/><Relationship Id="rId1882" Type="http://schemas.openxmlformats.org/officeDocument/2006/relationships/image" Target="media/image925.wmf"/><Relationship Id="rId600" Type="http://schemas.openxmlformats.org/officeDocument/2006/relationships/image" Target="media/image288.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image" Target="media/image752.wmf"/><Relationship Id="rId905" Type="http://schemas.openxmlformats.org/officeDocument/2006/relationships/oleObject" Target="embeddings/oleObject437.bin"/><Relationship Id="rId1742" Type="http://schemas.openxmlformats.org/officeDocument/2006/relationships/oleObject" Target="embeddings/oleObject856.bin"/><Relationship Id="rId34" Type="http://schemas.openxmlformats.org/officeDocument/2006/relationships/oleObject" Target="embeddings/oleObject3.bin"/><Relationship Id="rId1602" Type="http://schemas.openxmlformats.org/officeDocument/2006/relationships/oleObject" Target="embeddings/oleObject786.bin"/><Relationship Id="rId183" Type="http://schemas.openxmlformats.org/officeDocument/2006/relationships/image" Target="media/image79.wmf"/><Relationship Id="rId390" Type="http://schemas.openxmlformats.org/officeDocument/2006/relationships/oleObject" Target="embeddings/oleObject180.bin"/><Relationship Id="rId1907" Type="http://schemas.openxmlformats.org/officeDocument/2006/relationships/oleObject" Target="embeddings/oleObject939.bin"/><Relationship Id="rId250" Type="http://schemas.openxmlformats.org/officeDocument/2006/relationships/oleObject" Target="embeddings/oleObject110.bin"/><Relationship Id="rId488" Type="http://schemas.openxmlformats.org/officeDocument/2006/relationships/image" Target="media/image232.wmf"/><Relationship Id="rId695" Type="http://schemas.openxmlformats.org/officeDocument/2006/relationships/oleObject" Target="embeddings/oleObject332.bin"/><Relationship Id="rId110" Type="http://schemas.openxmlformats.org/officeDocument/2006/relationships/image" Target="media/image43.wmf"/><Relationship Id="rId348" Type="http://schemas.openxmlformats.org/officeDocument/2006/relationships/oleObject" Target="embeddings/oleObject159.bin"/><Relationship Id="rId555" Type="http://schemas.openxmlformats.org/officeDocument/2006/relationships/oleObject" Target="embeddings/oleObject262.bin"/><Relationship Id="rId762" Type="http://schemas.openxmlformats.org/officeDocument/2006/relationships/image" Target="media/image369.wmf"/><Relationship Id="rId1185" Type="http://schemas.openxmlformats.org/officeDocument/2006/relationships/oleObject" Target="embeddings/oleObject576.bin"/><Relationship Id="rId1392" Type="http://schemas.openxmlformats.org/officeDocument/2006/relationships/oleObject" Target="embeddings/oleObject680.bin"/><Relationship Id="rId208" Type="http://schemas.openxmlformats.org/officeDocument/2006/relationships/oleObject" Target="embeddings/oleObject89.bin"/><Relationship Id="rId415" Type="http://schemas.openxmlformats.org/officeDocument/2006/relationships/image" Target="media/image195.wmf"/><Relationship Id="rId622" Type="http://schemas.openxmlformats.org/officeDocument/2006/relationships/image" Target="media/image299.wmf"/><Relationship Id="rId1045" Type="http://schemas.openxmlformats.org/officeDocument/2006/relationships/image" Target="media/image510.wmf"/><Relationship Id="rId1252" Type="http://schemas.openxmlformats.org/officeDocument/2006/relationships/image" Target="media/image613.wmf"/><Relationship Id="rId1697" Type="http://schemas.openxmlformats.org/officeDocument/2006/relationships/image" Target="media/image833.wmf"/><Relationship Id="rId927" Type="http://schemas.openxmlformats.org/officeDocument/2006/relationships/oleObject" Target="embeddings/oleObject448.bin"/><Relationship Id="rId1112" Type="http://schemas.openxmlformats.org/officeDocument/2006/relationships/oleObject" Target="embeddings/oleObject540.bin"/><Relationship Id="rId1557" Type="http://schemas.openxmlformats.org/officeDocument/2006/relationships/image" Target="media/image763.wmf"/><Relationship Id="rId1764" Type="http://schemas.openxmlformats.org/officeDocument/2006/relationships/oleObject" Target="embeddings/oleObject867.bin"/><Relationship Id="rId56" Type="http://schemas.openxmlformats.org/officeDocument/2006/relationships/image" Target="media/image16.wmf"/><Relationship Id="rId1417" Type="http://schemas.openxmlformats.org/officeDocument/2006/relationships/image" Target="media/image693.wmf"/><Relationship Id="rId1624" Type="http://schemas.openxmlformats.org/officeDocument/2006/relationships/oleObject" Target="embeddings/oleObject797.bin"/><Relationship Id="rId1831" Type="http://schemas.openxmlformats.org/officeDocument/2006/relationships/image" Target="media/image900.wmf"/><Relationship Id="rId1929" Type="http://schemas.openxmlformats.org/officeDocument/2006/relationships/image" Target="media/image948.wmf"/><Relationship Id="rId272" Type="http://schemas.openxmlformats.org/officeDocument/2006/relationships/oleObject" Target="embeddings/oleObject121.bin"/><Relationship Id="rId577" Type="http://schemas.openxmlformats.org/officeDocument/2006/relationships/oleObject" Target="embeddings/oleObject273.bin"/><Relationship Id="rId132" Type="http://schemas.openxmlformats.org/officeDocument/2006/relationships/image" Target="media/image54.wmf"/><Relationship Id="rId784" Type="http://schemas.openxmlformats.org/officeDocument/2006/relationships/image" Target="media/image380.wmf"/><Relationship Id="rId991" Type="http://schemas.openxmlformats.org/officeDocument/2006/relationships/image" Target="media/image483.wmf"/><Relationship Id="rId1067" Type="http://schemas.openxmlformats.org/officeDocument/2006/relationships/image" Target="media/image521.wmf"/><Relationship Id="rId437" Type="http://schemas.openxmlformats.org/officeDocument/2006/relationships/image" Target="media/image206.png"/><Relationship Id="rId644" Type="http://schemas.openxmlformats.org/officeDocument/2006/relationships/image" Target="media/image310.wmf"/><Relationship Id="rId851" Type="http://schemas.openxmlformats.org/officeDocument/2006/relationships/oleObject" Target="embeddings/oleObject410.bin"/><Relationship Id="rId1274" Type="http://schemas.openxmlformats.org/officeDocument/2006/relationships/image" Target="media/image624.wmf"/><Relationship Id="rId1481" Type="http://schemas.openxmlformats.org/officeDocument/2006/relationships/image" Target="media/image725.wmf"/><Relationship Id="rId1579" Type="http://schemas.openxmlformats.org/officeDocument/2006/relationships/image" Target="media/image774.wmf"/><Relationship Id="rId504" Type="http://schemas.openxmlformats.org/officeDocument/2006/relationships/image" Target="media/image240.wmf"/><Relationship Id="rId711" Type="http://schemas.openxmlformats.org/officeDocument/2006/relationships/oleObject" Target="embeddings/oleObject340.bin"/><Relationship Id="rId949" Type="http://schemas.openxmlformats.org/officeDocument/2006/relationships/image" Target="media/image462.wmf"/><Relationship Id="rId1134" Type="http://schemas.openxmlformats.org/officeDocument/2006/relationships/image" Target="media/image554.wmf"/><Relationship Id="rId1341" Type="http://schemas.openxmlformats.org/officeDocument/2006/relationships/oleObject" Target="embeddings/oleObject654.bin"/><Relationship Id="rId1786" Type="http://schemas.openxmlformats.org/officeDocument/2006/relationships/oleObject" Target="embeddings/oleObject878.bin"/><Relationship Id="rId78" Type="http://schemas.openxmlformats.org/officeDocument/2006/relationships/image" Target="media/image27.wmf"/><Relationship Id="rId809" Type="http://schemas.openxmlformats.org/officeDocument/2006/relationships/oleObject" Target="embeddings/oleObject389.bin"/><Relationship Id="rId1201" Type="http://schemas.openxmlformats.org/officeDocument/2006/relationships/oleObject" Target="embeddings/oleObject584.bin"/><Relationship Id="rId1439" Type="http://schemas.openxmlformats.org/officeDocument/2006/relationships/image" Target="media/image704.wmf"/><Relationship Id="rId1646" Type="http://schemas.openxmlformats.org/officeDocument/2006/relationships/oleObject" Target="embeddings/oleObject808.bin"/><Relationship Id="rId1853" Type="http://schemas.openxmlformats.org/officeDocument/2006/relationships/image" Target="media/image911.wmf"/><Relationship Id="rId1506" Type="http://schemas.openxmlformats.org/officeDocument/2006/relationships/oleObject" Target="embeddings/oleObject738.bin"/><Relationship Id="rId1713" Type="http://schemas.openxmlformats.org/officeDocument/2006/relationships/image" Target="media/image841.wmf"/><Relationship Id="rId1920" Type="http://schemas.openxmlformats.org/officeDocument/2006/relationships/oleObject" Target="embeddings/oleObject945.bin"/><Relationship Id="rId294" Type="http://schemas.openxmlformats.org/officeDocument/2006/relationships/oleObject" Target="embeddings/oleObject132.bin"/><Relationship Id="rId154" Type="http://schemas.openxmlformats.org/officeDocument/2006/relationships/oleObject" Target="embeddings/oleObject62.bin"/><Relationship Id="rId361" Type="http://schemas.openxmlformats.org/officeDocument/2006/relationships/image" Target="media/image168.wmf"/><Relationship Id="rId599" Type="http://schemas.openxmlformats.org/officeDocument/2006/relationships/oleObject" Target="embeddings/oleObject284.bin"/><Relationship Id="rId459" Type="http://schemas.openxmlformats.org/officeDocument/2006/relationships/oleObject" Target="embeddings/oleObject214.bin"/><Relationship Id="rId666" Type="http://schemas.openxmlformats.org/officeDocument/2006/relationships/image" Target="media/image321.wmf"/><Relationship Id="rId873" Type="http://schemas.openxmlformats.org/officeDocument/2006/relationships/oleObject" Target="embeddings/oleObject421.bin"/><Relationship Id="rId1089" Type="http://schemas.openxmlformats.org/officeDocument/2006/relationships/image" Target="media/image532.wmf"/><Relationship Id="rId1296" Type="http://schemas.openxmlformats.org/officeDocument/2006/relationships/image" Target="media/image635.wmf"/><Relationship Id="rId221" Type="http://schemas.openxmlformats.org/officeDocument/2006/relationships/image" Target="media/image98.wmf"/><Relationship Id="rId319" Type="http://schemas.openxmlformats.org/officeDocument/2006/relationships/image" Target="media/image147.wmf"/><Relationship Id="rId526" Type="http://schemas.openxmlformats.org/officeDocument/2006/relationships/image" Target="media/image251.wmf"/><Relationship Id="rId1156" Type="http://schemas.openxmlformats.org/officeDocument/2006/relationships/image" Target="media/image565.wmf"/><Relationship Id="rId1363" Type="http://schemas.openxmlformats.org/officeDocument/2006/relationships/oleObject" Target="embeddings/oleObject665.bin"/><Relationship Id="rId733" Type="http://schemas.openxmlformats.org/officeDocument/2006/relationships/oleObject" Target="embeddings/oleObject351.bin"/><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oleObject" Target="embeddings/oleObject770.bin"/><Relationship Id="rId1668" Type="http://schemas.openxmlformats.org/officeDocument/2006/relationships/oleObject" Target="embeddings/oleObject819.bin"/><Relationship Id="rId1875" Type="http://schemas.openxmlformats.org/officeDocument/2006/relationships/oleObject" Target="embeddings/oleObject923.bin"/><Relationship Id="rId800" Type="http://schemas.openxmlformats.org/officeDocument/2006/relationships/image" Target="media/image388.wmf"/><Relationship Id="rId1223" Type="http://schemas.openxmlformats.org/officeDocument/2006/relationships/oleObject" Target="embeddings/oleObject595.bin"/><Relationship Id="rId1430" Type="http://schemas.openxmlformats.org/officeDocument/2006/relationships/oleObject" Target="embeddings/oleObject700.bin"/><Relationship Id="rId1528" Type="http://schemas.openxmlformats.org/officeDocument/2006/relationships/oleObject" Target="embeddings/oleObject749.bin"/><Relationship Id="rId1735" Type="http://schemas.openxmlformats.org/officeDocument/2006/relationships/image" Target="media/image852.wmf"/><Relationship Id="rId1942" Type="http://schemas.openxmlformats.org/officeDocument/2006/relationships/oleObject" Target="embeddings/oleObject961.bin"/><Relationship Id="rId27" Type="http://schemas.openxmlformats.org/officeDocument/2006/relationships/hyperlink" Target="http://www.pardiso-project.org/" TargetMode="External"/><Relationship Id="rId1802" Type="http://schemas.openxmlformats.org/officeDocument/2006/relationships/oleObject" Target="embeddings/oleObject886.bin"/><Relationship Id="rId176" Type="http://schemas.openxmlformats.org/officeDocument/2006/relationships/oleObject" Target="embeddings/oleObject73.bin"/><Relationship Id="rId383" Type="http://schemas.openxmlformats.org/officeDocument/2006/relationships/image" Target="media/image179.wmf"/><Relationship Id="rId590" Type="http://schemas.openxmlformats.org/officeDocument/2006/relationships/image" Target="media/image283.wmf"/><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image" Target="media/image332.wmf"/><Relationship Id="rId895" Type="http://schemas.openxmlformats.org/officeDocument/2006/relationships/oleObject" Target="embeddings/oleObject432.bin"/><Relationship Id="rId1080" Type="http://schemas.openxmlformats.org/officeDocument/2006/relationships/oleObject" Target="embeddings/oleObject524.bin"/><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image" Target="media/image262.wmf"/><Relationship Id="rId755" Type="http://schemas.openxmlformats.org/officeDocument/2006/relationships/oleObject" Target="embeddings/oleObject362.bin"/><Relationship Id="rId962" Type="http://schemas.openxmlformats.org/officeDocument/2006/relationships/oleObject" Target="embeddings/oleObject465.bin"/><Relationship Id="rId1178" Type="http://schemas.openxmlformats.org/officeDocument/2006/relationships/image" Target="media/image576.wmf"/><Relationship Id="rId1385" Type="http://schemas.openxmlformats.org/officeDocument/2006/relationships/image" Target="media/image679.emf"/><Relationship Id="rId1592" Type="http://schemas.openxmlformats.org/officeDocument/2006/relationships/oleObject" Target="embeddings/oleObject781.bin"/><Relationship Id="rId91" Type="http://schemas.openxmlformats.org/officeDocument/2006/relationships/oleObject" Target="embeddings/oleObject31.bin"/><Relationship Id="rId408" Type="http://schemas.openxmlformats.org/officeDocument/2006/relationships/oleObject" Target="embeddings/oleObject189.bin"/><Relationship Id="rId615" Type="http://schemas.openxmlformats.org/officeDocument/2006/relationships/oleObject" Target="embeddings/oleObject292.bin"/><Relationship Id="rId822" Type="http://schemas.openxmlformats.org/officeDocument/2006/relationships/image" Target="media/image399.wmf"/><Relationship Id="rId1038" Type="http://schemas.openxmlformats.org/officeDocument/2006/relationships/oleObject" Target="embeddings/oleObject503.bin"/><Relationship Id="rId1245" Type="http://schemas.openxmlformats.org/officeDocument/2006/relationships/oleObject" Target="embeddings/oleObject606.bin"/><Relationship Id="rId1452" Type="http://schemas.openxmlformats.org/officeDocument/2006/relationships/oleObject" Target="embeddings/oleObject711.bin"/><Relationship Id="rId1897" Type="http://schemas.openxmlformats.org/officeDocument/2006/relationships/oleObject" Target="embeddings/oleObject934.bin"/><Relationship Id="rId1105" Type="http://schemas.openxmlformats.org/officeDocument/2006/relationships/image" Target="media/image540.wmf"/><Relationship Id="rId1312" Type="http://schemas.openxmlformats.org/officeDocument/2006/relationships/image" Target="media/image643.wmf"/><Relationship Id="rId1757" Type="http://schemas.openxmlformats.org/officeDocument/2006/relationships/image" Target="media/image863.wmf"/><Relationship Id="rId1964" Type="http://schemas.openxmlformats.org/officeDocument/2006/relationships/oleObject" Target="embeddings/oleObject983.bin"/><Relationship Id="rId49" Type="http://schemas.openxmlformats.org/officeDocument/2006/relationships/hyperlink" Target="http://mrl.sci.utah.edu/software/febio" TargetMode="External"/><Relationship Id="rId1617" Type="http://schemas.openxmlformats.org/officeDocument/2006/relationships/image" Target="media/image793.wmf"/><Relationship Id="rId1824" Type="http://schemas.openxmlformats.org/officeDocument/2006/relationships/oleObject" Target="embeddings/oleObject897.bin"/><Relationship Id="rId198" Type="http://schemas.openxmlformats.org/officeDocument/2006/relationships/oleObject" Target="embeddings/oleObject84.bin"/><Relationship Id="rId265" Type="http://schemas.openxmlformats.org/officeDocument/2006/relationships/image" Target="media/image120.wmf"/><Relationship Id="rId472" Type="http://schemas.openxmlformats.org/officeDocument/2006/relationships/image" Target="media/image224.wmf"/><Relationship Id="rId125" Type="http://schemas.openxmlformats.org/officeDocument/2006/relationships/oleObject" Target="embeddings/oleObject48.bin"/><Relationship Id="rId332" Type="http://schemas.openxmlformats.org/officeDocument/2006/relationships/oleObject" Target="embeddings/oleObject151.bin"/><Relationship Id="rId777" Type="http://schemas.openxmlformats.org/officeDocument/2006/relationships/oleObject" Target="embeddings/oleObject373.bin"/><Relationship Id="rId984" Type="http://schemas.openxmlformats.org/officeDocument/2006/relationships/oleObject" Target="embeddings/oleObject476.bin"/><Relationship Id="rId637" Type="http://schemas.openxmlformats.org/officeDocument/2006/relationships/oleObject" Target="embeddings/oleObject303.bin"/><Relationship Id="rId844" Type="http://schemas.openxmlformats.org/officeDocument/2006/relationships/image" Target="media/image410.wmf"/><Relationship Id="rId1267" Type="http://schemas.openxmlformats.org/officeDocument/2006/relationships/oleObject" Target="embeddings/oleObject617.bin"/><Relationship Id="rId1474" Type="http://schemas.openxmlformats.org/officeDocument/2006/relationships/oleObject" Target="embeddings/oleObject722.bin"/><Relationship Id="rId1681" Type="http://schemas.openxmlformats.org/officeDocument/2006/relationships/image" Target="media/image825.emf"/><Relationship Id="rId704" Type="http://schemas.openxmlformats.org/officeDocument/2006/relationships/image" Target="media/image340.wmf"/><Relationship Id="rId911" Type="http://schemas.openxmlformats.org/officeDocument/2006/relationships/oleObject" Target="embeddings/oleObject440.bin"/><Relationship Id="rId1127" Type="http://schemas.openxmlformats.org/officeDocument/2006/relationships/oleObject" Target="embeddings/oleObject547.bin"/><Relationship Id="rId1334" Type="http://schemas.openxmlformats.org/officeDocument/2006/relationships/image" Target="media/image654.wmf"/><Relationship Id="rId1541" Type="http://schemas.openxmlformats.org/officeDocument/2006/relationships/image" Target="media/image755.wmf"/><Relationship Id="rId1779" Type="http://schemas.openxmlformats.org/officeDocument/2006/relationships/image" Target="media/image874.wmf"/><Relationship Id="rId40" Type="http://schemas.openxmlformats.org/officeDocument/2006/relationships/oleObject" Target="embeddings/oleObject6.bin"/><Relationship Id="rId1401" Type="http://schemas.openxmlformats.org/officeDocument/2006/relationships/oleObject" Target="embeddings/oleObject686.bin"/><Relationship Id="rId1639" Type="http://schemas.openxmlformats.org/officeDocument/2006/relationships/image" Target="media/image804.wmf"/><Relationship Id="rId1846" Type="http://schemas.openxmlformats.org/officeDocument/2006/relationships/oleObject" Target="embeddings/oleObject908.bin"/><Relationship Id="rId1706" Type="http://schemas.openxmlformats.org/officeDocument/2006/relationships/oleObject" Target="embeddings/oleObject838.bin"/><Relationship Id="rId1913" Type="http://schemas.openxmlformats.org/officeDocument/2006/relationships/image" Target="media/image940.wmf"/><Relationship Id="rId287" Type="http://schemas.openxmlformats.org/officeDocument/2006/relationships/image" Target="media/image131.wmf"/><Relationship Id="rId494" Type="http://schemas.openxmlformats.org/officeDocument/2006/relationships/image" Target="media/image235.wmf"/><Relationship Id="rId147" Type="http://schemas.openxmlformats.org/officeDocument/2006/relationships/image" Target="media/image61.wmf"/><Relationship Id="rId354" Type="http://schemas.openxmlformats.org/officeDocument/2006/relationships/oleObject" Target="embeddings/oleObject162.bin"/><Relationship Id="rId799" Type="http://schemas.openxmlformats.org/officeDocument/2006/relationships/oleObject" Target="embeddings/oleObject384.bin"/><Relationship Id="rId1191" Type="http://schemas.openxmlformats.org/officeDocument/2006/relationships/oleObject" Target="embeddings/oleObject579.bin"/><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image" Target="media/image421.wmf"/><Relationship Id="rId1289" Type="http://schemas.openxmlformats.org/officeDocument/2006/relationships/oleObject" Target="embeddings/oleObject628.bin"/><Relationship Id="rId1496" Type="http://schemas.openxmlformats.org/officeDocument/2006/relationships/oleObject" Target="embeddings/oleObject733.bin"/><Relationship Id="rId214" Type="http://schemas.openxmlformats.org/officeDocument/2006/relationships/oleObject" Target="embeddings/oleObject92.bin"/><Relationship Id="rId421" Type="http://schemas.openxmlformats.org/officeDocument/2006/relationships/image" Target="media/image198.wmf"/><Relationship Id="rId519" Type="http://schemas.openxmlformats.org/officeDocument/2006/relationships/oleObject" Target="embeddings/oleObject244.bin"/><Relationship Id="rId1051" Type="http://schemas.openxmlformats.org/officeDocument/2006/relationships/image" Target="media/image513.wmf"/><Relationship Id="rId1149" Type="http://schemas.openxmlformats.org/officeDocument/2006/relationships/oleObject" Target="embeddings/oleObject558.bin"/><Relationship Id="rId1356" Type="http://schemas.openxmlformats.org/officeDocument/2006/relationships/image" Target="media/image665.wmf"/><Relationship Id="rId726" Type="http://schemas.openxmlformats.org/officeDocument/2006/relationships/image" Target="media/image351.wmf"/><Relationship Id="rId933" Type="http://schemas.openxmlformats.org/officeDocument/2006/relationships/image" Target="media/image454.wmf"/><Relationship Id="rId1009" Type="http://schemas.openxmlformats.org/officeDocument/2006/relationships/image" Target="media/image492.wmf"/><Relationship Id="rId1563" Type="http://schemas.openxmlformats.org/officeDocument/2006/relationships/image" Target="media/image766.wmf"/><Relationship Id="rId1770" Type="http://schemas.openxmlformats.org/officeDocument/2006/relationships/oleObject" Target="embeddings/oleObject870.bin"/><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image" Target="media/image595.wmf"/><Relationship Id="rId1423" Type="http://schemas.openxmlformats.org/officeDocument/2006/relationships/image" Target="media/image696.wmf"/><Relationship Id="rId1630" Type="http://schemas.openxmlformats.org/officeDocument/2006/relationships/oleObject" Target="embeddings/oleObject800.bin"/><Relationship Id="rId1728" Type="http://schemas.openxmlformats.org/officeDocument/2006/relationships/oleObject" Target="embeddings/oleObject849.bin"/><Relationship Id="rId1935" Type="http://schemas.openxmlformats.org/officeDocument/2006/relationships/oleObject" Target="embeddings/oleObject954.bin"/><Relationship Id="rId169" Type="http://schemas.openxmlformats.org/officeDocument/2006/relationships/image" Target="media/image72.wmf"/><Relationship Id="rId376" Type="http://schemas.openxmlformats.org/officeDocument/2006/relationships/oleObject" Target="embeddings/oleObject173.bin"/><Relationship Id="rId583" Type="http://schemas.openxmlformats.org/officeDocument/2006/relationships/oleObject" Target="embeddings/oleObject276.bin"/><Relationship Id="rId790" Type="http://schemas.openxmlformats.org/officeDocument/2006/relationships/image" Target="media/image383.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image" Target="media/image313.wmf"/><Relationship Id="rId888" Type="http://schemas.openxmlformats.org/officeDocument/2006/relationships/image" Target="media/image432.wmf"/><Relationship Id="rId1073" Type="http://schemas.openxmlformats.org/officeDocument/2006/relationships/image" Target="media/image524.wmf"/><Relationship Id="rId1280" Type="http://schemas.openxmlformats.org/officeDocument/2006/relationships/image" Target="media/image627.wmf"/><Relationship Id="rId303" Type="http://schemas.openxmlformats.org/officeDocument/2006/relationships/image" Target="media/image139.wmf"/><Relationship Id="rId748" Type="http://schemas.openxmlformats.org/officeDocument/2006/relationships/image" Target="media/image362.wmf"/><Relationship Id="rId955" Type="http://schemas.openxmlformats.org/officeDocument/2006/relationships/image" Target="media/image465.wmf"/><Relationship Id="rId1140" Type="http://schemas.openxmlformats.org/officeDocument/2006/relationships/image" Target="media/image557.wmf"/><Relationship Id="rId1378" Type="http://schemas.openxmlformats.org/officeDocument/2006/relationships/image" Target="media/image676.wmf"/><Relationship Id="rId1585" Type="http://schemas.openxmlformats.org/officeDocument/2006/relationships/image" Target="media/image777.wmf"/><Relationship Id="rId1792" Type="http://schemas.openxmlformats.org/officeDocument/2006/relationships/oleObject" Target="embeddings/oleObject881.bin"/><Relationship Id="rId84" Type="http://schemas.openxmlformats.org/officeDocument/2006/relationships/image" Target="media/image30.wmf"/><Relationship Id="rId510" Type="http://schemas.openxmlformats.org/officeDocument/2006/relationships/image" Target="media/image243.wmf"/><Relationship Id="rId608" Type="http://schemas.openxmlformats.org/officeDocument/2006/relationships/image" Target="media/image292.wmf"/><Relationship Id="rId815" Type="http://schemas.openxmlformats.org/officeDocument/2006/relationships/oleObject" Target="embeddings/oleObject392.bin"/><Relationship Id="rId1238" Type="http://schemas.openxmlformats.org/officeDocument/2006/relationships/image" Target="media/image606.wmf"/><Relationship Id="rId1445" Type="http://schemas.openxmlformats.org/officeDocument/2006/relationships/image" Target="media/image707.wmf"/><Relationship Id="rId1652" Type="http://schemas.openxmlformats.org/officeDocument/2006/relationships/oleObject" Target="embeddings/oleObject811.bin"/><Relationship Id="rId1000" Type="http://schemas.openxmlformats.org/officeDocument/2006/relationships/oleObject" Target="embeddings/oleObject484.bin"/><Relationship Id="rId1305" Type="http://schemas.openxmlformats.org/officeDocument/2006/relationships/oleObject" Target="embeddings/oleObject636.bin"/><Relationship Id="rId1957" Type="http://schemas.openxmlformats.org/officeDocument/2006/relationships/oleObject" Target="embeddings/oleObject976.bin"/><Relationship Id="rId1512" Type="http://schemas.openxmlformats.org/officeDocument/2006/relationships/oleObject" Target="embeddings/oleObject741.bin"/><Relationship Id="rId1817" Type="http://schemas.openxmlformats.org/officeDocument/2006/relationships/image" Target="media/image893.wmf"/><Relationship Id="rId11" Type="http://schemas.openxmlformats.org/officeDocument/2006/relationships/hyperlink" Target="mailto:rawlins@sci.utah.edu" TargetMode="External"/><Relationship Id="rId398" Type="http://schemas.openxmlformats.org/officeDocument/2006/relationships/oleObject" Target="embeddings/oleObject184.bin"/><Relationship Id="rId160" Type="http://schemas.openxmlformats.org/officeDocument/2006/relationships/oleObject" Target="embeddings/oleObject65.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image" Target="media/image324.wmf"/><Relationship Id="rId1095" Type="http://schemas.openxmlformats.org/officeDocument/2006/relationships/image" Target="media/image535.wmf"/><Relationship Id="rId118" Type="http://schemas.openxmlformats.org/officeDocument/2006/relationships/image" Target="media/image47.wmf"/><Relationship Id="rId325" Type="http://schemas.openxmlformats.org/officeDocument/2006/relationships/image" Target="media/image150.wmf"/><Relationship Id="rId532" Type="http://schemas.openxmlformats.org/officeDocument/2006/relationships/image" Target="media/image254.wmf"/><Relationship Id="rId977" Type="http://schemas.openxmlformats.org/officeDocument/2006/relationships/image" Target="media/image476.wmf"/><Relationship Id="rId1162" Type="http://schemas.openxmlformats.org/officeDocument/2006/relationships/image" Target="media/image568.wmf"/><Relationship Id="rId837" Type="http://schemas.openxmlformats.org/officeDocument/2006/relationships/oleObject" Target="embeddings/oleObject403.bin"/><Relationship Id="rId1022" Type="http://schemas.openxmlformats.org/officeDocument/2006/relationships/oleObject" Target="embeddings/oleObject495.bin"/><Relationship Id="rId1467" Type="http://schemas.openxmlformats.org/officeDocument/2006/relationships/image" Target="media/image718.wmf"/><Relationship Id="rId1674" Type="http://schemas.openxmlformats.org/officeDocument/2006/relationships/oleObject" Target="embeddings/oleObject822.bin"/><Relationship Id="rId1881" Type="http://schemas.openxmlformats.org/officeDocument/2006/relationships/oleObject" Target="embeddings/oleObject926.bin"/><Relationship Id="rId904" Type="http://schemas.openxmlformats.org/officeDocument/2006/relationships/image" Target="media/image440.wmf"/><Relationship Id="rId1327" Type="http://schemas.openxmlformats.org/officeDocument/2006/relationships/oleObject" Target="embeddings/oleObject647.bin"/><Relationship Id="rId1534" Type="http://schemas.openxmlformats.org/officeDocument/2006/relationships/oleObject" Target="embeddings/oleObject752.bin"/><Relationship Id="rId1741" Type="http://schemas.openxmlformats.org/officeDocument/2006/relationships/image" Target="media/image855.wmf"/><Relationship Id="rId33" Type="http://schemas.openxmlformats.org/officeDocument/2006/relationships/image" Target="media/image5.wmf"/><Relationship Id="rId1601" Type="http://schemas.openxmlformats.org/officeDocument/2006/relationships/image" Target="media/image785.wmf"/><Relationship Id="rId1839" Type="http://schemas.openxmlformats.org/officeDocument/2006/relationships/image" Target="media/image904.wmf"/><Relationship Id="rId182" Type="http://schemas.openxmlformats.org/officeDocument/2006/relationships/oleObject" Target="embeddings/oleObject76.bin"/><Relationship Id="rId1906" Type="http://schemas.openxmlformats.org/officeDocument/2006/relationships/image" Target="media/image937.wmf"/><Relationship Id="rId487" Type="http://schemas.openxmlformats.org/officeDocument/2006/relationships/oleObject" Target="embeddings/oleObject228.bin"/><Relationship Id="rId694" Type="http://schemas.openxmlformats.org/officeDocument/2006/relationships/image" Target="media/image335.wmf"/><Relationship Id="rId347" Type="http://schemas.openxmlformats.org/officeDocument/2006/relationships/image" Target="media/image161.wmf"/><Relationship Id="rId999" Type="http://schemas.openxmlformats.org/officeDocument/2006/relationships/image" Target="media/image487.wmf"/><Relationship Id="rId1184" Type="http://schemas.openxmlformats.org/officeDocument/2006/relationships/image" Target="media/image579.wmf"/><Relationship Id="rId554" Type="http://schemas.openxmlformats.org/officeDocument/2006/relationships/image" Target="media/image265.wmf"/><Relationship Id="rId761" Type="http://schemas.openxmlformats.org/officeDocument/2006/relationships/oleObject" Target="embeddings/oleObject365.bin"/><Relationship Id="rId859" Type="http://schemas.openxmlformats.org/officeDocument/2006/relationships/oleObject" Target="embeddings/oleObject414.bin"/><Relationship Id="rId1391" Type="http://schemas.openxmlformats.org/officeDocument/2006/relationships/image" Target="media/image682.emf"/><Relationship Id="rId1489" Type="http://schemas.openxmlformats.org/officeDocument/2006/relationships/image" Target="media/image729.wmf"/><Relationship Id="rId1696" Type="http://schemas.openxmlformats.org/officeDocument/2006/relationships/oleObject" Target="embeddings/oleObject833.bin"/><Relationship Id="rId207" Type="http://schemas.openxmlformats.org/officeDocument/2006/relationships/image" Target="media/image91.wmf"/><Relationship Id="rId414" Type="http://schemas.openxmlformats.org/officeDocument/2006/relationships/oleObject" Target="embeddings/oleObject192.bin"/><Relationship Id="rId621" Type="http://schemas.openxmlformats.org/officeDocument/2006/relationships/oleObject" Target="embeddings/oleObject295.bin"/><Relationship Id="rId1044" Type="http://schemas.openxmlformats.org/officeDocument/2006/relationships/oleObject" Target="embeddings/oleObject506.bin"/><Relationship Id="rId1251" Type="http://schemas.openxmlformats.org/officeDocument/2006/relationships/oleObject" Target="embeddings/oleObject609.bin"/><Relationship Id="rId1349" Type="http://schemas.openxmlformats.org/officeDocument/2006/relationships/oleObject" Target="embeddings/oleObject658.bin"/><Relationship Id="rId719" Type="http://schemas.openxmlformats.org/officeDocument/2006/relationships/oleObject" Target="embeddings/oleObject344.bin"/><Relationship Id="rId926" Type="http://schemas.openxmlformats.org/officeDocument/2006/relationships/image" Target="media/image451.wmf"/><Relationship Id="rId1111" Type="http://schemas.openxmlformats.org/officeDocument/2006/relationships/image" Target="media/image543.wmf"/><Relationship Id="rId1556" Type="http://schemas.openxmlformats.org/officeDocument/2006/relationships/oleObject" Target="embeddings/oleObject763.bin"/><Relationship Id="rId1763" Type="http://schemas.openxmlformats.org/officeDocument/2006/relationships/image" Target="media/image866.wmf"/><Relationship Id="rId1970" Type="http://schemas.openxmlformats.org/officeDocument/2006/relationships/theme" Target="theme/theme1.xml"/><Relationship Id="rId55" Type="http://schemas.openxmlformats.org/officeDocument/2006/relationships/oleObject" Target="embeddings/oleObject13.bin"/><Relationship Id="rId1209" Type="http://schemas.openxmlformats.org/officeDocument/2006/relationships/oleObject" Target="embeddings/oleObject588.bin"/><Relationship Id="rId1416" Type="http://schemas.openxmlformats.org/officeDocument/2006/relationships/oleObject" Target="embeddings/oleObject693.bin"/><Relationship Id="rId1623" Type="http://schemas.openxmlformats.org/officeDocument/2006/relationships/image" Target="media/image796.wmf"/><Relationship Id="rId1830" Type="http://schemas.openxmlformats.org/officeDocument/2006/relationships/oleObject" Target="embeddings/oleObject900.bin"/><Relationship Id="rId1928" Type="http://schemas.openxmlformats.org/officeDocument/2006/relationships/oleObject" Target="embeddings/oleObject949.bin"/><Relationship Id="rId271" Type="http://schemas.openxmlformats.org/officeDocument/2006/relationships/image" Target="media/image123.wmf"/><Relationship Id="rId131" Type="http://schemas.openxmlformats.org/officeDocument/2006/relationships/oleObject" Target="embeddings/oleObject51.bin"/><Relationship Id="rId369" Type="http://schemas.openxmlformats.org/officeDocument/2006/relationships/image" Target="media/image172.wmf"/><Relationship Id="rId576" Type="http://schemas.openxmlformats.org/officeDocument/2006/relationships/image" Target="media/image276.wmf"/><Relationship Id="rId783" Type="http://schemas.openxmlformats.org/officeDocument/2006/relationships/oleObject" Target="embeddings/oleObject376.bin"/><Relationship Id="rId990" Type="http://schemas.openxmlformats.org/officeDocument/2006/relationships/oleObject" Target="embeddings/oleObject479.bin"/><Relationship Id="rId229" Type="http://schemas.openxmlformats.org/officeDocument/2006/relationships/image" Target="media/image102.wmf"/><Relationship Id="rId436" Type="http://schemas.openxmlformats.org/officeDocument/2006/relationships/oleObject" Target="embeddings/oleObject203.bin"/><Relationship Id="rId643" Type="http://schemas.openxmlformats.org/officeDocument/2006/relationships/oleObject" Target="embeddings/oleObject306.bin"/><Relationship Id="rId1066" Type="http://schemas.openxmlformats.org/officeDocument/2006/relationships/oleObject" Target="embeddings/oleObject517.bin"/><Relationship Id="rId1273" Type="http://schemas.openxmlformats.org/officeDocument/2006/relationships/oleObject" Target="embeddings/oleObject620.bin"/><Relationship Id="rId1480" Type="http://schemas.openxmlformats.org/officeDocument/2006/relationships/oleObject" Target="embeddings/oleObject725.bin"/><Relationship Id="rId850" Type="http://schemas.openxmlformats.org/officeDocument/2006/relationships/image" Target="media/image413.wmf"/><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oleObject" Target="embeddings/oleObject774.bin"/><Relationship Id="rId1785" Type="http://schemas.openxmlformats.org/officeDocument/2006/relationships/image" Target="media/image877.wmf"/><Relationship Id="rId77" Type="http://schemas.openxmlformats.org/officeDocument/2006/relationships/oleObject" Target="embeddings/oleObject24.bin"/><Relationship Id="rId503" Type="http://schemas.openxmlformats.org/officeDocument/2006/relationships/oleObject" Target="embeddings/oleObject236.bin"/><Relationship Id="rId710" Type="http://schemas.openxmlformats.org/officeDocument/2006/relationships/image" Target="media/image343.wmf"/><Relationship Id="rId808" Type="http://schemas.openxmlformats.org/officeDocument/2006/relationships/image" Target="media/image392.wmf"/><Relationship Id="rId1340" Type="http://schemas.openxmlformats.org/officeDocument/2006/relationships/image" Target="media/image657.wmf"/><Relationship Id="rId1438" Type="http://schemas.openxmlformats.org/officeDocument/2006/relationships/oleObject" Target="embeddings/oleObject704.bin"/><Relationship Id="rId1645" Type="http://schemas.openxmlformats.org/officeDocument/2006/relationships/image" Target="media/image807.wmf"/><Relationship Id="rId1200" Type="http://schemas.openxmlformats.org/officeDocument/2006/relationships/image" Target="media/image587.wmf"/><Relationship Id="rId1852" Type="http://schemas.openxmlformats.org/officeDocument/2006/relationships/oleObject" Target="embeddings/oleObject911.bin"/><Relationship Id="rId1505" Type="http://schemas.openxmlformats.org/officeDocument/2006/relationships/image" Target="media/image737.wmf"/><Relationship Id="rId1712" Type="http://schemas.openxmlformats.org/officeDocument/2006/relationships/oleObject" Target="embeddings/oleObject841.bin"/><Relationship Id="rId293" Type="http://schemas.openxmlformats.org/officeDocument/2006/relationships/image" Target="media/image134.wmf"/><Relationship Id="rId153" Type="http://schemas.openxmlformats.org/officeDocument/2006/relationships/image" Target="media/image64.wmf"/><Relationship Id="rId360" Type="http://schemas.openxmlformats.org/officeDocument/2006/relationships/oleObject" Target="embeddings/oleObject165.bin"/><Relationship Id="rId598" Type="http://schemas.openxmlformats.org/officeDocument/2006/relationships/image" Target="media/image28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oleObject" Target="embeddings/oleObject317.bin"/><Relationship Id="rId872" Type="http://schemas.openxmlformats.org/officeDocument/2006/relationships/image" Target="media/image424.wmf"/><Relationship Id="rId1088" Type="http://schemas.openxmlformats.org/officeDocument/2006/relationships/oleObject" Target="embeddings/oleObject528.bin"/><Relationship Id="rId1295" Type="http://schemas.openxmlformats.org/officeDocument/2006/relationships/oleObject" Target="embeddings/oleObject631.bin"/><Relationship Id="rId318" Type="http://schemas.openxmlformats.org/officeDocument/2006/relationships/oleObject" Target="embeddings/oleObject144.bin"/><Relationship Id="rId525" Type="http://schemas.openxmlformats.org/officeDocument/2006/relationships/oleObject" Target="embeddings/oleObject247.bin"/><Relationship Id="rId732" Type="http://schemas.openxmlformats.org/officeDocument/2006/relationships/image" Target="media/image354.wmf"/><Relationship Id="rId1155" Type="http://schemas.openxmlformats.org/officeDocument/2006/relationships/oleObject" Target="embeddings/oleObject561.bin"/><Relationship Id="rId1362" Type="http://schemas.openxmlformats.org/officeDocument/2006/relationships/image" Target="media/image668.wmf"/><Relationship Id="rId99" Type="http://schemas.openxmlformats.org/officeDocument/2006/relationships/oleObject" Target="embeddings/oleObject35.bin"/><Relationship Id="rId1015" Type="http://schemas.openxmlformats.org/officeDocument/2006/relationships/image" Target="media/image495.wmf"/><Relationship Id="rId1222" Type="http://schemas.openxmlformats.org/officeDocument/2006/relationships/image" Target="media/image598.wmf"/><Relationship Id="rId1667" Type="http://schemas.openxmlformats.org/officeDocument/2006/relationships/image" Target="media/image818.wmf"/><Relationship Id="rId1874" Type="http://schemas.openxmlformats.org/officeDocument/2006/relationships/image" Target="media/image921.wmf"/><Relationship Id="rId1527" Type="http://schemas.openxmlformats.org/officeDocument/2006/relationships/image" Target="media/image748.wmf"/><Relationship Id="rId1734" Type="http://schemas.openxmlformats.org/officeDocument/2006/relationships/oleObject" Target="embeddings/oleObject852.bin"/><Relationship Id="rId1941" Type="http://schemas.openxmlformats.org/officeDocument/2006/relationships/oleObject" Target="embeddings/oleObject960.bin"/><Relationship Id="rId26" Type="http://schemas.openxmlformats.org/officeDocument/2006/relationships/hyperlink" Target="http://software.intel.com/en-us/intel-mkl/" TargetMode="External"/><Relationship Id="rId175" Type="http://schemas.openxmlformats.org/officeDocument/2006/relationships/image" Target="media/image75.wmf"/><Relationship Id="rId1801" Type="http://schemas.openxmlformats.org/officeDocument/2006/relationships/image" Target="media/image885.wmf"/><Relationship Id="rId382" Type="http://schemas.openxmlformats.org/officeDocument/2006/relationships/oleObject" Target="embeddings/oleObject176.bin"/><Relationship Id="rId687" Type="http://schemas.openxmlformats.org/officeDocument/2006/relationships/oleObject" Target="embeddings/oleObject328.bin"/><Relationship Id="rId242" Type="http://schemas.openxmlformats.org/officeDocument/2006/relationships/oleObject" Target="embeddings/oleObject106.bin"/><Relationship Id="rId894" Type="http://schemas.openxmlformats.org/officeDocument/2006/relationships/image" Target="media/image435.wmf"/><Relationship Id="rId1177" Type="http://schemas.openxmlformats.org/officeDocument/2006/relationships/oleObject" Target="embeddings/oleObject572.bin"/><Relationship Id="rId102" Type="http://schemas.openxmlformats.org/officeDocument/2006/relationships/image" Target="media/image39.wmf"/><Relationship Id="rId547" Type="http://schemas.openxmlformats.org/officeDocument/2006/relationships/oleObject" Target="embeddings/oleObject258.bin"/><Relationship Id="rId754" Type="http://schemas.openxmlformats.org/officeDocument/2006/relationships/image" Target="media/image365.wmf"/><Relationship Id="rId961" Type="http://schemas.openxmlformats.org/officeDocument/2006/relationships/image" Target="media/image468.wmf"/><Relationship Id="rId1384" Type="http://schemas.openxmlformats.org/officeDocument/2006/relationships/oleObject" Target="embeddings/oleObject676.bin"/><Relationship Id="rId1591" Type="http://schemas.openxmlformats.org/officeDocument/2006/relationships/image" Target="media/image780.wmf"/><Relationship Id="rId1689" Type="http://schemas.openxmlformats.org/officeDocument/2006/relationships/image" Target="media/image829.wmf"/><Relationship Id="rId90" Type="http://schemas.openxmlformats.org/officeDocument/2006/relationships/image" Target="media/image33.wmf"/><Relationship Id="rId407" Type="http://schemas.openxmlformats.org/officeDocument/2006/relationships/image" Target="media/image191.wmf"/><Relationship Id="rId614" Type="http://schemas.openxmlformats.org/officeDocument/2006/relationships/image" Target="media/image295.wmf"/><Relationship Id="rId821" Type="http://schemas.openxmlformats.org/officeDocument/2006/relationships/oleObject" Target="embeddings/oleObject395.bin"/><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image" Target="media/image710.wmf"/><Relationship Id="rId1896" Type="http://schemas.openxmlformats.org/officeDocument/2006/relationships/image" Target="media/image932.wmf"/><Relationship Id="rId919" Type="http://schemas.openxmlformats.org/officeDocument/2006/relationships/oleObject" Target="embeddings/oleObject444.bin"/><Relationship Id="rId1104" Type="http://schemas.openxmlformats.org/officeDocument/2006/relationships/oleObject" Target="embeddings/oleObject536.bin"/><Relationship Id="rId1311" Type="http://schemas.openxmlformats.org/officeDocument/2006/relationships/oleObject" Target="embeddings/oleObject639.bin"/><Relationship Id="rId1549" Type="http://schemas.openxmlformats.org/officeDocument/2006/relationships/image" Target="media/image759.wmf"/><Relationship Id="rId1756" Type="http://schemas.openxmlformats.org/officeDocument/2006/relationships/oleObject" Target="embeddings/oleObject863.bin"/><Relationship Id="rId1963" Type="http://schemas.openxmlformats.org/officeDocument/2006/relationships/oleObject" Target="embeddings/oleObject982.bin"/><Relationship Id="rId48" Type="http://schemas.openxmlformats.org/officeDocument/2006/relationships/oleObject" Target="embeddings/oleObject10.bin"/><Relationship Id="rId1409" Type="http://schemas.openxmlformats.org/officeDocument/2006/relationships/oleObject" Target="embeddings/oleObject690.bin"/><Relationship Id="rId1616" Type="http://schemas.openxmlformats.org/officeDocument/2006/relationships/oleObject" Target="embeddings/oleObject793.bin"/><Relationship Id="rId1823" Type="http://schemas.openxmlformats.org/officeDocument/2006/relationships/image" Target="media/image896.wmf"/><Relationship Id="rId197" Type="http://schemas.openxmlformats.org/officeDocument/2006/relationships/image" Target="media/image86.wmf"/><Relationship Id="rId264" Type="http://schemas.openxmlformats.org/officeDocument/2006/relationships/oleObject" Target="embeddings/oleObject117.bin"/><Relationship Id="rId471" Type="http://schemas.openxmlformats.org/officeDocument/2006/relationships/oleObject" Target="embeddings/oleObject220.bin"/><Relationship Id="rId124" Type="http://schemas.openxmlformats.org/officeDocument/2006/relationships/image" Target="media/image50.wmf"/><Relationship Id="rId569" Type="http://schemas.openxmlformats.org/officeDocument/2006/relationships/oleObject" Target="embeddings/oleObject269.bin"/><Relationship Id="rId776" Type="http://schemas.openxmlformats.org/officeDocument/2006/relationships/image" Target="media/image376.wmf"/><Relationship Id="rId983" Type="http://schemas.openxmlformats.org/officeDocument/2006/relationships/image" Target="media/image479.wmf"/><Relationship Id="rId1199" Type="http://schemas.openxmlformats.org/officeDocument/2006/relationships/oleObject" Target="embeddings/oleObject583.bin"/><Relationship Id="rId331" Type="http://schemas.openxmlformats.org/officeDocument/2006/relationships/image" Target="media/image153.wmf"/><Relationship Id="rId429" Type="http://schemas.openxmlformats.org/officeDocument/2006/relationships/image" Target="media/image202.wmf"/><Relationship Id="rId636" Type="http://schemas.openxmlformats.org/officeDocument/2006/relationships/image" Target="media/image306.wmf"/><Relationship Id="rId1059" Type="http://schemas.openxmlformats.org/officeDocument/2006/relationships/image" Target="media/image517.wmf"/><Relationship Id="rId1266" Type="http://schemas.openxmlformats.org/officeDocument/2006/relationships/image" Target="media/image620.wmf"/><Relationship Id="rId1473" Type="http://schemas.openxmlformats.org/officeDocument/2006/relationships/image" Target="media/image721.wmf"/><Relationship Id="rId843" Type="http://schemas.openxmlformats.org/officeDocument/2006/relationships/oleObject" Target="embeddings/oleObject406.bin"/><Relationship Id="rId1126" Type="http://schemas.openxmlformats.org/officeDocument/2006/relationships/image" Target="media/image550.wmf"/><Relationship Id="rId1680" Type="http://schemas.openxmlformats.org/officeDocument/2006/relationships/oleObject" Target="embeddings/oleObject825.bin"/><Relationship Id="rId1778" Type="http://schemas.openxmlformats.org/officeDocument/2006/relationships/oleObject" Target="embeddings/oleObject874.bin"/><Relationship Id="rId275" Type="http://schemas.openxmlformats.org/officeDocument/2006/relationships/image" Target="media/image125.wmf"/><Relationship Id="rId482" Type="http://schemas.openxmlformats.org/officeDocument/2006/relationships/image" Target="media/image229.wmf"/><Relationship Id="rId703" Type="http://schemas.openxmlformats.org/officeDocument/2006/relationships/oleObject" Target="embeddings/oleObject336.bin"/><Relationship Id="rId910" Type="http://schemas.openxmlformats.org/officeDocument/2006/relationships/image" Target="media/image443.wmf"/><Relationship Id="rId1333" Type="http://schemas.openxmlformats.org/officeDocument/2006/relationships/oleObject" Target="embeddings/oleObject650.bin"/><Relationship Id="rId1540" Type="http://schemas.openxmlformats.org/officeDocument/2006/relationships/oleObject" Target="embeddings/oleObject755.bin"/><Relationship Id="rId1638" Type="http://schemas.openxmlformats.org/officeDocument/2006/relationships/oleObject" Target="embeddings/oleObject804.bin"/><Relationship Id="rId135" Type="http://schemas.openxmlformats.org/officeDocument/2006/relationships/image" Target="media/image55.wmf"/><Relationship Id="rId342" Type="http://schemas.openxmlformats.org/officeDocument/2006/relationships/oleObject" Target="embeddings/oleObject156.bin"/><Relationship Id="rId787" Type="http://schemas.openxmlformats.org/officeDocument/2006/relationships/oleObject" Target="embeddings/oleObject378.bin"/><Relationship Id="rId994" Type="http://schemas.openxmlformats.org/officeDocument/2006/relationships/oleObject" Target="embeddings/oleObject481.bin"/><Relationship Id="rId1400" Type="http://schemas.openxmlformats.org/officeDocument/2006/relationships/image" Target="media/image685.emf"/><Relationship Id="rId1845" Type="http://schemas.openxmlformats.org/officeDocument/2006/relationships/image" Target="media/image907.wmf"/><Relationship Id="rId202" Type="http://schemas.openxmlformats.org/officeDocument/2006/relationships/oleObject" Target="embeddings/oleObject86.bin"/><Relationship Id="rId647" Type="http://schemas.openxmlformats.org/officeDocument/2006/relationships/oleObject" Target="embeddings/oleObject308.bin"/><Relationship Id="rId854" Type="http://schemas.openxmlformats.org/officeDocument/2006/relationships/image" Target="media/image415.wmf"/><Relationship Id="rId1277" Type="http://schemas.openxmlformats.org/officeDocument/2006/relationships/oleObject" Target="embeddings/oleObject622.bin"/><Relationship Id="rId1484" Type="http://schemas.openxmlformats.org/officeDocument/2006/relationships/oleObject" Target="embeddings/oleObject727.bin"/><Relationship Id="rId1691" Type="http://schemas.openxmlformats.org/officeDocument/2006/relationships/image" Target="media/image830.wmf"/><Relationship Id="rId1705" Type="http://schemas.openxmlformats.org/officeDocument/2006/relationships/image" Target="media/image837.wmf"/><Relationship Id="rId1912" Type="http://schemas.openxmlformats.org/officeDocument/2006/relationships/oleObject" Target="embeddings/oleObject941.bin"/><Relationship Id="rId286" Type="http://schemas.openxmlformats.org/officeDocument/2006/relationships/oleObject" Target="embeddings/oleObject128.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45.wmf"/><Relationship Id="rId921" Type="http://schemas.openxmlformats.org/officeDocument/2006/relationships/oleObject" Target="embeddings/oleObject445.bin"/><Relationship Id="rId1137" Type="http://schemas.openxmlformats.org/officeDocument/2006/relationships/oleObject" Target="embeddings/oleObject552.bin"/><Relationship Id="rId1344" Type="http://schemas.openxmlformats.org/officeDocument/2006/relationships/image" Target="media/image659.wmf"/><Relationship Id="rId1551" Type="http://schemas.openxmlformats.org/officeDocument/2006/relationships/image" Target="media/image760.wmf"/><Relationship Id="rId1789" Type="http://schemas.openxmlformats.org/officeDocument/2006/relationships/image" Target="media/image879.w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image" Target="media/image164.wmf"/><Relationship Id="rId560" Type="http://schemas.openxmlformats.org/officeDocument/2006/relationships/image" Target="media/image268.wmf"/><Relationship Id="rId798" Type="http://schemas.openxmlformats.org/officeDocument/2006/relationships/image" Target="media/image387.wmf"/><Relationship Id="rId1190" Type="http://schemas.openxmlformats.org/officeDocument/2006/relationships/image" Target="media/image582.wmf"/><Relationship Id="rId1204" Type="http://schemas.openxmlformats.org/officeDocument/2006/relationships/image" Target="media/image589.wmf"/><Relationship Id="rId1411" Type="http://schemas.openxmlformats.org/officeDocument/2006/relationships/oleObject" Target="embeddings/oleObject691.bin"/><Relationship Id="rId1649" Type="http://schemas.openxmlformats.org/officeDocument/2006/relationships/image" Target="media/image809.wmf"/><Relationship Id="rId1856" Type="http://schemas.openxmlformats.org/officeDocument/2006/relationships/oleObject" Target="embeddings/oleObject913.bin"/><Relationship Id="rId213" Type="http://schemas.openxmlformats.org/officeDocument/2006/relationships/image" Target="media/image94.wmf"/><Relationship Id="rId420" Type="http://schemas.openxmlformats.org/officeDocument/2006/relationships/oleObject" Target="embeddings/oleObject195.bin"/><Relationship Id="rId658" Type="http://schemas.openxmlformats.org/officeDocument/2006/relationships/image" Target="media/image317.wmf"/><Relationship Id="rId865" Type="http://schemas.openxmlformats.org/officeDocument/2006/relationships/oleObject" Target="embeddings/oleObject417.bin"/><Relationship Id="rId1050" Type="http://schemas.openxmlformats.org/officeDocument/2006/relationships/oleObject" Target="embeddings/oleObject509.bin"/><Relationship Id="rId1288" Type="http://schemas.openxmlformats.org/officeDocument/2006/relationships/image" Target="media/image631.wmf"/><Relationship Id="rId1495" Type="http://schemas.openxmlformats.org/officeDocument/2006/relationships/image" Target="media/image732.wmf"/><Relationship Id="rId1509" Type="http://schemas.openxmlformats.org/officeDocument/2006/relationships/image" Target="media/image739.wmf"/><Relationship Id="rId1716" Type="http://schemas.openxmlformats.org/officeDocument/2006/relationships/oleObject" Target="embeddings/oleObject843.bin"/><Relationship Id="rId1923" Type="http://schemas.openxmlformats.org/officeDocument/2006/relationships/image" Target="media/image945.wmf"/><Relationship Id="rId297" Type="http://schemas.openxmlformats.org/officeDocument/2006/relationships/image" Target="media/image136.wmf"/><Relationship Id="rId518" Type="http://schemas.openxmlformats.org/officeDocument/2006/relationships/image" Target="media/image247.wmf"/><Relationship Id="rId725" Type="http://schemas.openxmlformats.org/officeDocument/2006/relationships/oleObject" Target="embeddings/oleObject347.bin"/><Relationship Id="rId932" Type="http://schemas.openxmlformats.org/officeDocument/2006/relationships/hyperlink" Target="http://mrl.sci.utah.edu/software/febio" TargetMode="External"/><Relationship Id="rId1148" Type="http://schemas.openxmlformats.org/officeDocument/2006/relationships/image" Target="media/image561.wmf"/><Relationship Id="rId1355" Type="http://schemas.openxmlformats.org/officeDocument/2006/relationships/oleObject" Target="embeddings/oleObject661.bin"/><Relationship Id="rId1562" Type="http://schemas.openxmlformats.org/officeDocument/2006/relationships/oleObject" Target="embeddings/oleObject766.bin"/><Relationship Id="rId157" Type="http://schemas.openxmlformats.org/officeDocument/2006/relationships/image" Target="media/image66.wmf"/><Relationship Id="rId364" Type="http://schemas.openxmlformats.org/officeDocument/2006/relationships/oleObject" Target="embeddings/oleObject167.bin"/><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6.bin"/><Relationship Id="rId1867" Type="http://schemas.openxmlformats.org/officeDocument/2006/relationships/oleObject" Target="embeddings/oleObject919.bin"/><Relationship Id="rId61" Type="http://schemas.openxmlformats.org/officeDocument/2006/relationships/oleObject" Target="embeddings/oleObject16.bin"/><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image" Target="media/image426.wmf"/><Relationship Id="rId1299" Type="http://schemas.openxmlformats.org/officeDocument/2006/relationships/oleObject" Target="embeddings/oleObject633.bin"/><Relationship Id="rId1727" Type="http://schemas.openxmlformats.org/officeDocument/2006/relationships/image" Target="media/image848.wmf"/><Relationship Id="rId1934" Type="http://schemas.openxmlformats.org/officeDocument/2006/relationships/oleObject" Target="embeddings/oleObject953.bin"/><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image" Target="media/image203.wmf"/><Relationship Id="rId529" Type="http://schemas.openxmlformats.org/officeDocument/2006/relationships/oleObject" Target="embeddings/oleObject249.bin"/><Relationship Id="rId736" Type="http://schemas.openxmlformats.org/officeDocument/2006/relationships/image" Target="media/image356.wmf"/><Relationship Id="rId1061" Type="http://schemas.openxmlformats.org/officeDocument/2006/relationships/image" Target="media/image518.wmf"/><Relationship Id="rId1159" Type="http://schemas.openxmlformats.org/officeDocument/2006/relationships/oleObject" Target="embeddings/oleObject563.bin"/><Relationship Id="rId1366" Type="http://schemas.openxmlformats.org/officeDocument/2006/relationships/image" Target="media/image670.wmf"/><Relationship Id="rId168" Type="http://schemas.openxmlformats.org/officeDocument/2006/relationships/oleObject" Target="embeddings/oleObject69.bin"/><Relationship Id="rId943" Type="http://schemas.openxmlformats.org/officeDocument/2006/relationships/image" Target="media/image459.wmf"/><Relationship Id="rId1019" Type="http://schemas.openxmlformats.org/officeDocument/2006/relationships/image" Target="media/image497.wmf"/><Relationship Id="rId1573" Type="http://schemas.openxmlformats.org/officeDocument/2006/relationships/image" Target="media/image771.wmf"/><Relationship Id="rId1780" Type="http://schemas.openxmlformats.org/officeDocument/2006/relationships/oleObject" Target="embeddings/oleObject875.bin"/><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image" Target="media/image175.wmf"/><Relationship Id="rId582" Type="http://schemas.openxmlformats.org/officeDocument/2006/relationships/image" Target="media/image279.wmf"/><Relationship Id="rId803" Type="http://schemas.openxmlformats.org/officeDocument/2006/relationships/oleObject" Target="embeddings/oleObject386.bin"/><Relationship Id="rId1226" Type="http://schemas.openxmlformats.org/officeDocument/2006/relationships/image" Target="media/image600.wmf"/><Relationship Id="rId1433" Type="http://schemas.openxmlformats.org/officeDocument/2006/relationships/image" Target="media/image701.wmf"/><Relationship Id="rId1640" Type="http://schemas.openxmlformats.org/officeDocument/2006/relationships/oleObject" Target="embeddings/oleObject805.bin"/><Relationship Id="rId1738" Type="http://schemas.openxmlformats.org/officeDocument/2006/relationships/oleObject" Target="embeddings/oleObject854.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oleObject" Target="embeddings/oleObject428.bin"/><Relationship Id="rId1072" Type="http://schemas.openxmlformats.org/officeDocument/2006/relationships/oleObject" Target="embeddings/oleObject520.bin"/><Relationship Id="rId1500" Type="http://schemas.openxmlformats.org/officeDocument/2006/relationships/oleObject" Target="embeddings/oleObject735.bin"/><Relationship Id="rId1945" Type="http://schemas.openxmlformats.org/officeDocument/2006/relationships/oleObject" Target="embeddings/oleObject964.bin"/><Relationship Id="rId302" Type="http://schemas.openxmlformats.org/officeDocument/2006/relationships/oleObject" Target="embeddings/oleObject136.bin"/><Relationship Id="rId747" Type="http://schemas.openxmlformats.org/officeDocument/2006/relationships/oleObject" Target="embeddings/oleObject358.bin"/><Relationship Id="rId954" Type="http://schemas.openxmlformats.org/officeDocument/2006/relationships/oleObject" Target="embeddings/oleObject461.bin"/><Relationship Id="rId1377" Type="http://schemas.openxmlformats.org/officeDocument/2006/relationships/oleObject" Target="embeddings/oleObject672.bin"/><Relationship Id="rId1584" Type="http://schemas.openxmlformats.org/officeDocument/2006/relationships/oleObject" Target="embeddings/oleObject777.bin"/><Relationship Id="rId1791" Type="http://schemas.openxmlformats.org/officeDocument/2006/relationships/image" Target="media/image880.wmf"/><Relationship Id="rId1805" Type="http://schemas.openxmlformats.org/officeDocument/2006/relationships/image" Target="media/image887.wmf"/><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oleObject" Target="embeddings/oleObject178.bin"/><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image" Target="media/image395.wmf"/><Relationship Id="rId1237" Type="http://schemas.openxmlformats.org/officeDocument/2006/relationships/oleObject" Target="embeddings/oleObject602.bin"/><Relationship Id="rId1444" Type="http://schemas.openxmlformats.org/officeDocument/2006/relationships/oleObject" Target="embeddings/oleObject707.bin"/><Relationship Id="rId1651" Type="http://schemas.openxmlformats.org/officeDocument/2006/relationships/image" Target="media/image810.wmf"/><Relationship Id="rId1889" Type="http://schemas.openxmlformats.org/officeDocument/2006/relationships/oleObject" Target="embeddings/oleObject930.bin"/><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image" Target="media/image318.wmf"/><Relationship Id="rId898" Type="http://schemas.openxmlformats.org/officeDocument/2006/relationships/image" Target="media/image437.wmf"/><Relationship Id="rId1083" Type="http://schemas.openxmlformats.org/officeDocument/2006/relationships/image" Target="media/image529.wmf"/><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image" Target="media/image740.wmf"/><Relationship Id="rId1749" Type="http://schemas.openxmlformats.org/officeDocument/2006/relationships/image" Target="media/image859.wmf"/><Relationship Id="rId1956" Type="http://schemas.openxmlformats.org/officeDocument/2006/relationships/oleObject" Target="embeddings/oleObject975.bin"/><Relationship Id="rId106" Type="http://schemas.openxmlformats.org/officeDocument/2006/relationships/image" Target="media/image41.wmf"/><Relationship Id="rId313" Type="http://schemas.openxmlformats.org/officeDocument/2006/relationships/image" Target="media/image144.wmf"/><Relationship Id="rId758" Type="http://schemas.openxmlformats.org/officeDocument/2006/relationships/image" Target="media/image367.wmf"/><Relationship Id="rId965" Type="http://schemas.openxmlformats.org/officeDocument/2006/relationships/image" Target="media/image470.wmf"/><Relationship Id="rId1150" Type="http://schemas.openxmlformats.org/officeDocument/2006/relationships/image" Target="media/image562.wmf"/><Relationship Id="rId1388" Type="http://schemas.openxmlformats.org/officeDocument/2006/relationships/oleObject" Target="embeddings/oleObject678.bin"/><Relationship Id="rId1595" Type="http://schemas.openxmlformats.org/officeDocument/2006/relationships/image" Target="media/image782.wmf"/><Relationship Id="rId1609" Type="http://schemas.openxmlformats.org/officeDocument/2006/relationships/image" Target="media/image789.wmf"/><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image" Target="media/image186.wmf"/><Relationship Id="rId520" Type="http://schemas.openxmlformats.org/officeDocument/2006/relationships/image" Target="media/image248.wmf"/><Relationship Id="rId618" Type="http://schemas.openxmlformats.org/officeDocument/2006/relationships/image" Target="media/image297.wmf"/><Relationship Id="rId825" Type="http://schemas.openxmlformats.org/officeDocument/2006/relationships/oleObject" Target="embeddings/oleObject397.bin"/><Relationship Id="rId1248" Type="http://schemas.openxmlformats.org/officeDocument/2006/relationships/image" Target="media/image611.wmf"/><Relationship Id="rId1455" Type="http://schemas.openxmlformats.org/officeDocument/2006/relationships/image" Target="media/image712.wmf"/><Relationship Id="rId1662" Type="http://schemas.openxmlformats.org/officeDocument/2006/relationships/oleObject" Target="embeddings/oleObject816.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oleObject" Target="embeddings/oleObject531.bin"/><Relationship Id="rId1108" Type="http://schemas.openxmlformats.org/officeDocument/2006/relationships/oleObject" Target="embeddings/oleObject538.bin"/><Relationship Id="rId1315" Type="http://schemas.openxmlformats.org/officeDocument/2006/relationships/oleObject" Target="embeddings/oleObject641.bin"/><Relationship Id="rId1967" Type="http://schemas.openxmlformats.org/officeDocument/2006/relationships/hyperlink" Target="http://mrlforums.sci.utah.edu/forums/forum.php" TargetMode="External"/><Relationship Id="rId117" Type="http://schemas.openxmlformats.org/officeDocument/2006/relationships/oleObject" Target="embeddings/oleObject44.bin"/><Relationship Id="rId671" Type="http://schemas.openxmlformats.org/officeDocument/2006/relationships/oleObject" Target="embeddings/oleObject320.bin"/><Relationship Id="rId769" Type="http://schemas.openxmlformats.org/officeDocument/2006/relationships/oleObject" Target="embeddings/oleObject369.bin"/><Relationship Id="rId976" Type="http://schemas.openxmlformats.org/officeDocument/2006/relationships/oleObject" Target="embeddings/oleObject472.bin"/><Relationship Id="rId1399" Type="http://schemas.openxmlformats.org/officeDocument/2006/relationships/oleObject" Target="embeddings/oleObject685.bin"/><Relationship Id="rId324" Type="http://schemas.openxmlformats.org/officeDocument/2006/relationships/oleObject" Target="embeddings/oleObject147.bin"/><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oleObject" Target="embeddings/oleObject564.bin"/><Relationship Id="rId1259" Type="http://schemas.openxmlformats.org/officeDocument/2006/relationships/oleObject" Target="embeddings/oleObject613.bin"/><Relationship Id="rId1466" Type="http://schemas.openxmlformats.org/officeDocument/2006/relationships/oleObject" Target="embeddings/oleObject718.bin"/><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oleObject" Target="embeddings/oleObject543.bin"/><Relationship Id="rId1673" Type="http://schemas.openxmlformats.org/officeDocument/2006/relationships/image" Target="media/image821.wmf"/><Relationship Id="rId1880" Type="http://schemas.openxmlformats.org/officeDocument/2006/relationships/image" Target="media/image924.wmf"/><Relationship Id="rId903" Type="http://schemas.openxmlformats.org/officeDocument/2006/relationships/oleObject" Target="embeddings/oleObject436.bin"/><Relationship Id="rId1326" Type="http://schemas.openxmlformats.org/officeDocument/2006/relationships/image" Target="media/image650.wmf"/><Relationship Id="rId1533" Type="http://schemas.openxmlformats.org/officeDocument/2006/relationships/image" Target="media/image751.wmf"/><Relationship Id="rId1740" Type="http://schemas.openxmlformats.org/officeDocument/2006/relationships/oleObject" Target="embeddings/oleObject855.bin"/><Relationship Id="rId32" Type="http://schemas.openxmlformats.org/officeDocument/2006/relationships/oleObject" Target="embeddings/oleObject2.bin"/><Relationship Id="rId1600" Type="http://schemas.openxmlformats.org/officeDocument/2006/relationships/oleObject" Target="embeddings/oleObject785.bin"/><Relationship Id="rId1838" Type="http://schemas.openxmlformats.org/officeDocument/2006/relationships/oleObject" Target="embeddings/oleObject904.bin"/><Relationship Id="rId181" Type="http://schemas.openxmlformats.org/officeDocument/2006/relationships/image" Target="media/image78.wmf"/><Relationship Id="rId1905" Type="http://schemas.openxmlformats.org/officeDocument/2006/relationships/oleObject" Target="embeddings/oleObject938.bin"/><Relationship Id="rId279" Type="http://schemas.openxmlformats.org/officeDocument/2006/relationships/image" Target="media/image127.wmf"/><Relationship Id="rId486" Type="http://schemas.openxmlformats.org/officeDocument/2006/relationships/image" Target="media/image231.wmf"/><Relationship Id="rId693" Type="http://schemas.openxmlformats.org/officeDocument/2006/relationships/oleObject" Target="embeddings/oleObject331.bin"/><Relationship Id="rId139" Type="http://schemas.openxmlformats.org/officeDocument/2006/relationships/image" Target="media/image57.wmf"/><Relationship Id="rId346" Type="http://schemas.openxmlformats.org/officeDocument/2006/relationships/oleObject" Target="embeddings/oleObject158.bin"/><Relationship Id="rId553" Type="http://schemas.openxmlformats.org/officeDocument/2006/relationships/oleObject" Target="embeddings/oleObject261.bin"/><Relationship Id="rId760" Type="http://schemas.openxmlformats.org/officeDocument/2006/relationships/image" Target="media/image368.wmf"/><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9.bin"/><Relationship Id="rId206" Type="http://schemas.openxmlformats.org/officeDocument/2006/relationships/oleObject" Target="embeddings/oleObject88.bin"/><Relationship Id="rId413" Type="http://schemas.openxmlformats.org/officeDocument/2006/relationships/image" Target="media/image194.wmf"/><Relationship Id="rId858" Type="http://schemas.openxmlformats.org/officeDocument/2006/relationships/image" Target="media/image417.wmf"/><Relationship Id="rId1043" Type="http://schemas.openxmlformats.org/officeDocument/2006/relationships/image" Target="media/image509.wmf"/><Relationship Id="rId1488" Type="http://schemas.openxmlformats.org/officeDocument/2006/relationships/oleObject" Target="embeddings/oleObject729.bin"/><Relationship Id="rId1695" Type="http://schemas.openxmlformats.org/officeDocument/2006/relationships/image" Target="media/image832.wmf"/><Relationship Id="rId620" Type="http://schemas.openxmlformats.org/officeDocument/2006/relationships/image" Target="media/image298.wmf"/><Relationship Id="rId718" Type="http://schemas.openxmlformats.org/officeDocument/2006/relationships/image" Target="media/image347.wmf"/><Relationship Id="rId925" Type="http://schemas.openxmlformats.org/officeDocument/2006/relationships/oleObject" Target="embeddings/oleObject447.bin"/><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image" Target="media/image762.wmf"/><Relationship Id="rId1762" Type="http://schemas.openxmlformats.org/officeDocument/2006/relationships/oleObject" Target="embeddings/oleObject866.bin"/><Relationship Id="rId1110" Type="http://schemas.openxmlformats.org/officeDocument/2006/relationships/oleObject" Target="embeddings/oleObject539.bin"/><Relationship Id="rId1208" Type="http://schemas.openxmlformats.org/officeDocument/2006/relationships/image" Target="media/image591.wmf"/><Relationship Id="rId1415" Type="http://schemas.openxmlformats.org/officeDocument/2006/relationships/image" Target="media/image692.wmf"/><Relationship Id="rId54" Type="http://schemas.openxmlformats.org/officeDocument/2006/relationships/image" Target="media/image15.wmf"/><Relationship Id="rId1622" Type="http://schemas.openxmlformats.org/officeDocument/2006/relationships/oleObject" Target="embeddings/oleObject796.bin"/><Relationship Id="rId1927" Type="http://schemas.openxmlformats.org/officeDocument/2006/relationships/image" Target="media/image947.wmf"/><Relationship Id="rId270" Type="http://schemas.openxmlformats.org/officeDocument/2006/relationships/oleObject" Target="embeddings/oleObject120.bin"/><Relationship Id="rId130" Type="http://schemas.openxmlformats.org/officeDocument/2006/relationships/image" Target="media/image53.wmf"/><Relationship Id="rId368" Type="http://schemas.openxmlformats.org/officeDocument/2006/relationships/oleObject" Target="embeddings/oleObject169.bin"/><Relationship Id="rId575" Type="http://schemas.openxmlformats.org/officeDocument/2006/relationships/oleObject" Target="embeddings/oleObject272.bin"/><Relationship Id="rId782" Type="http://schemas.openxmlformats.org/officeDocument/2006/relationships/image" Target="media/image379.wmf"/><Relationship Id="rId228" Type="http://schemas.openxmlformats.org/officeDocument/2006/relationships/oleObject" Target="embeddings/oleObject99.bin"/><Relationship Id="rId435" Type="http://schemas.openxmlformats.org/officeDocument/2006/relationships/image" Target="media/image205.wmf"/><Relationship Id="rId642" Type="http://schemas.openxmlformats.org/officeDocument/2006/relationships/image" Target="media/image309.wmf"/><Relationship Id="rId1065" Type="http://schemas.openxmlformats.org/officeDocument/2006/relationships/image" Target="media/image520.wmf"/><Relationship Id="rId1272" Type="http://schemas.openxmlformats.org/officeDocument/2006/relationships/image" Target="media/image623.wmf"/><Relationship Id="rId502" Type="http://schemas.openxmlformats.org/officeDocument/2006/relationships/image" Target="media/image239.wmf"/><Relationship Id="rId947" Type="http://schemas.openxmlformats.org/officeDocument/2006/relationships/image" Target="media/image461.wmf"/><Relationship Id="rId1132" Type="http://schemas.openxmlformats.org/officeDocument/2006/relationships/image" Target="media/image553.wmf"/><Relationship Id="rId1577" Type="http://schemas.openxmlformats.org/officeDocument/2006/relationships/image" Target="media/image773.wmf"/><Relationship Id="rId1784" Type="http://schemas.openxmlformats.org/officeDocument/2006/relationships/oleObject" Target="embeddings/oleObject877.bin"/><Relationship Id="rId76" Type="http://schemas.openxmlformats.org/officeDocument/2006/relationships/image" Target="media/image26.wmf"/><Relationship Id="rId807" Type="http://schemas.openxmlformats.org/officeDocument/2006/relationships/oleObject" Target="embeddings/oleObject388.bin"/><Relationship Id="rId1437" Type="http://schemas.openxmlformats.org/officeDocument/2006/relationships/image" Target="media/image703.wmf"/><Relationship Id="rId1644" Type="http://schemas.openxmlformats.org/officeDocument/2006/relationships/oleObject" Target="embeddings/oleObject807.bin"/><Relationship Id="rId1851" Type="http://schemas.openxmlformats.org/officeDocument/2006/relationships/image" Target="media/image910.wmf"/><Relationship Id="rId1504" Type="http://schemas.openxmlformats.org/officeDocument/2006/relationships/oleObject" Target="embeddings/oleObject737.bin"/><Relationship Id="rId1711" Type="http://schemas.openxmlformats.org/officeDocument/2006/relationships/image" Target="media/image840.wmf"/><Relationship Id="rId1949" Type="http://schemas.openxmlformats.org/officeDocument/2006/relationships/oleObject" Target="embeddings/oleObject968.bin"/><Relationship Id="rId292" Type="http://schemas.openxmlformats.org/officeDocument/2006/relationships/oleObject" Target="embeddings/oleObject131.bin"/><Relationship Id="rId1809" Type="http://schemas.openxmlformats.org/officeDocument/2006/relationships/image" Target="media/image889.wmf"/><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image" Target="media/image531.wmf"/><Relationship Id="rId1294" Type="http://schemas.openxmlformats.org/officeDocument/2006/relationships/image" Target="media/image634.wmf"/><Relationship Id="rId664" Type="http://schemas.openxmlformats.org/officeDocument/2006/relationships/image" Target="media/image320.wmf"/><Relationship Id="rId871" Type="http://schemas.openxmlformats.org/officeDocument/2006/relationships/oleObject" Target="embeddings/oleObject420.bin"/><Relationship Id="rId969" Type="http://schemas.openxmlformats.org/officeDocument/2006/relationships/image" Target="media/image472.wmf"/><Relationship Id="rId1599" Type="http://schemas.openxmlformats.org/officeDocument/2006/relationships/image" Target="media/image784.wmf"/><Relationship Id="rId317" Type="http://schemas.openxmlformats.org/officeDocument/2006/relationships/image" Target="media/image146.wmf"/><Relationship Id="rId524" Type="http://schemas.openxmlformats.org/officeDocument/2006/relationships/image" Target="media/image250.wmf"/><Relationship Id="rId731" Type="http://schemas.openxmlformats.org/officeDocument/2006/relationships/oleObject" Target="embeddings/oleObject350.bin"/><Relationship Id="rId1154" Type="http://schemas.openxmlformats.org/officeDocument/2006/relationships/image" Target="media/image564.wmf"/><Relationship Id="rId1361" Type="http://schemas.openxmlformats.org/officeDocument/2006/relationships/oleObject" Target="embeddings/oleObject664.bin"/><Relationship Id="rId1459" Type="http://schemas.openxmlformats.org/officeDocument/2006/relationships/image" Target="media/image714.wmf"/><Relationship Id="rId98" Type="http://schemas.openxmlformats.org/officeDocument/2006/relationships/image" Target="media/image37.wmf"/><Relationship Id="rId829" Type="http://schemas.openxmlformats.org/officeDocument/2006/relationships/oleObject" Target="embeddings/oleObject399.bin"/><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oleObject" Target="embeddings/oleObject818.bin"/><Relationship Id="rId1873" Type="http://schemas.openxmlformats.org/officeDocument/2006/relationships/oleObject" Target="embeddings/oleObject922.bin"/><Relationship Id="rId1319" Type="http://schemas.openxmlformats.org/officeDocument/2006/relationships/oleObject" Target="embeddings/oleObject643.bin"/><Relationship Id="rId1526" Type="http://schemas.openxmlformats.org/officeDocument/2006/relationships/oleObject" Target="embeddings/oleObject748.bin"/><Relationship Id="rId1733" Type="http://schemas.openxmlformats.org/officeDocument/2006/relationships/image" Target="media/image851.wmf"/><Relationship Id="rId1940" Type="http://schemas.openxmlformats.org/officeDocument/2006/relationships/oleObject" Target="embeddings/oleObject959.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oleObject" Target="embeddings/oleObject72.bin"/><Relationship Id="rId381" Type="http://schemas.openxmlformats.org/officeDocument/2006/relationships/image" Target="media/image178.wmf"/><Relationship Id="rId241" Type="http://schemas.openxmlformats.org/officeDocument/2006/relationships/image" Target="media/image108.wmf"/><Relationship Id="rId479" Type="http://schemas.openxmlformats.org/officeDocument/2006/relationships/oleObject" Target="embeddings/oleObject224.bin"/><Relationship Id="rId686" Type="http://schemas.openxmlformats.org/officeDocument/2006/relationships/image" Target="media/image331.wmf"/><Relationship Id="rId893" Type="http://schemas.openxmlformats.org/officeDocument/2006/relationships/oleObject" Target="embeddings/oleObject431.bin"/><Relationship Id="rId339" Type="http://schemas.openxmlformats.org/officeDocument/2006/relationships/image" Target="media/image157.wmf"/><Relationship Id="rId546" Type="http://schemas.openxmlformats.org/officeDocument/2006/relationships/image" Target="media/image261.wmf"/><Relationship Id="rId753" Type="http://schemas.openxmlformats.org/officeDocument/2006/relationships/oleObject" Target="embeddings/oleObject361.bin"/><Relationship Id="rId1176" Type="http://schemas.openxmlformats.org/officeDocument/2006/relationships/image" Target="media/image575.wmf"/><Relationship Id="rId1383" Type="http://schemas.openxmlformats.org/officeDocument/2006/relationships/oleObject" Target="embeddings/oleObject675.bin"/><Relationship Id="rId101" Type="http://schemas.openxmlformats.org/officeDocument/2006/relationships/oleObject" Target="embeddings/oleObject36.bin"/><Relationship Id="rId406" Type="http://schemas.openxmlformats.org/officeDocument/2006/relationships/oleObject" Target="embeddings/oleObject188.bin"/><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oleObject" Target="embeddings/oleObject605.bin"/><Relationship Id="rId1590" Type="http://schemas.openxmlformats.org/officeDocument/2006/relationships/oleObject" Target="embeddings/oleObject780.bin"/><Relationship Id="rId1688" Type="http://schemas.openxmlformats.org/officeDocument/2006/relationships/oleObject" Target="embeddings/oleObject829.bin"/><Relationship Id="rId1895" Type="http://schemas.openxmlformats.org/officeDocument/2006/relationships/oleObject" Target="embeddings/oleObject933.bin"/><Relationship Id="rId613" Type="http://schemas.openxmlformats.org/officeDocument/2006/relationships/oleObject" Target="embeddings/oleObject291.bin"/><Relationship Id="rId820" Type="http://schemas.openxmlformats.org/officeDocument/2006/relationships/image" Target="media/image398.wmf"/><Relationship Id="rId918" Type="http://schemas.openxmlformats.org/officeDocument/2006/relationships/image" Target="media/image447.wmf"/><Relationship Id="rId1450" Type="http://schemas.openxmlformats.org/officeDocument/2006/relationships/oleObject" Target="embeddings/oleObject710.bin"/><Relationship Id="rId1548" Type="http://schemas.openxmlformats.org/officeDocument/2006/relationships/oleObject" Target="embeddings/oleObject759.bin"/><Relationship Id="rId1755" Type="http://schemas.openxmlformats.org/officeDocument/2006/relationships/image" Target="media/image862.wmf"/><Relationship Id="rId1103" Type="http://schemas.openxmlformats.org/officeDocument/2006/relationships/image" Target="media/image539.wmf"/><Relationship Id="rId1310" Type="http://schemas.openxmlformats.org/officeDocument/2006/relationships/image" Target="media/image642.wmf"/><Relationship Id="rId1408" Type="http://schemas.openxmlformats.org/officeDocument/2006/relationships/image" Target="media/image689.wmf"/><Relationship Id="rId1962" Type="http://schemas.openxmlformats.org/officeDocument/2006/relationships/oleObject" Target="embeddings/oleObject981.bin"/><Relationship Id="rId47" Type="http://schemas.openxmlformats.org/officeDocument/2006/relationships/image" Target="media/image12.wmf"/><Relationship Id="rId1615" Type="http://schemas.openxmlformats.org/officeDocument/2006/relationships/image" Target="media/image792.wmf"/><Relationship Id="rId1822" Type="http://schemas.openxmlformats.org/officeDocument/2006/relationships/oleObject" Target="embeddings/oleObject896.bin"/><Relationship Id="rId196" Type="http://schemas.openxmlformats.org/officeDocument/2006/relationships/oleObject" Target="embeddings/oleObject83.bin"/><Relationship Id="rId263" Type="http://schemas.openxmlformats.org/officeDocument/2006/relationships/image" Target="media/image119.wmf"/><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oleObject" Target="embeddings/oleObject150.bin"/><Relationship Id="rId568" Type="http://schemas.openxmlformats.org/officeDocument/2006/relationships/image" Target="media/image272.wmf"/><Relationship Id="rId775" Type="http://schemas.openxmlformats.org/officeDocument/2006/relationships/oleObject" Target="embeddings/oleObject372.bin"/><Relationship Id="rId982" Type="http://schemas.openxmlformats.org/officeDocument/2006/relationships/oleObject" Target="embeddings/oleObject475.bin"/><Relationship Id="rId1198" Type="http://schemas.openxmlformats.org/officeDocument/2006/relationships/image" Target="media/image586.wmf"/><Relationship Id="rId428" Type="http://schemas.openxmlformats.org/officeDocument/2006/relationships/oleObject" Target="embeddings/oleObject199.bin"/><Relationship Id="rId635" Type="http://schemas.openxmlformats.org/officeDocument/2006/relationships/oleObject" Target="embeddings/oleObject302.bin"/><Relationship Id="rId842" Type="http://schemas.openxmlformats.org/officeDocument/2006/relationships/image" Target="media/image409.wmf"/><Relationship Id="rId1058" Type="http://schemas.openxmlformats.org/officeDocument/2006/relationships/oleObject" Target="embeddings/oleObject513.bin"/><Relationship Id="rId1265" Type="http://schemas.openxmlformats.org/officeDocument/2006/relationships/oleObject" Target="embeddings/oleObject616.bin"/><Relationship Id="rId1472" Type="http://schemas.openxmlformats.org/officeDocument/2006/relationships/oleObject" Target="embeddings/oleObject721.bin"/><Relationship Id="rId702" Type="http://schemas.openxmlformats.org/officeDocument/2006/relationships/image" Target="media/image339.wmf"/><Relationship Id="rId1125" Type="http://schemas.openxmlformats.org/officeDocument/2006/relationships/oleObject" Target="embeddings/oleObject546.bin"/><Relationship Id="rId1332" Type="http://schemas.openxmlformats.org/officeDocument/2006/relationships/image" Target="media/image653.wmf"/><Relationship Id="rId1777" Type="http://schemas.openxmlformats.org/officeDocument/2006/relationships/image" Target="media/image873.wmf"/><Relationship Id="rId69" Type="http://schemas.openxmlformats.org/officeDocument/2006/relationships/oleObject" Target="embeddings/oleObject20.bin"/><Relationship Id="rId1637" Type="http://schemas.openxmlformats.org/officeDocument/2006/relationships/image" Target="media/image803.wmf"/><Relationship Id="rId1844" Type="http://schemas.openxmlformats.org/officeDocument/2006/relationships/oleObject" Target="embeddings/oleObject907.bin"/><Relationship Id="rId1704" Type="http://schemas.openxmlformats.org/officeDocument/2006/relationships/oleObject" Target="embeddings/oleObject837.bin"/><Relationship Id="rId285" Type="http://schemas.openxmlformats.org/officeDocument/2006/relationships/image" Target="media/image130.wmf"/><Relationship Id="rId1911" Type="http://schemas.openxmlformats.org/officeDocument/2006/relationships/image" Target="media/image939.wmf"/><Relationship Id="rId492" Type="http://schemas.openxmlformats.org/officeDocument/2006/relationships/image" Target="media/image234.wmf"/><Relationship Id="rId797" Type="http://schemas.openxmlformats.org/officeDocument/2006/relationships/oleObject" Target="embeddings/oleObject383.bin"/><Relationship Id="rId145" Type="http://schemas.openxmlformats.org/officeDocument/2006/relationships/image" Target="media/image60.wmf"/><Relationship Id="rId352" Type="http://schemas.openxmlformats.org/officeDocument/2006/relationships/oleObject" Target="embeddings/oleObject161.bin"/><Relationship Id="rId1287" Type="http://schemas.openxmlformats.org/officeDocument/2006/relationships/oleObject" Target="embeddings/oleObject627.bin"/><Relationship Id="rId212" Type="http://schemas.openxmlformats.org/officeDocument/2006/relationships/oleObject" Target="embeddings/oleObject91.bin"/><Relationship Id="rId657" Type="http://schemas.openxmlformats.org/officeDocument/2006/relationships/oleObject" Target="embeddings/oleObject313.bin"/><Relationship Id="rId864" Type="http://schemas.openxmlformats.org/officeDocument/2006/relationships/image" Target="media/image420.wmf"/><Relationship Id="rId1494" Type="http://schemas.openxmlformats.org/officeDocument/2006/relationships/oleObject" Target="embeddings/oleObject732.bin"/><Relationship Id="rId1799" Type="http://schemas.openxmlformats.org/officeDocument/2006/relationships/image" Target="media/image884.wmf"/><Relationship Id="rId517" Type="http://schemas.openxmlformats.org/officeDocument/2006/relationships/oleObject" Target="embeddings/oleObject243.bin"/><Relationship Id="rId724" Type="http://schemas.openxmlformats.org/officeDocument/2006/relationships/image" Target="media/image350.wmf"/><Relationship Id="rId931" Type="http://schemas.openxmlformats.org/officeDocument/2006/relationships/oleObject" Target="embeddings/oleObject450.bin"/><Relationship Id="rId1147" Type="http://schemas.openxmlformats.org/officeDocument/2006/relationships/oleObject" Target="embeddings/oleObject557.bin"/><Relationship Id="rId1354" Type="http://schemas.openxmlformats.org/officeDocument/2006/relationships/image" Target="media/image664.wmf"/><Relationship Id="rId1561" Type="http://schemas.openxmlformats.org/officeDocument/2006/relationships/image" Target="media/image765.wmf"/><Relationship Id="rId60" Type="http://schemas.openxmlformats.org/officeDocument/2006/relationships/image" Target="media/image18.wmf"/><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image" Target="media/image695.wmf"/><Relationship Id="rId1659" Type="http://schemas.openxmlformats.org/officeDocument/2006/relationships/image" Target="media/image814.wmf"/><Relationship Id="rId1866" Type="http://schemas.openxmlformats.org/officeDocument/2006/relationships/image" Target="media/image917.wmf"/><Relationship Id="rId1519" Type="http://schemas.openxmlformats.org/officeDocument/2006/relationships/image" Target="media/image744.wmf"/><Relationship Id="rId1726" Type="http://schemas.openxmlformats.org/officeDocument/2006/relationships/oleObject" Target="embeddings/oleObject848.bin"/><Relationship Id="rId1933" Type="http://schemas.openxmlformats.org/officeDocument/2006/relationships/oleObject" Target="embeddings/oleObject952.bin"/><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oleObject" Target="embeddings/oleObject172.bin"/><Relationship Id="rId581" Type="http://schemas.openxmlformats.org/officeDocument/2006/relationships/oleObject" Target="embeddings/oleObject275.bin"/><Relationship Id="rId234" Type="http://schemas.openxmlformats.org/officeDocument/2006/relationships/oleObject" Target="embeddings/oleObject102.bin"/><Relationship Id="rId679" Type="http://schemas.openxmlformats.org/officeDocument/2006/relationships/oleObject" Target="embeddings/oleObject324.bin"/><Relationship Id="rId886" Type="http://schemas.openxmlformats.org/officeDocument/2006/relationships/image" Target="media/image431.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image" Target="media/image361.wmf"/><Relationship Id="rId1071" Type="http://schemas.openxmlformats.org/officeDocument/2006/relationships/image" Target="media/image523.wmf"/><Relationship Id="rId1169" Type="http://schemas.openxmlformats.org/officeDocument/2006/relationships/oleObject" Target="embeddings/oleObject568.bin"/><Relationship Id="rId1376" Type="http://schemas.openxmlformats.org/officeDocument/2006/relationships/image" Target="media/image675.wmf"/><Relationship Id="rId1583" Type="http://schemas.openxmlformats.org/officeDocument/2006/relationships/image" Target="media/image776.wmf"/><Relationship Id="rId301" Type="http://schemas.openxmlformats.org/officeDocument/2006/relationships/image" Target="media/image138.wmf"/><Relationship Id="rId953" Type="http://schemas.openxmlformats.org/officeDocument/2006/relationships/image" Target="media/image464.wmf"/><Relationship Id="rId1029" Type="http://schemas.openxmlformats.org/officeDocument/2006/relationships/image" Target="media/image502.wmf"/><Relationship Id="rId1236" Type="http://schemas.openxmlformats.org/officeDocument/2006/relationships/image" Target="media/image605.wmf"/><Relationship Id="rId1790" Type="http://schemas.openxmlformats.org/officeDocument/2006/relationships/oleObject" Target="embeddings/oleObject880.bin"/><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image" Target="media/image291.wmf"/><Relationship Id="rId813" Type="http://schemas.openxmlformats.org/officeDocument/2006/relationships/oleObject" Target="embeddings/oleObject391.bin"/><Relationship Id="rId1443" Type="http://schemas.openxmlformats.org/officeDocument/2006/relationships/image" Target="media/image706.wmf"/><Relationship Id="rId1650" Type="http://schemas.openxmlformats.org/officeDocument/2006/relationships/oleObject" Target="embeddings/oleObject810.bin"/><Relationship Id="rId1748" Type="http://schemas.openxmlformats.org/officeDocument/2006/relationships/oleObject" Target="embeddings/oleObject859.bin"/><Relationship Id="rId1303" Type="http://schemas.openxmlformats.org/officeDocument/2006/relationships/oleObject" Target="embeddings/oleObject635.bin"/><Relationship Id="rId1510" Type="http://schemas.openxmlformats.org/officeDocument/2006/relationships/oleObject" Target="embeddings/oleObject740.bin"/><Relationship Id="rId1955" Type="http://schemas.openxmlformats.org/officeDocument/2006/relationships/oleObject" Target="embeddings/oleObject974.bin"/><Relationship Id="rId1608" Type="http://schemas.openxmlformats.org/officeDocument/2006/relationships/oleObject" Target="embeddings/oleObject789.bin"/><Relationship Id="rId1815" Type="http://schemas.openxmlformats.org/officeDocument/2006/relationships/image" Target="media/image892.wmf"/><Relationship Id="rId189" Type="http://schemas.openxmlformats.org/officeDocument/2006/relationships/image" Target="media/image82.wmf"/><Relationship Id="rId396" Type="http://schemas.openxmlformats.org/officeDocument/2006/relationships/oleObject" Target="embeddings/oleObject183.bin"/><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image" Target="media/image323.wmf"/><Relationship Id="rId1093" Type="http://schemas.openxmlformats.org/officeDocument/2006/relationships/image" Target="media/image534.wmf"/><Relationship Id="rId116" Type="http://schemas.openxmlformats.org/officeDocument/2006/relationships/image" Target="media/image46.wmf"/><Relationship Id="rId323" Type="http://schemas.openxmlformats.org/officeDocument/2006/relationships/image" Target="media/image149.wmf"/><Relationship Id="rId530" Type="http://schemas.openxmlformats.org/officeDocument/2006/relationships/image" Target="media/image253.wmf"/><Relationship Id="rId768" Type="http://schemas.openxmlformats.org/officeDocument/2006/relationships/image" Target="media/image372.wmf"/><Relationship Id="rId975" Type="http://schemas.openxmlformats.org/officeDocument/2006/relationships/image" Target="media/image475.wmf"/><Relationship Id="rId1160" Type="http://schemas.openxmlformats.org/officeDocument/2006/relationships/image" Target="media/image567.wmf"/><Relationship Id="rId1398" Type="http://schemas.openxmlformats.org/officeDocument/2006/relationships/oleObject" Target="embeddings/oleObject684.bin"/><Relationship Id="rId628" Type="http://schemas.openxmlformats.org/officeDocument/2006/relationships/image" Target="media/image302.wmf"/><Relationship Id="rId835" Type="http://schemas.openxmlformats.org/officeDocument/2006/relationships/oleObject" Target="embeddings/oleObject402.bin"/><Relationship Id="rId1258" Type="http://schemas.openxmlformats.org/officeDocument/2006/relationships/image" Target="media/image616.wmf"/><Relationship Id="rId1465" Type="http://schemas.openxmlformats.org/officeDocument/2006/relationships/image" Target="media/image717.wmf"/><Relationship Id="rId1672" Type="http://schemas.openxmlformats.org/officeDocument/2006/relationships/oleObject" Target="embeddings/oleObject821.bin"/><Relationship Id="rId1020" Type="http://schemas.openxmlformats.org/officeDocument/2006/relationships/oleObject" Target="embeddings/oleObject494.bin"/><Relationship Id="rId1118" Type="http://schemas.openxmlformats.org/officeDocument/2006/relationships/image" Target="media/image546.wmf"/><Relationship Id="rId1325" Type="http://schemas.openxmlformats.org/officeDocument/2006/relationships/oleObject" Target="embeddings/oleObject646.bin"/><Relationship Id="rId1532" Type="http://schemas.openxmlformats.org/officeDocument/2006/relationships/oleObject" Target="embeddings/oleObject751.bin"/><Relationship Id="rId902" Type="http://schemas.openxmlformats.org/officeDocument/2006/relationships/image" Target="media/image439.wmf"/><Relationship Id="rId1837" Type="http://schemas.openxmlformats.org/officeDocument/2006/relationships/image" Target="media/image903.wmf"/><Relationship Id="rId31" Type="http://schemas.openxmlformats.org/officeDocument/2006/relationships/image" Target="media/image4.wmf"/><Relationship Id="rId180" Type="http://schemas.openxmlformats.org/officeDocument/2006/relationships/oleObject" Target="embeddings/oleObject75.bin"/><Relationship Id="rId278" Type="http://schemas.openxmlformats.org/officeDocument/2006/relationships/oleObject" Target="embeddings/oleObject124.bin"/><Relationship Id="rId1904" Type="http://schemas.openxmlformats.org/officeDocument/2006/relationships/image" Target="media/image936.wmf"/><Relationship Id="rId485" Type="http://schemas.openxmlformats.org/officeDocument/2006/relationships/oleObject" Target="embeddings/oleObject227.bin"/><Relationship Id="rId692" Type="http://schemas.openxmlformats.org/officeDocument/2006/relationships/image" Target="media/image334.wmf"/><Relationship Id="rId138" Type="http://schemas.openxmlformats.org/officeDocument/2006/relationships/oleObject" Target="embeddings/oleObject54.bin"/><Relationship Id="rId345" Type="http://schemas.openxmlformats.org/officeDocument/2006/relationships/image" Target="media/image160.wmf"/><Relationship Id="rId552" Type="http://schemas.openxmlformats.org/officeDocument/2006/relationships/image" Target="media/image264.wmf"/><Relationship Id="rId997" Type="http://schemas.openxmlformats.org/officeDocument/2006/relationships/image" Target="media/image486.wmf"/><Relationship Id="rId1182" Type="http://schemas.openxmlformats.org/officeDocument/2006/relationships/image" Target="media/image578.wmf"/><Relationship Id="rId205" Type="http://schemas.openxmlformats.org/officeDocument/2006/relationships/image" Target="media/image90.wmf"/><Relationship Id="rId412" Type="http://schemas.openxmlformats.org/officeDocument/2006/relationships/oleObject" Target="embeddings/oleObject191.bin"/><Relationship Id="rId857" Type="http://schemas.openxmlformats.org/officeDocument/2006/relationships/oleObject" Target="embeddings/oleObject413.bin"/><Relationship Id="rId1042" Type="http://schemas.openxmlformats.org/officeDocument/2006/relationships/oleObject" Target="embeddings/oleObject505.bin"/><Relationship Id="rId1487" Type="http://schemas.openxmlformats.org/officeDocument/2006/relationships/image" Target="media/image728.wmf"/><Relationship Id="rId1694" Type="http://schemas.openxmlformats.org/officeDocument/2006/relationships/oleObject" Target="embeddings/oleObject832.bin"/><Relationship Id="rId717" Type="http://schemas.openxmlformats.org/officeDocument/2006/relationships/oleObject" Target="embeddings/oleObject343.bin"/><Relationship Id="rId924" Type="http://schemas.openxmlformats.org/officeDocument/2006/relationships/image" Target="media/image450.wmf"/><Relationship Id="rId1347" Type="http://schemas.openxmlformats.org/officeDocument/2006/relationships/oleObject" Target="embeddings/oleObject657.bin"/><Relationship Id="rId1554" Type="http://schemas.openxmlformats.org/officeDocument/2006/relationships/oleObject" Target="embeddings/oleObject762.bin"/><Relationship Id="rId1761" Type="http://schemas.openxmlformats.org/officeDocument/2006/relationships/image" Target="media/image865.wmf"/><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hyperlink" Target="http://mrl.sci.utah.edu/software/febio" TargetMode="External"/><Relationship Id="rId1621" Type="http://schemas.openxmlformats.org/officeDocument/2006/relationships/image" Target="media/image795.wmf"/><Relationship Id="rId1859" Type="http://schemas.openxmlformats.org/officeDocument/2006/relationships/oleObject" Target="embeddings/oleObject915.bin"/><Relationship Id="rId1719" Type="http://schemas.openxmlformats.org/officeDocument/2006/relationships/image" Target="media/image844.wmf"/><Relationship Id="rId1926" Type="http://schemas.openxmlformats.org/officeDocument/2006/relationships/oleObject" Target="embeddings/oleObject948.bin"/><Relationship Id="rId367" Type="http://schemas.openxmlformats.org/officeDocument/2006/relationships/image" Target="media/image171.wmf"/><Relationship Id="rId574" Type="http://schemas.openxmlformats.org/officeDocument/2006/relationships/image" Target="media/image275.wmf"/><Relationship Id="rId227" Type="http://schemas.openxmlformats.org/officeDocument/2006/relationships/image" Target="media/image101.wmf"/><Relationship Id="rId781" Type="http://schemas.openxmlformats.org/officeDocument/2006/relationships/oleObject" Target="embeddings/oleObject375.bin"/><Relationship Id="rId879" Type="http://schemas.openxmlformats.org/officeDocument/2006/relationships/oleObject" Target="embeddings/oleObject424.bin"/><Relationship Id="rId434" Type="http://schemas.openxmlformats.org/officeDocument/2006/relationships/oleObject" Target="embeddings/oleObject202.bin"/><Relationship Id="rId641" Type="http://schemas.openxmlformats.org/officeDocument/2006/relationships/oleObject" Target="embeddings/oleObject305.bin"/><Relationship Id="rId739" Type="http://schemas.openxmlformats.org/officeDocument/2006/relationships/oleObject" Target="embeddings/oleObject354.bin"/><Relationship Id="rId1064" Type="http://schemas.openxmlformats.org/officeDocument/2006/relationships/oleObject" Target="embeddings/oleObject516.bin"/><Relationship Id="rId1271" Type="http://schemas.openxmlformats.org/officeDocument/2006/relationships/oleObject" Target="embeddings/oleObject619.bin"/><Relationship Id="rId1369" Type="http://schemas.openxmlformats.org/officeDocument/2006/relationships/oleObject" Target="embeddings/oleObject668.bin"/><Relationship Id="rId1576" Type="http://schemas.openxmlformats.org/officeDocument/2006/relationships/oleObject" Target="embeddings/oleObject773.bin"/><Relationship Id="rId501" Type="http://schemas.openxmlformats.org/officeDocument/2006/relationships/oleObject" Target="embeddings/oleObject235.bin"/><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oleObject" Target="embeddings/oleObject598.bin"/><Relationship Id="rId1783" Type="http://schemas.openxmlformats.org/officeDocument/2006/relationships/image" Target="media/image876.wmf"/><Relationship Id="rId75" Type="http://schemas.openxmlformats.org/officeDocument/2006/relationships/oleObject" Target="embeddings/oleObject23.bin"/><Relationship Id="rId806" Type="http://schemas.openxmlformats.org/officeDocument/2006/relationships/image" Target="media/image391.wmf"/><Relationship Id="rId1436" Type="http://schemas.openxmlformats.org/officeDocument/2006/relationships/oleObject" Target="embeddings/oleObject703.bin"/><Relationship Id="rId1643" Type="http://schemas.openxmlformats.org/officeDocument/2006/relationships/image" Target="media/image806.wmf"/><Relationship Id="rId1850" Type="http://schemas.openxmlformats.org/officeDocument/2006/relationships/oleObject" Target="embeddings/oleObject910.bin"/><Relationship Id="rId1503" Type="http://schemas.openxmlformats.org/officeDocument/2006/relationships/image" Target="media/image736.wmf"/><Relationship Id="rId1710" Type="http://schemas.openxmlformats.org/officeDocument/2006/relationships/oleObject" Target="embeddings/oleObject840.bin"/><Relationship Id="rId1948" Type="http://schemas.openxmlformats.org/officeDocument/2006/relationships/oleObject" Target="embeddings/oleObject967.bin"/><Relationship Id="rId291" Type="http://schemas.openxmlformats.org/officeDocument/2006/relationships/image" Target="media/image133.wmf"/><Relationship Id="rId1808" Type="http://schemas.openxmlformats.org/officeDocument/2006/relationships/oleObject" Target="embeddings/oleObject889.bin"/><Relationship Id="rId151" Type="http://schemas.openxmlformats.org/officeDocument/2006/relationships/image" Target="media/image63.wmf"/><Relationship Id="rId389" Type="http://schemas.openxmlformats.org/officeDocument/2006/relationships/image" Target="media/image182.wmf"/><Relationship Id="rId596" Type="http://schemas.openxmlformats.org/officeDocument/2006/relationships/image" Target="media/image286.wmf"/><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oleObject" Target="embeddings/oleObject316.bin"/><Relationship Id="rId870" Type="http://schemas.openxmlformats.org/officeDocument/2006/relationships/image" Target="media/image423.wmf"/><Relationship Id="rId1086" Type="http://schemas.openxmlformats.org/officeDocument/2006/relationships/oleObject" Target="embeddings/oleObject527.bin"/><Relationship Id="rId1293" Type="http://schemas.openxmlformats.org/officeDocument/2006/relationships/oleObject" Target="embeddings/oleObject630.bin"/><Relationship Id="rId109" Type="http://schemas.openxmlformats.org/officeDocument/2006/relationships/oleObject" Target="embeddings/oleObject40.bin"/><Relationship Id="rId316" Type="http://schemas.openxmlformats.org/officeDocument/2006/relationships/oleObject" Target="embeddings/oleObject143.bin"/><Relationship Id="rId523" Type="http://schemas.openxmlformats.org/officeDocument/2006/relationships/oleObject" Target="embeddings/oleObject246.bin"/><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oleObject" Target="embeddings/oleObject784.bin"/><Relationship Id="rId97" Type="http://schemas.openxmlformats.org/officeDocument/2006/relationships/oleObject" Target="embeddings/oleObject34.bin"/><Relationship Id="rId730" Type="http://schemas.openxmlformats.org/officeDocument/2006/relationships/image" Target="media/image353.wmf"/><Relationship Id="rId828" Type="http://schemas.openxmlformats.org/officeDocument/2006/relationships/image" Target="media/image402.wmf"/><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oleObject" Target="embeddings/oleObject714.bin"/><Relationship Id="rId1665" Type="http://schemas.openxmlformats.org/officeDocument/2006/relationships/image" Target="media/image817.wmf"/><Relationship Id="rId1872" Type="http://schemas.openxmlformats.org/officeDocument/2006/relationships/image" Target="media/image920.wmf"/><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image" Target="media/image747.wmf"/><Relationship Id="rId1732" Type="http://schemas.openxmlformats.org/officeDocument/2006/relationships/oleObject" Target="embeddings/oleObject851.bin"/><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oleObject" Target="embeddings/oleObject175.bin"/><Relationship Id="rId240" Type="http://schemas.openxmlformats.org/officeDocument/2006/relationships/oleObject" Target="embeddings/oleObject105.bin"/><Relationship Id="rId478" Type="http://schemas.openxmlformats.org/officeDocument/2006/relationships/image" Target="media/image227.wmf"/><Relationship Id="rId685" Type="http://schemas.openxmlformats.org/officeDocument/2006/relationships/oleObject" Target="embeddings/oleObject327.bin"/><Relationship Id="rId892" Type="http://schemas.openxmlformats.org/officeDocument/2006/relationships/image" Target="media/image434.wmf"/><Relationship Id="rId100" Type="http://schemas.openxmlformats.org/officeDocument/2006/relationships/image" Target="media/image38.wmf"/><Relationship Id="rId338" Type="http://schemas.openxmlformats.org/officeDocument/2006/relationships/oleObject" Target="embeddings/oleObject154.bin"/><Relationship Id="rId545" Type="http://schemas.openxmlformats.org/officeDocument/2006/relationships/oleObject" Target="embeddings/oleObject257.bin"/><Relationship Id="rId752" Type="http://schemas.openxmlformats.org/officeDocument/2006/relationships/image" Target="media/image364.wmf"/><Relationship Id="rId1175" Type="http://schemas.openxmlformats.org/officeDocument/2006/relationships/oleObject" Target="embeddings/oleObject571.bin"/><Relationship Id="rId1382" Type="http://schemas.openxmlformats.org/officeDocument/2006/relationships/image" Target="media/image678.emf"/><Relationship Id="rId405" Type="http://schemas.openxmlformats.org/officeDocument/2006/relationships/image" Target="media/image190.wmf"/><Relationship Id="rId612" Type="http://schemas.openxmlformats.org/officeDocument/2006/relationships/image" Target="media/image294.wmf"/><Relationship Id="rId1035" Type="http://schemas.openxmlformats.org/officeDocument/2006/relationships/image" Target="media/image505.wmf"/><Relationship Id="rId1242" Type="http://schemas.openxmlformats.org/officeDocument/2006/relationships/image" Target="media/image608.wmf"/><Relationship Id="rId1687" Type="http://schemas.openxmlformats.org/officeDocument/2006/relationships/image" Target="media/image828.wmf"/><Relationship Id="rId1894" Type="http://schemas.openxmlformats.org/officeDocument/2006/relationships/image" Target="media/image931.wmf"/><Relationship Id="rId917" Type="http://schemas.openxmlformats.org/officeDocument/2006/relationships/oleObject" Target="embeddings/oleObject443.bin"/><Relationship Id="rId1102" Type="http://schemas.openxmlformats.org/officeDocument/2006/relationships/oleObject" Target="embeddings/oleObject535.bin"/><Relationship Id="rId1547" Type="http://schemas.openxmlformats.org/officeDocument/2006/relationships/image" Target="media/image758.wmf"/><Relationship Id="rId1754" Type="http://schemas.openxmlformats.org/officeDocument/2006/relationships/oleObject" Target="embeddings/oleObject862.bin"/><Relationship Id="rId1961" Type="http://schemas.openxmlformats.org/officeDocument/2006/relationships/oleObject" Target="embeddings/oleObject980.bin"/><Relationship Id="rId46" Type="http://schemas.openxmlformats.org/officeDocument/2006/relationships/oleObject" Target="embeddings/oleObject9.bin"/><Relationship Id="rId1407" Type="http://schemas.openxmlformats.org/officeDocument/2006/relationships/oleObject" Target="embeddings/oleObject689.bin"/><Relationship Id="rId1614" Type="http://schemas.openxmlformats.org/officeDocument/2006/relationships/oleObject" Target="embeddings/oleObject792.bin"/><Relationship Id="rId1821" Type="http://schemas.openxmlformats.org/officeDocument/2006/relationships/image" Target="media/image895.wmf"/><Relationship Id="rId195" Type="http://schemas.openxmlformats.org/officeDocument/2006/relationships/image" Target="media/image85.wmf"/><Relationship Id="rId1919" Type="http://schemas.openxmlformats.org/officeDocument/2006/relationships/image" Target="media/image943.wmf"/><Relationship Id="rId262" Type="http://schemas.openxmlformats.org/officeDocument/2006/relationships/oleObject" Target="embeddings/oleObject116.bin"/><Relationship Id="rId567" Type="http://schemas.openxmlformats.org/officeDocument/2006/relationships/oleObject" Target="embeddings/oleObject268.bin"/><Relationship Id="rId1197" Type="http://schemas.openxmlformats.org/officeDocument/2006/relationships/oleObject" Target="embeddings/oleObject582.bin"/><Relationship Id="rId122" Type="http://schemas.openxmlformats.org/officeDocument/2006/relationships/image" Target="media/image49.wmf"/><Relationship Id="rId774" Type="http://schemas.openxmlformats.org/officeDocument/2006/relationships/image" Target="media/image375.wmf"/><Relationship Id="rId981" Type="http://schemas.openxmlformats.org/officeDocument/2006/relationships/image" Target="media/image478.wmf"/><Relationship Id="rId1057" Type="http://schemas.openxmlformats.org/officeDocument/2006/relationships/image" Target="media/image516.wmf"/><Relationship Id="rId427" Type="http://schemas.openxmlformats.org/officeDocument/2006/relationships/image" Target="media/image201.wmf"/><Relationship Id="rId634" Type="http://schemas.openxmlformats.org/officeDocument/2006/relationships/image" Target="media/image305.wmf"/><Relationship Id="rId841" Type="http://schemas.openxmlformats.org/officeDocument/2006/relationships/oleObject" Target="embeddings/oleObject405.bin"/><Relationship Id="rId1264" Type="http://schemas.openxmlformats.org/officeDocument/2006/relationships/image" Target="media/image619.wmf"/><Relationship Id="rId1471" Type="http://schemas.openxmlformats.org/officeDocument/2006/relationships/image" Target="media/image720.wmf"/><Relationship Id="rId1569" Type="http://schemas.openxmlformats.org/officeDocument/2006/relationships/image" Target="media/image769.wmf"/><Relationship Id="rId701" Type="http://schemas.openxmlformats.org/officeDocument/2006/relationships/oleObject" Target="embeddings/oleObject335.bin"/><Relationship Id="rId939" Type="http://schemas.openxmlformats.org/officeDocument/2006/relationships/image" Target="media/image457.wmf"/><Relationship Id="rId1124" Type="http://schemas.openxmlformats.org/officeDocument/2006/relationships/image" Target="media/image549.wmf"/><Relationship Id="rId1331" Type="http://schemas.openxmlformats.org/officeDocument/2006/relationships/oleObject" Target="embeddings/oleObject649.bin"/><Relationship Id="rId1776" Type="http://schemas.openxmlformats.org/officeDocument/2006/relationships/oleObject" Target="embeddings/oleObject873.bin"/><Relationship Id="rId68" Type="http://schemas.openxmlformats.org/officeDocument/2006/relationships/image" Target="media/image22.wmf"/><Relationship Id="rId1429" Type="http://schemas.openxmlformats.org/officeDocument/2006/relationships/image" Target="media/image699.wmf"/><Relationship Id="rId1636" Type="http://schemas.openxmlformats.org/officeDocument/2006/relationships/oleObject" Target="embeddings/oleObject803.bin"/><Relationship Id="rId1843" Type="http://schemas.openxmlformats.org/officeDocument/2006/relationships/image" Target="media/image906.emf"/><Relationship Id="rId1703" Type="http://schemas.openxmlformats.org/officeDocument/2006/relationships/image" Target="media/image836.wmf"/><Relationship Id="rId1910" Type="http://schemas.openxmlformats.org/officeDocument/2006/relationships/hyperlink" Target="http://users.ics.forth.gr/~lourakis/levmar/" TargetMode="External"/><Relationship Id="rId284" Type="http://schemas.openxmlformats.org/officeDocument/2006/relationships/oleObject" Target="embeddings/oleObject127.bin"/><Relationship Id="rId491" Type="http://schemas.openxmlformats.org/officeDocument/2006/relationships/oleObject" Target="embeddings/oleObject230.bin"/><Relationship Id="rId144" Type="http://schemas.openxmlformats.org/officeDocument/2006/relationships/oleObject" Target="embeddings/oleObject57.bin"/><Relationship Id="rId589" Type="http://schemas.openxmlformats.org/officeDocument/2006/relationships/oleObject" Target="embeddings/oleObject279.bin"/><Relationship Id="rId796" Type="http://schemas.openxmlformats.org/officeDocument/2006/relationships/image" Target="media/image386.wmf"/><Relationship Id="rId351" Type="http://schemas.openxmlformats.org/officeDocument/2006/relationships/image" Target="media/image163.wmf"/><Relationship Id="rId449" Type="http://schemas.openxmlformats.org/officeDocument/2006/relationships/oleObject" Target="embeddings/oleObject209.bin"/><Relationship Id="rId656" Type="http://schemas.openxmlformats.org/officeDocument/2006/relationships/image" Target="media/image316.wmf"/><Relationship Id="rId863" Type="http://schemas.openxmlformats.org/officeDocument/2006/relationships/oleObject" Target="embeddings/oleObject416.bin"/><Relationship Id="rId1079" Type="http://schemas.openxmlformats.org/officeDocument/2006/relationships/image" Target="media/image527.wmf"/><Relationship Id="rId1286" Type="http://schemas.openxmlformats.org/officeDocument/2006/relationships/image" Target="media/image630.wmf"/><Relationship Id="rId1493" Type="http://schemas.openxmlformats.org/officeDocument/2006/relationships/image" Target="media/image731.wmf"/><Relationship Id="rId211" Type="http://schemas.openxmlformats.org/officeDocument/2006/relationships/image" Target="media/image93.wmf"/><Relationship Id="rId309" Type="http://schemas.openxmlformats.org/officeDocument/2006/relationships/image" Target="media/image142.wmf"/><Relationship Id="rId516" Type="http://schemas.openxmlformats.org/officeDocument/2006/relationships/image" Target="media/image246.wmf"/><Relationship Id="rId1146" Type="http://schemas.openxmlformats.org/officeDocument/2006/relationships/image" Target="media/image560.wmf"/><Relationship Id="rId1798" Type="http://schemas.openxmlformats.org/officeDocument/2006/relationships/oleObject" Target="embeddings/oleObject884.bin"/><Relationship Id="rId723" Type="http://schemas.openxmlformats.org/officeDocument/2006/relationships/oleObject" Target="embeddings/oleObject346.bin"/><Relationship Id="rId930" Type="http://schemas.openxmlformats.org/officeDocument/2006/relationships/image" Target="media/image453.wmf"/><Relationship Id="rId1006" Type="http://schemas.openxmlformats.org/officeDocument/2006/relationships/oleObject" Target="embeddings/oleObject487.bin"/><Relationship Id="rId1353" Type="http://schemas.openxmlformats.org/officeDocument/2006/relationships/oleObject" Target="embeddings/oleObject660.bin"/><Relationship Id="rId1560" Type="http://schemas.openxmlformats.org/officeDocument/2006/relationships/oleObject" Target="embeddings/oleObject765.bin"/><Relationship Id="rId1658" Type="http://schemas.openxmlformats.org/officeDocument/2006/relationships/oleObject" Target="embeddings/oleObject814.bin"/><Relationship Id="rId1865" Type="http://schemas.openxmlformats.org/officeDocument/2006/relationships/oleObject" Target="embeddings/oleObject918.bin"/><Relationship Id="rId1213" Type="http://schemas.openxmlformats.org/officeDocument/2006/relationships/oleObject" Target="embeddings/oleObject590.bin"/><Relationship Id="rId1420" Type="http://schemas.openxmlformats.org/officeDocument/2006/relationships/oleObject" Target="embeddings/oleObject695.bin"/><Relationship Id="rId1518" Type="http://schemas.openxmlformats.org/officeDocument/2006/relationships/oleObject" Target="embeddings/oleObject744.bin"/><Relationship Id="rId1725" Type="http://schemas.openxmlformats.org/officeDocument/2006/relationships/image" Target="media/image847.wmf"/><Relationship Id="rId1932" Type="http://schemas.openxmlformats.org/officeDocument/2006/relationships/oleObject" Target="embeddings/oleObject951.bin"/><Relationship Id="rId17" Type="http://schemas.openxmlformats.org/officeDocument/2006/relationships/image" Target="media/image2.jpeg"/><Relationship Id="rId166" Type="http://schemas.openxmlformats.org/officeDocument/2006/relationships/oleObject" Target="embeddings/oleObject68.bin"/><Relationship Id="rId373" Type="http://schemas.openxmlformats.org/officeDocument/2006/relationships/image" Target="media/image174.wmf"/><Relationship Id="rId580"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image" Target="media/image327.wmf"/><Relationship Id="rId885" Type="http://schemas.openxmlformats.org/officeDocument/2006/relationships/oleObject" Target="embeddings/oleObject427.bin"/><Relationship Id="rId1070" Type="http://schemas.openxmlformats.org/officeDocument/2006/relationships/oleObject" Target="embeddings/oleObject519.bin"/><Relationship Id="rId300" Type="http://schemas.openxmlformats.org/officeDocument/2006/relationships/oleObject" Target="embeddings/oleObject135.bin"/><Relationship Id="rId538" Type="http://schemas.openxmlformats.org/officeDocument/2006/relationships/image" Target="media/image257.wmf"/><Relationship Id="rId745" Type="http://schemas.openxmlformats.org/officeDocument/2006/relationships/oleObject" Target="embeddings/oleObject357.bin"/><Relationship Id="rId952" Type="http://schemas.openxmlformats.org/officeDocument/2006/relationships/oleObject" Target="embeddings/oleObject460.bin"/><Relationship Id="rId1168" Type="http://schemas.openxmlformats.org/officeDocument/2006/relationships/image" Target="media/image571.wmf"/><Relationship Id="rId1375" Type="http://schemas.openxmlformats.org/officeDocument/2006/relationships/oleObject" Target="embeddings/oleObject671.bin"/><Relationship Id="rId1582" Type="http://schemas.openxmlformats.org/officeDocument/2006/relationships/oleObject" Target="embeddings/oleObject776.bin"/><Relationship Id="rId81" Type="http://schemas.openxmlformats.org/officeDocument/2006/relationships/oleObject" Target="embeddings/oleObject26.bin"/><Relationship Id="rId605" Type="http://schemas.openxmlformats.org/officeDocument/2006/relationships/oleObject" Target="embeddings/oleObject287.bin"/><Relationship Id="rId812" Type="http://schemas.openxmlformats.org/officeDocument/2006/relationships/image" Target="media/image394.wmf"/><Relationship Id="rId1028" Type="http://schemas.openxmlformats.org/officeDocument/2006/relationships/oleObject" Target="embeddings/oleObject498.bin"/><Relationship Id="rId1235" Type="http://schemas.openxmlformats.org/officeDocument/2006/relationships/oleObject" Target="embeddings/oleObject601.bin"/><Relationship Id="rId1442" Type="http://schemas.openxmlformats.org/officeDocument/2006/relationships/oleObject" Target="embeddings/oleObject706.bin"/><Relationship Id="rId1887" Type="http://schemas.openxmlformats.org/officeDocument/2006/relationships/oleObject" Target="embeddings/oleObject929.bin"/><Relationship Id="rId1302" Type="http://schemas.openxmlformats.org/officeDocument/2006/relationships/image" Target="media/image638.wmf"/><Relationship Id="rId1747" Type="http://schemas.openxmlformats.org/officeDocument/2006/relationships/image" Target="media/image858.wmf"/><Relationship Id="rId1954" Type="http://schemas.openxmlformats.org/officeDocument/2006/relationships/oleObject" Target="embeddings/oleObject973.bin"/><Relationship Id="rId39" Type="http://schemas.openxmlformats.org/officeDocument/2006/relationships/image" Target="media/image8.wmf"/><Relationship Id="rId1607" Type="http://schemas.openxmlformats.org/officeDocument/2006/relationships/image" Target="media/image788.wmf"/><Relationship Id="rId1814" Type="http://schemas.openxmlformats.org/officeDocument/2006/relationships/oleObject" Target="embeddings/oleObject892.bin"/><Relationship Id="rId188" Type="http://schemas.openxmlformats.org/officeDocument/2006/relationships/oleObject" Target="embeddings/oleObject79.bin"/><Relationship Id="rId395" Type="http://schemas.openxmlformats.org/officeDocument/2006/relationships/image" Target="media/image185.wmf"/><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oleObject" Target="embeddings/oleObject530.bin"/><Relationship Id="rId1397" Type="http://schemas.openxmlformats.org/officeDocument/2006/relationships/oleObject" Target="embeddings/oleObject683.bin"/><Relationship Id="rId115" Type="http://schemas.openxmlformats.org/officeDocument/2006/relationships/oleObject" Target="embeddings/oleObject43.bin"/><Relationship Id="rId322" Type="http://schemas.openxmlformats.org/officeDocument/2006/relationships/oleObject" Target="embeddings/oleObject146.bin"/><Relationship Id="rId767" Type="http://schemas.openxmlformats.org/officeDocument/2006/relationships/oleObject" Target="embeddings/oleObject368.bin"/><Relationship Id="rId974" Type="http://schemas.openxmlformats.org/officeDocument/2006/relationships/oleObject" Target="embeddings/oleObject471.bin"/><Relationship Id="rId627" Type="http://schemas.openxmlformats.org/officeDocument/2006/relationships/oleObject" Target="embeddings/oleObject298.bin"/><Relationship Id="rId834" Type="http://schemas.openxmlformats.org/officeDocument/2006/relationships/image" Target="media/image405.wmf"/><Relationship Id="rId1257" Type="http://schemas.openxmlformats.org/officeDocument/2006/relationships/oleObject" Target="embeddings/oleObject612.bin"/><Relationship Id="rId1464" Type="http://schemas.openxmlformats.org/officeDocument/2006/relationships/oleObject" Target="embeddings/oleObject717.bin"/><Relationship Id="rId1671" Type="http://schemas.openxmlformats.org/officeDocument/2006/relationships/image" Target="media/image820.wmf"/><Relationship Id="rId901" Type="http://schemas.openxmlformats.org/officeDocument/2006/relationships/oleObject" Target="embeddings/oleObject435.bin"/><Relationship Id="rId1117" Type="http://schemas.openxmlformats.org/officeDocument/2006/relationships/oleObject" Target="embeddings/oleObject542.bin"/><Relationship Id="rId1324" Type="http://schemas.openxmlformats.org/officeDocument/2006/relationships/image" Target="media/image649.wmf"/><Relationship Id="rId1531" Type="http://schemas.openxmlformats.org/officeDocument/2006/relationships/image" Target="media/image750.wmf"/><Relationship Id="rId1769" Type="http://schemas.openxmlformats.org/officeDocument/2006/relationships/image" Target="media/image869.wmf"/><Relationship Id="rId30" Type="http://schemas.openxmlformats.org/officeDocument/2006/relationships/hyperlink" Target="http://mrl.sci.utah.edu/software/postview" TargetMode="External"/><Relationship Id="rId1629" Type="http://schemas.openxmlformats.org/officeDocument/2006/relationships/image" Target="media/image799.wmf"/><Relationship Id="rId1836" Type="http://schemas.openxmlformats.org/officeDocument/2006/relationships/oleObject" Target="embeddings/oleObject903.bin"/><Relationship Id="rId1903" Type="http://schemas.openxmlformats.org/officeDocument/2006/relationships/oleObject" Target="embeddings/oleObject937.bin"/><Relationship Id="rId277" Type="http://schemas.openxmlformats.org/officeDocument/2006/relationships/image" Target="media/image126.wmf"/><Relationship Id="rId484" Type="http://schemas.openxmlformats.org/officeDocument/2006/relationships/image" Target="media/image230.wmf"/><Relationship Id="rId137" Type="http://schemas.openxmlformats.org/officeDocument/2006/relationships/image" Target="media/image56.wmf"/><Relationship Id="rId344" Type="http://schemas.openxmlformats.org/officeDocument/2006/relationships/oleObject" Target="embeddings/oleObject157.bin"/><Relationship Id="rId691" Type="http://schemas.openxmlformats.org/officeDocument/2006/relationships/oleObject" Target="embeddings/oleObject330.bin"/><Relationship Id="rId789" Type="http://schemas.openxmlformats.org/officeDocument/2006/relationships/oleObject" Target="embeddings/oleObject379.bin"/><Relationship Id="rId996" Type="http://schemas.openxmlformats.org/officeDocument/2006/relationships/oleObject" Target="embeddings/oleObject482.bin"/><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image" Target="media/image416.wmf"/><Relationship Id="rId1181" Type="http://schemas.openxmlformats.org/officeDocument/2006/relationships/oleObject" Target="embeddings/oleObject574.bin"/><Relationship Id="rId1279" Type="http://schemas.openxmlformats.org/officeDocument/2006/relationships/oleObject" Target="embeddings/oleObject623.bin"/><Relationship Id="rId1486" Type="http://schemas.openxmlformats.org/officeDocument/2006/relationships/oleObject" Target="embeddings/oleObject728.bin"/><Relationship Id="rId204" Type="http://schemas.openxmlformats.org/officeDocument/2006/relationships/oleObject" Target="embeddings/oleObject87.bin"/><Relationship Id="rId411" Type="http://schemas.openxmlformats.org/officeDocument/2006/relationships/image" Target="media/image193.wmf"/><Relationship Id="rId509" Type="http://schemas.openxmlformats.org/officeDocument/2006/relationships/oleObject" Target="embeddings/oleObject239.bin"/><Relationship Id="rId1041" Type="http://schemas.openxmlformats.org/officeDocument/2006/relationships/image" Target="media/image508.wmf"/><Relationship Id="rId1139" Type="http://schemas.openxmlformats.org/officeDocument/2006/relationships/oleObject" Target="embeddings/oleObject553.bin"/><Relationship Id="rId1346" Type="http://schemas.openxmlformats.org/officeDocument/2006/relationships/image" Target="media/image660.wmf"/><Relationship Id="rId1693" Type="http://schemas.openxmlformats.org/officeDocument/2006/relationships/image" Target="media/image831.wmf"/><Relationship Id="rId716" Type="http://schemas.openxmlformats.org/officeDocument/2006/relationships/image" Target="media/image346.wmf"/><Relationship Id="rId923" Type="http://schemas.openxmlformats.org/officeDocument/2006/relationships/oleObject" Target="embeddings/oleObject446.bin"/><Relationship Id="rId1553" Type="http://schemas.openxmlformats.org/officeDocument/2006/relationships/image" Target="media/image761.wmf"/><Relationship Id="rId1760" Type="http://schemas.openxmlformats.org/officeDocument/2006/relationships/oleObject" Target="embeddings/oleObject865.bin"/><Relationship Id="rId1858" Type="http://schemas.openxmlformats.org/officeDocument/2006/relationships/oleObject" Target="embeddings/oleObject914.bin"/><Relationship Id="rId52" Type="http://schemas.openxmlformats.org/officeDocument/2006/relationships/image" Target="media/image14.wmf"/><Relationship Id="rId1206" Type="http://schemas.openxmlformats.org/officeDocument/2006/relationships/image" Target="media/image590.wmf"/><Relationship Id="rId1413" Type="http://schemas.openxmlformats.org/officeDocument/2006/relationships/oleObject" Target="embeddings/oleObject692.bin"/><Relationship Id="rId1620" Type="http://schemas.openxmlformats.org/officeDocument/2006/relationships/oleObject" Target="embeddings/oleObject795.bin"/><Relationship Id="rId1718" Type="http://schemas.openxmlformats.org/officeDocument/2006/relationships/oleObject" Target="embeddings/oleObject844.bin"/><Relationship Id="rId1925" Type="http://schemas.openxmlformats.org/officeDocument/2006/relationships/image" Target="media/image946.wmf"/><Relationship Id="rId299" Type="http://schemas.openxmlformats.org/officeDocument/2006/relationships/image" Target="media/image137.wmf"/><Relationship Id="rId159" Type="http://schemas.openxmlformats.org/officeDocument/2006/relationships/image" Target="media/image67.wmf"/><Relationship Id="rId366" Type="http://schemas.openxmlformats.org/officeDocument/2006/relationships/oleObject" Target="embeddings/oleObject168.bin"/><Relationship Id="rId573" Type="http://schemas.openxmlformats.org/officeDocument/2006/relationships/oleObject" Target="embeddings/oleObject271.bin"/><Relationship Id="rId780" Type="http://schemas.openxmlformats.org/officeDocument/2006/relationships/image" Target="media/image378.wmf"/><Relationship Id="rId226" Type="http://schemas.openxmlformats.org/officeDocument/2006/relationships/oleObject" Target="embeddings/oleObject98.bin"/><Relationship Id="rId433" Type="http://schemas.openxmlformats.org/officeDocument/2006/relationships/image" Target="media/image204.wmf"/><Relationship Id="rId878" Type="http://schemas.openxmlformats.org/officeDocument/2006/relationships/image" Target="media/image427.wmf"/><Relationship Id="rId1063" Type="http://schemas.openxmlformats.org/officeDocument/2006/relationships/image" Target="media/image519.wmf"/><Relationship Id="rId1270" Type="http://schemas.openxmlformats.org/officeDocument/2006/relationships/image" Target="media/image622.wmf"/><Relationship Id="rId640" Type="http://schemas.openxmlformats.org/officeDocument/2006/relationships/image" Target="media/image308.wmf"/><Relationship Id="rId738" Type="http://schemas.openxmlformats.org/officeDocument/2006/relationships/image" Target="media/image357.wmf"/><Relationship Id="rId945" Type="http://schemas.openxmlformats.org/officeDocument/2006/relationships/image" Target="media/image460.wmf"/><Relationship Id="rId1368" Type="http://schemas.openxmlformats.org/officeDocument/2006/relationships/image" Target="media/image671.wmf"/><Relationship Id="rId1575" Type="http://schemas.openxmlformats.org/officeDocument/2006/relationships/image" Target="media/image772.wmf"/><Relationship Id="rId1782" Type="http://schemas.openxmlformats.org/officeDocument/2006/relationships/oleObject" Target="embeddings/oleObject876.bin"/><Relationship Id="rId74" Type="http://schemas.openxmlformats.org/officeDocument/2006/relationships/image" Target="media/image25.wmf"/><Relationship Id="rId500" Type="http://schemas.openxmlformats.org/officeDocument/2006/relationships/image" Target="media/image238.wmf"/><Relationship Id="rId805" Type="http://schemas.openxmlformats.org/officeDocument/2006/relationships/oleObject" Target="embeddings/oleObject387.bin"/><Relationship Id="rId1130" Type="http://schemas.openxmlformats.org/officeDocument/2006/relationships/image" Target="media/image552.wmf"/><Relationship Id="rId1228" Type="http://schemas.openxmlformats.org/officeDocument/2006/relationships/image" Target="media/image601.wmf"/><Relationship Id="rId1435" Type="http://schemas.openxmlformats.org/officeDocument/2006/relationships/image" Target="media/image702.wmf"/><Relationship Id="rId1642" Type="http://schemas.openxmlformats.org/officeDocument/2006/relationships/oleObject" Target="embeddings/oleObject806.bin"/><Relationship Id="rId1947" Type="http://schemas.openxmlformats.org/officeDocument/2006/relationships/oleObject" Target="embeddings/oleObject966.bin"/><Relationship Id="rId1502" Type="http://schemas.openxmlformats.org/officeDocument/2006/relationships/oleObject" Target="embeddings/oleObject736.bin"/><Relationship Id="rId1807" Type="http://schemas.openxmlformats.org/officeDocument/2006/relationships/image" Target="media/image888.wmf"/><Relationship Id="rId290" Type="http://schemas.openxmlformats.org/officeDocument/2006/relationships/oleObject" Target="embeddings/oleObject130.bin"/><Relationship Id="rId388" Type="http://schemas.openxmlformats.org/officeDocument/2006/relationships/oleObject" Target="embeddings/oleObject179.bin"/><Relationship Id="rId150" Type="http://schemas.openxmlformats.org/officeDocument/2006/relationships/oleObject" Target="embeddings/oleObject60.bin"/><Relationship Id="rId595" Type="http://schemas.openxmlformats.org/officeDocument/2006/relationships/oleObject" Target="embeddings/oleObject282.bin"/><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image" Target="media/image319.wmf"/><Relationship Id="rId1085" Type="http://schemas.openxmlformats.org/officeDocument/2006/relationships/image" Target="media/image530.wmf"/><Relationship Id="rId1292" Type="http://schemas.openxmlformats.org/officeDocument/2006/relationships/image" Target="media/image633.wmf"/><Relationship Id="rId108" Type="http://schemas.openxmlformats.org/officeDocument/2006/relationships/image" Target="media/image42.wmf"/><Relationship Id="rId315" Type="http://schemas.openxmlformats.org/officeDocument/2006/relationships/image" Target="media/image145.wmf"/><Relationship Id="rId522" Type="http://schemas.openxmlformats.org/officeDocument/2006/relationships/image" Target="media/image249.wmf"/><Relationship Id="rId967" Type="http://schemas.openxmlformats.org/officeDocument/2006/relationships/image" Target="media/image471.wmf"/><Relationship Id="rId1152" Type="http://schemas.openxmlformats.org/officeDocument/2006/relationships/image" Target="media/image563.wmf"/><Relationship Id="rId1597" Type="http://schemas.openxmlformats.org/officeDocument/2006/relationships/image" Target="media/image783.wmf"/><Relationship Id="rId96" Type="http://schemas.openxmlformats.org/officeDocument/2006/relationships/image" Target="media/image36.wmf"/><Relationship Id="rId827" Type="http://schemas.openxmlformats.org/officeDocument/2006/relationships/oleObject" Target="embeddings/oleObject398.bin"/><Relationship Id="rId1012" Type="http://schemas.openxmlformats.org/officeDocument/2006/relationships/oleObject" Target="embeddings/oleObject490.bin"/><Relationship Id="rId1457" Type="http://schemas.openxmlformats.org/officeDocument/2006/relationships/image" Target="media/image713.wmf"/><Relationship Id="rId1664" Type="http://schemas.openxmlformats.org/officeDocument/2006/relationships/oleObject" Target="embeddings/oleObject817.bin"/><Relationship Id="rId1871" Type="http://schemas.openxmlformats.org/officeDocument/2006/relationships/oleObject" Target="embeddings/oleObject921.bin"/><Relationship Id="rId1317" Type="http://schemas.openxmlformats.org/officeDocument/2006/relationships/oleObject" Target="embeddings/oleObject642.bin"/><Relationship Id="rId1524" Type="http://schemas.openxmlformats.org/officeDocument/2006/relationships/oleObject" Target="embeddings/oleObject747.bin"/><Relationship Id="rId1731" Type="http://schemas.openxmlformats.org/officeDocument/2006/relationships/image" Target="media/image850.wmf"/><Relationship Id="rId1969" Type="http://schemas.openxmlformats.org/officeDocument/2006/relationships/fontTable" Target="fontTable.xml"/><Relationship Id="rId23" Type="http://schemas.openxmlformats.org/officeDocument/2006/relationships/hyperlink" Target="http://mrl.sci.utah.edu/software/febio" TargetMode="External"/><Relationship Id="rId1829" Type="http://schemas.openxmlformats.org/officeDocument/2006/relationships/image" Target="media/image899.wmf"/><Relationship Id="rId172" Type="http://schemas.openxmlformats.org/officeDocument/2006/relationships/oleObject" Target="embeddings/oleObject71.bin"/><Relationship Id="rId477" Type="http://schemas.openxmlformats.org/officeDocument/2006/relationships/oleObject" Target="embeddings/oleObject223.bin"/><Relationship Id="rId684" Type="http://schemas.openxmlformats.org/officeDocument/2006/relationships/image" Target="media/image330.wmf"/><Relationship Id="rId337" Type="http://schemas.openxmlformats.org/officeDocument/2006/relationships/image" Target="media/image156.wmf"/><Relationship Id="rId891" Type="http://schemas.openxmlformats.org/officeDocument/2006/relationships/oleObject" Target="embeddings/oleObject430.bin"/><Relationship Id="rId989" Type="http://schemas.openxmlformats.org/officeDocument/2006/relationships/image" Target="media/image482.wmf"/><Relationship Id="rId544" Type="http://schemas.openxmlformats.org/officeDocument/2006/relationships/image" Target="media/image260.wmf"/><Relationship Id="rId751" Type="http://schemas.openxmlformats.org/officeDocument/2006/relationships/oleObject" Target="embeddings/oleObject360.bin"/><Relationship Id="rId849" Type="http://schemas.openxmlformats.org/officeDocument/2006/relationships/oleObject" Target="embeddings/oleObject409.bin"/><Relationship Id="rId1174" Type="http://schemas.openxmlformats.org/officeDocument/2006/relationships/image" Target="media/image574.wmf"/><Relationship Id="rId1381" Type="http://schemas.openxmlformats.org/officeDocument/2006/relationships/oleObject" Target="embeddings/oleObject674.bin"/><Relationship Id="rId1479" Type="http://schemas.openxmlformats.org/officeDocument/2006/relationships/image" Target="media/image724.wmf"/><Relationship Id="rId1686" Type="http://schemas.openxmlformats.org/officeDocument/2006/relationships/oleObject" Target="embeddings/oleObject828.bin"/><Relationship Id="rId404" Type="http://schemas.openxmlformats.org/officeDocument/2006/relationships/oleObject" Target="embeddings/oleObject187.bin"/><Relationship Id="rId611" Type="http://schemas.openxmlformats.org/officeDocument/2006/relationships/oleObject" Target="embeddings/oleObject290.bin"/><Relationship Id="rId1034" Type="http://schemas.openxmlformats.org/officeDocument/2006/relationships/oleObject" Target="embeddings/oleObject501.bin"/><Relationship Id="rId1241" Type="http://schemas.openxmlformats.org/officeDocument/2006/relationships/oleObject" Target="embeddings/oleObject604.bin"/><Relationship Id="rId1339" Type="http://schemas.openxmlformats.org/officeDocument/2006/relationships/oleObject" Target="embeddings/oleObject653.bin"/><Relationship Id="rId1893" Type="http://schemas.openxmlformats.org/officeDocument/2006/relationships/oleObject" Target="embeddings/oleObject932.bin"/><Relationship Id="rId709" Type="http://schemas.openxmlformats.org/officeDocument/2006/relationships/oleObject" Target="embeddings/oleObject339.bin"/><Relationship Id="rId916" Type="http://schemas.openxmlformats.org/officeDocument/2006/relationships/image" Target="media/image446.wmf"/><Relationship Id="rId1101" Type="http://schemas.openxmlformats.org/officeDocument/2006/relationships/image" Target="media/image538.wmf"/><Relationship Id="rId1546" Type="http://schemas.openxmlformats.org/officeDocument/2006/relationships/oleObject" Target="embeddings/oleObject758.bin"/><Relationship Id="rId1753" Type="http://schemas.openxmlformats.org/officeDocument/2006/relationships/image" Target="media/image861.wmf"/><Relationship Id="rId1960" Type="http://schemas.openxmlformats.org/officeDocument/2006/relationships/oleObject" Target="embeddings/oleObject979.bin"/><Relationship Id="rId45" Type="http://schemas.openxmlformats.org/officeDocument/2006/relationships/image" Target="media/image11.wmf"/><Relationship Id="rId1406" Type="http://schemas.openxmlformats.org/officeDocument/2006/relationships/image" Target="media/image688.wmf"/><Relationship Id="rId1613" Type="http://schemas.openxmlformats.org/officeDocument/2006/relationships/image" Target="media/image791.wmf"/><Relationship Id="rId1820" Type="http://schemas.openxmlformats.org/officeDocument/2006/relationships/oleObject" Target="embeddings/oleObject895.bin"/><Relationship Id="rId194" Type="http://schemas.openxmlformats.org/officeDocument/2006/relationships/oleObject" Target="embeddings/oleObject82.bin"/><Relationship Id="rId1918" Type="http://schemas.openxmlformats.org/officeDocument/2006/relationships/oleObject" Target="embeddings/oleObject944.bin"/><Relationship Id="rId261" Type="http://schemas.openxmlformats.org/officeDocument/2006/relationships/image" Target="media/image118.wmf"/><Relationship Id="rId499" Type="http://schemas.openxmlformats.org/officeDocument/2006/relationships/oleObject" Target="embeddings/oleObject234.bin"/><Relationship Id="rId359" Type="http://schemas.openxmlformats.org/officeDocument/2006/relationships/image" Target="media/image167.wmf"/><Relationship Id="rId566" Type="http://schemas.openxmlformats.org/officeDocument/2006/relationships/image" Target="media/image271.wmf"/><Relationship Id="rId773" Type="http://schemas.openxmlformats.org/officeDocument/2006/relationships/oleObject" Target="embeddings/oleObject371.bin"/><Relationship Id="rId1196" Type="http://schemas.openxmlformats.org/officeDocument/2006/relationships/image" Target="media/image585.wmf"/><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oleObject" Target="embeddings/oleObject198.bin"/><Relationship Id="rId633" Type="http://schemas.openxmlformats.org/officeDocument/2006/relationships/oleObject" Target="embeddings/oleObject301.bin"/><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15.bin"/><Relationship Id="rId840" Type="http://schemas.openxmlformats.org/officeDocument/2006/relationships/image" Target="media/image408.wmf"/><Relationship Id="rId938" Type="http://schemas.openxmlformats.org/officeDocument/2006/relationships/oleObject" Target="embeddings/oleObject453.bin"/><Relationship Id="rId1470" Type="http://schemas.openxmlformats.org/officeDocument/2006/relationships/oleObject" Target="embeddings/oleObject720.bin"/><Relationship Id="rId1568" Type="http://schemas.openxmlformats.org/officeDocument/2006/relationships/oleObject" Target="embeddings/oleObject769.bin"/><Relationship Id="rId1775" Type="http://schemas.openxmlformats.org/officeDocument/2006/relationships/image" Target="media/image872.wmf"/><Relationship Id="rId67" Type="http://schemas.openxmlformats.org/officeDocument/2006/relationships/oleObject" Target="embeddings/oleObject19.bin"/><Relationship Id="rId700" Type="http://schemas.openxmlformats.org/officeDocument/2006/relationships/image" Target="media/image338.wmf"/><Relationship Id="rId1123" Type="http://schemas.openxmlformats.org/officeDocument/2006/relationships/oleObject" Target="embeddings/oleObject545.bin"/><Relationship Id="rId1330" Type="http://schemas.openxmlformats.org/officeDocument/2006/relationships/image" Target="media/image652.wmf"/><Relationship Id="rId1428" Type="http://schemas.openxmlformats.org/officeDocument/2006/relationships/oleObject" Target="embeddings/oleObject699.bin"/><Relationship Id="rId1635" Type="http://schemas.openxmlformats.org/officeDocument/2006/relationships/image" Target="media/image802.wmf"/><Relationship Id="rId1842" Type="http://schemas.openxmlformats.org/officeDocument/2006/relationships/oleObject" Target="embeddings/oleObject906.bin"/><Relationship Id="rId1702" Type="http://schemas.openxmlformats.org/officeDocument/2006/relationships/oleObject" Target="embeddings/oleObject836.bin"/><Relationship Id="rId283" Type="http://schemas.openxmlformats.org/officeDocument/2006/relationships/image" Target="media/image129.wmf"/><Relationship Id="rId490" Type="http://schemas.openxmlformats.org/officeDocument/2006/relationships/image" Target="media/image233.wmf"/><Relationship Id="rId143" Type="http://schemas.openxmlformats.org/officeDocument/2006/relationships/image" Target="media/image59.wmf"/><Relationship Id="rId350" Type="http://schemas.openxmlformats.org/officeDocument/2006/relationships/oleObject" Target="embeddings/oleObject160.bin"/><Relationship Id="rId588" Type="http://schemas.openxmlformats.org/officeDocument/2006/relationships/image" Target="media/image282.wmf"/><Relationship Id="rId795" Type="http://schemas.openxmlformats.org/officeDocument/2006/relationships/oleObject" Target="embeddings/oleObject382.bin"/><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oleObject" Target="embeddings/oleObject312.bin"/><Relationship Id="rId862" Type="http://schemas.openxmlformats.org/officeDocument/2006/relationships/image" Target="media/image419.wmf"/><Relationship Id="rId1078" Type="http://schemas.openxmlformats.org/officeDocument/2006/relationships/oleObject" Target="embeddings/oleObject523.bin"/><Relationship Id="rId1285" Type="http://schemas.openxmlformats.org/officeDocument/2006/relationships/oleObject" Target="embeddings/oleObject626.bin"/><Relationship Id="rId1492" Type="http://schemas.openxmlformats.org/officeDocument/2006/relationships/oleObject" Target="embeddings/oleObject731.bin"/><Relationship Id="rId308" Type="http://schemas.openxmlformats.org/officeDocument/2006/relationships/oleObject" Target="embeddings/oleObject139.bin"/><Relationship Id="rId515" Type="http://schemas.openxmlformats.org/officeDocument/2006/relationships/oleObject" Target="embeddings/oleObject242.bin"/><Relationship Id="rId722" Type="http://schemas.openxmlformats.org/officeDocument/2006/relationships/image" Target="media/image349.wmf"/><Relationship Id="rId1145" Type="http://schemas.openxmlformats.org/officeDocument/2006/relationships/oleObject" Target="embeddings/oleObject556.bin"/><Relationship Id="rId1352" Type="http://schemas.openxmlformats.org/officeDocument/2006/relationships/image" Target="media/image663.wmf"/><Relationship Id="rId1797" Type="http://schemas.openxmlformats.org/officeDocument/2006/relationships/image" Target="media/image883.wmf"/><Relationship Id="rId89" Type="http://schemas.openxmlformats.org/officeDocument/2006/relationships/oleObject" Target="embeddings/oleObject30.bin"/><Relationship Id="rId1005" Type="http://schemas.openxmlformats.org/officeDocument/2006/relationships/image" Target="media/image490.wmf"/><Relationship Id="rId1212" Type="http://schemas.openxmlformats.org/officeDocument/2006/relationships/image" Target="media/image593.wmf"/><Relationship Id="rId1657" Type="http://schemas.openxmlformats.org/officeDocument/2006/relationships/image" Target="media/image813.wmf"/><Relationship Id="rId1864" Type="http://schemas.openxmlformats.org/officeDocument/2006/relationships/image" Target="media/image916.wmf"/><Relationship Id="rId1517" Type="http://schemas.openxmlformats.org/officeDocument/2006/relationships/image" Target="media/image743.wmf"/><Relationship Id="rId1724" Type="http://schemas.openxmlformats.org/officeDocument/2006/relationships/oleObject" Target="embeddings/oleObject847.bin"/><Relationship Id="rId16" Type="http://schemas.openxmlformats.org/officeDocument/2006/relationships/hyperlink" Target="http://mrl.sci.utah.edu/forums/" TargetMode="External"/><Relationship Id="rId1931" Type="http://schemas.openxmlformats.org/officeDocument/2006/relationships/image" Target="media/image949.wmf"/><Relationship Id="rId165" Type="http://schemas.openxmlformats.org/officeDocument/2006/relationships/image" Target="media/image70.wmf"/><Relationship Id="rId372" Type="http://schemas.openxmlformats.org/officeDocument/2006/relationships/oleObject" Target="embeddings/oleObject171.bin"/><Relationship Id="rId677" Type="http://schemas.openxmlformats.org/officeDocument/2006/relationships/oleObject" Target="embeddings/oleObject323.bin"/><Relationship Id="rId232" Type="http://schemas.openxmlformats.org/officeDocument/2006/relationships/oleObject" Target="embeddings/oleObject101.bin"/><Relationship Id="rId884" Type="http://schemas.openxmlformats.org/officeDocument/2006/relationships/image" Target="media/image430.wmf"/><Relationship Id="rId537" Type="http://schemas.openxmlformats.org/officeDocument/2006/relationships/oleObject" Target="embeddings/oleObject253.bin"/><Relationship Id="rId744" Type="http://schemas.openxmlformats.org/officeDocument/2006/relationships/image" Target="media/image360.wmf"/><Relationship Id="rId951" Type="http://schemas.openxmlformats.org/officeDocument/2006/relationships/image" Target="media/image463.wmf"/><Relationship Id="rId1167" Type="http://schemas.openxmlformats.org/officeDocument/2006/relationships/oleObject" Target="embeddings/oleObject567.bin"/><Relationship Id="rId1374" Type="http://schemas.openxmlformats.org/officeDocument/2006/relationships/image" Target="media/image674.wmf"/><Relationship Id="rId1581" Type="http://schemas.openxmlformats.org/officeDocument/2006/relationships/image" Target="media/image775.wmf"/><Relationship Id="rId1679" Type="http://schemas.openxmlformats.org/officeDocument/2006/relationships/image" Target="media/image824.wmf"/><Relationship Id="rId80" Type="http://schemas.openxmlformats.org/officeDocument/2006/relationships/image" Target="media/image28.wmf"/><Relationship Id="rId604" Type="http://schemas.openxmlformats.org/officeDocument/2006/relationships/image" Target="media/image290.wmf"/><Relationship Id="rId811" Type="http://schemas.openxmlformats.org/officeDocument/2006/relationships/oleObject" Target="embeddings/oleObject390.bin"/><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image" Target="media/image705.wmf"/><Relationship Id="rId1886" Type="http://schemas.openxmlformats.org/officeDocument/2006/relationships/image" Target="media/image927.wmf"/><Relationship Id="rId909" Type="http://schemas.openxmlformats.org/officeDocument/2006/relationships/oleObject" Target="embeddings/oleObject439.bin"/><Relationship Id="rId1301" Type="http://schemas.openxmlformats.org/officeDocument/2006/relationships/oleObject" Target="embeddings/oleObject634.bin"/><Relationship Id="rId1539" Type="http://schemas.openxmlformats.org/officeDocument/2006/relationships/image" Target="media/image754.wmf"/><Relationship Id="rId1746" Type="http://schemas.openxmlformats.org/officeDocument/2006/relationships/oleObject" Target="embeddings/oleObject858.bin"/><Relationship Id="rId1953" Type="http://schemas.openxmlformats.org/officeDocument/2006/relationships/oleObject" Target="embeddings/oleObject972.bin"/><Relationship Id="rId38" Type="http://schemas.openxmlformats.org/officeDocument/2006/relationships/oleObject" Target="embeddings/oleObject5.bin"/><Relationship Id="rId1606" Type="http://schemas.openxmlformats.org/officeDocument/2006/relationships/oleObject" Target="embeddings/oleObject788.bin"/><Relationship Id="rId1813" Type="http://schemas.openxmlformats.org/officeDocument/2006/relationships/image" Target="media/image891.wmf"/><Relationship Id="rId187" Type="http://schemas.openxmlformats.org/officeDocument/2006/relationships/image" Target="media/image81.wmf"/><Relationship Id="rId394" Type="http://schemas.openxmlformats.org/officeDocument/2006/relationships/oleObject" Target="embeddings/oleObject182.bin"/><Relationship Id="rId254" Type="http://schemas.openxmlformats.org/officeDocument/2006/relationships/oleObject" Target="embeddings/oleObject112.bin"/><Relationship Id="rId699" Type="http://schemas.openxmlformats.org/officeDocument/2006/relationships/oleObject" Target="embeddings/oleObject334.bin"/><Relationship Id="rId1091" Type="http://schemas.openxmlformats.org/officeDocument/2006/relationships/image" Target="media/image533.wmf"/><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image" Target="media/image371.wmf"/><Relationship Id="rId1189" Type="http://schemas.openxmlformats.org/officeDocument/2006/relationships/oleObject" Target="embeddings/oleObject578.bin"/><Relationship Id="rId1396" Type="http://schemas.openxmlformats.org/officeDocument/2006/relationships/oleObject" Target="embeddings/oleObject682.bin"/><Relationship Id="rId321" Type="http://schemas.openxmlformats.org/officeDocument/2006/relationships/image" Target="media/image148.wmf"/><Relationship Id="rId419" Type="http://schemas.openxmlformats.org/officeDocument/2006/relationships/image" Target="media/image197.wmf"/><Relationship Id="rId626" Type="http://schemas.openxmlformats.org/officeDocument/2006/relationships/image" Target="media/image301.wmf"/><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oleObject" Target="embeddings/oleObject401.bin"/><Relationship Id="rId1116" Type="http://schemas.openxmlformats.org/officeDocument/2006/relationships/image" Target="media/image545.wmf"/><Relationship Id="rId1463" Type="http://schemas.openxmlformats.org/officeDocument/2006/relationships/image" Target="media/image716.wmf"/><Relationship Id="rId1670" Type="http://schemas.openxmlformats.org/officeDocument/2006/relationships/oleObject" Target="embeddings/oleObject820.bin"/><Relationship Id="rId1768" Type="http://schemas.openxmlformats.org/officeDocument/2006/relationships/oleObject" Target="embeddings/oleObject869.bin"/><Relationship Id="rId900" Type="http://schemas.openxmlformats.org/officeDocument/2006/relationships/image" Target="media/image438.wmf"/><Relationship Id="rId1323" Type="http://schemas.openxmlformats.org/officeDocument/2006/relationships/oleObject" Target="embeddings/oleObject645.bin"/><Relationship Id="rId1530" Type="http://schemas.openxmlformats.org/officeDocument/2006/relationships/oleObject" Target="embeddings/oleObject750.bin"/><Relationship Id="rId1628" Type="http://schemas.openxmlformats.org/officeDocument/2006/relationships/oleObject" Target="embeddings/oleObject799.bin"/><Relationship Id="rId1835" Type="http://schemas.openxmlformats.org/officeDocument/2006/relationships/image" Target="media/image902.wmf"/><Relationship Id="rId1902" Type="http://schemas.openxmlformats.org/officeDocument/2006/relationships/image" Target="media/image935.wmf"/><Relationship Id="rId276" Type="http://schemas.openxmlformats.org/officeDocument/2006/relationships/oleObject" Target="embeddings/oleObject123.bin"/><Relationship Id="rId483" Type="http://schemas.openxmlformats.org/officeDocument/2006/relationships/oleObject" Target="embeddings/oleObject226.bin"/><Relationship Id="rId690" Type="http://schemas.openxmlformats.org/officeDocument/2006/relationships/image" Target="media/image333.wmf"/><Relationship Id="rId136" Type="http://schemas.openxmlformats.org/officeDocument/2006/relationships/oleObject" Target="embeddings/oleObject53.bin"/><Relationship Id="rId343" Type="http://schemas.openxmlformats.org/officeDocument/2006/relationships/image" Target="media/image159.wmf"/><Relationship Id="rId550" Type="http://schemas.openxmlformats.org/officeDocument/2006/relationships/image" Target="media/image263.wmf"/><Relationship Id="rId788" Type="http://schemas.openxmlformats.org/officeDocument/2006/relationships/image" Target="media/image382.wmf"/><Relationship Id="rId995" Type="http://schemas.openxmlformats.org/officeDocument/2006/relationships/image" Target="media/image485.wmf"/><Relationship Id="rId1180" Type="http://schemas.openxmlformats.org/officeDocument/2006/relationships/image" Target="media/image577.wmf"/><Relationship Id="rId203" Type="http://schemas.openxmlformats.org/officeDocument/2006/relationships/image" Target="media/image89.wmf"/><Relationship Id="rId648" Type="http://schemas.openxmlformats.org/officeDocument/2006/relationships/image" Target="media/image312.wmf"/><Relationship Id="rId855" Type="http://schemas.openxmlformats.org/officeDocument/2006/relationships/oleObject" Target="embeddings/oleObject412.bin"/><Relationship Id="rId1040" Type="http://schemas.openxmlformats.org/officeDocument/2006/relationships/oleObject" Target="embeddings/oleObject504.bin"/><Relationship Id="rId1278" Type="http://schemas.openxmlformats.org/officeDocument/2006/relationships/image" Target="media/image626.wmf"/><Relationship Id="rId1485" Type="http://schemas.openxmlformats.org/officeDocument/2006/relationships/image" Target="media/image727.wmf"/><Relationship Id="rId1692" Type="http://schemas.openxmlformats.org/officeDocument/2006/relationships/oleObject" Target="embeddings/oleObject831.bin"/><Relationship Id="rId410" Type="http://schemas.openxmlformats.org/officeDocument/2006/relationships/oleObject" Target="embeddings/oleObject190.bin"/><Relationship Id="rId508" Type="http://schemas.openxmlformats.org/officeDocument/2006/relationships/image" Target="media/image242.wmf"/><Relationship Id="rId715" Type="http://schemas.openxmlformats.org/officeDocument/2006/relationships/oleObject" Target="embeddings/oleObject342.bin"/><Relationship Id="rId922" Type="http://schemas.openxmlformats.org/officeDocument/2006/relationships/image" Target="media/image449.wmf"/><Relationship Id="rId1138" Type="http://schemas.openxmlformats.org/officeDocument/2006/relationships/image" Target="media/image556.wmf"/><Relationship Id="rId1345" Type="http://schemas.openxmlformats.org/officeDocument/2006/relationships/oleObject" Target="embeddings/oleObject656.bin"/><Relationship Id="rId1552" Type="http://schemas.openxmlformats.org/officeDocument/2006/relationships/oleObject" Target="embeddings/oleObject761.bin"/><Relationship Id="rId1205" Type="http://schemas.openxmlformats.org/officeDocument/2006/relationships/oleObject" Target="embeddings/oleObject586.bin"/><Relationship Id="rId1857" Type="http://schemas.openxmlformats.org/officeDocument/2006/relationships/image" Target="media/image913.emf"/><Relationship Id="rId51" Type="http://schemas.openxmlformats.org/officeDocument/2006/relationships/oleObject" Target="embeddings/oleObject11.bin"/><Relationship Id="rId1412" Type="http://schemas.openxmlformats.org/officeDocument/2006/relationships/image" Target="media/image691.wmf"/><Relationship Id="rId1717" Type="http://schemas.openxmlformats.org/officeDocument/2006/relationships/image" Target="media/image843.wmf"/><Relationship Id="rId1924" Type="http://schemas.openxmlformats.org/officeDocument/2006/relationships/oleObject" Target="embeddings/oleObject947.bin"/><Relationship Id="rId298" Type="http://schemas.openxmlformats.org/officeDocument/2006/relationships/oleObject" Target="embeddings/oleObject134.bin"/><Relationship Id="rId158" Type="http://schemas.openxmlformats.org/officeDocument/2006/relationships/oleObject" Target="embeddings/oleObject64.bin"/><Relationship Id="rId365" Type="http://schemas.openxmlformats.org/officeDocument/2006/relationships/image" Target="media/image170.wmf"/><Relationship Id="rId572" Type="http://schemas.openxmlformats.org/officeDocument/2006/relationships/image" Target="media/image274.wmf"/><Relationship Id="rId225" Type="http://schemas.openxmlformats.org/officeDocument/2006/relationships/image" Target="media/image100.wmf"/><Relationship Id="rId432" Type="http://schemas.openxmlformats.org/officeDocument/2006/relationships/oleObject" Target="embeddings/oleObject201.bin"/><Relationship Id="rId877" Type="http://schemas.openxmlformats.org/officeDocument/2006/relationships/oleObject" Target="embeddings/oleObject423.bin"/><Relationship Id="rId1062" Type="http://schemas.openxmlformats.org/officeDocument/2006/relationships/oleObject" Target="embeddings/oleObject515.bin"/><Relationship Id="rId737" Type="http://schemas.openxmlformats.org/officeDocument/2006/relationships/oleObject" Target="embeddings/oleObject353.bin"/><Relationship Id="rId944" Type="http://schemas.openxmlformats.org/officeDocument/2006/relationships/oleObject" Target="embeddings/oleObject456.bin"/><Relationship Id="rId1367" Type="http://schemas.openxmlformats.org/officeDocument/2006/relationships/oleObject" Target="embeddings/oleObject667.bin"/><Relationship Id="rId1574" Type="http://schemas.openxmlformats.org/officeDocument/2006/relationships/oleObject" Target="embeddings/oleObject772.bin"/><Relationship Id="rId1781" Type="http://schemas.openxmlformats.org/officeDocument/2006/relationships/image" Target="media/image875.wmf"/><Relationship Id="rId73" Type="http://schemas.openxmlformats.org/officeDocument/2006/relationships/oleObject" Target="embeddings/oleObject22.bin"/><Relationship Id="rId804" Type="http://schemas.openxmlformats.org/officeDocument/2006/relationships/image" Target="media/image390.wmf"/><Relationship Id="rId1227" Type="http://schemas.openxmlformats.org/officeDocument/2006/relationships/oleObject" Target="embeddings/oleObject597.bin"/><Relationship Id="rId1434" Type="http://schemas.openxmlformats.org/officeDocument/2006/relationships/oleObject" Target="embeddings/oleObject702.bin"/><Relationship Id="rId1641" Type="http://schemas.openxmlformats.org/officeDocument/2006/relationships/image" Target="media/image805.wmf"/><Relationship Id="rId1879" Type="http://schemas.openxmlformats.org/officeDocument/2006/relationships/oleObject" Target="embeddings/oleObject925.bin"/><Relationship Id="rId1501" Type="http://schemas.openxmlformats.org/officeDocument/2006/relationships/image" Target="media/image735.wmf"/><Relationship Id="rId1739" Type="http://schemas.openxmlformats.org/officeDocument/2006/relationships/image" Target="media/image854.wmf"/><Relationship Id="rId1946" Type="http://schemas.openxmlformats.org/officeDocument/2006/relationships/oleObject" Target="embeddings/oleObject965.bin"/><Relationship Id="rId1806" Type="http://schemas.openxmlformats.org/officeDocument/2006/relationships/oleObject" Target="embeddings/oleObject888.bin"/><Relationship Id="rId387" Type="http://schemas.openxmlformats.org/officeDocument/2006/relationships/image" Target="media/image181.wmf"/><Relationship Id="rId594" Type="http://schemas.openxmlformats.org/officeDocument/2006/relationships/image" Target="media/image285.wmf"/><Relationship Id="rId247" Type="http://schemas.openxmlformats.org/officeDocument/2006/relationships/image" Target="media/image111.wmf"/><Relationship Id="rId899" Type="http://schemas.openxmlformats.org/officeDocument/2006/relationships/oleObject" Target="embeddings/oleObject434.bin"/><Relationship Id="rId1084" Type="http://schemas.openxmlformats.org/officeDocument/2006/relationships/oleObject" Target="embeddings/oleObject526.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oleObject" Target="embeddings/oleObject315.bin"/><Relationship Id="rId759" Type="http://schemas.openxmlformats.org/officeDocument/2006/relationships/oleObject" Target="embeddings/oleObject364.bin"/><Relationship Id="rId966" Type="http://schemas.openxmlformats.org/officeDocument/2006/relationships/oleObject" Target="embeddings/oleObject467.bin"/><Relationship Id="rId1291" Type="http://schemas.openxmlformats.org/officeDocument/2006/relationships/oleObject" Target="embeddings/oleObject629.bin"/><Relationship Id="rId1389" Type="http://schemas.openxmlformats.org/officeDocument/2006/relationships/image" Target="media/image681.emf"/><Relationship Id="rId1596" Type="http://schemas.openxmlformats.org/officeDocument/2006/relationships/oleObject" Target="embeddings/oleObject783.bin"/><Relationship Id="rId314" Type="http://schemas.openxmlformats.org/officeDocument/2006/relationships/oleObject" Target="embeddings/oleObject142.bin"/><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oleObject" Target="embeddings/oleObject559.bin"/><Relationship Id="rId1249" Type="http://schemas.openxmlformats.org/officeDocument/2006/relationships/oleObject" Target="embeddings/oleObject608.bin"/><Relationship Id="rId95" Type="http://schemas.openxmlformats.org/officeDocument/2006/relationships/oleObject" Target="embeddings/oleObject33.bin"/><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image" Target="media/image542.wmf"/><Relationship Id="rId1456" Type="http://schemas.openxmlformats.org/officeDocument/2006/relationships/oleObject" Target="embeddings/oleObject713.bin"/><Relationship Id="rId1663" Type="http://schemas.openxmlformats.org/officeDocument/2006/relationships/image" Target="media/image816.wmf"/><Relationship Id="rId1870" Type="http://schemas.openxmlformats.org/officeDocument/2006/relationships/image" Target="media/image919.wmf"/><Relationship Id="rId1968" Type="http://schemas.openxmlformats.org/officeDocument/2006/relationships/hyperlink" Target="http://febio.org/febio/febio-documentation/" TargetMode="External"/><Relationship Id="rId1316" Type="http://schemas.openxmlformats.org/officeDocument/2006/relationships/image" Target="media/image645.wmf"/><Relationship Id="rId1523" Type="http://schemas.openxmlformats.org/officeDocument/2006/relationships/image" Target="media/image746.wmf"/><Relationship Id="rId1730" Type="http://schemas.openxmlformats.org/officeDocument/2006/relationships/oleObject" Target="embeddings/oleObject850.bin"/><Relationship Id="rId22" Type="http://schemas.openxmlformats.org/officeDocument/2006/relationships/hyperlink" Target="http://mrl.sci.utah.edu/software/preview" TargetMode="External"/><Relationship Id="rId1828" Type="http://schemas.openxmlformats.org/officeDocument/2006/relationships/oleObject" Target="embeddings/oleObject899.bin"/><Relationship Id="rId171" Type="http://schemas.openxmlformats.org/officeDocument/2006/relationships/image" Target="media/image73.wmf"/><Relationship Id="rId269" Type="http://schemas.openxmlformats.org/officeDocument/2006/relationships/image" Target="media/image122.wmf"/><Relationship Id="rId476" Type="http://schemas.openxmlformats.org/officeDocument/2006/relationships/image" Target="media/image226.wmf"/><Relationship Id="rId683" Type="http://schemas.openxmlformats.org/officeDocument/2006/relationships/oleObject" Target="embeddings/oleObject326.bin"/><Relationship Id="rId890" Type="http://schemas.openxmlformats.org/officeDocument/2006/relationships/image" Target="media/image433.wmf"/><Relationship Id="rId129" Type="http://schemas.openxmlformats.org/officeDocument/2006/relationships/oleObject" Target="embeddings/oleObject50.bin"/><Relationship Id="rId336" Type="http://schemas.openxmlformats.org/officeDocument/2006/relationships/oleObject" Target="embeddings/oleObject153.bin"/><Relationship Id="rId543" Type="http://schemas.openxmlformats.org/officeDocument/2006/relationships/oleObject" Target="embeddings/oleObject256.bin"/><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image" Target="media/image677.wmf"/><Relationship Id="rId403" Type="http://schemas.openxmlformats.org/officeDocument/2006/relationships/image" Target="media/image189.wmf"/><Relationship Id="rId750" Type="http://schemas.openxmlformats.org/officeDocument/2006/relationships/image" Target="media/image363.wmf"/><Relationship Id="rId848" Type="http://schemas.openxmlformats.org/officeDocument/2006/relationships/image" Target="media/image412.wmf"/><Relationship Id="rId1033" Type="http://schemas.openxmlformats.org/officeDocument/2006/relationships/image" Target="media/image504.wmf"/><Relationship Id="rId1478" Type="http://schemas.openxmlformats.org/officeDocument/2006/relationships/oleObject" Target="embeddings/oleObject724.bin"/><Relationship Id="rId1685" Type="http://schemas.openxmlformats.org/officeDocument/2006/relationships/image" Target="media/image827.emf"/><Relationship Id="rId1892" Type="http://schemas.openxmlformats.org/officeDocument/2006/relationships/image" Target="media/image930.wmf"/><Relationship Id="rId610" Type="http://schemas.openxmlformats.org/officeDocument/2006/relationships/image" Target="media/image293.wmf"/><Relationship Id="rId708" Type="http://schemas.openxmlformats.org/officeDocument/2006/relationships/image" Target="media/image342.wmf"/><Relationship Id="rId915" Type="http://schemas.openxmlformats.org/officeDocument/2006/relationships/oleObject" Target="embeddings/oleObject442.bin"/><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image" Target="media/image757.wmf"/><Relationship Id="rId1100" Type="http://schemas.openxmlformats.org/officeDocument/2006/relationships/oleObject" Target="embeddings/oleObject534.bin"/><Relationship Id="rId1405" Type="http://schemas.openxmlformats.org/officeDocument/2006/relationships/oleObject" Target="embeddings/oleObject688.bin"/><Relationship Id="rId1752" Type="http://schemas.openxmlformats.org/officeDocument/2006/relationships/oleObject" Target="embeddings/oleObject861.bin"/><Relationship Id="rId44" Type="http://schemas.openxmlformats.org/officeDocument/2006/relationships/oleObject" Target="embeddings/oleObject8.bin"/><Relationship Id="rId1612" Type="http://schemas.openxmlformats.org/officeDocument/2006/relationships/oleObject" Target="embeddings/oleObject791.bin"/><Relationship Id="rId1917" Type="http://schemas.openxmlformats.org/officeDocument/2006/relationships/image" Target="media/image942.wmf"/><Relationship Id="rId193" Type="http://schemas.openxmlformats.org/officeDocument/2006/relationships/image" Target="media/image84.wmf"/><Relationship Id="rId498" Type="http://schemas.openxmlformats.org/officeDocument/2006/relationships/image" Target="media/image237.wmf"/><Relationship Id="rId260" Type="http://schemas.openxmlformats.org/officeDocument/2006/relationships/oleObject" Target="embeddings/oleObject115.bin"/><Relationship Id="rId120" Type="http://schemas.openxmlformats.org/officeDocument/2006/relationships/image" Target="media/image48.wmf"/><Relationship Id="rId358" Type="http://schemas.openxmlformats.org/officeDocument/2006/relationships/oleObject" Target="embeddings/oleObject164.bin"/><Relationship Id="rId565" Type="http://schemas.openxmlformats.org/officeDocument/2006/relationships/oleObject" Target="embeddings/oleObject267.bin"/><Relationship Id="rId772" Type="http://schemas.openxmlformats.org/officeDocument/2006/relationships/image" Target="media/image374.wmf"/><Relationship Id="rId1195" Type="http://schemas.openxmlformats.org/officeDocument/2006/relationships/oleObject" Target="embeddings/oleObject581.bin"/><Relationship Id="rId218" Type="http://schemas.openxmlformats.org/officeDocument/2006/relationships/oleObject" Target="embeddings/oleObject94.bin"/><Relationship Id="rId425" Type="http://schemas.openxmlformats.org/officeDocument/2006/relationships/image" Target="media/image200.wmf"/><Relationship Id="rId632" Type="http://schemas.openxmlformats.org/officeDocument/2006/relationships/image" Target="media/image304.wmf"/><Relationship Id="rId1055" Type="http://schemas.openxmlformats.org/officeDocument/2006/relationships/image" Target="media/image515.wmf"/><Relationship Id="rId1262" Type="http://schemas.openxmlformats.org/officeDocument/2006/relationships/image" Target="media/image618.wmf"/><Relationship Id="rId937" Type="http://schemas.openxmlformats.org/officeDocument/2006/relationships/image" Target="media/image456.wmf"/><Relationship Id="rId1122" Type="http://schemas.openxmlformats.org/officeDocument/2006/relationships/image" Target="media/image548.wmf"/><Relationship Id="rId1567" Type="http://schemas.openxmlformats.org/officeDocument/2006/relationships/image" Target="media/image768.wmf"/><Relationship Id="rId1774" Type="http://schemas.openxmlformats.org/officeDocument/2006/relationships/oleObject" Target="embeddings/oleObject872.bin"/><Relationship Id="rId66" Type="http://schemas.openxmlformats.org/officeDocument/2006/relationships/image" Target="media/image21.wmf"/><Relationship Id="rId1427" Type="http://schemas.openxmlformats.org/officeDocument/2006/relationships/image" Target="media/image698.wmf"/><Relationship Id="rId1634" Type="http://schemas.openxmlformats.org/officeDocument/2006/relationships/oleObject" Target="embeddings/oleObject802.bin"/><Relationship Id="rId1841" Type="http://schemas.openxmlformats.org/officeDocument/2006/relationships/image" Target="media/image905.emf"/><Relationship Id="rId1939" Type="http://schemas.openxmlformats.org/officeDocument/2006/relationships/oleObject" Target="embeddings/oleObject958.bin"/><Relationship Id="rId1701" Type="http://schemas.openxmlformats.org/officeDocument/2006/relationships/image" Target="media/image835.wmf"/><Relationship Id="rId282" Type="http://schemas.openxmlformats.org/officeDocument/2006/relationships/oleObject" Target="embeddings/oleObject126.bin"/><Relationship Id="rId587" Type="http://schemas.openxmlformats.org/officeDocument/2006/relationships/oleObject" Target="embeddings/oleObject278.bin"/><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image" Target="media/image385.wmf"/><Relationship Id="rId1077" Type="http://schemas.openxmlformats.org/officeDocument/2006/relationships/image" Target="media/image526.wmf"/><Relationship Id="rId654" Type="http://schemas.openxmlformats.org/officeDocument/2006/relationships/image" Target="media/image315.wmf"/><Relationship Id="rId861" Type="http://schemas.openxmlformats.org/officeDocument/2006/relationships/oleObject" Target="embeddings/oleObject415.bin"/><Relationship Id="rId959" Type="http://schemas.openxmlformats.org/officeDocument/2006/relationships/image" Target="media/image467.wmf"/><Relationship Id="rId1284" Type="http://schemas.openxmlformats.org/officeDocument/2006/relationships/image" Target="media/image629.wmf"/><Relationship Id="rId1491" Type="http://schemas.openxmlformats.org/officeDocument/2006/relationships/image" Target="media/image730.wmf"/><Relationship Id="rId1589" Type="http://schemas.openxmlformats.org/officeDocument/2006/relationships/image" Target="media/image779.wmf"/><Relationship Id="rId307" Type="http://schemas.openxmlformats.org/officeDocument/2006/relationships/image" Target="media/image141.wmf"/><Relationship Id="rId514" Type="http://schemas.openxmlformats.org/officeDocument/2006/relationships/image" Target="media/image245.wmf"/><Relationship Id="rId721" Type="http://schemas.openxmlformats.org/officeDocument/2006/relationships/oleObject" Target="embeddings/oleObject345.bin"/><Relationship Id="rId1144" Type="http://schemas.openxmlformats.org/officeDocument/2006/relationships/image" Target="media/image559.wmf"/><Relationship Id="rId1351" Type="http://schemas.openxmlformats.org/officeDocument/2006/relationships/oleObject" Target="embeddings/oleObject659.bin"/><Relationship Id="rId1449" Type="http://schemas.openxmlformats.org/officeDocument/2006/relationships/image" Target="media/image709.wmf"/><Relationship Id="rId1796" Type="http://schemas.openxmlformats.org/officeDocument/2006/relationships/oleObject" Target="embeddings/oleObject883.bin"/><Relationship Id="rId88" Type="http://schemas.openxmlformats.org/officeDocument/2006/relationships/image" Target="media/image32.wmf"/><Relationship Id="rId819" Type="http://schemas.openxmlformats.org/officeDocument/2006/relationships/oleObject" Target="embeddings/oleObject394.bin"/><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oleObject" Target="embeddings/oleObject813.bin"/><Relationship Id="rId1863" Type="http://schemas.openxmlformats.org/officeDocument/2006/relationships/oleObject" Target="embeddings/oleObject917.bin"/><Relationship Id="rId1309" Type="http://schemas.openxmlformats.org/officeDocument/2006/relationships/oleObject" Target="embeddings/oleObject638.bin"/><Relationship Id="rId1516" Type="http://schemas.openxmlformats.org/officeDocument/2006/relationships/oleObject" Target="embeddings/oleObject743.bin"/><Relationship Id="rId1723" Type="http://schemas.openxmlformats.org/officeDocument/2006/relationships/image" Target="media/image846.wmf"/><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164" Type="http://schemas.openxmlformats.org/officeDocument/2006/relationships/oleObject" Target="embeddings/oleObject67.bin"/><Relationship Id="rId371" Type="http://schemas.openxmlformats.org/officeDocument/2006/relationships/image" Target="media/image173.wmf"/><Relationship Id="rId469" Type="http://schemas.openxmlformats.org/officeDocument/2006/relationships/oleObject" Target="embeddings/oleObject219.bin"/><Relationship Id="rId676" Type="http://schemas.openxmlformats.org/officeDocument/2006/relationships/image" Target="media/image326.wmf"/><Relationship Id="rId883" Type="http://schemas.openxmlformats.org/officeDocument/2006/relationships/oleObject" Target="embeddings/oleObject426.bin"/><Relationship Id="rId1099" Type="http://schemas.openxmlformats.org/officeDocument/2006/relationships/image" Target="media/image537.wmf"/><Relationship Id="rId231" Type="http://schemas.openxmlformats.org/officeDocument/2006/relationships/image" Target="media/image103.wmf"/><Relationship Id="rId329" Type="http://schemas.openxmlformats.org/officeDocument/2006/relationships/image" Target="media/image152.wmf"/><Relationship Id="rId536" Type="http://schemas.openxmlformats.org/officeDocument/2006/relationships/image" Target="media/image256.wmf"/><Relationship Id="rId1166" Type="http://schemas.openxmlformats.org/officeDocument/2006/relationships/image" Target="media/image570.wmf"/><Relationship Id="rId1373" Type="http://schemas.openxmlformats.org/officeDocument/2006/relationships/oleObject" Target="embeddings/oleObject670.bin"/><Relationship Id="rId743" Type="http://schemas.openxmlformats.org/officeDocument/2006/relationships/oleObject" Target="embeddings/oleObject356.bin"/><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oleObject" Target="embeddings/oleObject775.bin"/><Relationship Id="rId1678" Type="http://schemas.openxmlformats.org/officeDocument/2006/relationships/oleObject" Target="embeddings/oleObject824.bin"/><Relationship Id="rId1885" Type="http://schemas.openxmlformats.org/officeDocument/2006/relationships/oleObject" Target="embeddings/oleObject928.bin"/><Relationship Id="rId603" Type="http://schemas.openxmlformats.org/officeDocument/2006/relationships/oleObject" Target="embeddings/oleObject286.bin"/><Relationship Id="rId810" Type="http://schemas.openxmlformats.org/officeDocument/2006/relationships/image" Target="media/image393.wmf"/><Relationship Id="rId908" Type="http://schemas.openxmlformats.org/officeDocument/2006/relationships/image" Target="media/image442.wmf"/><Relationship Id="rId1233" Type="http://schemas.openxmlformats.org/officeDocument/2006/relationships/oleObject" Target="embeddings/oleObject600.bin"/><Relationship Id="rId1440" Type="http://schemas.openxmlformats.org/officeDocument/2006/relationships/oleObject" Target="embeddings/oleObject705.bin"/><Relationship Id="rId1538" Type="http://schemas.openxmlformats.org/officeDocument/2006/relationships/oleObject" Target="embeddings/oleObject754.bin"/><Relationship Id="rId1300" Type="http://schemas.openxmlformats.org/officeDocument/2006/relationships/image" Target="media/image637.wmf"/><Relationship Id="rId1745" Type="http://schemas.openxmlformats.org/officeDocument/2006/relationships/image" Target="media/image857.wmf"/><Relationship Id="rId1952" Type="http://schemas.openxmlformats.org/officeDocument/2006/relationships/oleObject" Target="embeddings/oleObject971.bin"/><Relationship Id="rId37" Type="http://schemas.openxmlformats.org/officeDocument/2006/relationships/image" Target="media/image7.wmf"/><Relationship Id="rId1605" Type="http://schemas.openxmlformats.org/officeDocument/2006/relationships/image" Target="media/image787.wmf"/><Relationship Id="rId1812" Type="http://schemas.openxmlformats.org/officeDocument/2006/relationships/oleObject" Target="embeddings/oleObject891.bin"/><Relationship Id="rId186" Type="http://schemas.openxmlformats.org/officeDocument/2006/relationships/oleObject" Target="embeddings/oleObject78.bin"/><Relationship Id="rId393" Type="http://schemas.openxmlformats.org/officeDocument/2006/relationships/image" Target="media/image184.wmf"/><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image" Target="media/image337.wmf"/><Relationship Id="rId1090" Type="http://schemas.openxmlformats.org/officeDocument/2006/relationships/oleObject" Target="embeddings/oleObject529.bin"/><Relationship Id="rId113" Type="http://schemas.openxmlformats.org/officeDocument/2006/relationships/oleObject" Target="embeddings/oleObject42.bin"/><Relationship Id="rId320" Type="http://schemas.openxmlformats.org/officeDocument/2006/relationships/oleObject" Target="embeddings/oleObject145.bin"/><Relationship Id="rId558" Type="http://schemas.openxmlformats.org/officeDocument/2006/relationships/image" Target="media/image267.wmf"/><Relationship Id="rId765" Type="http://schemas.openxmlformats.org/officeDocument/2006/relationships/oleObject" Target="embeddings/oleObject367.bin"/><Relationship Id="rId972" Type="http://schemas.openxmlformats.org/officeDocument/2006/relationships/oleObject" Target="embeddings/oleObject470.bin"/><Relationship Id="rId1188" Type="http://schemas.openxmlformats.org/officeDocument/2006/relationships/image" Target="media/image581.wmf"/><Relationship Id="rId1395" Type="http://schemas.openxmlformats.org/officeDocument/2006/relationships/image" Target="media/image684.emf"/><Relationship Id="rId418" Type="http://schemas.openxmlformats.org/officeDocument/2006/relationships/oleObject" Target="embeddings/oleObject194.bin"/><Relationship Id="rId625" Type="http://schemas.openxmlformats.org/officeDocument/2006/relationships/oleObject" Target="embeddings/oleObject297.bin"/><Relationship Id="rId832" Type="http://schemas.openxmlformats.org/officeDocument/2006/relationships/image" Target="media/image404.wmf"/><Relationship Id="rId1048" Type="http://schemas.openxmlformats.org/officeDocument/2006/relationships/oleObject" Target="embeddings/oleObject508.bin"/><Relationship Id="rId1255" Type="http://schemas.openxmlformats.org/officeDocument/2006/relationships/oleObject" Target="embeddings/oleObject611.bin"/><Relationship Id="rId1462" Type="http://schemas.openxmlformats.org/officeDocument/2006/relationships/oleObject" Target="embeddings/oleObject716.bin"/><Relationship Id="rId1115" Type="http://schemas.openxmlformats.org/officeDocument/2006/relationships/hyperlink" Target="http://mrl.sci.utah.edu/software/febio" TargetMode="External"/><Relationship Id="rId1322" Type="http://schemas.openxmlformats.org/officeDocument/2006/relationships/image" Target="media/image648.wmf"/><Relationship Id="rId1767" Type="http://schemas.openxmlformats.org/officeDocument/2006/relationships/image" Target="media/image868.wmf"/><Relationship Id="rId59" Type="http://schemas.openxmlformats.org/officeDocument/2006/relationships/oleObject" Target="embeddings/oleObject15.bin"/><Relationship Id="rId1627" Type="http://schemas.openxmlformats.org/officeDocument/2006/relationships/image" Target="media/image798.wmf"/><Relationship Id="rId1834" Type="http://schemas.openxmlformats.org/officeDocument/2006/relationships/oleObject" Target="embeddings/oleObject902.bin"/><Relationship Id="rId1901" Type="http://schemas.openxmlformats.org/officeDocument/2006/relationships/oleObject" Target="embeddings/oleObject9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8CCBC-10FA-4C8B-A876-2D92780F8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4935</TotalTime>
  <Pages>160</Pages>
  <Words>60142</Words>
  <Characters>342812</Characters>
  <Application>Microsoft Office Word</Application>
  <DocSecurity>0</DocSecurity>
  <Lines>2856</Lines>
  <Paragraphs>804</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402150</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28</cp:revision>
  <cp:lastPrinted>2012-01-23T17:06:00Z</cp:lastPrinted>
  <dcterms:created xsi:type="dcterms:W3CDTF">2014-05-28T22:58:00Z</dcterms:created>
  <dcterms:modified xsi:type="dcterms:W3CDTF">2014-06-25T21:19:00Z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