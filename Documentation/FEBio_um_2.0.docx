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451E8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6-20T17:32:00Z">
        <w:r w:rsidR="00976D6B">
          <w:rPr>
            <w:b/>
            <w:noProof/>
          </w:rPr>
          <w:t>June 20, 2014</w:t>
        </w:r>
      </w:ins>
      <w:ins w:id="1" w:author="Steve Maas" w:date="2014-06-16T11:20:00Z">
        <w:del w:id="2" w:author="Gerard" w:date="2014-06-20T17:26:00Z">
          <w:r w:rsidR="00234587" w:rsidDel="00976D6B">
            <w:rPr>
              <w:b/>
              <w:noProof/>
            </w:rPr>
            <w:delText>June 16, 2014</w:delText>
          </w:r>
        </w:del>
      </w:ins>
      <w:del w:id="3" w:author="Gerard" w:date="2014-06-20T17:26:00Z">
        <w:r w:rsidR="00F958DC" w:rsidDel="00976D6B">
          <w:rPr>
            <w:b/>
            <w:noProof/>
          </w:rPr>
          <w:delText>June 3,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r w:rsidR="00976D6B">
        <w:fldChar w:fldCharType="begin"/>
      </w:r>
      <w:r w:rsidR="00976D6B">
        <w:instrText xml:space="preserve"> HYPERLINK "mailto:steve.maas@utah.edu" </w:instrText>
      </w:r>
      <w:ins w:id="4" w:author="Gerard" w:date="2014-06-20T17:32:00Z"/>
      <w:r w:rsidR="00976D6B">
        <w:fldChar w:fldCharType="separate"/>
      </w:r>
      <w:r w:rsidRPr="00572F41">
        <w:rPr>
          <w:rStyle w:val="Hyperlink"/>
        </w:rPr>
        <w:t>steve.maas@utah.edu</w:t>
      </w:r>
      <w:r w:rsidR="00976D6B">
        <w:rPr>
          <w:rStyle w:val="Hyperlink"/>
        </w:rPr>
        <w:fldChar w:fldCharType="end"/>
      </w:r>
      <w:r w:rsidRPr="00572F41">
        <w:t>)</w:t>
      </w:r>
    </w:p>
    <w:p w14:paraId="42AEB489" w14:textId="77777777" w:rsidR="006A0BC1" w:rsidRPr="00DC27ED" w:rsidRDefault="006A0BC1" w:rsidP="0028349D">
      <w:r w:rsidRPr="00DC27ED">
        <w:t>Dave Rawlins (</w:t>
      </w:r>
      <w:r w:rsidR="00976D6B">
        <w:fldChar w:fldCharType="begin"/>
      </w:r>
      <w:r w:rsidR="00976D6B">
        <w:instrText xml:space="preserve"> HYPERLINK "mailto:rawlins@sci.utah.edu" </w:instrText>
      </w:r>
      <w:ins w:id="5" w:author="Gerard" w:date="2014-06-20T17:32:00Z"/>
      <w:r w:rsidR="00976D6B">
        <w:fldChar w:fldCharType="separate"/>
      </w:r>
      <w:r w:rsidRPr="00DC27ED">
        <w:rPr>
          <w:rStyle w:val="Hyperlink"/>
        </w:rPr>
        <w:t>rawlins@sci.utah.edu</w:t>
      </w:r>
      <w:r w:rsidR="00976D6B">
        <w:rPr>
          <w:rStyle w:val="Hyperlink"/>
        </w:rPr>
        <w:fldChar w:fldCharType="end"/>
      </w:r>
      <w:r w:rsidRPr="00DC27ED">
        <w:t>)</w:t>
      </w:r>
    </w:p>
    <w:p w14:paraId="4350B2CD" w14:textId="77777777" w:rsidR="006A0BC1" w:rsidRPr="00DC27ED" w:rsidRDefault="006A0BC1" w:rsidP="0028349D">
      <w:r w:rsidRPr="00DC27ED">
        <w:t>Dr. Jeffrey Weiss (</w:t>
      </w:r>
      <w:r w:rsidR="00976D6B">
        <w:fldChar w:fldCharType="begin"/>
      </w:r>
      <w:r w:rsidR="00976D6B">
        <w:instrText xml:space="preserve"> HYPERLINK "mailto:jeff.weiss@utah.edu" </w:instrText>
      </w:r>
      <w:ins w:id="6" w:author="Gerard" w:date="2014-06-20T17:32:00Z"/>
      <w:r w:rsidR="00976D6B">
        <w:fldChar w:fldCharType="separate"/>
      </w:r>
      <w:r w:rsidRPr="00DC27ED">
        <w:rPr>
          <w:rStyle w:val="Hyperlink"/>
        </w:rPr>
        <w:t>jeff.weiss@utah.edu</w:t>
      </w:r>
      <w:r w:rsidR="00976D6B">
        <w:rPr>
          <w:rStyle w:val="Hyperlink"/>
        </w:rPr>
        <w:fldChar w:fldCharType="end"/>
      </w:r>
      <w:r w:rsidRPr="00DC27ED">
        <w:t>)</w:t>
      </w:r>
    </w:p>
    <w:p w14:paraId="09E843CF" w14:textId="77777777" w:rsidR="006A0BC1" w:rsidRDefault="006A0BC1" w:rsidP="0028349D">
      <w:r>
        <w:t>Dr. Gerard Ateshian (</w:t>
      </w:r>
      <w:r w:rsidR="00976D6B">
        <w:fldChar w:fldCharType="begin"/>
      </w:r>
      <w:r w:rsidR="00976D6B">
        <w:instrText xml:space="preserve"> HYPERLI</w:instrText>
      </w:r>
      <w:r w:rsidR="00976D6B">
        <w:instrText xml:space="preserve">NK "mailto:ateshian@columbia.edu" </w:instrText>
      </w:r>
      <w:ins w:id="7" w:author="Gerard" w:date="2014-06-20T17:32:00Z"/>
      <w:r w:rsidR="00976D6B">
        <w:fldChar w:fldCharType="separate"/>
      </w:r>
      <w:r w:rsidRPr="005223D1">
        <w:rPr>
          <w:rStyle w:val="Hyperlink"/>
        </w:rPr>
        <w:t>ateshian@columbia.edu</w:t>
      </w:r>
      <w:r w:rsidR="00976D6B">
        <w:rPr>
          <w:rStyle w:val="Hyperlink"/>
        </w:rPr>
        <w:fldChar w:fldCharType="end"/>
      </w:r>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r w:rsidR="00976D6B">
        <w:fldChar w:fldCharType="begin"/>
      </w:r>
      <w:r w:rsidR="00976D6B">
        <w:instrText xml:space="preserve"> HYPERLINK "http://mrl.sci.utah.edu/" </w:instrText>
      </w:r>
      <w:ins w:id="8" w:author="Gerard" w:date="2014-06-20T17:32:00Z"/>
      <w:r w:rsidR="00976D6B">
        <w:fldChar w:fldCharType="separate"/>
      </w:r>
      <w:r w:rsidRPr="006D7874">
        <w:rPr>
          <w:rStyle w:val="Hyperlink"/>
        </w:rPr>
        <w:t>http://mrl.sci.utah.edu</w:t>
      </w:r>
      <w:r w:rsidR="00976D6B">
        <w:rPr>
          <w:rStyle w:val="Hyperlink"/>
        </w:rPr>
        <w:fldChar w:fldCharType="end"/>
      </w:r>
    </w:p>
    <w:p w14:paraId="17813EC9" w14:textId="77777777" w:rsidR="006A0BC1" w:rsidRPr="00C62631" w:rsidRDefault="006A0BC1" w:rsidP="0028349D">
      <w:r>
        <w:t xml:space="preserve">FEBio: </w:t>
      </w:r>
      <w:r w:rsidR="00976D6B">
        <w:fldChar w:fldCharType="begin"/>
      </w:r>
      <w:r w:rsidR="00976D6B">
        <w:instrText xml:space="preserve"> HYPERLINK "http://mrl.sci.utah.edu/software/febio" \t "_blank" </w:instrText>
      </w:r>
      <w:ins w:id="9" w:author="Gerard" w:date="2014-06-20T17:32:00Z"/>
      <w:r w:rsidR="00976D6B">
        <w:fldChar w:fldCharType="separate"/>
      </w:r>
      <w:r w:rsidRPr="00F04491">
        <w:rPr>
          <w:rStyle w:val="Hyperlink"/>
        </w:rPr>
        <w:t>http://mrl.sci.utah.edu/software/febio</w:t>
      </w:r>
      <w:r w:rsidR="00976D6B">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976D6B" w:rsidP="0028349D">
      <w:r>
        <w:fldChar w:fldCharType="begin"/>
      </w:r>
      <w:r>
        <w:instrText xml:space="preserve"> HYPERLINK "http://mrl.sci.utah.edu/forums/" </w:instrText>
      </w:r>
      <w:ins w:id="10" w:author="Gerard" w:date="2014-06-20T17:32:00Z"/>
      <w:r>
        <w:fldChar w:fldCharType="separate"/>
      </w:r>
      <w:r w:rsidR="006A0BC1" w:rsidRPr="003B4DD6">
        <w:rPr>
          <w:rStyle w:val="Hyperlink"/>
        </w:rPr>
        <w:t>http://mrl.sci.utah.edu/forums/</w:t>
      </w:r>
      <w:r>
        <w:rPr>
          <w:rStyle w:val="Hyperlink"/>
        </w:rPr>
        <w:fldChar w:fldCharType="end"/>
      </w:r>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1"/>
          <w:headerReference w:type="default" r:id="rId12"/>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17F31D14" w14:textId="77777777" w:rsidR="00976D6B" w:rsidRDefault="006A0BC1">
      <w:pPr>
        <w:pStyle w:val="TOC1"/>
        <w:tabs>
          <w:tab w:val="right" w:leader="dot" w:pos="9350"/>
        </w:tabs>
        <w:rPr>
          <w:ins w:id="11" w:author="Gerard" w:date="2014-06-20T17:32:00Z"/>
          <w:rFonts w:asciiTheme="minorHAnsi" w:eastAsiaTheme="minorEastAsia" w:hAnsiTheme="minorHAnsi" w:cstheme="minorBidi"/>
          <w:b w:val="0"/>
          <w:bCs w:val="0"/>
          <w:caps w:val="0"/>
          <w:noProof/>
          <w:sz w:val="24"/>
          <w:szCs w:val="24"/>
          <w:lang w:eastAsia="ja-JP"/>
        </w:rPr>
      </w:pPr>
      <w:r>
        <w:rPr>
          <w:b w:val="0"/>
          <w:bCs w:val="0"/>
        </w:rPr>
        <w:fldChar w:fldCharType="begin"/>
      </w:r>
      <w:r>
        <w:rPr>
          <w:b w:val="0"/>
          <w:bCs w:val="0"/>
        </w:rPr>
        <w:instrText xml:space="preserve"> TOC \o "1-4" </w:instrText>
      </w:r>
      <w:r>
        <w:rPr>
          <w:b w:val="0"/>
          <w:bCs w:val="0"/>
        </w:rPr>
        <w:fldChar w:fldCharType="separate"/>
      </w:r>
      <w:ins w:id="12" w:author="Gerard" w:date="2014-06-20T17:32:00Z">
        <w:r w:rsidR="00976D6B" w:rsidRPr="000A7E2C">
          <w:rPr>
            <w:noProof/>
            <w:color w:val="000000"/>
          </w:rPr>
          <w:t>Chapter 1</w:t>
        </w:r>
        <w:r w:rsidR="00976D6B">
          <w:rPr>
            <w:noProof/>
          </w:rPr>
          <w:t xml:space="preserve"> Introduction</w:t>
        </w:r>
        <w:r w:rsidR="00976D6B">
          <w:rPr>
            <w:noProof/>
          </w:rPr>
          <w:tab/>
        </w:r>
        <w:r w:rsidR="00976D6B">
          <w:rPr>
            <w:noProof/>
          </w:rPr>
          <w:fldChar w:fldCharType="begin"/>
        </w:r>
        <w:r w:rsidR="00976D6B">
          <w:rPr>
            <w:noProof/>
          </w:rPr>
          <w:instrText xml:space="preserve"> PAGEREF _Toc264904887 \h </w:instrText>
        </w:r>
        <w:r w:rsidR="00976D6B">
          <w:rPr>
            <w:noProof/>
          </w:rPr>
        </w:r>
      </w:ins>
      <w:r w:rsidR="00976D6B">
        <w:rPr>
          <w:noProof/>
        </w:rPr>
        <w:fldChar w:fldCharType="separate"/>
      </w:r>
      <w:ins w:id="13" w:author="Gerard" w:date="2014-06-20T17:32:00Z">
        <w:r w:rsidR="00976D6B">
          <w:rPr>
            <w:noProof/>
          </w:rPr>
          <w:t>1</w:t>
        </w:r>
        <w:r w:rsidR="00976D6B">
          <w:rPr>
            <w:noProof/>
          </w:rPr>
          <w:fldChar w:fldCharType="end"/>
        </w:r>
      </w:ins>
    </w:p>
    <w:p w14:paraId="64AF3A51" w14:textId="77777777" w:rsidR="00976D6B" w:rsidRDefault="00976D6B">
      <w:pPr>
        <w:pStyle w:val="TOC2"/>
        <w:tabs>
          <w:tab w:val="right" w:leader="dot" w:pos="9350"/>
        </w:tabs>
        <w:rPr>
          <w:ins w:id="14" w:author="Gerard" w:date="2014-06-20T17:32:00Z"/>
          <w:rFonts w:asciiTheme="minorHAnsi" w:eastAsiaTheme="minorEastAsia" w:hAnsiTheme="minorHAnsi" w:cstheme="minorBidi"/>
          <w:smallCaps w:val="0"/>
          <w:noProof/>
          <w:sz w:val="24"/>
          <w:szCs w:val="24"/>
          <w:lang w:eastAsia="ja-JP"/>
        </w:rPr>
      </w:pPr>
      <w:ins w:id="15" w:author="Gerard" w:date="2014-06-20T17:32:00Z">
        <w:r>
          <w:rPr>
            <w:noProof/>
          </w:rPr>
          <w:t>1.1. Overview of FEBio</w:t>
        </w:r>
        <w:r>
          <w:rPr>
            <w:noProof/>
          </w:rPr>
          <w:tab/>
        </w:r>
        <w:r>
          <w:rPr>
            <w:noProof/>
          </w:rPr>
          <w:fldChar w:fldCharType="begin"/>
        </w:r>
        <w:r>
          <w:rPr>
            <w:noProof/>
          </w:rPr>
          <w:instrText xml:space="preserve"> PAGEREF _Toc264904888 \h </w:instrText>
        </w:r>
        <w:r>
          <w:rPr>
            <w:noProof/>
          </w:rPr>
        </w:r>
      </w:ins>
      <w:r>
        <w:rPr>
          <w:noProof/>
        </w:rPr>
        <w:fldChar w:fldCharType="separate"/>
      </w:r>
      <w:ins w:id="16" w:author="Gerard" w:date="2014-06-20T17:32:00Z">
        <w:r>
          <w:rPr>
            <w:noProof/>
          </w:rPr>
          <w:t>1</w:t>
        </w:r>
        <w:r>
          <w:rPr>
            <w:noProof/>
          </w:rPr>
          <w:fldChar w:fldCharType="end"/>
        </w:r>
      </w:ins>
    </w:p>
    <w:p w14:paraId="315D1C27" w14:textId="77777777" w:rsidR="00976D6B" w:rsidRDefault="00976D6B">
      <w:pPr>
        <w:pStyle w:val="TOC2"/>
        <w:tabs>
          <w:tab w:val="right" w:leader="dot" w:pos="9350"/>
        </w:tabs>
        <w:rPr>
          <w:ins w:id="17" w:author="Gerard" w:date="2014-06-20T17:32:00Z"/>
          <w:rFonts w:asciiTheme="minorHAnsi" w:eastAsiaTheme="minorEastAsia" w:hAnsiTheme="minorHAnsi" w:cstheme="minorBidi"/>
          <w:smallCaps w:val="0"/>
          <w:noProof/>
          <w:sz w:val="24"/>
          <w:szCs w:val="24"/>
          <w:lang w:eastAsia="ja-JP"/>
        </w:rPr>
      </w:pPr>
      <w:ins w:id="18" w:author="Gerard" w:date="2014-06-20T17:32:00Z">
        <w:r>
          <w:rPr>
            <w:noProof/>
          </w:rPr>
          <w:t>1.2. About this document</w:t>
        </w:r>
        <w:r>
          <w:rPr>
            <w:noProof/>
          </w:rPr>
          <w:tab/>
        </w:r>
        <w:r>
          <w:rPr>
            <w:noProof/>
          </w:rPr>
          <w:fldChar w:fldCharType="begin"/>
        </w:r>
        <w:r>
          <w:rPr>
            <w:noProof/>
          </w:rPr>
          <w:instrText xml:space="preserve"> PAGEREF _Toc264904889 \h </w:instrText>
        </w:r>
        <w:r>
          <w:rPr>
            <w:noProof/>
          </w:rPr>
        </w:r>
      </w:ins>
      <w:r>
        <w:rPr>
          <w:noProof/>
        </w:rPr>
        <w:fldChar w:fldCharType="separate"/>
      </w:r>
      <w:ins w:id="19" w:author="Gerard" w:date="2014-06-20T17:32:00Z">
        <w:r>
          <w:rPr>
            <w:noProof/>
          </w:rPr>
          <w:t>2</w:t>
        </w:r>
        <w:r>
          <w:rPr>
            <w:noProof/>
          </w:rPr>
          <w:fldChar w:fldCharType="end"/>
        </w:r>
      </w:ins>
    </w:p>
    <w:p w14:paraId="5C0DDF21" w14:textId="77777777" w:rsidR="00976D6B" w:rsidRDefault="00976D6B">
      <w:pPr>
        <w:pStyle w:val="TOC2"/>
        <w:tabs>
          <w:tab w:val="right" w:leader="dot" w:pos="9350"/>
        </w:tabs>
        <w:rPr>
          <w:ins w:id="20" w:author="Gerard" w:date="2014-06-20T17:32:00Z"/>
          <w:rFonts w:asciiTheme="minorHAnsi" w:eastAsiaTheme="minorEastAsia" w:hAnsiTheme="minorHAnsi" w:cstheme="minorBidi"/>
          <w:smallCaps w:val="0"/>
          <w:noProof/>
          <w:sz w:val="24"/>
          <w:szCs w:val="24"/>
          <w:lang w:eastAsia="ja-JP"/>
        </w:rPr>
      </w:pPr>
      <w:ins w:id="21" w:author="Gerard" w:date="2014-06-20T17:32:00Z">
        <w:r>
          <w:rPr>
            <w:noProof/>
          </w:rPr>
          <w:t>1.3. Units in FEBio</w:t>
        </w:r>
        <w:r>
          <w:rPr>
            <w:noProof/>
          </w:rPr>
          <w:tab/>
        </w:r>
        <w:r>
          <w:rPr>
            <w:noProof/>
          </w:rPr>
          <w:fldChar w:fldCharType="begin"/>
        </w:r>
        <w:r>
          <w:rPr>
            <w:noProof/>
          </w:rPr>
          <w:instrText xml:space="preserve"> PAGEREF _Toc264904890 \h </w:instrText>
        </w:r>
        <w:r>
          <w:rPr>
            <w:noProof/>
          </w:rPr>
        </w:r>
      </w:ins>
      <w:r>
        <w:rPr>
          <w:noProof/>
        </w:rPr>
        <w:fldChar w:fldCharType="separate"/>
      </w:r>
      <w:ins w:id="22" w:author="Gerard" w:date="2014-06-20T17:32:00Z">
        <w:r>
          <w:rPr>
            <w:noProof/>
          </w:rPr>
          <w:t>3</w:t>
        </w:r>
        <w:r>
          <w:rPr>
            <w:noProof/>
          </w:rPr>
          <w:fldChar w:fldCharType="end"/>
        </w:r>
      </w:ins>
    </w:p>
    <w:p w14:paraId="1B35E276" w14:textId="77777777" w:rsidR="00976D6B" w:rsidRDefault="00976D6B">
      <w:pPr>
        <w:pStyle w:val="TOC1"/>
        <w:tabs>
          <w:tab w:val="right" w:leader="dot" w:pos="9350"/>
        </w:tabs>
        <w:rPr>
          <w:ins w:id="23" w:author="Gerard" w:date="2014-06-20T17:32:00Z"/>
          <w:rFonts w:asciiTheme="minorHAnsi" w:eastAsiaTheme="minorEastAsia" w:hAnsiTheme="minorHAnsi" w:cstheme="minorBidi"/>
          <w:b w:val="0"/>
          <w:bCs w:val="0"/>
          <w:caps w:val="0"/>
          <w:noProof/>
          <w:sz w:val="24"/>
          <w:szCs w:val="24"/>
          <w:lang w:eastAsia="ja-JP"/>
        </w:rPr>
      </w:pPr>
      <w:ins w:id="24" w:author="Gerard" w:date="2014-06-20T17:32:00Z">
        <w:r w:rsidRPr="000A7E2C">
          <w:rPr>
            <w:noProof/>
            <w:color w:val="000000"/>
          </w:rPr>
          <w:t>Chapter 2</w:t>
        </w:r>
        <w:r>
          <w:rPr>
            <w:noProof/>
          </w:rPr>
          <w:t xml:space="preserve"> Running FEBio</w:t>
        </w:r>
        <w:r>
          <w:rPr>
            <w:noProof/>
          </w:rPr>
          <w:tab/>
        </w:r>
        <w:r>
          <w:rPr>
            <w:noProof/>
          </w:rPr>
          <w:fldChar w:fldCharType="begin"/>
        </w:r>
        <w:r>
          <w:rPr>
            <w:noProof/>
          </w:rPr>
          <w:instrText xml:space="preserve"> PAGEREF _Toc264904891 \h </w:instrText>
        </w:r>
        <w:r>
          <w:rPr>
            <w:noProof/>
          </w:rPr>
        </w:r>
      </w:ins>
      <w:r>
        <w:rPr>
          <w:noProof/>
        </w:rPr>
        <w:fldChar w:fldCharType="separate"/>
      </w:r>
      <w:ins w:id="25" w:author="Gerard" w:date="2014-06-20T17:32:00Z">
        <w:r>
          <w:rPr>
            <w:noProof/>
          </w:rPr>
          <w:t>5</w:t>
        </w:r>
        <w:r>
          <w:rPr>
            <w:noProof/>
          </w:rPr>
          <w:fldChar w:fldCharType="end"/>
        </w:r>
      </w:ins>
    </w:p>
    <w:p w14:paraId="7D3D8ACD" w14:textId="77777777" w:rsidR="00976D6B" w:rsidRDefault="00976D6B">
      <w:pPr>
        <w:pStyle w:val="TOC2"/>
        <w:tabs>
          <w:tab w:val="right" w:leader="dot" w:pos="9350"/>
        </w:tabs>
        <w:rPr>
          <w:ins w:id="26" w:author="Gerard" w:date="2014-06-20T17:32:00Z"/>
          <w:rFonts w:asciiTheme="minorHAnsi" w:eastAsiaTheme="minorEastAsia" w:hAnsiTheme="minorHAnsi" w:cstheme="minorBidi"/>
          <w:smallCaps w:val="0"/>
          <w:noProof/>
          <w:sz w:val="24"/>
          <w:szCs w:val="24"/>
          <w:lang w:eastAsia="ja-JP"/>
        </w:rPr>
      </w:pPr>
      <w:ins w:id="27" w:author="Gerard" w:date="2014-06-20T17:32:00Z">
        <w:r>
          <w:rPr>
            <w:noProof/>
          </w:rPr>
          <w:t>2.1. Running FEBio on Windows</w:t>
        </w:r>
        <w:r>
          <w:rPr>
            <w:noProof/>
          </w:rPr>
          <w:tab/>
        </w:r>
        <w:r>
          <w:rPr>
            <w:noProof/>
          </w:rPr>
          <w:fldChar w:fldCharType="begin"/>
        </w:r>
        <w:r>
          <w:rPr>
            <w:noProof/>
          </w:rPr>
          <w:instrText xml:space="preserve"> PAGEREF _Toc264904892 \h </w:instrText>
        </w:r>
        <w:r>
          <w:rPr>
            <w:noProof/>
          </w:rPr>
        </w:r>
      </w:ins>
      <w:r>
        <w:rPr>
          <w:noProof/>
        </w:rPr>
        <w:fldChar w:fldCharType="separate"/>
      </w:r>
      <w:ins w:id="28" w:author="Gerard" w:date="2014-06-20T17:32:00Z">
        <w:r>
          <w:rPr>
            <w:noProof/>
          </w:rPr>
          <w:t>5</w:t>
        </w:r>
        <w:r>
          <w:rPr>
            <w:noProof/>
          </w:rPr>
          <w:fldChar w:fldCharType="end"/>
        </w:r>
      </w:ins>
    </w:p>
    <w:p w14:paraId="3D02D4AE" w14:textId="77777777" w:rsidR="00976D6B" w:rsidRDefault="00976D6B">
      <w:pPr>
        <w:pStyle w:val="TOC3"/>
        <w:tabs>
          <w:tab w:val="right" w:leader="dot" w:pos="9350"/>
        </w:tabs>
        <w:rPr>
          <w:ins w:id="29" w:author="Gerard" w:date="2014-06-20T17:32:00Z"/>
          <w:rFonts w:asciiTheme="minorHAnsi" w:eastAsiaTheme="minorEastAsia" w:hAnsiTheme="minorHAnsi" w:cstheme="minorBidi"/>
          <w:i w:val="0"/>
          <w:iCs w:val="0"/>
          <w:noProof/>
          <w:sz w:val="24"/>
          <w:szCs w:val="24"/>
          <w:lang w:eastAsia="ja-JP"/>
        </w:rPr>
      </w:pPr>
      <w:ins w:id="30" w:author="Gerard" w:date="2014-06-20T17:32:00Z">
        <w:r w:rsidRPr="000A7E2C">
          <w:rPr>
            <w:noProof/>
            <w:color w:val="000000"/>
          </w:rPr>
          <w:t>2.1.1.</w:t>
        </w:r>
        <w:r>
          <w:rPr>
            <w:noProof/>
          </w:rPr>
          <w:t xml:space="preserve"> Windows XP</w:t>
        </w:r>
        <w:r>
          <w:rPr>
            <w:noProof/>
          </w:rPr>
          <w:tab/>
        </w:r>
        <w:r>
          <w:rPr>
            <w:noProof/>
          </w:rPr>
          <w:fldChar w:fldCharType="begin"/>
        </w:r>
        <w:r>
          <w:rPr>
            <w:noProof/>
          </w:rPr>
          <w:instrText xml:space="preserve"> PAGEREF _Toc264904893 \h </w:instrText>
        </w:r>
        <w:r>
          <w:rPr>
            <w:noProof/>
          </w:rPr>
        </w:r>
      </w:ins>
      <w:r>
        <w:rPr>
          <w:noProof/>
        </w:rPr>
        <w:fldChar w:fldCharType="separate"/>
      </w:r>
      <w:ins w:id="31" w:author="Gerard" w:date="2014-06-20T17:32:00Z">
        <w:r>
          <w:rPr>
            <w:noProof/>
          </w:rPr>
          <w:t>5</w:t>
        </w:r>
        <w:r>
          <w:rPr>
            <w:noProof/>
          </w:rPr>
          <w:fldChar w:fldCharType="end"/>
        </w:r>
      </w:ins>
    </w:p>
    <w:p w14:paraId="30A5FAF1" w14:textId="77777777" w:rsidR="00976D6B" w:rsidRDefault="00976D6B">
      <w:pPr>
        <w:pStyle w:val="TOC3"/>
        <w:tabs>
          <w:tab w:val="right" w:leader="dot" w:pos="9350"/>
        </w:tabs>
        <w:rPr>
          <w:ins w:id="32" w:author="Gerard" w:date="2014-06-20T17:32:00Z"/>
          <w:rFonts w:asciiTheme="minorHAnsi" w:eastAsiaTheme="minorEastAsia" w:hAnsiTheme="minorHAnsi" w:cstheme="minorBidi"/>
          <w:i w:val="0"/>
          <w:iCs w:val="0"/>
          <w:noProof/>
          <w:sz w:val="24"/>
          <w:szCs w:val="24"/>
          <w:lang w:eastAsia="ja-JP"/>
        </w:rPr>
      </w:pPr>
      <w:ins w:id="33" w:author="Gerard" w:date="2014-06-20T17:32:00Z">
        <w:r w:rsidRPr="000A7E2C">
          <w:rPr>
            <w:noProof/>
            <w:color w:val="000000"/>
          </w:rPr>
          <w:t>2.1.2.</w:t>
        </w:r>
        <w:r>
          <w:rPr>
            <w:noProof/>
          </w:rPr>
          <w:t xml:space="preserve"> Windows 7</w:t>
        </w:r>
        <w:r>
          <w:rPr>
            <w:noProof/>
          </w:rPr>
          <w:tab/>
        </w:r>
        <w:r>
          <w:rPr>
            <w:noProof/>
          </w:rPr>
          <w:fldChar w:fldCharType="begin"/>
        </w:r>
        <w:r>
          <w:rPr>
            <w:noProof/>
          </w:rPr>
          <w:instrText xml:space="preserve"> PAGEREF _Toc264904894 \h </w:instrText>
        </w:r>
        <w:r>
          <w:rPr>
            <w:noProof/>
          </w:rPr>
        </w:r>
      </w:ins>
      <w:r>
        <w:rPr>
          <w:noProof/>
        </w:rPr>
        <w:fldChar w:fldCharType="separate"/>
      </w:r>
      <w:ins w:id="34" w:author="Gerard" w:date="2014-06-20T17:32:00Z">
        <w:r>
          <w:rPr>
            <w:noProof/>
          </w:rPr>
          <w:t>5</w:t>
        </w:r>
        <w:r>
          <w:rPr>
            <w:noProof/>
          </w:rPr>
          <w:fldChar w:fldCharType="end"/>
        </w:r>
      </w:ins>
    </w:p>
    <w:p w14:paraId="6A98C052" w14:textId="77777777" w:rsidR="00976D6B" w:rsidRDefault="00976D6B">
      <w:pPr>
        <w:pStyle w:val="TOC3"/>
        <w:tabs>
          <w:tab w:val="right" w:leader="dot" w:pos="9350"/>
        </w:tabs>
        <w:rPr>
          <w:ins w:id="35" w:author="Gerard" w:date="2014-06-20T17:32:00Z"/>
          <w:rFonts w:asciiTheme="minorHAnsi" w:eastAsiaTheme="minorEastAsia" w:hAnsiTheme="minorHAnsi" w:cstheme="minorBidi"/>
          <w:i w:val="0"/>
          <w:iCs w:val="0"/>
          <w:noProof/>
          <w:sz w:val="24"/>
          <w:szCs w:val="24"/>
          <w:lang w:eastAsia="ja-JP"/>
        </w:rPr>
      </w:pPr>
      <w:ins w:id="36" w:author="Gerard" w:date="2014-06-20T17:32:00Z">
        <w:r w:rsidRPr="000A7E2C">
          <w:rPr>
            <w:noProof/>
            <w:color w:val="000000"/>
          </w:rPr>
          <w:t>2.1.3.</w:t>
        </w:r>
        <w:r>
          <w:rPr>
            <w:noProof/>
          </w:rPr>
          <w:t xml:space="preserve"> Running FEBio from Explorer</w:t>
        </w:r>
        <w:r>
          <w:rPr>
            <w:noProof/>
          </w:rPr>
          <w:tab/>
        </w:r>
        <w:r>
          <w:rPr>
            <w:noProof/>
          </w:rPr>
          <w:fldChar w:fldCharType="begin"/>
        </w:r>
        <w:r>
          <w:rPr>
            <w:noProof/>
          </w:rPr>
          <w:instrText xml:space="preserve"> PAGEREF _Toc264904895 \h </w:instrText>
        </w:r>
        <w:r>
          <w:rPr>
            <w:noProof/>
          </w:rPr>
        </w:r>
      </w:ins>
      <w:r>
        <w:rPr>
          <w:noProof/>
        </w:rPr>
        <w:fldChar w:fldCharType="separate"/>
      </w:r>
      <w:ins w:id="37" w:author="Gerard" w:date="2014-06-20T17:32:00Z">
        <w:r>
          <w:rPr>
            <w:noProof/>
          </w:rPr>
          <w:t>6</w:t>
        </w:r>
        <w:r>
          <w:rPr>
            <w:noProof/>
          </w:rPr>
          <w:fldChar w:fldCharType="end"/>
        </w:r>
      </w:ins>
    </w:p>
    <w:p w14:paraId="011702A7" w14:textId="77777777" w:rsidR="00976D6B" w:rsidRDefault="00976D6B">
      <w:pPr>
        <w:pStyle w:val="TOC2"/>
        <w:tabs>
          <w:tab w:val="right" w:leader="dot" w:pos="9350"/>
        </w:tabs>
        <w:rPr>
          <w:ins w:id="38" w:author="Gerard" w:date="2014-06-20T17:32:00Z"/>
          <w:rFonts w:asciiTheme="minorHAnsi" w:eastAsiaTheme="minorEastAsia" w:hAnsiTheme="minorHAnsi" w:cstheme="minorBidi"/>
          <w:smallCaps w:val="0"/>
          <w:noProof/>
          <w:sz w:val="24"/>
          <w:szCs w:val="24"/>
          <w:lang w:eastAsia="ja-JP"/>
        </w:rPr>
      </w:pPr>
      <w:ins w:id="39" w:author="Gerard" w:date="2014-06-20T17:32:00Z">
        <w:r>
          <w:rPr>
            <w:noProof/>
          </w:rPr>
          <w:t>2.2. Running FEBio on Linux or MAC</w:t>
        </w:r>
        <w:r>
          <w:rPr>
            <w:noProof/>
          </w:rPr>
          <w:tab/>
        </w:r>
        <w:r>
          <w:rPr>
            <w:noProof/>
          </w:rPr>
          <w:fldChar w:fldCharType="begin"/>
        </w:r>
        <w:r>
          <w:rPr>
            <w:noProof/>
          </w:rPr>
          <w:instrText xml:space="preserve"> PAGEREF _Toc264904896 \h </w:instrText>
        </w:r>
        <w:r>
          <w:rPr>
            <w:noProof/>
          </w:rPr>
        </w:r>
      </w:ins>
      <w:r>
        <w:rPr>
          <w:noProof/>
        </w:rPr>
        <w:fldChar w:fldCharType="separate"/>
      </w:r>
      <w:ins w:id="40" w:author="Gerard" w:date="2014-06-20T17:32:00Z">
        <w:r>
          <w:rPr>
            <w:noProof/>
          </w:rPr>
          <w:t>6</w:t>
        </w:r>
        <w:r>
          <w:rPr>
            <w:noProof/>
          </w:rPr>
          <w:fldChar w:fldCharType="end"/>
        </w:r>
      </w:ins>
    </w:p>
    <w:p w14:paraId="6ACD739E" w14:textId="77777777" w:rsidR="00976D6B" w:rsidRDefault="00976D6B">
      <w:pPr>
        <w:pStyle w:val="TOC2"/>
        <w:tabs>
          <w:tab w:val="right" w:leader="dot" w:pos="9350"/>
        </w:tabs>
        <w:rPr>
          <w:ins w:id="41" w:author="Gerard" w:date="2014-06-20T17:32:00Z"/>
          <w:rFonts w:asciiTheme="minorHAnsi" w:eastAsiaTheme="minorEastAsia" w:hAnsiTheme="minorHAnsi" w:cstheme="minorBidi"/>
          <w:smallCaps w:val="0"/>
          <w:noProof/>
          <w:sz w:val="24"/>
          <w:szCs w:val="24"/>
          <w:lang w:eastAsia="ja-JP"/>
        </w:rPr>
      </w:pPr>
      <w:ins w:id="42" w:author="Gerard" w:date="2014-06-20T17:32:00Z">
        <w:r>
          <w:rPr>
            <w:noProof/>
          </w:rPr>
          <w:t>2.3. The Command Line</w:t>
        </w:r>
        <w:r>
          <w:rPr>
            <w:noProof/>
          </w:rPr>
          <w:tab/>
        </w:r>
        <w:r>
          <w:rPr>
            <w:noProof/>
          </w:rPr>
          <w:fldChar w:fldCharType="begin"/>
        </w:r>
        <w:r>
          <w:rPr>
            <w:noProof/>
          </w:rPr>
          <w:instrText xml:space="preserve"> PAGEREF _Toc264904897 \h </w:instrText>
        </w:r>
        <w:r>
          <w:rPr>
            <w:noProof/>
          </w:rPr>
        </w:r>
      </w:ins>
      <w:r>
        <w:rPr>
          <w:noProof/>
        </w:rPr>
        <w:fldChar w:fldCharType="separate"/>
      </w:r>
      <w:ins w:id="43" w:author="Gerard" w:date="2014-06-20T17:32:00Z">
        <w:r>
          <w:rPr>
            <w:noProof/>
          </w:rPr>
          <w:t>6</w:t>
        </w:r>
        <w:r>
          <w:rPr>
            <w:noProof/>
          </w:rPr>
          <w:fldChar w:fldCharType="end"/>
        </w:r>
      </w:ins>
    </w:p>
    <w:p w14:paraId="66D96205" w14:textId="77777777" w:rsidR="00976D6B" w:rsidRDefault="00976D6B">
      <w:pPr>
        <w:pStyle w:val="TOC2"/>
        <w:tabs>
          <w:tab w:val="right" w:leader="dot" w:pos="9350"/>
        </w:tabs>
        <w:rPr>
          <w:ins w:id="44" w:author="Gerard" w:date="2014-06-20T17:32:00Z"/>
          <w:rFonts w:asciiTheme="minorHAnsi" w:eastAsiaTheme="minorEastAsia" w:hAnsiTheme="minorHAnsi" w:cstheme="minorBidi"/>
          <w:smallCaps w:val="0"/>
          <w:noProof/>
          <w:sz w:val="24"/>
          <w:szCs w:val="24"/>
          <w:lang w:eastAsia="ja-JP"/>
        </w:rPr>
      </w:pPr>
      <w:ins w:id="45" w:author="Gerard" w:date="2014-06-20T17:32:00Z">
        <w:r>
          <w:rPr>
            <w:noProof/>
          </w:rPr>
          <w:t>2.4. The FEBio Prompt</w:t>
        </w:r>
        <w:r>
          <w:rPr>
            <w:noProof/>
          </w:rPr>
          <w:tab/>
        </w:r>
        <w:r>
          <w:rPr>
            <w:noProof/>
          </w:rPr>
          <w:fldChar w:fldCharType="begin"/>
        </w:r>
        <w:r>
          <w:rPr>
            <w:noProof/>
          </w:rPr>
          <w:instrText xml:space="preserve"> PAGEREF _Toc264904898 \h </w:instrText>
        </w:r>
        <w:r>
          <w:rPr>
            <w:noProof/>
          </w:rPr>
        </w:r>
      </w:ins>
      <w:r>
        <w:rPr>
          <w:noProof/>
        </w:rPr>
        <w:fldChar w:fldCharType="separate"/>
      </w:r>
      <w:ins w:id="46" w:author="Gerard" w:date="2014-06-20T17:32:00Z">
        <w:r>
          <w:rPr>
            <w:noProof/>
          </w:rPr>
          <w:t>9</w:t>
        </w:r>
        <w:r>
          <w:rPr>
            <w:noProof/>
          </w:rPr>
          <w:fldChar w:fldCharType="end"/>
        </w:r>
      </w:ins>
    </w:p>
    <w:p w14:paraId="3C92354E" w14:textId="77777777" w:rsidR="00976D6B" w:rsidRDefault="00976D6B">
      <w:pPr>
        <w:pStyle w:val="TOC2"/>
        <w:tabs>
          <w:tab w:val="right" w:leader="dot" w:pos="9350"/>
        </w:tabs>
        <w:rPr>
          <w:ins w:id="47" w:author="Gerard" w:date="2014-06-20T17:32:00Z"/>
          <w:rFonts w:asciiTheme="minorHAnsi" w:eastAsiaTheme="minorEastAsia" w:hAnsiTheme="minorHAnsi" w:cstheme="minorBidi"/>
          <w:smallCaps w:val="0"/>
          <w:noProof/>
          <w:sz w:val="24"/>
          <w:szCs w:val="24"/>
          <w:lang w:eastAsia="ja-JP"/>
        </w:rPr>
      </w:pPr>
      <w:ins w:id="48" w:author="Gerard" w:date="2014-06-20T17:32:00Z">
        <w:r>
          <w:rPr>
            <w:noProof/>
          </w:rPr>
          <w:t>2.5. The Configuration File</w:t>
        </w:r>
        <w:r>
          <w:rPr>
            <w:noProof/>
          </w:rPr>
          <w:tab/>
        </w:r>
        <w:r>
          <w:rPr>
            <w:noProof/>
          </w:rPr>
          <w:fldChar w:fldCharType="begin"/>
        </w:r>
        <w:r>
          <w:rPr>
            <w:noProof/>
          </w:rPr>
          <w:instrText xml:space="preserve"> PAGEREF _Toc264904899 \h </w:instrText>
        </w:r>
        <w:r>
          <w:rPr>
            <w:noProof/>
          </w:rPr>
        </w:r>
      </w:ins>
      <w:r>
        <w:rPr>
          <w:noProof/>
        </w:rPr>
        <w:fldChar w:fldCharType="separate"/>
      </w:r>
      <w:ins w:id="49" w:author="Gerard" w:date="2014-06-20T17:32:00Z">
        <w:r>
          <w:rPr>
            <w:noProof/>
          </w:rPr>
          <w:t>10</w:t>
        </w:r>
        <w:r>
          <w:rPr>
            <w:noProof/>
          </w:rPr>
          <w:fldChar w:fldCharType="end"/>
        </w:r>
      </w:ins>
    </w:p>
    <w:p w14:paraId="5013C2DB" w14:textId="77777777" w:rsidR="00976D6B" w:rsidRDefault="00976D6B">
      <w:pPr>
        <w:pStyle w:val="TOC2"/>
        <w:tabs>
          <w:tab w:val="right" w:leader="dot" w:pos="9350"/>
        </w:tabs>
        <w:rPr>
          <w:ins w:id="50" w:author="Gerard" w:date="2014-06-20T17:32:00Z"/>
          <w:rFonts w:asciiTheme="minorHAnsi" w:eastAsiaTheme="minorEastAsia" w:hAnsiTheme="minorHAnsi" w:cstheme="minorBidi"/>
          <w:smallCaps w:val="0"/>
          <w:noProof/>
          <w:sz w:val="24"/>
          <w:szCs w:val="24"/>
          <w:lang w:eastAsia="ja-JP"/>
        </w:rPr>
      </w:pPr>
      <w:ins w:id="51" w:author="Gerard" w:date="2014-06-20T17:32:00Z">
        <w:r>
          <w:rPr>
            <w:noProof/>
          </w:rPr>
          <w:t>2.6. Using Multiple Processors</w:t>
        </w:r>
        <w:r>
          <w:rPr>
            <w:noProof/>
          </w:rPr>
          <w:tab/>
        </w:r>
        <w:r>
          <w:rPr>
            <w:noProof/>
          </w:rPr>
          <w:fldChar w:fldCharType="begin"/>
        </w:r>
        <w:r>
          <w:rPr>
            <w:noProof/>
          </w:rPr>
          <w:instrText xml:space="preserve"> PAGEREF _Toc264904900 \h </w:instrText>
        </w:r>
        <w:r>
          <w:rPr>
            <w:noProof/>
          </w:rPr>
        </w:r>
      </w:ins>
      <w:r>
        <w:rPr>
          <w:noProof/>
        </w:rPr>
        <w:fldChar w:fldCharType="separate"/>
      </w:r>
      <w:ins w:id="52" w:author="Gerard" w:date="2014-06-20T17:32:00Z">
        <w:r>
          <w:rPr>
            <w:noProof/>
          </w:rPr>
          <w:t>10</w:t>
        </w:r>
        <w:r>
          <w:rPr>
            <w:noProof/>
          </w:rPr>
          <w:fldChar w:fldCharType="end"/>
        </w:r>
      </w:ins>
    </w:p>
    <w:p w14:paraId="21273D60" w14:textId="77777777" w:rsidR="00976D6B" w:rsidRDefault="00976D6B">
      <w:pPr>
        <w:pStyle w:val="TOC2"/>
        <w:tabs>
          <w:tab w:val="right" w:leader="dot" w:pos="9350"/>
        </w:tabs>
        <w:rPr>
          <w:ins w:id="53" w:author="Gerard" w:date="2014-06-20T17:32:00Z"/>
          <w:rFonts w:asciiTheme="minorHAnsi" w:eastAsiaTheme="minorEastAsia" w:hAnsiTheme="minorHAnsi" w:cstheme="minorBidi"/>
          <w:smallCaps w:val="0"/>
          <w:noProof/>
          <w:sz w:val="24"/>
          <w:szCs w:val="24"/>
          <w:lang w:eastAsia="ja-JP"/>
        </w:rPr>
      </w:pPr>
      <w:ins w:id="54" w:author="Gerard" w:date="2014-06-20T17:32:00Z">
        <w:r>
          <w:rPr>
            <w:noProof/>
          </w:rPr>
          <w:t>2.7. FEBio Output</w:t>
        </w:r>
        <w:r>
          <w:rPr>
            <w:noProof/>
          </w:rPr>
          <w:tab/>
        </w:r>
        <w:r>
          <w:rPr>
            <w:noProof/>
          </w:rPr>
          <w:fldChar w:fldCharType="begin"/>
        </w:r>
        <w:r>
          <w:rPr>
            <w:noProof/>
          </w:rPr>
          <w:instrText xml:space="preserve"> PAGEREF _Toc264904901 \h </w:instrText>
        </w:r>
        <w:r>
          <w:rPr>
            <w:noProof/>
          </w:rPr>
        </w:r>
      </w:ins>
      <w:r>
        <w:rPr>
          <w:noProof/>
        </w:rPr>
        <w:fldChar w:fldCharType="separate"/>
      </w:r>
      <w:ins w:id="55" w:author="Gerard" w:date="2014-06-20T17:32:00Z">
        <w:r>
          <w:rPr>
            <w:noProof/>
          </w:rPr>
          <w:t>11</w:t>
        </w:r>
        <w:r>
          <w:rPr>
            <w:noProof/>
          </w:rPr>
          <w:fldChar w:fldCharType="end"/>
        </w:r>
      </w:ins>
    </w:p>
    <w:p w14:paraId="796A6257" w14:textId="77777777" w:rsidR="00976D6B" w:rsidRDefault="00976D6B">
      <w:pPr>
        <w:pStyle w:val="TOC2"/>
        <w:tabs>
          <w:tab w:val="right" w:leader="dot" w:pos="9350"/>
        </w:tabs>
        <w:rPr>
          <w:ins w:id="56" w:author="Gerard" w:date="2014-06-20T17:32:00Z"/>
          <w:rFonts w:asciiTheme="minorHAnsi" w:eastAsiaTheme="minorEastAsia" w:hAnsiTheme="minorHAnsi" w:cstheme="minorBidi"/>
          <w:smallCaps w:val="0"/>
          <w:noProof/>
          <w:sz w:val="24"/>
          <w:szCs w:val="24"/>
          <w:lang w:eastAsia="ja-JP"/>
        </w:rPr>
      </w:pPr>
      <w:ins w:id="57" w:author="Gerard" w:date="2014-06-20T17:32:00Z">
        <w:r>
          <w:rPr>
            <w:noProof/>
          </w:rPr>
          <w:t>2.8. Advanced Options</w:t>
        </w:r>
        <w:r>
          <w:rPr>
            <w:noProof/>
          </w:rPr>
          <w:tab/>
        </w:r>
        <w:r>
          <w:rPr>
            <w:noProof/>
          </w:rPr>
          <w:fldChar w:fldCharType="begin"/>
        </w:r>
        <w:r>
          <w:rPr>
            <w:noProof/>
          </w:rPr>
          <w:instrText xml:space="preserve"> PAGEREF _Toc264904902 \h </w:instrText>
        </w:r>
        <w:r>
          <w:rPr>
            <w:noProof/>
          </w:rPr>
        </w:r>
      </w:ins>
      <w:r>
        <w:rPr>
          <w:noProof/>
        </w:rPr>
        <w:fldChar w:fldCharType="separate"/>
      </w:r>
      <w:ins w:id="58" w:author="Gerard" w:date="2014-06-20T17:32:00Z">
        <w:r>
          <w:rPr>
            <w:noProof/>
          </w:rPr>
          <w:t>12</w:t>
        </w:r>
        <w:r>
          <w:rPr>
            <w:noProof/>
          </w:rPr>
          <w:fldChar w:fldCharType="end"/>
        </w:r>
      </w:ins>
    </w:p>
    <w:p w14:paraId="014B94FA" w14:textId="77777777" w:rsidR="00976D6B" w:rsidRDefault="00976D6B">
      <w:pPr>
        <w:pStyle w:val="TOC3"/>
        <w:tabs>
          <w:tab w:val="right" w:leader="dot" w:pos="9350"/>
        </w:tabs>
        <w:rPr>
          <w:ins w:id="59" w:author="Gerard" w:date="2014-06-20T17:32:00Z"/>
          <w:rFonts w:asciiTheme="minorHAnsi" w:eastAsiaTheme="minorEastAsia" w:hAnsiTheme="minorHAnsi" w:cstheme="minorBidi"/>
          <w:i w:val="0"/>
          <w:iCs w:val="0"/>
          <w:noProof/>
          <w:sz w:val="24"/>
          <w:szCs w:val="24"/>
          <w:lang w:eastAsia="ja-JP"/>
        </w:rPr>
      </w:pPr>
      <w:ins w:id="60" w:author="Gerard" w:date="2014-06-20T17:32:00Z">
        <w:r w:rsidRPr="000A7E2C">
          <w:rPr>
            <w:noProof/>
            <w:color w:val="000000"/>
          </w:rPr>
          <w:t>2.8.1.</w:t>
        </w:r>
        <w:r>
          <w:rPr>
            <w:noProof/>
          </w:rPr>
          <w:t xml:space="preserve"> Interrupting a Run</w:t>
        </w:r>
        <w:r>
          <w:rPr>
            <w:noProof/>
          </w:rPr>
          <w:tab/>
        </w:r>
        <w:r>
          <w:rPr>
            <w:noProof/>
          </w:rPr>
          <w:fldChar w:fldCharType="begin"/>
        </w:r>
        <w:r>
          <w:rPr>
            <w:noProof/>
          </w:rPr>
          <w:instrText xml:space="preserve"> PAGEREF _Toc264904903 \h </w:instrText>
        </w:r>
        <w:r>
          <w:rPr>
            <w:noProof/>
          </w:rPr>
        </w:r>
      </w:ins>
      <w:r>
        <w:rPr>
          <w:noProof/>
        </w:rPr>
        <w:fldChar w:fldCharType="separate"/>
      </w:r>
      <w:ins w:id="61" w:author="Gerard" w:date="2014-06-20T17:32:00Z">
        <w:r>
          <w:rPr>
            <w:noProof/>
          </w:rPr>
          <w:t>12</w:t>
        </w:r>
        <w:r>
          <w:rPr>
            <w:noProof/>
          </w:rPr>
          <w:fldChar w:fldCharType="end"/>
        </w:r>
      </w:ins>
    </w:p>
    <w:p w14:paraId="4B9EE78D" w14:textId="77777777" w:rsidR="00976D6B" w:rsidRDefault="00976D6B">
      <w:pPr>
        <w:pStyle w:val="TOC3"/>
        <w:tabs>
          <w:tab w:val="right" w:leader="dot" w:pos="9350"/>
        </w:tabs>
        <w:rPr>
          <w:ins w:id="62" w:author="Gerard" w:date="2014-06-20T17:32:00Z"/>
          <w:rFonts w:asciiTheme="minorHAnsi" w:eastAsiaTheme="minorEastAsia" w:hAnsiTheme="minorHAnsi" w:cstheme="minorBidi"/>
          <w:i w:val="0"/>
          <w:iCs w:val="0"/>
          <w:noProof/>
          <w:sz w:val="24"/>
          <w:szCs w:val="24"/>
          <w:lang w:eastAsia="ja-JP"/>
        </w:rPr>
      </w:pPr>
      <w:ins w:id="63" w:author="Gerard" w:date="2014-06-20T17:32:00Z">
        <w:r w:rsidRPr="000A7E2C">
          <w:rPr>
            <w:noProof/>
            <w:color w:val="000000"/>
          </w:rPr>
          <w:t>2.8.2.</w:t>
        </w:r>
        <w:r>
          <w:rPr>
            <w:noProof/>
          </w:rPr>
          <w:t xml:space="preserve"> Debugging a Run</w:t>
        </w:r>
        <w:r>
          <w:rPr>
            <w:noProof/>
          </w:rPr>
          <w:tab/>
        </w:r>
        <w:r>
          <w:rPr>
            <w:noProof/>
          </w:rPr>
          <w:fldChar w:fldCharType="begin"/>
        </w:r>
        <w:r>
          <w:rPr>
            <w:noProof/>
          </w:rPr>
          <w:instrText xml:space="preserve"> PAGEREF _Toc264904904 \h </w:instrText>
        </w:r>
        <w:r>
          <w:rPr>
            <w:noProof/>
          </w:rPr>
        </w:r>
      </w:ins>
      <w:r>
        <w:rPr>
          <w:noProof/>
        </w:rPr>
        <w:fldChar w:fldCharType="separate"/>
      </w:r>
      <w:ins w:id="64" w:author="Gerard" w:date="2014-06-20T17:32:00Z">
        <w:r>
          <w:rPr>
            <w:noProof/>
          </w:rPr>
          <w:t>13</w:t>
        </w:r>
        <w:r>
          <w:rPr>
            <w:noProof/>
          </w:rPr>
          <w:fldChar w:fldCharType="end"/>
        </w:r>
      </w:ins>
    </w:p>
    <w:p w14:paraId="2A25F6EC" w14:textId="77777777" w:rsidR="00976D6B" w:rsidRDefault="00976D6B">
      <w:pPr>
        <w:pStyle w:val="TOC3"/>
        <w:tabs>
          <w:tab w:val="right" w:leader="dot" w:pos="9350"/>
        </w:tabs>
        <w:rPr>
          <w:ins w:id="65" w:author="Gerard" w:date="2014-06-20T17:32:00Z"/>
          <w:rFonts w:asciiTheme="minorHAnsi" w:eastAsiaTheme="minorEastAsia" w:hAnsiTheme="minorHAnsi" w:cstheme="minorBidi"/>
          <w:i w:val="0"/>
          <w:iCs w:val="0"/>
          <w:noProof/>
          <w:sz w:val="24"/>
          <w:szCs w:val="24"/>
          <w:lang w:eastAsia="ja-JP"/>
        </w:rPr>
      </w:pPr>
      <w:ins w:id="66" w:author="Gerard" w:date="2014-06-20T17:32:00Z">
        <w:r w:rsidRPr="000A7E2C">
          <w:rPr>
            <w:noProof/>
            <w:color w:val="000000"/>
          </w:rPr>
          <w:t>2.8.3.</w:t>
        </w:r>
        <w:r>
          <w:rPr>
            <w:noProof/>
          </w:rPr>
          <w:t xml:space="preserve"> Restarting a Run</w:t>
        </w:r>
        <w:r>
          <w:rPr>
            <w:noProof/>
          </w:rPr>
          <w:tab/>
        </w:r>
        <w:r>
          <w:rPr>
            <w:noProof/>
          </w:rPr>
          <w:fldChar w:fldCharType="begin"/>
        </w:r>
        <w:r>
          <w:rPr>
            <w:noProof/>
          </w:rPr>
          <w:instrText xml:space="preserve"> PAGEREF _Toc264904905 \h </w:instrText>
        </w:r>
        <w:r>
          <w:rPr>
            <w:noProof/>
          </w:rPr>
        </w:r>
      </w:ins>
      <w:r>
        <w:rPr>
          <w:noProof/>
        </w:rPr>
        <w:fldChar w:fldCharType="separate"/>
      </w:r>
      <w:ins w:id="67" w:author="Gerard" w:date="2014-06-20T17:32:00Z">
        <w:r>
          <w:rPr>
            <w:noProof/>
          </w:rPr>
          <w:t>13</w:t>
        </w:r>
        <w:r>
          <w:rPr>
            <w:noProof/>
          </w:rPr>
          <w:fldChar w:fldCharType="end"/>
        </w:r>
      </w:ins>
    </w:p>
    <w:p w14:paraId="0D7E93DA" w14:textId="77777777" w:rsidR="00976D6B" w:rsidRDefault="00976D6B">
      <w:pPr>
        <w:pStyle w:val="TOC3"/>
        <w:tabs>
          <w:tab w:val="right" w:leader="dot" w:pos="9350"/>
        </w:tabs>
        <w:rPr>
          <w:ins w:id="68" w:author="Gerard" w:date="2014-06-20T17:32:00Z"/>
          <w:rFonts w:asciiTheme="minorHAnsi" w:eastAsiaTheme="minorEastAsia" w:hAnsiTheme="minorHAnsi" w:cstheme="minorBidi"/>
          <w:i w:val="0"/>
          <w:iCs w:val="0"/>
          <w:noProof/>
          <w:sz w:val="24"/>
          <w:szCs w:val="24"/>
          <w:lang w:eastAsia="ja-JP"/>
        </w:rPr>
      </w:pPr>
      <w:ins w:id="69" w:author="Gerard" w:date="2014-06-20T17:32:00Z">
        <w:r w:rsidRPr="000A7E2C">
          <w:rPr>
            <w:noProof/>
            <w:color w:val="000000"/>
          </w:rPr>
          <w:t>2.8.4.</w:t>
        </w:r>
        <w:r>
          <w:rPr>
            <w:noProof/>
          </w:rPr>
          <w:t xml:space="preserve"> Input File Checking</w:t>
        </w:r>
        <w:r>
          <w:rPr>
            <w:noProof/>
          </w:rPr>
          <w:tab/>
        </w:r>
        <w:r>
          <w:rPr>
            <w:noProof/>
          </w:rPr>
          <w:fldChar w:fldCharType="begin"/>
        </w:r>
        <w:r>
          <w:rPr>
            <w:noProof/>
          </w:rPr>
          <w:instrText xml:space="preserve"> PAGEREF _Toc264904906 \h </w:instrText>
        </w:r>
        <w:r>
          <w:rPr>
            <w:noProof/>
          </w:rPr>
        </w:r>
      </w:ins>
      <w:r>
        <w:rPr>
          <w:noProof/>
        </w:rPr>
        <w:fldChar w:fldCharType="separate"/>
      </w:r>
      <w:ins w:id="70" w:author="Gerard" w:date="2014-06-20T17:32:00Z">
        <w:r>
          <w:rPr>
            <w:noProof/>
          </w:rPr>
          <w:t>13</w:t>
        </w:r>
        <w:r>
          <w:rPr>
            <w:noProof/>
          </w:rPr>
          <w:fldChar w:fldCharType="end"/>
        </w:r>
      </w:ins>
    </w:p>
    <w:p w14:paraId="4BFADD0C" w14:textId="77777777" w:rsidR="00976D6B" w:rsidRDefault="00976D6B">
      <w:pPr>
        <w:pStyle w:val="TOC1"/>
        <w:tabs>
          <w:tab w:val="right" w:leader="dot" w:pos="9350"/>
        </w:tabs>
        <w:rPr>
          <w:ins w:id="71" w:author="Gerard" w:date="2014-06-20T17:32:00Z"/>
          <w:rFonts w:asciiTheme="minorHAnsi" w:eastAsiaTheme="minorEastAsia" w:hAnsiTheme="minorHAnsi" w:cstheme="minorBidi"/>
          <w:b w:val="0"/>
          <w:bCs w:val="0"/>
          <w:caps w:val="0"/>
          <w:noProof/>
          <w:sz w:val="24"/>
          <w:szCs w:val="24"/>
          <w:lang w:eastAsia="ja-JP"/>
        </w:rPr>
      </w:pPr>
      <w:ins w:id="72" w:author="Gerard" w:date="2014-06-20T17:32:00Z">
        <w:r w:rsidRPr="000A7E2C">
          <w:rPr>
            <w:noProof/>
            <w:color w:val="000000"/>
          </w:rPr>
          <w:t>Chapter 3</w:t>
        </w:r>
        <w:r>
          <w:rPr>
            <w:noProof/>
          </w:rPr>
          <w:t xml:space="preserve"> Free Format Input</w:t>
        </w:r>
        <w:r>
          <w:rPr>
            <w:noProof/>
          </w:rPr>
          <w:tab/>
        </w:r>
        <w:r>
          <w:rPr>
            <w:noProof/>
          </w:rPr>
          <w:fldChar w:fldCharType="begin"/>
        </w:r>
        <w:r>
          <w:rPr>
            <w:noProof/>
          </w:rPr>
          <w:instrText xml:space="preserve"> PAGEREF _Toc264904907 \h </w:instrText>
        </w:r>
        <w:r>
          <w:rPr>
            <w:noProof/>
          </w:rPr>
        </w:r>
      </w:ins>
      <w:r>
        <w:rPr>
          <w:noProof/>
        </w:rPr>
        <w:fldChar w:fldCharType="separate"/>
      </w:r>
      <w:ins w:id="73" w:author="Gerard" w:date="2014-06-20T17:32:00Z">
        <w:r>
          <w:rPr>
            <w:noProof/>
          </w:rPr>
          <w:t>14</w:t>
        </w:r>
        <w:r>
          <w:rPr>
            <w:noProof/>
          </w:rPr>
          <w:fldChar w:fldCharType="end"/>
        </w:r>
      </w:ins>
    </w:p>
    <w:p w14:paraId="71FF00CE" w14:textId="77777777" w:rsidR="00976D6B" w:rsidRDefault="00976D6B">
      <w:pPr>
        <w:pStyle w:val="TOC2"/>
        <w:tabs>
          <w:tab w:val="right" w:leader="dot" w:pos="9350"/>
        </w:tabs>
        <w:rPr>
          <w:ins w:id="74" w:author="Gerard" w:date="2014-06-20T17:32:00Z"/>
          <w:rFonts w:asciiTheme="minorHAnsi" w:eastAsiaTheme="minorEastAsia" w:hAnsiTheme="minorHAnsi" w:cstheme="minorBidi"/>
          <w:smallCaps w:val="0"/>
          <w:noProof/>
          <w:sz w:val="24"/>
          <w:szCs w:val="24"/>
          <w:lang w:eastAsia="ja-JP"/>
        </w:rPr>
      </w:pPr>
      <w:ins w:id="75" w:author="Gerard" w:date="2014-06-20T17:32:00Z">
        <w:r>
          <w:rPr>
            <w:noProof/>
          </w:rPr>
          <w:t>3.1. Free Format Overview</w:t>
        </w:r>
        <w:r>
          <w:rPr>
            <w:noProof/>
          </w:rPr>
          <w:tab/>
        </w:r>
        <w:r>
          <w:rPr>
            <w:noProof/>
          </w:rPr>
          <w:fldChar w:fldCharType="begin"/>
        </w:r>
        <w:r>
          <w:rPr>
            <w:noProof/>
          </w:rPr>
          <w:instrText xml:space="preserve"> PAGEREF _Toc264904908 \h </w:instrText>
        </w:r>
        <w:r>
          <w:rPr>
            <w:noProof/>
          </w:rPr>
        </w:r>
      </w:ins>
      <w:r>
        <w:rPr>
          <w:noProof/>
        </w:rPr>
        <w:fldChar w:fldCharType="separate"/>
      </w:r>
      <w:ins w:id="76" w:author="Gerard" w:date="2014-06-20T17:32:00Z">
        <w:r>
          <w:rPr>
            <w:noProof/>
          </w:rPr>
          <w:t>15</w:t>
        </w:r>
        <w:r>
          <w:rPr>
            <w:noProof/>
          </w:rPr>
          <w:fldChar w:fldCharType="end"/>
        </w:r>
      </w:ins>
    </w:p>
    <w:p w14:paraId="5ECECACE" w14:textId="77777777" w:rsidR="00976D6B" w:rsidRDefault="00976D6B">
      <w:pPr>
        <w:pStyle w:val="TOC2"/>
        <w:tabs>
          <w:tab w:val="right" w:leader="dot" w:pos="9350"/>
        </w:tabs>
        <w:rPr>
          <w:ins w:id="77" w:author="Gerard" w:date="2014-06-20T17:32:00Z"/>
          <w:rFonts w:asciiTheme="minorHAnsi" w:eastAsiaTheme="minorEastAsia" w:hAnsiTheme="minorHAnsi" w:cstheme="minorBidi"/>
          <w:smallCaps w:val="0"/>
          <w:noProof/>
          <w:sz w:val="24"/>
          <w:szCs w:val="24"/>
          <w:lang w:eastAsia="ja-JP"/>
        </w:rPr>
      </w:pPr>
      <w:ins w:id="78" w:author="Gerard" w:date="2014-06-20T17:32:00Z">
        <w:r>
          <w:rPr>
            <w:noProof/>
          </w:rPr>
          <w:t>3.2. Format Specification Versions</w:t>
        </w:r>
        <w:r>
          <w:rPr>
            <w:noProof/>
          </w:rPr>
          <w:tab/>
        </w:r>
        <w:r>
          <w:rPr>
            <w:noProof/>
          </w:rPr>
          <w:fldChar w:fldCharType="begin"/>
        </w:r>
        <w:r>
          <w:rPr>
            <w:noProof/>
          </w:rPr>
          <w:instrText xml:space="preserve"> PAGEREF _Toc264904909 \h </w:instrText>
        </w:r>
        <w:r>
          <w:rPr>
            <w:noProof/>
          </w:rPr>
        </w:r>
      </w:ins>
      <w:r>
        <w:rPr>
          <w:noProof/>
        </w:rPr>
        <w:fldChar w:fldCharType="separate"/>
      </w:r>
      <w:ins w:id="79" w:author="Gerard" w:date="2014-06-20T17:32:00Z">
        <w:r>
          <w:rPr>
            <w:noProof/>
          </w:rPr>
          <w:t>15</w:t>
        </w:r>
        <w:r>
          <w:rPr>
            <w:noProof/>
          </w:rPr>
          <w:fldChar w:fldCharType="end"/>
        </w:r>
      </w:ins>
    </w:p>
    <w:p w14:paraId="3E47374C" w14:textId="77777777" w:rsidR="00976D6B" w:rsidRDefault="00976D6B">
      <w:pPr>
        <w:pStyle w:val="TOC2"/>
        <w:tabs>
          <w:tab w:val="right" w:leader="dot" w:pos="9350"/>
        </w:tabs>
        <w:rPr>
          <w:ins w:id="80" w:author="Gerard" w:date="2014-06-20T17:32:00Z"/>
          <w:rFonts w:asciiTheme="minorHAnsi" w:eastAsiaTheme="minorEastAsia" w:hAnsiTheme="minorHAnsi" w:cstheme="minorBidi"/>
          <w:smallCaps w:val="0"/>
          <w:noProof/>
          <w:sz w:val="24"/>
          <w:szCs w:val="24"/>
          <w:lang w:eastAsia="ja-JP"/>
        </w:rPr>
      </w:pPr>
      <w:ins w:id="81" w:author="Gerard" w:date="2014-06-20T17:32:00Z">
        <w:r>
          <w:rPr>
            <w:noProof/>
          </w:rPr>
          <w:t>3.3. Module Section</w:t>
        </w:r>
        <w:r>
          <w:rPr>
            <w:noProof/>
          </w:rPr>
          <w:tab/>
        </w:r>
        <w:r>
          <w:rPr>
            <w:noProof/>
          </w:rPr>
          <w:fldChar w:fldCharType="begin"/>
        </w:r>
        <w:r>
          <w:rPr>
            <w:noProof/>
          </w:rPr>
          <w:instrText xml:space="preserve"> PAGEREF _Toc264904910 \h </w:instrText>
        </w:r>
        <w:r>
          <w:rPr>
            <w:noProof/>
          </w:rPr>
        </w:r>
      </w:ins>
      <w:r>
        <w:rPr>
          <w:noProof/>
        </w:rPr>
        <w:fldChar w:fldCharType="separate"/>
      </w:r>
      <w:ins w:id="82" w:author="Gerard" w:date="2014-06-20T17:32:00Z">
        <w:r>
          <w:rPr>
            <w:noProof/>
          </w:rPr>
          <w:t>17</w:t>
        </w:r>
        <w:r>
          <w:rPr>
            <w:noProof/>
          </w:rPr>
          <w:fldChar w:fldCharType="end"/>
        </w:r>
      </w:ins>
    </w:p>
    <w:p w14:paraId="4D213F1E" w14:textId="77777777" w:rsidR="00976D6B" w:rsidRDefault="00976D6B">
      <w:pPr>
        <w:pStyle w:val="TOC2"/>
        <w:tabs>
          <w:tab w:val="right" w:leader="dot" w:pos="9350"/>
        </w:tabs>
        <w:rPr>
          <w:ins w:id="83" w:author="Gerard" w:date="2014-06-20T17:32:00Z"/>
          <w:rFonts w:asciiTheme="minorHAnsi" w:eastAsiaTheme="minorEastAsia" w:hAnsiTheme="minorHAnsi" w:cstheme="minorBidi"/>
          <w:smallCaps w:val="0"/>
          <w:noProof/>
          <w:sz w:val="24"/>
          <w:szCs w:val="24"/>
          <w:lang w:eastAsia="ja-JP"/>
        </w:rPr>
      </w:pPr>
      <w:ins w:id="84" w:author="Gerard" w:date="2014-06-20T17:32:00Z">
        <w:r>
          <w:rPr>
            <w:noProof/>
          </w:rPr>
          <w:t>3.4. Control Section</w:t>
        </w:r>
        <w:r>
          <w:rPr>
            <w:noProof/>
          </w:rPr>
          <w:tab/>
        </w:r>
        <w:r>
          <w:rPr>
            <w:noProof/>
          </w:rPr>
          <w:fldChar w:fldCharType="begin"/>
        </w:r>
        <w:r>
          <w:rPr>
            <w:noProof/>
          </w:rPr>
          <w:instrText xml:space="preserve"> PAGEREF _Toc264904911 \h </w:instrText>
        </w:r>
        <w:r>
          <w:rPr>
            <w:noProof/>
          </w:rPr>
        </w:r>
      </w:ins>
      <w:r>
        <w:rPr>
          <w:noProof/>
        </w:rPr>
        <w:fldChar w:fldCharType="separate"/>
      </w:r>
      <w:ins w:id="85" w:author="Gerard" w:date="2014-06-20T17:32:00Z">
        <w:r>
          <w:rPr>
            <w:noProof/>
          </w:rPr>
          <w:t>18</w:t>
        </w:r>
        <w:r>
          <w:rPr>
            <w:noProof/>
          </w:rPr>
          <w:fldChar w:fldCharType="end"/>
        </w:r>
      </w:ins>
    </w:p>
    <w:p w14:paraId="0F7F39F1" w14:textId="77777777" w:rsidR="00976D6B" w:rsidRDefault="00976D6B">
      <w:pPr>
        <w:pStyle w:val="TOC3"/>
        <w:tabs>
          <w:tab w:val="right" w:leader="dot" w:pos="9350"/>
        </w:tabs>
        <w:rPr>
          <w:ins w:id="86" w:author="Gerard" w:date="2014-06-20T17:32:00Z"/>
          <w:rFonts w:asciiTheme="minorHAnsi" w:eastAsiaTheme="minorEastAsia" w:hAnsiTheme="minorHAnsi" w:cstheme="minorBidi"/>
          <w:i w:val="0"/>
          <w:iCs w:val="0"/>
          <w:noProof/>
          <w:sz w:val="24"/>
          <w:szCs w:val="24"/>
          <w:lang w:eastAsia="ja-JP"/>
        </w:rPr>
      </w:pPr>
      <w:ins w:id="87" w:author="Gerard" w:date="2014-06-20T17:32:00Z">
        <w:r w:rsidRPr="000A7E2C">
          <w:rPr>
            <w:noProof/>
            <w:color w:val="000000"/>
          </w:rPr>
          <w:t>3.4.1.</w:t>
        </w:r>
        <w:r>
          <w:rPr>
            <w:noProof/>
          </w:rPr>
          <w:t xml:space="preserve"> Common Parameters</w:t>
        </w:r>
        <w:r>
          <w:rPr>
            <w:noProof/>
          </w:rPr>
          <w:tab/>
        </w:r>
        <w:r>
          <w:rPr>
            <w:noProof/>
          </w:rPr>
          <w:fldChar w:fldCharType="begin"/>
        </w:r>
        <w:r>
          <w:rPr>
            <w:noProof/>
          </w:rPr>
          <w:instrText xml:space="preserve"> PAGEREF _Toc264904912 \h </w:instrText>
        </w:r>
        <w:r>
          <w:rPr>
            <w:noProof/>
          </w:rPr>
        </w:r>
      </w:ins>
      <w:r>
        <w:rPr>
          <w:noProof/>
        </w:rPr>
        <w:fldChar w:fldCharType="separate"/>
      </w:r>
      <w:ins w:id="88" w:author="Gerard" w:date="2014-06-20T17:32:00Z">
        <w:r>
          <w:rPr>
            <w:noProof/>
          </w:rPr>
          <w:t>18</w:t>
        </w:r>
        <w:r>
          <w:rPr>
            <w:noProof/>
          </w:rPr>
          <w:fldChar w:fldCharType="end"/>
        </w:r>
      </w:ins>
    </w:p>
    <w:p w14:paraId="1EDE9670" w14:textId="77777777" w:rsidR="00976D6B" w:rsidRDefault="00976D6B">
      <w:pPr>
        <w:pStyle w:val="TOC3"/>
        <w:tabs>
          <w:tab w:val="right" w:leader="dot" w:pos="9350"/>
        </w:tabs>
        <w:rPr>
          <w:ins w:id="89" w:author="Gerard" w:date="2014-06-20T17:32:00Z"/>
          <w:rFonts w:asciiTheme="minorHAnsi" w:eastAsiaTheme="minorEastAsia" w:hAnsiTheme="minorHAnsi" w:cstheme="minorBidi"/>
          <w:i w:val="0"/>
          <w:iCs w:val="0"/>
          <w:noProof/>
          <w:sz w:val="24"/>
          <w:szCs w:val="24"/>
          <w:lang w:eastAsia="ja-JP"/>
        </w:rPr>
      </w:pPr>
      <w:ins w:id="90" w:author="Gerard" w:date="2014-06-20T17:32:00Z">
        <w:r w:rsidRPr="000A7E2C">
          <w:rPr>
            <w:noProof/>
            <w:color w:val="000000"/>
          </w:rPr>
          <w:t>3.4.2.</w:t>
        </w:r>
        <w:r>
          <w:rPr>
            <w:noProof/>
          </w:rPr>
          <w:t xml:space="preserve"> Parameters for </w:t>
        </w:r>
        <w:r w:rsidRPr="000A7E2C">
          <w:rPr>
            <w:noProof/>
          </w:rPr>
          <w:t>Biphasic</w:t>
        </w:r>
        <w:r>
          <w:rPr>
            <w:noProof/>
          </w:rPr>
          <w:t xml:space="preserve"> Analysis</w:t>
        </w:r>
        <w:r>
          <w:rPr>
            <w:noProof/>
          </w:rPr>
          <w:tab/>
        </w:r>
        <w:r>
          <w:rPr>
            <w:noProof/>
          </w:rPr>
          <w:fldChar w:fldCharType="begin"/>
        </w:r>
        <w:r>
          <w:rPr>
            <w:noProof/>
          </w:rPr>
          <w:instrText xml:space="preserve"> PAGEREF _Toc264904913 \h </w:instrText>
        </w:r>
        <w:r>
          <w:rPr>
            <w:noProof/>
          </w:rPr>
        </w:r>
      </w:ins>
      <w:r>
        <w:rPr>
          <w:noProof/>
        </w:rPr>
        <w:fldChar w:fldCharType="separate"/>
      </w:r>
      <w:ins w:id="91" w:author="Gerard" w:date="2014-06-20T17:32:00Z">
        <w:r>
          <w:rPr>
            <w:noProof/>
          </w:rPr>
          <w:t>24</w:t>
        </w:r>
        <w:r>
          <w:rPr>
            <w:noProof/>
          </w:rPr>
          <w:fldChar w:fldCharType="end"/>
        </w:r>
      </w:ins>
    </w:p>
    <w:p w14:paraId="5C3E0FE4" w14:textId="77777777" w:rsidR="00976D6B" w:rsidRDefault="00976D6B">
      <w:pPr>
        <w:pStyle w:val="TOC3"/>
        <w:tabs>
          <w:tab w:val="right" w:leader="dot" w:pos="9350"/>
        </w:tabs>
        <w:rPr>
          <w:ins w:id="92" w:author="Gerard" w:date="2014-06-20T17:32:00Z"/>
          <w:rFonts w:asciiTheme="minorHAnsi" w:eastAsiaTheme="minorEastAsia" w:hAnsiTheme="minorHAnsi" w:cstheme="minorBidi"/>
          <w:i w:val="0"/>
          <w:iCs w:val="0"/>
          <w:noProof/>
          <w:sz w:val="24"/>
          <w:szCs w:val="24"/>
          <w:lang w:eastAsia="ja-JP"/>
        </w:rPr>
      </w:pPr>
      <w:ins w:id="93" w:author="Gerard" w:date="2014-06-20T17:32:00Z">
        <w:r w:rsidRPr="000A7E2C">
          <w:rPr>
            <w:noProof/>
            <w:color w:val="000000"/>
          </w:rPr>
          <w:t>3.4.3.</w:t>
        </w:r>
        <w:r>
          <w:rPr>
            <w:noProof/>
          </w:rPr>
          <w:t xml:space="preserve"> Parameters for </w:t>
        </w:r>
        <w:r w:rsidRPr="000A7E2C">
          <w:rPr>
            <w:noProof/>
          </w:rPr>
          <w:t>Solute</w:t>
        </w:r>
        <w:r>
          <w:rPr>
            <w:noProof/>
          </w:rPr>
          <w:t xml:space="preserve"> Analysis</w:t>
        </w:r>
        <w:r>
          <w:rPr>
            <w:noProof/>
          </w:rPr>
          <w:tab/>
        </w:r>
        <w:r>
          <w:rPr>
            <w:noProof/>
          </w:rPr>
          <w:fldChar w:fldCharType="begin"/>
        </w:r>
        <w:r>
          <w:rPr>
            <w:noProof/>
          </w:rPr>
          <w:instrText xml:space="preserve"> PAGEREF _Toc264904914 \h </w:instrText>
        </w:r>
        <w:r>
          <w:rPr>
            <w:noProof/>
          </w:rPr>
        </w:r>
      </w:ins>
      <w:r>
        <w:rPr>
          <w:noProof/>
        </w:rPr>
        <w:fldChar w:fldCharType="separate"/>
      </w:r>
      <w:ins w:id="94" w:author="Gerard" w:date="2014-06-20T17:32:00Z">
        <w:r>
          <w:rPr>
            <w:noProof/>
          </w:rPr>
          <w:t>25</w:t>
        </w:r>
        <w:r>
          <w:rPr>
            <w:noProof/>
          </w:rPr>
          <w:fldChar w:fldCharType="end"/>
        </w:r>
      </w:ins>
    </w:p>
    <w:p w14:paraId="53F4896D" w14:textId="77777777" w:rsidR="00976D6B" w:rsidRDefault="00976D6B">
      <w:pPr>
        <w:pStyle w:val="TOC3"/>
        <w:tabs>
          <w:tab w:val="right" w:leader="dot" w:pos="9350"/>
        </w:tabs>
        <w:rPr>
          <w:ins w:id="95" w:author="Gerard" w:date="2014-06-20T17:32:00Z"/>
          <w:rFonts w:asciiTheme="minorHAnsi" w:eastAsiaTheme="minorEastAsia" w:hAnsiTheme="minorHAnsi" w:cstheme="minorBidi"/>
          <w:i w:val="0"/>
          <w:iCs w:val="0"/>
          <w:noProof/>
          <w:sz w:val="24"/>
          <w:szCs w:val="24"/>
          <w:lang w:eastAsia="ja-JP"/>
        </w:rPr>
      </w:pPr>
      <w:ins w:id="96" w:author="Gerard" w:date="2014-06-20T17:32:00Z">
        <w:r w:rsidRPr="000A7E2C">
          <w:rPr>
            <w:noProof/>
            <w:color w:val="000000"/>
          </w:rPr>
          <w:t>3.4.4.</w:t>
        </w:r>
        <w:r>
          <w:rPr>
            <w:noProof/>
          </w:rPr>
          <w:t xml:space="preserve"> Parameters for </w:t>
        </w:r>
        <w:r w:rsidRPr="000A7E2C">
          <w:rPr>
            <w:noProof/>
          </w:rPr>
          <w:t>Heat</w:t>
        </w:r>
        <w:r>
          <w:rPr>
            <w:noProof/>
          </w:rPr>
          <w:t xml:space="preserve"> Analysis</w:t>
        </w:r>
        <w:r>
          <w:rPr>
            <w:noProof/>
          </w:rPr>
          <w:tab/>
        </w:r>
        <w:r>
          <w:rPr>
            <w:noProof/>
          </w:rPr>
          <w:fldChar w:fldCharType="begin"/>
        </w:r>
        <w:r>
          <w:rPr>
            <w:noProof/>
          </w:rPr>
          <w:instrText xml:space="preserve"> PAGEREF _Toc264904915 \h </w:instrText>
        </w:r>
        <w:r>
          <w:rPr>
            <w:noProof/>
          </w:rPr>
        </w:r>
      </w:ins>
      <w:r>
        <w:rPr>
          <w:noProof/>
        </w:rPr>
        <w:fldChar w:fldCharType="separate"/>
      </w:r>
      <w:ins w:id="97" w:author="Gerard" w:date="2014-06-20T17:32:00Z">
        <w:r>
          <w:rPr>
            <w:noProof/>
          </w:rPr>
          <w:t>25</w:t>
        </w:r>
        <w:r>
          <w:rPr>
            <w:noProof/>
          </w:rPr>
          <w:fldChar w:fldCharType="end"/>
        </w:r>
      </w:ins>
    </w:p>
    <w:p w14:paraId="6748EE24" w14:textId="77777777" w:rsidR="00976D6B" w:rsidRDefault="00976D6B">
      <w:pPr>
        <w:pStyle w:val="TOC2"/>
        <w:tabs>
          <w:tab w:val="right" w:leader="dot" w:pos="9350"/>
        </w:tabs>
        <w:rPr>
          <w:ins w:id="98" w:author="Gerard" w:date="2014-06-20T17:32:00Z"/>
          <w:rFonts w:asciiTheme="minorHAnsi" w:eastAsiaTheme="minorEastAsia" w:hAnsiTheme="minorHAnsi" w:cstheme="minorBidi"/>
          <w:smallCaps w:val="0"/>
          <w:noProof/>
          <w:sz w:val="24"/>
          <w:szCs w:val="24"/>
          <w:lang w:eastAsia="ja-JP"/>
        </w:rPr>
      </w:pPr>
      <w:ins w:id="99" w:author="Gerard" w:date="2014-06-20T17:32:00Z">
        <w:r>
          <w:rPr>
            <w:noProof/>
          </w:rPr>
          <w:t>3.5. Globals Section</w:t>
        </w:r>
        <w:r>
          <w:rPr>
            <w:noProof/>
          </w:rPr>
          <w:tab/>
        </w:r>
        <w:r>
          <w:rPr>
            <w:noProof/>
          </w:rPr>
          <w:fldChar w:fldCharType="begin"/>
        </w:r>
        <w:r>
          <w:rPr>
            <w:noProof/>
          </w:rPr>
          <w:instrText xml:space="preserve"> PAGEREF _Toc264904916 \h </w:instrText>
        </w:r>
        <w:r>
          <w:rPr>
            <w:noProof/>
          </w:rPr>
        </w:r>
      </w:ins>
      <w:r>
        <w:rPr>
          <w:noProof/>
        </w:rPr>
        <w:fldChar w:fldCharType="separate"/>
      </w:r>
      <w:ins w:id="100" w:author="Gerard" w:date="2014-06-20T17:32:00Z">
        <w:r>
          <w:rPr>
            <w:noProof/>
          </w:rPr>
          <w:t>26</w:t>
        </w:r>
        <w:r>
          <w:rPr>
            <w:noProof/>
          </w:rPr>
          <w:fldChar w:fldCharType="end"/>
        </w:r>
      </w:ins>
    </w:p>
    <w:p w14:paraId="73E4C938" w14:textId="77777777" w:rsidR="00976D6B" w:rsidRDefault="00976D6B">
      <w:pPr>
        <w:pStyle w:val="TOC3"/>
        <w:tabs>
          <w:tab w:val="right" w:leader="dot" w:pos="9350"/>
        </w:tabs>
        <w:rPr>
          <w:ins w:id="101" w:author="Gerard" w:date="2014-06-20T17:32:00Z"/>
          <w:rFonts w:asciiTheme="minorHAnsi" w:eastAsiaTheme="minorEastAsia" w:hAnsiTheme="minorHAnsi" w:cstheme="minorBidi"/>
          <w:i w:val="0"/>
          <w:iCs w:val="0"/>
          <w:noProof/>
          <w:sz w:val="24"/>
          <w:szCs w:val="24"/>
          <w:lang w:eastAsia="ja-JP"/>
        </w:rPr>
      </w:pPr>
      <w:ins w:id="102" w:author="Gerard" w:date="2014-06-20T17:32:00Z">
        <w:r w:rsidRPr="000A7E2C">
          <w:rPr>
            <w:noProof/>
            <w:color w:val="000000"/>
          </w:rPr>
          <w:t>3.5.1.</w:t>
        </w:r>
        <w:r>
          <w:rPr>
            <w:noProof/>
          </w:rPr>
          <w:t xml:space="preserve"> Constants</w:t>
        </w:r>
        <w:r>
          <w:rPr>
            <w:noProof/>
          </w:rPr>
          <w:tab/>
        </w:r>
        <w:r>
          <w:rPr>
            <w:noProof/>
          </w:rPr>
          <w:fldChar w:fldCharType="begin"/>
        </w:r>
        <w:r>
          <w:rPr>
            <w:noProof/>
          </w:rPr>
          <w:instrText xml:space="preserve"> PAGEREF _Toc264904917 \h </w:instrText>
        </w:r>
        <w:r>
          <w:rPr>
            <w:noProof/>
          </w:rPr>
        </w:r>
      </w:ins>
      <w:r>
        <w:rPr>
          <w:noProof/>
        </w:rPr>
        <w:fldChar w:fldCharType="separate"/>
      </w:r>
      <w:ins w:id="103" w:author="Gerard" w:date="2014-06-20T17:32:00Z">
        <w:r>
          <w:rPr>
            <w:noProof/>
          </w:rPr>
          <w:t>26</w:t>
        </w:r>
        <w:r>
          <w:rPr>
            <w:noProof/>
          </w:rPr>
          <w:fldChar w:fldCharType="end"/>
        </w:r>
      </w:ins>
    </w:p>
    <w:p w14:paraId="2B0869FF" w14:textId="77777777" w:rsidR="00976D6B" w:rsidRDefault="00976D6B">
      <w:pPr>
        <w:pStyle w:val="TOC3"/>
        <w:tabs>
          <w:tab w:val="right" w:leader="dot" w:pos="9350"/>
        </w:tabs>
        <w:rPr>
          <w:ins w:id="104" w:author="Gerard" w:date="2014-06-20T17:32:00Z"/>
          <w:rFonts w:asciiTheme="minorHAnsi" w:eastAsiaTheme="minorEastAsia" w:hAnsiTheme="minorHAnsi" w:cstheme="minorBidi"/>
          <w:i w:val="0"/>
          <w:iCs w:val="0"/>
          <w:noProof/>
          <w:sz w:val="24"/>
          <w:szCs w:val="24"/>
          <w:lang w:eastAsia="ja-JP"/>
        </w:rPr>
      </w:pPr>
      <w:ins w:id="105" w:author="Gerard" w:date="2014-06-20T17:32:00Z">
        <w:r w:rsidRPr="000A7E2C">
          <w:rPr>
            <w:noProof/>
            <w:color w:val="000000"/>
          </w:rPr>
          <w:t>3.5.2.</w:t>
        </w:r>
        <w:r>
          <w:rPr>
            <w:noProof/>
          </w:rPr>
          <w:t xml:space="preserve"> Solutes</w:t>
        </w:r>
        <w:r>
          <w:rPr>
            <w:noProof/>
          </w:rPr>
          <w:tab/>
        </w:r>
        <w:r>
          <w:rPr>
            <w:noProof/>
          </w:rPr>
          <w:fldChar w:fldCharType="begin"/>
        </w:r>
        <w:r>
          <w:rPr>
            <w:noProof/>
          </w:rPr>
          <w:instrText xml:space="preserve"> PAGEREF _Toc264904918 \h </w:instrText>
        </w:r>
        <w:r>
          <w:rPr>
            <w:noProof/>
          </w:rPr>
        </w:r>
      </w:ins>
      <w:r>
        <w:rPr>
          <w:noProof/>
        </w:rPr>
        <w:fldChar w:fldCharType="separate"/>
      </w:r>
      <w:ins w:id="106" w:author="Gerard" w:date="2014-06-20T17:32:00Z">
        <w:r>
          <w:rPr>
            <w:noProof/>
          </w:rPr>
          <w:t>26</w:t>
        </w:r>
        <w:r>
          <w:rPr>
            <w:noProof/>
          </w:rPr>
          <w:fldChar w:fldCharType="end"/>
        </w:r>
      </w:ins>
    </w:p>
    <w:p w14:paraId="7CD730D4" w14:textId="77777777" w:rsidR="00976D6B" w:rsidRDefault="00976D6B">
      <w:pPr>
        <w:pStyle w:val="TOC3"/>
        <w:tabs>
          <w:tab w:val="right" w:leader="dot" w:pos="9350"/>
        </w:tabs>
        <w:rPr>
          <w:ins w:id="107" w:author="Gerard" w:date="2014-06-20T17:32:00Z"/>
          <w:rFonts w:asciiTheme="minorHAnsi" w:eastAsiaTheme="minorEastAsia" w:hAnsiTheme="minorHAnsi" w:cstheme="minorBidi"/>
          <w:i w:val="0"/>
          <w:iCs w:val="0"/>
          <w:noProof/>
          <w:sz w:val="24"/>
          <w:szCs w:val="24"/>
          <w:lang w:eastAsia="ja-JP"/>
        </w:rPr>
      </w:pPr>
      <w:ins w:id="108" w:author="Gerard" w:date="2014-06-20T17:32:00Z">
        <w:r w:rsidRPr="000A7E2C">
          <w:rPr>
            <w:noProof/>
            <w:color w:val="000000"/>
          </w:rPr>
          <w:t>3.5.3.</w:t>
        </w:r>
        <w:r>
          <w:rPr>
            <w:noProof/>
          </w:rPr>
          <w:t xml:space="preserve"> Solid-Bound Molecules</w:t>
        </w:r>
        <w:r>
          <w:rPr>
            <w:noProof/>
          </w:rPr>
          <w:tab/>
        </w:r>
        <w:r>
          <w:rPr>
            <w:noProof/>
          </w:rPr>
          <w:fldChar w:fldCharType="begin"/>
        </w:r>
        <w:r>
          <w:rPr>
            <w:noProof/>
          </w:rPr>
          <w:instrText xml:space="preserve"> PAGEREF _Toc264904919 \h </w:instrText>
        </w:r>
        <w:r>
          <w:rPr>
            <w:noProof/>
          </w:rPr>
        </w:r>
      </w:ins>
      <w:r>
        <w:rPr>
          <w:noProof/>
        </w:rPr>
        <w:fldChar w:fldCharType="separate"/>
      </w:r>
      <w:ins w:id="109" w:author="Gerard" w:date="2014-06-20T17:32:00Z">
        <w:r>
          <w:rPr>
            <w:noProof/>
          </w:rPr>
          <w:t>27</w:t>
        </w:r>
        <w:r>
          <w:rPr>
            <w:noProof/>
          </w:rPr>
          <w:fldChar w:fldCharType="end"/>
        </w:r>
      </w:ins>
    </w:p>
    <w:p w14:paraId="66792302" w14:textId="77777777" w:rsidR="00976D6B" w:rsidRDefault="00976D6B">
      <w:pPr>
        <w:pStyle w:val="TOC2"/>
        <w:tabs>
          <w:tab w:val="right" w:leader="dot" w:pos="9350"/>
        </w:tabs>
        <w:rPr>
          <w:ins w:id="110" w:author="Gerard" w:date="2014-06-20T17:32:00Z"/>
          <w:rFonts w:asciiTheme="minorHAnsi" w:eastAsiaTheme="minorEastAsia" w:hAnsiTheme="minorHAnsi" w:cstheme="minorBidi"/>
          <w:smallCaps w:val="0"/>
          <w:noProof/>
          <w:sz w:val="24"/>
          <w:szCs w:val="24"/>
          <w:lang w:eastAsia="ja-JP"/>
        </w:rPr>
      </w:pPr>
      <w:ins w:id="111" w:author="Gerard" w:date="2014-06-20T17:32:00Z">
        <w:r>
          <w:rPr>
            <w:noProof/>
          </w:rPr>
          <w:t>3.6. Material Section</w:t>
        </w:r>
        <w:r>
          <w:rPr>
            <w:noProof/>
          </w:rPr>
          <w:tab/>
        </w:r>
        <w:r>
          <w:rPr>
            <w:noProof/>
          </w:rPr>
          <w:fldChar w:fldCharType="begin"/>
        </w:r>
        <w:r>
          <w:rPr>
            <w:noProof/>
          </w:rPr>
          <w:instrText xml:space="preserve"> PAGEREF _Toc264904920 \h </w:instrText>
        </w:r>
        <w:r>
          <w:rPr>
            <w:noProof/>
          </w:rPr>
        </w:r>
      </w:ins>
      <w:r>
        <w:rPr>
          <w:noProof/>
        </w:rPr>
        <w:fldChar w:fldCharType="separate"/>
      </w:r>
      <w:ins w:id="112" w:author="Gerard" w:date="2014-06-20T17:32:00Z">
        <w:r>
          <w:rPr>
            <w:noProof/>
          </w:rPr>
          <w:t>28</w:t>
        </w:r>
        <w:r>
          <w:rPr>
            <w:noProof/>
          </w:rPr>
          <w:fldChar w:fldCharType="end"/>
        </w:r>
      </w:ins>
    </w:p>
    <w:p w14:paraId="5040F671" w14:textId="77777777" w:rsidR="00976D6B" w:rsidRDefault="00976D6B">
      <w:pPr>
        <w:pStyle w:val="TOC2"/>
        <w:tabs>
          <w:tab w:val="right" w:leader="dot" w:pos="9350"/>
        </w:tabs>
        <w:rPr>
          <w:ins w:id="113" w:author="Gerard" w:date="2014-06-20T17:32:00Z"/>
          <w:rFonts w:asciiTheme="minorHAnsi" w:eastAsiaTheme="minorEastAsia" w:hAnsiTheme="minorHAnsi" w:cstheme="minorBidi"/>
          <w:smallCaps w:val="0"/>
          <w:noProof/>
          <w:sz w:val="24"/>
          <w:szCs w:val="24"/>
          <w:lang w:eastAsia="ja-JP"/>
        </w:rPr>
      </w:pPr>
      <w:ins w:id="114" w:author="Gerard" w:date="2014-06-20T17:32:00Z">
        <w:r>
          <w:rPr>
            <w:noProof/>
          </w:rPr>
          <w:t>3.7. Geometry Section</w:t>
        </w:r>
        <w:r>
          <w:rPr>
            <w:noProof/>
          </w:rPr>
          <w:tab/>
        </w:r>
        <w:r>
          <w:rPr>
            <w:noProof/>
          </w:rPr>
          <w:fldChar w:fldCharType="begin"/>
        </w:r>
        <w:r>
          <w:rPr>
            <w:noProof/>
          </w:rPr>
          <w:instrText xml:space="preserve"> PAGEREF _Toc264904921 \h </w:instrText>
        </w:r>
        <w:r>
          <w:rPr>
            <w:noProof/>
          </w:rPr>
        </w:r>
      </w:ins>
      <w:r>
        <w:rPr>
          <w:noProof/>
        </w:rPr>
        <w:fldChar w:fldCharType="separate"/>
      </w:r>
      <w:ins w:id="115" w:author="Gerard" w:date="2014-06-20T17:32:00Z">
        <w:r>
          <w:rPr>
            <w:noProof/>
          </w:rPr>
          <w:t>29</w:t>
        </w:r>
        <w:r>
          <w:rPr>
            <w:noProof/>
          </w:rPr>
          <w:fldChar w:fldCharType="end"/>
        </w:r>
      </w:ins>
    </w:p>
    <w:p w14:paraId="673B2A69" w14:textId="77777777" w:rsidR="00976D6B" w:rsidRDefault="00976D6B">
      <w:pPr>
        <w:pStyle w:val="TOC3"/>
        <w:tabs>
          <w:tab w:val="right" w:leader="dot" w:pos="9350"/>
        </w:tabs>
        <w:rPr>
          <w:ins w:id="116" w:author="Gerard" w:date="2014-06-20T17:32:00Z"/>
          <w:rFonts w:asciiTheme="minorHAnsi" w:eastAsiaTheme="minorEastAsia" w:hAnsiTheme="minorHAnsi" w:cstheme="minorBidi"/>
          <w:i w:val="0"/>
          <w:iCs w:val="0"/>
          <w:noProof/>
          <w:sz w:val="24"/>
          <w:szCs w:val="24"/>
          <w:lang w:eastAsia="ja-JP"/>
        </w:rPr>
      </w:pPr>
      <w:ins w:id="117" w:author="Gerard" w:date="2014-06-20T17:32:00Z">
        <w:r w:rsidRPr="000A7E2C">
          <w:rPr>
            <w:noProof/>
            <w:color w:val="000000"/>
          </w:rPr>
          <w:t>3.7.1.</w:t>
        </w:r>
        <w:r>
          <w:rPr>
            <w:noProof/>
          </w:rPr>
          <w:t xml:space="preserve"> Nodes Section</w:t>
        </w:r>
        <w:r>
          <w:rPr>
            <w:noProof/>
          </w:rPr>
          <w:tab/>
        </w:r>
        <w:r>
          <w:rPr>
            <w:noProof/>
          </w:rPr>
          <w:fldChar w:fldCharType="begin"/>
        </w:r>
        <w:r>
          <w:rPr>
            <w:noProof/>
          </w:rPr>
          <w:instrText xml:space="preserve"> PAGEREF _Toc264904922 \h </w:instrText>
        </w:r>
        <w:r>
          <w:rPr>
            <w:noProof/>
          </w:rPr>
        </w:r>
      </w:ins>
      <w:r>
        <w:rPr>
          <w:noProof/>
        </w:rPr>
        <w:fldChar w:fldCharType="separate"/>
      </w:r>
      <w:ins w:id="118" w:author="Gerard" w:date="2014-06-20T17:32:00Z">
        <w:r>
          <w:rPr>
            <w:noProof/>
          </w:rPr>
          <w:t>29</w:t>
        </w:r>
        <w:r>
          <w:rPr>
            <w:noProof/>
          </w:rPr>
          <w:fldChar w:fldCharType="end"/>
        </w:r>
      </w:ins>
    </w:p>
    <w:p w14:paraId="63D6E46B" w14:textId="77777777" w:rsidR="00976D6B" w:rsidRDefault="00976D6B">
      <w:pPr>
        <w:pStyle w:val="TOC3"/>
        <w:tabs>
          <w:tab w:val="right" w:leader="dot" w:pos="9350"/>
        </w:tabs>
        <w:rPr>
          <w:ins w:id="119" w:author="Gerard" w:date="2014-06-20T17:32:00Z"/>
          <w:rFonts w:asciiTheme="minorHAnsi" w:eastAsiaTheme="minorEastAsia" w:hAnsiTheme="minorHAnsi" w:cstheme="minorBidi"/>
          <w:i w:val="0"/>
          <w:iCs w:val="0"/>
          <w:noProof/>
          <w:sz w:val="24"/>
          <w:szCs w:val="24"/>
          <w:lang w:eastAsia="ja-JP"/>
        </w:rPr>
      </w:pPr>
      <w:ins w:id="120" w:author="Gerard" w:date="2014-06-20T17:32:00Z">
        <w:r w:rsidRPr="000A7E2C">
          <w:rPr>
            <w:noProof/>
            <w:color w:val="000000"/>
          </w:rPr>
          <w:t>3.7.2.</w:t>
        </w:r>
        <w:r>
          <w:rPr>
            <w:noProof/>
          </w:rPr>
          <w:t xml:space="preserve"> Elements Section</w:t>
        </w:r>
        <w:r>
          <w:rPr>
            <w:noProof/>
          </w:rPr>
          <w:tab/>
        </w:r>
        <w:r>
          <w:rPr>
            <w:noProof/>
          </w:rPr>
          <w:fldChar w:fldCharType="begin"/>
        </w:r>
        <w:r>
          <w:rPr>
            <w:noProof/>
          </w:rPr>
          <w:instrText xml:space="preserve"> PAGEREF _Toc264904923 \h </w:instrText>
        </w:r>
        <w:r>
          <w:rPr>
            <w:noProof/>
          </w:rPr>
        </w:r>
      </w:ins>
      <w:r>
        <w:rPr>
          <w:noProof/>
        </w:rPr>
        <w:fldChar w:fldCharType="separate"/>
      </w:r>
      <w:ins w:id="121" w:author="Gerard" w:date="2014-06-20T17:32:00Z">
        <w:r>
          <w:rPr>
            <w:noProof/>
          </w:rPr>
          <w:t>29</w:t>
        </w:r>
        <w:r>
          <w:rPr>
            <w:noProof/>
          </w:rPr>
          <w:fldChar w:fldCharType="end"/>
        </w:r>
      </w:ins>
    </w:p>
    <w:p w14:paraId="4605DAC0" w14:textId="77777777" w:rsidR="00976D6B" w:rsidRDefault="00976D6B">
      <w:pPr>
        <w:pStyle w:val="TOC4"/>
        <w:tabs>
          <w:tab w:val="right" w:leader="dot" w:pos="9350"/>
        </w:tabs>
        <w:rPr>
          <w:ins w:id="122" w:author="Gerard" w:date="2014-06-20T17:32:00Z"/>
          <w:rFonts w:asciiTheme="minorHAnsi" w:eastAsiaTheme="minorEastAsia" w:hAnsiTheme="minorHAnsi" w:cstheme="minorBidi"/>
          <w:noProof/>
          <w:sz w:val="24"/>
          <w:szCs w:val="24"/>
          <w:lang w:eastAsia="ja-JP"/>
        </w:rPr>
      </w:pPr>
      <w:ins w:id="123" w:author="Gerard" w:date="2014-06-20T17:32:00Z">
        <w:r>
          <w:rPr>
            <w:noProof/>
          </w:rPr>
          <w:t>3.7.2.1. Solid Elements</w:t>
        </w:r>
        <w:r>
          <w:rPr>
            <w:noProof/>
          </w:rPr>
          <w:tab/>
        </w:r>
        <w:r>
          <w:rPr>
            <w:noProof/>
          </w:rPr>
          <w:fldChar w:fldCharType="begin"/>
        </w:r>
        <w:r>
          <w:rPr>
            <w:noProof/>
          </w:rPr>
          <w:instrText xml:space="preserve"> PAGEREF _Toc264904924 \h </w:instrText>
        </w:r>
        <w:r>
          <w:rPr>
            <w:noProof/>
          </w:rPr>
        </w:r>
      </w:ins>
      <w:r>
        <w:rPr>
          <w:noProof/>
        </w:rPr>
        <w:fldChar w:fldCharType="separate"/>
      </w:r>
      <w:ins w:id="124" w:author="Gerard" w:date="2014-06-20T17:32:00Z">
        <w:r>
          <w:rPr>
            <w:noProof/>
          </w:rPr>
          <w:t>29</w:t>
        </w:r>
        <w:r>
          <w:rPr>
            <w:noProof/>
          </w:rPr>
          <w:fldChar w:fldCharType="end"/>
        </w:r>
      </w:ins>
    </w:p>
    <w:p w14:paraId="69A5D795" w14:textId="77777777" w:rsidR="00976D6B" w:rsidRDefault="00976D6B">
      <w:pPr>
        <w:pStyle w:val="TOC4"/>
        <w:tabs>
          <w:tab w:val="right" w:leader="dot" w:pos="9350"/>
        </w:tabs>
        <w:rPr>
          <w:ins w:id="125" w:author="Gerard" w:date="2014-06-20T17:32:00Z"/>
          <w:rFonts w:asciiTheme="minorHAnsi" w:eastAsiaTheme="minorEastAsia" w:hAnsiTheme="minorHAnsi" w:cstheme="minorBidi"/>
          <w:noProof/>
          <w:sz w:val="24"/>
          <w:szCs w:val="24"/>
          <w:lang w:eastAsia="ja-JP"/>
        </w:rPr>
      </w:pPr>
      <w:ins w:id="126" w:author="Gerard" w:date="2014-06-20T17:32:00Z">
        <w:r>
          <w:rPr>
            <w:noProof/>
          </w:rPr>
          <w:t>3.7.2.2. Shell Elements</w:t>
        </w:r>
        <w:r>
          <w:rPr>
            <w:noProof/>
          </w:rPr>
          <w:tab/>
        </w:r>
        <w:r>
          <w:rPr>
            <w:noProof/>
          </w:rPr>
          <w:fldChar w:fldCharType="begin"/>
        </w:r>
        <w:r>
          <w:rPr>
            <w:noProof/>
          </w:rPr>
          <w:instrText xml:space="preserve"> PAGEREF _Toc264904925 \h </w:instrText>
        </w:r>
        <w:r>
          <w:rPr>
            <w:noProof/>
          </w:rPr>
        </w:r>
      </w:ins>
      <w:r>
        <w:rPr>
          <w:noProof/>
        </w:rPr>
        <w:fldChar w:fldCharType="separate"/>
      </w:r>
      <w:ins w:id="127" w:author="Gerard" w:date="2014-06-20T17:32:00Z">
        <w:r>
          <w:rPr>
            <w:noProof/>
          </w:rPr>
          <w:t>30</w:t>
        </w:r>
        <w:r>
          <w:rPr>
            <w:noProof/>
          </w:rPr>
          <w:fldChar w:fldCharType="end"/>
        </w:r>
      </w:ins>
    </w:p>
    <w:p w14:paraId="1A4C552F" w14:textId="77777777" w:rsidR="00976D6B" w:rsidRDefault="00976D6B">
      <w:pPr>
        <w:pStyle w:val="TOC4"/>
        <w:tabs>
          <w:tab w:val="right" w:leader="dot" w:pos="9350"/>
        </w:tabs>
        <w:rPr>
          <w:ins w:id="128" w:author="Gerard" w:date="2014-06-20T17:32:00Z"/>
          <w:rFonts w:asciiTheme="minorHAnsi" w:eastAsiaTheme="minorEastAsia" w:hAnsiTheme="minorHAnsi" w:cstheme="minorBidi"/>
          <w:noProof/>
          <w:sz w:val="24"/>
          <w:szCs w:val="24"/>
          <w:lang w:eastAsia="ja-JP"/>
        </w:rPr>
      </w:pPr>
      <w:ins w:id="129" w:author="Gerard" w:date="2014-06-20T17:32:00Z">
        <w:r>
          <w:rPr>
            <w:noProof/>
          </w:rPr>
          <w:t>3.7.2.3. Surface Elements</w:t>
        </w:r>
        <w:r>
          <w:rPr>
            <w:noProof/>
          </w:rPr>
          <w:tab/>
        </w:r>
        <w:r>
          <w:rPr>
            <w:noProof/>
          </w:rPr>
          <w:fldChar w:fldCharType="begin"/>
        </w:r>
        <w:r>
          <w:rPr>
            <w:noProof/>
          </w:rPr>
          <w:instrText xml:space="preserve"> PAGEREF _Toc264904926 \h </w:instrText>
        </w:r>
        <w:r>
          <w:rPr>
            <w:noProof/>
          </w:rPr>
        </w:r>
      </w:ins>
      <w:r>
        <w:rPr>
          <w:noProof/>
        </w:rPr>
        <w:fldChar w:fldCharType="separate"/>
      </w:r>
      <w:ins w:id="130" w:author="Gerard" w:date="2014-06-20T17:32:00Z">
        <w:r>
          <w:rPr>
            <w:noProof/>
          </w:rPr>
          <w:t>31</w:t>
        </w:r>
        <w:r>
          <w:rPr>
            <w:noProof/>
          </w:rPr>
          <w:fldChar w:fldCharType="end"/>
        </w:r>
      </w:ins>
    </w:p>
    <w:p w14:paraId="7D6CAEAF" w14:textId="77777777" w:rsidR="00976D6B" w:rsidRDefault="00976D6B">
      <w:pPr>
        <w:pStyle w:val="TOC3"/>
        <w:tabs>
          <w:tab w:val="right" w:leader="dot" w:pos="9350"/>
        </w:tabs>
        <w:rPr>
          <w:ins w:id="131" w:author="Gerard" w:date="2014-06-20T17:32:00Z"/>
          <w:rFonts w:asciiTheme="minorHAnsi" w:eastAsiaTheme="minorEastAsia" w:hAnsiTheme="minorHAnsi" w:cstheme="minorBidi"/>
          <w:i w:val="0"/>
          <w:iCs w:val="0"/>
          <w:noProof/>
          <w:sz w:val="24"/>
          <w:szCs w:val="24"/>
          <w:lang w:eastAsia="ja-JP"/>
        </w:rPr>
      </w:pPr>
      <w:ins w:id="132" w:author="Gerard" w:date="2014-06-20T17:32:00Z">
        <w:r w:rsidRPr="000A7E2C">
          <w:rPr>
            <w:noProof/>
            <w:color w:val="000000"/>
          </w:rPr>
          <w:t>3.7.3.</w:t>
        </w:r>
        <w:r>
          <w:rPr>
            <w:noProof/>
          </w:rPr>
          <w:t xml:space="preserve"> Element Data Section</w:t>
        </w:r>
        <w:r>
          <w:rPr>
            <w:noProof/>
          </w:rPr>
          <w:tab/>
        </w:r>
        <w:r>
          <w:rPr>
            <w:noProof/>
          </w:rPr>
          <w:fldChar w:fldCharType="begin"/>
        </w:r>
        <w:r>
          <w:rPr>
            <w:noProof/>
          </w:rPr>
          <w:instrText xml:space="preserve"> PAGEREF _Toc264904927 \h </w:instrText>
        </w:r>
        <w:r>
          <w:rPr>
            <w:noProof/>
          </w:rPr>
        </w:r>
      </w:ins>
      <w:r>
        <w:rPr>
          <w:noProof/>
        </w:rPr>
        <w:fldChar w:fldCharType="separate"/>
      </w:r>
      <w:ins w:id="133" w:author="Gerard" w:date="2014-06-20T17:32:00Z">
        <w:r>
          <w:rPr>
            <w:noProof/>
          </w:rPr>
          <w:t>31</w:t>
        </w:r>
        <w:r>
          <w:rPr>
            <w:noProof/>
          </w:rPr>
          <w:fldChar w:fldCharType="end"/>
        </w:r>
      </w:ins>
    </w:p>
    <w:p w14:paraId="4D765BC5" w14:textId="77777777" w:rsidR="00976D6B" w:rsidRDefault="00976D6B">
      <w:pPr>
        <w:pStyle w:val="TOC3"/>
        <w:tabs>
          <w:tab w:val="right" w:leader="dot" w:pos="9350"/>
        </w:tabs>
        <w:rPr>
          <w:ins w:id="134" w:author="Gerard" w:date="2014-06-20T17:32:00Z"/>
          <w:rFonts w:asciiTheme="minorHAnsi" w:eastAsiaTheme="minorEastAsia" w:hAnsiTheme="minorHAnsi" w:cstheme="minorBidi"/>
          <w:i w:val="0"/>
          <w:iCs w:val="0"/>
          <w:noProof/>
          <w:sz w:val="24"/>
          <w:szCs w:val="24"/>
          <w:lang w:eastAsia="ja-JP"/>
        </w:rPr>
      </w:pPr>
      <w:ins w:id="135" w:author="Gerard" w:date="2014-06-20T17:32:00Z">
        <w:r w:rsidRPr="000A7E2C">
          <w:rPr>
            <w:noProof/>
            <w:color w:val="000000"/>
          </w:rPr>
          <w:t>3.7.4.</w:t>
        </w:r>
        <w:r>
          <w:rPr>
            <w:noProof/>
          </w:rPr>
          <w:t xml:space="preserve"> Surface Section</w:t>
        </w:r>
        <w:r>
          <w:rPr>
            <w:noProof/>
          </w:rPr>
          <w:tab/>
        </w:r>
        <w:r>
          <w:rPr>
            <w:noProof/>
          </w:rPr>
          <w:fldChar w:fldCharType="begin"/>
        </w:r>
        <w:r>
          <w:rPr>
            <w:noProof/>
          </w:rPr>
          <w:instrText xml:space="preserve"> PAGEREF _Toc264904928 \h </w:instrText>
        </w:r>
        <w:r>
          <w:rPr>
            <w:noProof/>
          </w:rPr>
        </w:r>
      </w:ins>
      <w:r>
        <w:rPr>
          <w:noProof/>
        </w:rPr>
        <w:fldChar w:fldCharType="separate"/>
      </w:r>
      <w:ins w:id="136" w:author="Gerard" w:date="2014-06-20T17:32:00Z">
        <w:r>
          <w:rPr>
            <w:noProof/>
          </w:rPr>
          <w:t>32</w:t>
        </w:r>
        <w:r>
          <w:rPr>
            <w:noProof/>
          </w:rPr>
          <w:fldChar w:fldCharType="end"/>
        </w:r>
      </w:ins>
    </w:p>
    <w:p w14:paraId="50AB797E" w14:textId="77777777" w:rsidR="00976D6B" w:rsidRDefault="00976D6B">
      <w:pPr>
        <w:pStyle w:val="TOC3"/>
        <w:tabs>
          <w:tab w:val="right" w:leader="dot" w:pos="9350"/>
        </w:tabs>
        <w:rPr>
          <w:ins w:id="137" w:author="Gerard" w:date="2014-06-20T17:32:00Z"/>
          <w:rFonts w:asciiTheme="minorHAnsi" w:eastAsiaTheme="minorEastAsia" w:hAnsiTheme="minorHAnsi" w:cstheme="minorBidi"/>
          <w:i w:val="0"/>
          <w:iCs w:val="0"/>
          <w:noProof/>
          <w:sz w:val="24"/>
          <w:szCs w:val="24"/>
          <w:lang w:eastAsia="ja-JP"/>
        </w:rPr>
      </w:pPr>
      <w:ins w:id="138" w:author="Gerard" w:date="2014-06-20T17:32:00Z">
        <w:r w:rsidRPr="000A7E2C">
          <w:rPr>
            <w:noProof/>
            <w:color w:val="000000"/>
          </w:rPr>
          <w:t>3.7.5.</w:t>
        </w:r>
        <w:r>
          <w:rPr>
            <w:noProof/>
          </w:rPr>
          <w:t xml:space="preserve"> NodeSet Section</w:t>
        </w:r>
        <w:r>
          <w:rPr>
            <w:noProof/>
          </w:rPr>
          <w:tab/>
        </w:r>
        <w:r>
          <w:rPr>
            <w:noProof/>
          </w:rPr>
          <w:fldChar w:fldCharType="begin"/>
        </w:r>
        <w:r>
          <w:rPr>
            <w:noProof/>
          </w:rPr>
          <w:instrText xml:space="preserve"> PAGEREF _Toc264904929 \h </w:instrText>
        </w:r>
        <w:r>
          <w:rPr>
            <w:noProof/>
          </w:rPr>
        </w:r>
      </w:ins>
      <w:r>
        <w:rPr>
          <w:noProof/>
        </w:rPr>
        <w:fldChar w:fldCharType="separate"/>
      </w:r>
      <w:ins w:id="139" w:author="Gerard" w:date="2014-06-20T17:32:00Z">
        <w:r>
          <w:rPr>
            <w:noProof/>
          </w:rPr>
          <w:t>32</w:t>
        </w:r>
        <w:r>
          <w:rPr>
            <w:noProof/>
          </w:rPr>
          <w:fldChar w:fldCharType="end"/>
        </w:r>
      </w:ins>
    </w:p>
    <w:p w14:paraId="5D60CA50" w14:textId="77777777" w:rsidR="00976D6B" w:rsidRDefault="00976D6B">
      <w:pPr>
        <w:pStyle w:val="TOC2"/>
        <w:tabs>
          <w:tab w:val="right" w:leader="dot" w:pos="9350"/>
        </w:tabs>
        <w:rPr>
          <w:ins w:id="140" w:author="Gerard" w:date="2014-06-20T17:32:00Z"/>
          <w:rFonts w:asciiTheme="minorHAnsi" w:eastAsiaTheme="minorEastAsia" w:hAnsiTheme="minorHAnsi" w:cstheme="minorBidi"/>
          <w:smallCaps w:val="0"/>
          <w:noProof/>
          <w:sz w:val="24"/>
          <w:szCs w:val="24"/>
          <w:lang w:eastAsia="ja-JP"/>
        </w:rPr>
      </w:pPr>
      <w:ins w:id="141" w:author="Gerard" w:date="2014-06-20T17:32:00Z">
        <w:r>
          <w:rPr>
            <w:noProof/>
          </w:rPr>
          <w:t>3.8. Initial Section</w:t>
        </w:r>
        <w:r>
          <w:rPr>
            <w:noProof/>
          </w:rPr>
          <w:tab/>
        </w:r>
        <w:r>
          <w:rPr>
            <w:noProof/>
          </w:rPr>
          <w:fldChar w:fldCharType="begin"/>
        </w:r>
        <w:r>
          <w:rPr>
            <w:noProof/>
          </w:rPr>
          <w:instrText xml:space="preserve"> PAGEREF _Toc264904930 \h </w:instrText>
        </w:r>
        <w:r>
          <w:rPr>
            <w:noProof/>
          </w:rPr>
        </w:r>
      </w:ins>
      <w:r>
        <w:rPr>
          <w:noProof/>
        </w:rPr>
        <w:fldChar w:fldCharType="separate"/>
      </w:r>
      <w:ins w:id="142" w:author="Gerard" w:date="2014-06-20T17:32:00Z">
        <w:r>
          <w:rPr>
            <w:noProof/>
          </w:rPr>
          <w:t>34</w:t>
        </w:r>
        <w:r>
          <w:rPr>
            <w:noProof/>
          </w:rPr>
          <w:fldChar w:fldCharType="end"/>
        </w:r>
      </w:ins>
    </w:p>
    <w:p w14:paraId="653E3C59" w14:textId="77777777" w:rsidR="00976D6B" w:rsidRDefault="00976D6B">
      <w:pPr>
        <w:pStyle w:val="TOC3"/>
        <w:tabs>
          <w:tab w:val="right" w:leader="dot" w:pos="9350"/>
        </w:tabs>
        <w:rPr>
          <w:ins w:id="143" w:author="Gerard" w:date="2014-06-20T17:32:00Z"/>
          <w:rFonts w:asciiTheme="minorHAnsi" w:eastAsiaTheme="minorEastAsia" w:hAnsiTheme="minorHAnsi" w:cstheme="minorBidi"/>
          <w:i w:val="0"/>
          <w:iCs w:val="0"/>
          <w:noProof/>
          <w:sz w:val="24"/>
          <w:szCs w:val="24"/>
          <w:lang w:eastAsia="ja-JP"/>
        </w:rPr>
      </w:pPr>
      <w:ins w:id="144" w:author="Gerard" w:date="2014-06-20T17:32:00Z">
        <w:r w:rsidRPr="000A7E2C">
          <w:rPr>
            <w:noProof/>
            <w:color w:val="000000"/>
          </w:rPr>
          <w:t>3.8.1.</w:t>
        </w:r>
        <w:r>
          <w:rPr>
            <w:noProof/>
          </w:rPr>
          <w:t xml:space="preserve"> Initial Nodal Velocities</w:t>
        </w:r>
        <w:r>
          <w:rPr>
            <w:noProof/>
          </w:rPr>
          <w:tab/>
        </w:r>
        <w:r>
          <w:rPr>
            <w:noProof/>
          </w:rPr>
          <w:fldChar w:fldCharType="begin"/>
        </w:r>
        <w:r>
          <w:rPr>
            <w:noProof/>
          </w:rPr>
          <w:instrText xml:space="preserve"> PAGEREF _Toc264904931 \h </w:instrText>
        </w:r>
        <w:r>
          <w:rPr>
            <w:noProof/>
          </w:rPr>
        </w:r>
      </w:ins>
      <w:r>
        <w:rPr>
          <w:noProof/>
        </w:rPr>
        <w:fldChar w:fldCharType="separate"/>
      </w:r>
      <w:ins w:id="145" w:author="Gerard" w:date="2014-06-20T17:32:00Z">
        <w:r>
          <w:rPr>
            <w:noProof/>
          </w:rPr>
          <w:t>34</w:t>
        </w:r>
        <w:r>
          <w:rPr>
            <w:noProof/>
          </w:rPr>
          <w:fldChar w:fldCharType="end"/>
        </w:r>
      </w:ins>
    </w:p>
    <w:p w14:paraId="1F9E01A5" w14:textId="77777777" w:rsidR="00976D6B" w:rsidRDefault="00976D6B">
      <w:pPr>
        <w:pStyle w:val="TOC3"/>
        <w:tabs>
          <w:tab w:val="right" w:leader="dot" w:pos="9350"/>
        </w:tabs>
        <w:rPr>
          <w:ins w:id="146" w:author="Gerard" w:date="2014-06-20T17:32:00Z"/>
          <w:rFonts w:asciiTheme="minorHAnsi" w:eastAsiaTheme="minorEastAsia" w:hAnsiTheme="minorHAnsi" w:cstheme="minorBidi"/>
          <w:i w:val="0"/>
          <w:iCs w:val="0"/>
          <w:noProof/>
          <w:sz w:val="24"/>
          <w:szCs w:val="24"/>
          <w:lang w:eastAsia="ja-JP"/>
        </w:rPr>
      </w:pPr>
      <w:ins w:id="147" w:author="Gerard" w:date="2014-06-20T17:32:00Z">
        <w:r w:rsidRPr="000A7E2C">
          <w:rPr>
            <w:noProof/>
            <w:color w:val="000000"/>
          </w:rPr>
          <w:t>3.8.2.</w:t>
        </w:r>
        <w:r>
          <w:rPr>
            <w:noProof/>
          </w:rPr>
          <w:t xml:space="preserve"> Initial Nodal Effective Fluid Pressure</w:t>
        </w:r>
        <w:r>
          <w:rPr>
            <w:noProof/>
          </w:rPr>
          <w:tab/>
        </w:r>
        <w:r>
          <w:rPr>
            <w:noProof/>
          </w:rPr>
          <w:fldChar w:fldCharType="begin"/>
        </w:r>
        <w:r>
          <w:rPr>
            <w:noProof/>
          </w:rPr>
          <w:instrText xml:space="preserve"> PAGEREF _Toc264904932 \h </w:instrText>
        </w:r>
        <w:r>
          <w:rPr>
            <w:noProof/>
          </w:rPr>
        </w:r>
      </w:ins>
      <w:r>
        <w:rPr>
          <w:noProof/>
        </w:rPr>
        <w:fldChar w:fldCharType="separate"/>
      </w:r>
      <w:ins w:id="148" w:author="Gerard" w:date="2014-06-20T17:32:00Z">
        <w:r>
          <w:rPr>
            <w:noProof/>
          </w:rPr>
          <w:t>34</w:t>
        </w:r>
        <w:r>
          <w:rPr>
            <w:noProof/>
          </w:rPr>
          <w:fldChar w:fldCharType="end"/>
        </w:r>
      </w:ins>
    </w:p>
    <w:p w14:paraId="0BB1CC38" w14:textId="77777777" w:rsidR="00976D6B" w:rsidRDefault="00976D6B">
      <w:pPr>
        <w:pStyle w:val="TOC3"/>
        <w:tabs>
          <w:tab w:val="right" w:leader="dot" w:pos="9350"/>
        </w:tabs>
        <w:rPr>
          <w:ins w:id="149" w:author="Gerard" w:date="2014-06-20T17:32:00Z"/>
          <w:rFonts w:asciiTheme="minorHAnsi" w:eastAsiaTheme="minorEastAsia" w:hAnsiTheme="minorHAnsi" w:cstheme="minorBidi"/>
          <w:i w:val="0"/>
          <w:iCs w:val="0"/>
          <w:noProof/>
          <w:sz w:val="24"/>
          <w:szCs w:val="24"/>
          <w:lang w:eastAsia="ja-JP"/>
        </w:rPr>
      </w:pPr>
      <w:ins w:id="150" w:author="Gerard" w:date="2014-06-20T17:32:00Z">
        <w:r w:rsidRPr="000A7E2C">
          <w:rPr>
            <w:noProof/>
            <w:color w:val="000000"/>
          </w:rPr>
          <w:t>3.8.3.</w:t>
        </w:r>
        <w:r>
          <w:rPr>
            <w:noProof/>
          </w:rPr>
          <w:t xml:space="preserve"> Initial Nodal Effective Concentration</w:t>
        </w:r>
        <w:r>
          <w:rPr>
            <w:noProof/>
          </w:rPr>
          <w:tab/>
        </w:r>
        <w:r>
          <w:rPr>
            <w:noProof/>
          </w:rPr>
          <w:fldChar w:fldCharType="begin"/>
        </w:r>
        <w:r>
          <w:rPr>
            <w:noProof/>
          </w:rPr>
          <w:instrText xml:space="preserve"> PAGEREF _Toc264904933 \h </w:instrText>
        </w:r>
        <w:r>
          <w:rPr>
            <w:noProof/>
          </w:rPr>
        </w:r>
      </w:ins>
      <w:r>
        <w:rPr>
          <w:noProof/>
        </w:rPr>
        <w:fldChar w:fldCharType="separate"/>
      </w:r>
      <w:ins w:id="151" w:author="Gerard" w:date="2014-06-20T17:32:00Z">
        <w:r>
          <w:rPr>
            <w:noProof/>
          </w:rPr>
          <w:t>34</w:t>
        </w:r>
        <w:r>
          <w:rPr>
            <w:noProof/>
          </w:rPr>
          <w:fldChar w:fldCharType="end"/>
        </w:r>
      </w:ins>
    </w:p>
    <w:p w14:paraId="3EF43971" w14:textId="77777777" w:rsidR="00976D6B" w:rsidRDefault="00976D6B">
      <w:pPr>
        <w:pStyle w:val="TOC2"/>
        <w:tabs>
          <w:tab w:val="right" w:leader="dot" w:pos="9350"/>
        </w:tabs>
        <w:rPr>
          <w:ins w:id="152" w:author="Gerard" w:date="2014-06-20T17:32:00Z"/>
          <w:rFonts w:asciiTheme="minorHAnsi" w:eastAsiaTheme="minorEastAsia" w:hAnsiTheme="minorHAnsi" w:cstheme="minorBidi"/>
          <w:smallCaps w:val="0"/>
          <w:noProof/>
          <w:sz w:val="24"/>
          <w:szCs w:val="24"/>
          <w:lang w:eastAsia="ja-JP"/>
        </w:rPr>
      </w:pPr>
      <w:ins w:id="153" w:author="Gerard" w:date="2014-06-20T17:32:00Z">
        <w:r>
          <w:rPr>
            <w:noProof/>
          </w:rPr>
          <w:t>3.9. Boundary Section</w:t>
        </w:r>
        <w:r>
          <w:rPr>
            <w:noProof/>
          </w:rPr>
          <w:tab/>
        </w:r>
        <w:r>
          <w:rPr>
            <w:noProof/>
          </w:rPr>
          <w:fldChar w:fldCharType="begin"/>
        </w:r>
        <w:r>
          <w:rPr>
            <w:noProof/>
          </w:rPr>
          <w:instrText xml:space="preserve"> PAGEREF _Toc264904934 \h </w:instrText>
        </w:r>
        <w:r>
          <w:rPr>
            <w:noProof/>
          </w:rPr>
        </w:r>
      </w:ins>
      <w:r>
        <w:rPr>
          <w:noProof/>
        </w:rPr>
        <w:fldChar w:fldCharType="separate"/>
      </w:r>
      <w:ins w:id="154" w:author="Gerard" w:date="2014-06-20T17:32:00Z">
        <w:r>
          <w:rPr>
            <w:noProof/>
          </w:rPr>
          <w:t>35</w:t>
        </w:r>
        <w:r>
          <w:rPr>
            <w:noProof/>
          </w:rPr>
          <w:fldChar w:fldCharType="end"/>
        </w:r>
      </w:ins>
    </w:p>
    <w:p w14:paraId="3A4C6743" w14:textId="77777777" w:rsidR="00976D6B" w:rsidRDefault="00976D6B">
      <w:pPr>
        <w:pStyle w:val="TOC3"/>
        <w:tabs>
          <w:tab w:val="right" w:leader="dot" w:pos="9350"/>
        </w:tabs>
        <w:rPr>
          <w:ins w:id="155" w:author="Gerard" w:date="2014-06-20T17:32:00Z"/>
          <w:rFonts w:asciiTheme="minorHAnsi" w:eastAsiaTheme="minorEastAsia" w:hAnsiTheme="minorHAnsi" w:cstheme="minorBidi"/>
          <w:i w:val="0"/>
          <w:iCs w:val="0"/>
          <w:noProof/>
          <w:sz w:val="24"/>
          <w:szCs w:val="24"/>
          <w:lang w:eastAsia="ja-JP"/>
        </w:rPr>
      </w:pPr>
      <w:ins w:id="156" w:author="Gerard" w:date="2014-06-20T17:32:00Z">
        <w:r w:rsidRPr="000A7E2C">
          <w:rPr>
            <w:noProof/>
            <w:color w:val="000000"/>
          </w:rPr>
          <w:t>3.9.1.</w:t>
        </w:r>
        <w:r>
          <w:rPr>
            <w:noProof/>
          </w:rPr>
          <w:t xml:space="preserve"> Prescribed Nodal Degrees of Freedom</w:t>
        </w:r>
        <w:r>
          <w:rPr>
            <w:noProof/>
          </w:rPr>
          <w:tab/>
        </w:r>
        <w:r>
          <w:rPr>
            <w:noProof/>
          </w:rPr>
          <w:fldChar w:fldCharType="begin"/>
        </w:r>
        <w:r>
          <w:rPr>
            <w:noProof/>
          </w:rPr>
          <w:instrText xml:space="preserve"> PAGEREF _Toc264904935 \h </w:instrText>
        </w:r>
        <w:r>
          <w:rPr>
            <w:noProof/>
          </w:rPr>
        </w:r>
      </w:ins>
      <w:r>
        <w:rPr>
          <w:noProof/>
        </w:rPr>
        <w:fldChar w:fldCharType="separate"/>
      </w:r>
      <w:ins w:id="157" w:author="Gerard" w:date="2014-06-20T17:32:00Z">
        <w:r>
          <w:rPr>
            <w:noProof/>
          </w:rPr>
          <w:t>35</w:t>
        </w:r>
        <w:r>
          <w:rPr>
            <w:noProof/>
          </w:rPr>
          <w:fldChar w:fldCharType="end"/>
        </w:r>
      </w:ins>
    </w:p>
    <w:p w14:paraId="20224C8F" w14:textId="77777777" w:rsidR="00976D6B" w:rsidRDefault="00976D6B">
      <w:pPr>
        <w:pStyle w:val="TOC3"/>
        <w:tabs>
          <w:tab w:val="right" w:leader="dot" w:pos="9350"/>
        </w:tabs>
        <w:rPr>
          <w:ins w:id="158" w:author="Gerard" w:date="2014-06-20T17:32:00Z"/>
          <w:rFonts w:asciiTheme="minorHAnsi" w:eastAsiaTheme="minorEastAsia" w:hAnsiTheme="minorHAnsi" w:cstheme="minorBidi"/>
          <w:i w:val="0"/>
          <w:iCs w:val="0"/>
          <w:noProof/>
          <w:sz w:val="24"/>
          <w:szCs w:val="24"/>
          <w:lang w:eastAsia="ja-JP"/>
        </w:rPr>
      </w:pPr>
      <w:ins w:id="159" w:author="Gerard" w:date="2014-06-20T17:32:00Z">
        <w:r w:rsidRPr="000A7E2C">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_Toc264904936 \h </w:instrText>
        </w:r>
        <w:r>
          <w:rPr>
            <w:noProof/>
          </w:rPr>
        </w:r>
      </w:ins>
      <w:r>
        <w:rPr>
          <w:noProof/>
        </w:rPr>
        <w:fldChar w:fldCharType="separate"/>
      </w:r>
      <w:ins w:id="160" w:author="Gerard" w:date="2014-06-20T17:32:00Z">
        <w:r>
          <w:rPr>
            <w:noProof/>
          </w:rPr>
          <w:t>36</w:t>
        </w:r>
        <w:r>
          <w:rPr>
            <w:noProof/>
          </w:rPr>
          <w:fldChar w:fldCharType="end"/>
        </w:r>
      </w:ins>
    </w:p>
    <w:p w14:paraId="5EDFCDE8" w14:textId="77777777" w:rsidR="00976D6B" w:rsidRDefault="00976D6B">
      <w:pPr>
        <w:pStyle w:val="TOC2"/>
        <w:tabs>
          <w:tab w:val="right" w:leader="dot" w:pos="9350"/>
        </w:tabs>
        <w:rPr>
          <w:ins w:id="161" w:author="Gerard" w:date="2014-06-20T17:32:00Z"/>
          <w:rFonts w:asciiTheme="minorHAnsi" w:eastAsiaTheme="minorEastAsia" w:hAnsiTheme="minorHAnsi" w:cstheme="minorBidi"/>
          <w:smallCaps w:val="0"/>
          <w:noProof/>
          <w:sz w:val="24"/>
          <w:szCs w:val="24"/>
          <w:lang w:eastAsia="ja-JP"/>
        </w:rPr>
      </w:pPr>
      <w:ins w:id="162" w:author="Gerard" w:date="2014-06-20T17:32:00Z">
        <w:r>
          <w:rPr>
            <w:noProof/>
          </w:rPr>
          <w:t>3.10. Loads Section</w:t>
        </w:r>
        <w:r>
          <w:rPr>
            <w:noProof/>
          </w:rPr>
          <w:tab/>
        </w:r>
        <w:r>
          <w:rPr>
            <w:noProof/>
          </w:rPr>
          <w:fldChar w:fldCharType="begin"/>
        </w:r>
        <w:r>
          <w:rPr>
            <w:noProof/>
          </w:rPr>
          <w:instrText xml:space="preserve"> PAGEREF _Toc264904937 \h </w:instrText>
        </w:r>
        <w:r>
          <w:rPr>
            <w:noProof/>
          </w:rPr>
        </w:r>
      </w:ins>
      <w:r>
        <w:rPr>
          <w:noProof/>
        </w:rPr>
        <w:fldChar w:fldCharType="separate"/>
      </w:r>
      <w:ins w:id="163" w:author="Gerard" w:date="2014-06-20T17:32:00Z">
        <w:r>
          <w:rPr>
            <w:noProof/>
          </w:rPr>
          <w:t>37</w:t>
        </w:r>
        <w:r>
          <w:rPr>
            <w:noProof/>
          </w:rPr>
          <w:fldChar w:fldCharType="end"/>
        </w:r>
      </w:ins>
    </w:p>
    <w:p w14:paraId="4AEB33D1" w14:textId="77777777" w:rsidR="00976D6B" w:rsidRDefault="00976D6B">
      <w:pPr>
        <w:pStyle w:val="TOC3"/>
        <w:tabs>
          <w:tab w:val="right" w:leader="dot" w:pos="9350"/>
        </w:tabs>
        <w:rPr>
          <w:ins w:id="164" w:author="Gerard" w:date="2014-06-20T17:32:00Z"/>
          <w:rFonts w:asciiTheme="minorHAnsi" w:eastAsiaTheme="minorEastAsia" w:hAnsiTheme="minorHAnsi" w:cstheme="minorBidi"/>
          <w:i w:val="0"/>
          <w:iCs w:val="0"/>
          <w:noProof/>
          <w:sz w:val="24"/>
          <w:szCs w:val="24"/>
          <w:lang w:eastAsia="ja-JP"/>
        </w:rPr>
      </w:pPr>
      <w:ins w:id="165" w:author="Gerard" w:date="2014-06-20T17:32:00Z">
        <w:r w:rsidRPr="000A7E2C">
          <w:rPr>
            <w:noProof/>
            <w:color w:val="000000"/>
          </w:rPr>
          <w:t>3.10.1.</w:t>
        </w:r>
        <w:r>
          <w:rPr>
            <w:noProof/>
          </w:rPr>
          <w:t xml:space="preserve"> Nodal Loads</w:t>
        </w:r>
        <w:r>
          <w:rPr>
            <w:noProof/>
          </w:rPr>
          <w:tab/>
        </w:r>
        <w:r>
          <w:rPr>
            <w:noProof/>
          </w:rPr>
          <w:fldChar w:fldCharType="begin"/>
        </w:r>
        <w:r>
          <w:rPr>
            <w:noProof/>
          </w:rPr>
          <w:instrText xml:space="preserve"> PAGEREF _Toc264904938 \h </w:instrText>
        </w:r>
        <w:r>
          <w:rPr>
            <w:noProof/>
          </w:rPr>
        </w:r>
      </w:ins>
      <w:r>
        <w:rPr>
          <w:noProof/>
        </w:rPr>
        <w:fldChar w:fldCharType="separate"/>
      </w:r>
      <w:ins w:id="166" w:author="Gerard" w:date="2014-06-20T17:32:00Z">
        <w:r>
          <w:rPr>
            <w:noProof/>
          </w:rPr>
          <w:t>37</w:t>
        </w:r>
        <w:r>
          <w:rPr>
            <w:noProof/>
          </w:rPr>
          <w:fldChar w:fldCharType="end"/>
        </w:r>
      </w:ins>
    </w:p>
    <w:p w14:paraId="3C2FC067" w14:textId="77777777" w:rsidR="00976D6B" w:rsidRDefault="00976D6B">
      <w:pPr>
        <w:pStyle w:val="TOC3"/>
        <w:tabs>
          <w:tab w:val="right" w:leader="dot" w:pos="9350"/>
        </w:tabs>
        <w:rPr>
          <w:ins w:id="167" w:author="Gerard" w:date="2014-06-20T17:32:00Z"/>
          <w:rFonts w:asciiTheme="minorHAnsi" w:eastAsiaTheme="minorEastAsia" w:hAnsiTheme="minorHAnsi" w:cstheme="minorBidi"/>
          <w:i w:val="0"/>
          <w:iCs w:val="0"/>
          <w:noProof/>
          <w:sz w:val="24"/>
          <w:szCs w:val="24"/>
          <w:lang w:eastAsia="ja-JP"/>
        </w:rPr>
      </w:pPr>
      <w:ins w:id="168" w:author="Gerard" w:date="2014-06-20T17:32:00Z">
        <w:r w:rsidRPr="000A7E2C">
          <w:rPr>
            <w:noProof/>
            <w:color w:val="000000"/>
          </w:rPr>
          <w:t>3.10.2.</w:t>
        </w:r>
        <w:r>
          <w:rPr>
            <w:noProof/>
          </w:rPr>
          <w:t xml:space="preserve"> Surface Loads</w:t>
        </w:r>
        <w:r>
          <w:rPr>
            <w:noProof/>
          </w:rPr>
          <w:tab/>
        </w:r>
        <w:r>
          <w:rPr>
            <w:noProof/>
          </w:rPr>
          <w:fldChar w:fldCharType="begin"/>
        </w:r>
        <w:r>
          <w:rPr>
            <w:noProof/>
          </w:rPr>
          <w:instrText xml:space="preserve"> PAGEREF _Toc264904939 \h </w:instrText>
        </w:r>
        <w:r>
          <w:rPr>
            <w:noProof/>
          </w:rPr>
        </w:r>
      </w:ins>
      <w:r>
        <w:rPr>
          <w:noProof/>
        </w:rPr>
        <w:fldChar w:fldCharType="separate"/>
      </w:r>
      <w:ins w:id="169" w:author="Gerard" w:date="2014-06-20T17:32:00Z">
        <w:r>
          <w:rPr>
            <w:noProof/>
          </w:rPr>
          <w:t>37</w:t>
        </w:r>
        <w:r>
          <w:rPr>
            <w:noProof/>
          </w:rPr>
          <w:fldChar w:fldCharType="end"/>
        </w:r>
      </w:ins>
    </w:p>
    <w:p w14:paraId="0EF50357" w14:textId="77777777" w:rsidR="00976D6B" w:rsidRDefault="00976D6B">
      <w:pPr>
        <w:pStyle w:val="TOC4"/>
        <w:tabs>
          <w:tab w:val="right" w:leader="dot" w:pos="9350"/>
        </w:tabs>
        <w:rPr>
          <w:ins w:id="170" w:author="Gerard" w:date="2014-06-20T17:32:00Z"/>
          <w:rFonts w:asciiTheme="minorHAnsi" w:eastAsiaTheme="minorEastAsia" w:hAnsiTheme="minorHAnsi" w:cstheme="minorBidi"/>
          <w:noProof/>
          <w:sz w:val="24"/>
          <w:szCs w:val="24"/>
          <w:lang w:eastAsia="ja-JP"/>
        </w:rPr>
      </w:pPr>
      <w:ins w:id="171" w:author="Gerard" w:date="2014-06-20T17:32:00Z">
        <w:r>
          <w:rPr>
            <w:noProof/>
          </w:rPr>
          <w:t>3.10.2.1. Pressure Load</w:t>
        </w:r>
        <w:r>
          <w:rPr>
            <w:noProof/>
          </w:rPr>
          <w:tab/>
        </w:r>
        <w:r>
          <w:rPr>
            <w:noProof/>
          </w:rPr>
          <w:fldChar w:fldCharType="begin"/>
        </w:r>
        <w:r>
          <w:rPr>
            <w:noProof/>
          </w:rPr>
          <w:instrText xml:space="preserve"> PAGEREF _Toc264904940 \h </w:instrText>
        </w:r>
        <w:r>
          <w:rPr>
            <w:noProof/>
          </w:rPr>
        </w:r>
      </w:ins>
      <w:r>
        <w:rPr>
          <w:noProof/>
        </w:rPr>
        <w:fldChar w:fldCharType="separate"/>
      </w:r>
      <w:ins w:id="172" w:author="Gerard" w:date="2014-06-20T17:32:00Z">
        <w:r>
          <w:rPr>
            <w:noProof/>
          </w:rPr>
          <w:t>38</w:t>
        </w:r>
        <w:r>
          <w:rPr>
            <w:noProof/>
          </w:rPr>
          <w:fldChar w:fldCharType="end"/>
        </w:r>
      </w:ins>
    </w:p>
    <w:p w14:paraId="688DE4DD" w14:textId="77777777" w:rsidR="00976D6B" w:rsidRDefault="00976D6B">
      <w:pPr>
        <w:pStyle w:val="TOC4"/>
        <w:tabs>
          <w:tab w:val="right" w:leader="dot" w:pos="9350"/>
        </w:tabs>
        <w:rPr>
          <w:ins w:id="173" w:author="Gerard" w:date="2014-06-20T17:32:00Z"/>
          <w:rFonts w:asciiTheme="minorHAnsi" w:eastAsiaTheme="minorEastAsia" w:hAnsiTheme="minorHAnsi" w:cstheme="minorBidi"/>
          <w:noProof/>
          <w:sz w:val="24"/>
          <w:szCs w:val="24"/>
          <w:lang w:eastAsia="ja-JP"/>
        </w:rPr>
      </w:pPr>
      <w:ins w:id="174" w:author="Gerard" w:date="2014-06-20T17:32:00Z">
        <w:r>
          <w:rPr>
            <w:noProof/>
          </w:rPr>
          <w:t>3.10.2.2. Traction Load</w:t>
        </w:r>
        <w:r>
          <w:rPr>
            <w:noProof/>
          </w:rPr>
          <w:tab/>
        </w:r>
        <w:r>
          <w:rPr>
            <w:noProof/>
          </w:rPr>
          <w:fldChar w:fldCharType="begin"/>
        </w:r>
        <w:r>
          <w:rPr>
            <w:noProof/>
          </w:rPr>
          <w:instrText xml:space="preserve"> PAGEREF _Toc264904941 \h </w:instrText>
        </w:r>
        <w:r>
          <w:rPr>
            <w:noProof/>
          </w:rPr>
        </w:r>
      </w:ins>
      <w:r>
        <w:rPr>
          <w:noProof/>
        </w:rPr>
        <w:fldChar w:fldCharType="separate"/>
      </w:r>
      <w:ins w:id="175" w:author="Gerard" w:date="2014-06-20T17:32:00Z">
        <w:r>
          <w:rPr>
            <w:noProof/>
          </w:rPr>
          <w:t>38</w:t>
        </w:r>
        <w:r>
          <w:rPr>
            <w:noProof/>
          </w:rPr>
          <w:fldChar w:fldCharType="end"/>
        </w:r>
      </w:ins>
    </w:p>
    <w:p w14:paraId="2691DE55" w14:textId="77777777" w:rsidR="00976D6B" w:rsidRDefault="00976D6B">
      <w:pPr>
        <w:pStyle w:val="TOC4"/>
        <w:tabs>
          <w:tab w:val="right" w:leader="dot" w:pos="9350"/>
        </w:tabs>
        <w:rPr>
          <w:ins w:id="176" w:author="Gerard" w:date="2014-06-20T17:32:00Z"/>
          <w:rFonts w:asciiTheme="minorHAnsi" w:eastAsiaTheme="minorEastAsia" w:hAnsiTheme="minorHAnsi" w:cstheme="minorBidi"/>
          <w:noProof/>
          <w:sz w:val="24"/>
          <w:szCs w:val="24"/>
          <w:lang w:eastAsia="ja-JP"/>
        </w:rPr>
      </w:pPr>
      <w:ins w:id="177" w:author="Gerard" w:date="2014-06-20T17:32:00Z">
        <w:r>
          <w:rPr>
            <w:noProof/>
          </w:rPr>
          <w:t>3.10.2.3. Mixture Normal Traction</w:t>
        </w:r>
        <w:r>
          <w:rPr>
            <w:noProof/>
          </w:rPr>
          <w:tab/>
        </w:r>
        <w:r>
          <w:rPr>
            <w:noProof/>
          </w:rPr>
          <w:fldChar w:fldCharType="begin"/>
        </w:r>
        <w:r>
          <w:rPr>
            <w:noProof/>
          </w:rPr>
          <w:instrText xml:space="preserve"> PAGEREF _Toc264904942 \h </w:instrText>
        </w:r>
        <w:r>
          <w:rPr>
            <w:noProof/>
          </w:rPr>
        </w:r>
      </w:ins>
      <w:r>
        <w:rPr>
          <w:noProof/>
        </w:rPr>
        <w:fldChar w:fldCharType="separate"/>
      </w:r>
      <w:ins w:id="178" w:author="Gerard" w:date="2014-06-20T17:32:00Z">
        <w:r>
          <w:rPr>
            <w:noProof/>
          </w:rPr>
          <w:t>39</w:t>
        </w:r>
        <w:r>
          <w:rPr>
            <w:noProof/>
          </w:rPr>
          <w:fldChar w:fldCharType="end"/>
        </w:r>
      </w:ins>
    </w:p>
    <w:p w14:paraId="450B39DF" w14:textId="77777777" w:rsidR="00976D6B" w:rsidRDefault="00976D6B">
      <w:pPr>
        <w:pStyle w:val="TOC4"/>
        <w:tabs>
          <w:tab w:val="right" w:leader="dot" w:pos="9350"/>
        </w:tabs>
        <w:rPr>
          <w:ins w:id="179" w:author="Gerard" w:date="2014-06-20T17:32:00Z"/>
          <w:rFonts w:asciiTheme="minorHAnsi" w:eastAsiaTheme="minorEastAsia" w:hAnsiTheme="minorHAnsi" w:cstheme="minorBidi"/>
          <w:noProof/>
          <w:sz w:val="24"/>
          <w:szCs w:val="24"/>
          <w:lang w:eastAsia="ja-JP"/>
        </w:rPr>
      </w:pPr>
      <w:ins w:id="180" w:author="Gerard" w:date="2014-06-20T17:32:00Z">
        <w:r>
          <w:rPr>
            <w:noProof/>
          </w:rPr>
          <w:t>3.10.2.4. Fluid Flux</w:t>
        </w:r>
        <w:r>
          <w:rPr>
            <w:noProof/>
          </w:rPr>
          <w:tab/>
        </w:r>
        <w:r>
          <w:rPr>
            <w:noProof/>
          </w:rPr>
          <w:fldChar w:fldCharType="begin"/>
        </w:r>
        <w:r>
          <w:rPr>
            <w:noProof/>
          </w:rPr>
          <w:instrText xml:space="preserve"> PAGEREF _Toc264904943 \h </w:instrText>
        </w:r>
        <w:r>
          <w:rPr>
            <w:noProof/>
          </w:rPr>
        </w:r>
      </w:ins>
      <w:r>
        <w:rPr>
          <w:noProof/>
        </w:rPr>
        <w:fldChar w:fldCharType="separate"/>
      </w:r>
      <w:ins w:id="181" w:author="Gerard" w:date="2014-06-20T17:32:00Z">
        <w:r>
          <w:rPr>
            <w:noProof/>
          </w:rPr>
          <w:t>40</w:t>
        </w:r>
        <w:r>
          <w:rPr>
            <w:noProof/>
          </w:rPr>
          <w:fldChar w:fldCharType="end"/>
        </w:r>
      </w:ins>
    </w:p>
    <w:p w14:paraId="5AB7F56E" w14:textId="77777777" w:rsidR="00976D6B" w:rsidRDefault="00976D6B">
      <w:pPr>
        <w:pStyle w:val="TOC4"/>
        <w:tabs>
          <w:tab w:val="right" w:leader="dot" w:pos="9350"/>
        </w:tabs>
        <w:rPr>
          <w:ins w:id="182" w:author="Gerard" w:date="2014-06-20T17:32:00Z"/>
          <w:rFonts w:asciiTheme="minorHAnsi" w:eastAsiaTheme="minorEastAsia" w:hAnsiTheme="minorHAnsi" w:cstheme="minorBidi"/>
          <w:noProof/>
          <w:sz w:val="24"/>
          <w:szCs w:val="24"/>
          <w:lang w:eastAsia="ja-JP"/>
        </w:rPr>
      </w:pPr>
      <w:ins w:id="183" w:author="Gerard" w:date="2014-06-20T17:32:00Z">
        <w:r>
          <w:rPr>
            <w:noProof/>
          </w:rPr>
          <w:t>3.10.2.5. Solute Flux</w:t>
        </w:r>
        <w:r>
          <w:rPr>
            <w:noProof/>
          </w:rPr>
          <w:tab/>
        </w:r>
        <w:r>
          <w:rPr>
            <w:noProof/>
          </w:rPr>
          <w:fldChar w:fldCharType="begin"/>
        </w:r>
        <w:r>
          <w:rPr>
            <w:noProof/>
          </w:rPr>
          <w:instrText xml:space="preserve"> PAGEREF _Toc264904944 \h </w:instrText>
        </w:r>
        <w:r>
          <w:rPr>
            <w:noProof/>
          </w:rPr>
        </w:r>
      </w:ins>
      <w:r>
        <w:rPr>
          <w:noProof/>
        </w:rPr>
        <w:fldChar w:fldCharType="separate"/>
      </w:r>
      <w:ins w:id="184" w:author="Gerard" w:date="2014-06-20T17:32:00Z">
        <w:r>
          <w:rPr>
            <w:noProof/>
          </w:rPr>
          <w:t>42</w:t>
        </w:r>
        <w:r>
          <w:rPr>
            <w:noProof/>
          </w:rPr>
          <w:fldChar w:fldCharType="end"/>
        </w:r>
      </w:ins>
    </w:p>
    <w:p w14:paraId="5E4F597F" w14:textId="77777777" w:rsidR="00976D6B" w:rsidRDefault="00976D6B">
      <w:pPr>
        <w:pStyle w:val="TOC4"/>
        <w:tabs>
          <w:tab w:val="right" w:leader="dot" w:pos="9350"/>
        </w:tabs>
        <w:rPr>
          <w:ins w:id="185" w:author="Gerard" w:date="2014-06-20T17:32:00Z"/>
          <w:rFonts w:asciiTheme="minorHAnsi" w:eastAsiaTheme="minorEastAsia" w:hAnsiTheme="minorHAnsi" w:cstheme="minorBidi"/>
          <w:noProof/>
          <w:sz w:val="24"/>
          <w:szCs w:val="24"/>
          <w:lang w:eastAsia="ja-JP"/>
        </w:rPr>
      </w:pPr>
      <w:ins w:id="186" w:author="Gerard" w:date="2014-06-20T17:32:00Z">
        <w:r>
          <w:rPr>
            <w:noProof/>
          </w:rPr>
          <w:t>3.10.2.6. Heat Flux</w:t>
        </w:r>
        <w:r>
          <w:rPr>
            <w:noProof/>
          </w:rPr>
          <w:tab/>
        </w:r>
        <w:r>
          <w:rPr>
            <w:noProof/>
          </w:rPr>
          <w:fldChar w:fldCharType="begin"/>
        </w:r>
        <w:r>
          <w:rPr>
            <w:noProof/>
          </w:rPr>
          <w:instrText xml:space="preserve"> PAGEREF _Toc264904945 \h </w:instrText>
        </w:r>
        <w:r>
          <w:rPr>
            <w:noProof/>
          </w:rPr>
        </w:r>
      </w:ins>
      <w:r>
        <w:rPr>
          <w:noProof/>
        </w:rPr>
        <w:fldChar w:fldCharType="separate"/>
      </w:r>
      <w:ins w:id="187" w:author="Gerard" w:date="2014-06-20T17:32:00Z">
        <w:r>
          <w:rPr>
            <w:noProof/>
          </w:rPr>
          <w:t>42</w:t>
        </w:r>
        <w:r>
          <w:rPr>
            <w:noProof/>
          </w:rPr>
          <w:fldChar w:fldCharType="end"/>
        </w:r>
      </w:ins>
    </w:p>
    <w:p w14:paraId="2529437E" w14:textId="77777777" w:rsidR="00976D6B" w:rsidRDefault="00976D6B">
      <w:pPr>
        <w:pStyle w:val="TOC4"/>
        <w:tabs>
          <w:tab w:val="right" w:leader="dot" w:pos="9350"/>
        </w:tabs>
        <w:rPr>
          <w:ins w:id="188" w:author="Gerard" w:date="2014-06-20T17:32:00Z"/>
          <w:rFonts w:asciiTheme="minorHAnsi" w:eastAsiaTheme="minorEastAsia" w:hAnsiTheme="minorHAnsi" w:cstheme="minorBidi"/>
          <w:noProof/>
          <w:sz w:val="24"/>
          <w:szCs w:val="24"/>
          <w:lang w:eastAsia="ja-JP"/>
        </w:rPr>
      </w:pPr>
      <w:ins w:id="189" w:author="Gerard" w:date="2014-06-20T17:32:00Z">
        <w:r>
          <w:rPr>
            <w:noProof/>
          </w:rPr>
          <w:t>3.10.2.7. Convective Heat Flux</w:t>
        </w:r>
        <w:r>
          <w:rPr>
            <w:noProof/>
          </w:rPr>
          <w:tab/>
        </w:r>
        <w:r>
          <w:rPr>
            <w:noProof/>
          </w:rPr>
          <w:fldChar w:fldCharType="begin"/>
        </w:r>
        <w:r>
          <w:rPr>
            <w:noProof/>
          </w:rPr>
          <w:instrText xml:space="preserve"> PAGEREF _Toc264904946 \h </w:instrText>
        </w:r>
        <w:r>
          <w:rPr>
            <w:noProof/>
          </w:rPr>
        </w:r>
      </w:ins>
      <w:r>
        <w:rPr>
          <w:noProof/>
        </w:rPr>
        <w:fldChar w:fldCharType="separate"/>
      </w:r>
      <w:ins w:id="190" w:author="Gerard" w:date="2014-06-20T17:32:00Z">
        <w:r>
          <w:rPr>
            <w:noProof/>
          </w:rPr>
          <w:t>43</w:t>
        </w:r>
        <w:r>
          <w:rPr>
            <w:noProof/>
          </w:rPr>
          <w:fldChar w:fldCharType="end"/>
        </w:r>
      </w:ins>
    </w:p>
    <w:p w14:paraId="3B0EF0E5" w14:textId="77777777" w:rsidR="00976D6B" w:rsidRDefault="00976D6B">
      <w:pPr>
        <w:pStyle w:val="TOC3"/>
        <w:tabs>
          <w:tab w:val="right" w:leader="dot" w:pos="9350"/>
        </w:tabs>
        <w:rPr>
          <w:ins w:id="191" w:author="Gerard" w:date="2014-06-20T17:32:00Z"/>
          <w:rFonts w:asciiTheme="minorHAnsi" w:eastAsiaTheme="minorEastAsia" w:hAnsiTheme="minorHAnsi" w:cstheme="minorBidi"/>
          <w:i w:val="0"/>
          <w:iCs w:val="0"/>
          <w:noProof/>
          <w:sz w:val="24"/>
          <w:szCs w:val="24"/>
          <w:lang w:eastAsia="ja-JP"/>
        </w:rPr>
      </w:pPr>
      <w:ins w:id="192" w:author="Gerard" w:date="2014-06-20T17:32:00Z">
        <w:r w:rsidRPr="000A7E2C">
          <w:rPr>
            <w:noProof/>
            <w:color w:val="000000"/>
          </w:rPr>
          <w:t>3.10.3.</w:t>
        </w:r>
        <w:r>
          <w:rPr>
            <w:noProof/>
          </w:rPr>
          <w:t xml:space="preserve"> Body Loads</w:t>
        </w:r>
        <w:r>
          <w:rPr>
            <w:noProof/>
          </w:rPr>
          <w:tab/>
        </w:r>
        <w:r>
          <w:rPr>
            <w:noProof/>
          </w:rPr>
          <w:fldChar w:fldCharType="begin"/>
        </w:r>
        <w:r>
          <w:rPr>
            <w:noProof/>
          </w:rPr>
          <w:instrText xml:space="preserve"> PAGEREF _Toc264904947 \h </w:instrText>
        </w:r>
        <w:r>
          <w:rPr>
            <w:noProof/>
          </w:rPr>
        </w:r>
      </w:ins>
      <w:r>
        <w:rPr>
          <w:noProof/>
        </w:rPr>
        <w:fldChar w:fldCharType="separate"/>
      </w:r>
      <w:ins w:id="193" w:author="Gerard" w:date="2014-06-20T17:32:00Z">
        <w:r>
          <w:rPr>
            <w:noProof/>
          </w:rPr>
          <w:t>43</w:t>
        </w:r>
        <w:r>
          <w:rPr>
            <w:noProof/>
          </w:rPr>
          <w:fldChar w:fldCharType="end"/>
        </w:r>
      </w:ins>
    </w:p>
    <w:p w14:paraId="473C5CE7" w14:textId="77777777" w:rsidR="00976D6B" w:rsidRDefault="00976D6B">
      <w:pPr>
        <w:pStyle w:val="TOC4"/>
        <w:tabs>
          <w:tab w:val="right" w:leader="dot" w:pos="9350"/>
        </w:tabs>
        <w:rPr>
          <w:ins w:id="194" w:author="Gerard" w:date="2014-06-20T17:32:00Z"/>
          <w:rFonts w:asciiTheme="minorHAnsi" w:eastAsiaTheme="minorEastAsia" w:hAnsiTheme="minorHAnsi" w:cstheme="minorBidi"/>
          <w:noProof/>
          <w:sz w:val="24"/>
          <w:szCs w:val="24"/>
          <w:lang w:eastAsia="ja-JP"/>
        </w:rPr>
      </w:pPr>
      <w:ins w:id="195" w:author="Gerard" w:date="2014-06-20T17:32:00Z">
        <w:r>
          <w:rPr>
            <w:noProof/>
          </w:rPr>
          <w:t>3.10.3.1. Constant Body Force</w:t>
        </w:r>
        <w:r>
          <w:rPr>
            <w:noProof/>
          </w:rPr>
          <w:tab/>
        </w:r>
        <w:r>
          <w:rPr>
            <w:noProof/>
          </w:rPr>
          <w:fldChar w:fldCharType="begin"/>
        </w:r>
        <w:r>
          <w:rPr>
            <w:noProof/>
          </w:rPr>
          <w:instrText xml:space="preserve"> PAGEREF _Toc264904948 \h </w:instrText>
        </w:r>
        <w:r>
          <w:rPr>
            <w:noProof/>
          </w:rPr>
        </w:r>
      </w:ins>
      <w:r>
        <w:rPr>
          <w:noProof/>
        </w:rPr>
        <w:fldChar w:fldCharType="separate"/>
      </w:r>
      <w:ins w:id="196" w:author="Gerard" w:date="2014-06-20T17:32:00Z">
        <w:r>
          <w:rPr>
            <w:noProof/>
          </w:rPr>
          <w:t>43</w:t>
        </w:r>
        <w:r>
          <w:rPr>
            <w:noProof/>
          </w:rPr>
          <w:fldChar w:fldCharType="end"/>
        </w:r>
      </w:ins>
    </w:p>
    <w:p w14:paraId="71C4F058" w14:textId="77777777" w:rsidR="00976D6B" w:rsidRDefault="00976D6B">
      <w:pPr>
        <w:pStyle w:val="TOC4"/>
        <w:tabs>
          <w:tab w:val="right" w:leader="dot" w:pos="9350"/>
        </w:tabs>
        <w:rPr>
          <w:ins w:id="197" w:author="Gerard" w:date="2014-06-20T17:32:00Z"/>
          <w:rFonts w:asciiTheme="minorHAnsi" w:eastAsiaTheme="minorEastAsia" w:hAnsiTheme="minorHAnsi" w:cstheme="minorBidi"/>
          <w:noProof/>
          <w:sz w:val="24"/>
          <w:szCs w:val="24"/>
          <w:lang w:eastAsia="ja-JP"/>
        </w:rPr>
      </w:pPr>
      <w:ins w:id="198" w:author="Gerard" w:date="2014-06-20T17:32:00Z">
        <w:r>
          <w:rPr>
            <w:noProof/>
          </w:rPr>
          <w:t>3.10.3.2. Non-Constant Body Force</w:t>
        </w:r>
        <w:r>
          <w:rPr>
            <w:noProof/>
          </w:rPr>
          <w:tab/>
        </w:r>
        <w:r>
          <w:rPr>
            <w:noProof/>
          </w:rPr>
          <w:fldChar w:fldCharType="begin"/>
        </w:r>
        <w:r>
          <w:rPr>
            <w:noProof/>
          </w:rPr>
          <w:instrText xml:space="preserve"> PAGEREF _Toc264904949 \h </w:instrText>
        </w:r>
        <w:r>
          <w:rPr>
            <w:noProof/>
          </w:rPr>
        </w:r>
      </w:ins>
      <w:r>
        <w:rPr>
          <w:noProof/>
        </w:rPr>
        <w:fldChar w:fldCharType="separate"/>
      </w:r>
      <w:ins w:id="199" w:author="Gerard" w:date="2014-06-20T17:32:00Z">
        <w:r>
          <w:rPr>
            <w:noProof/>
          </w:rPr>
          <w:t>43</w:t>
        </w:r>
        <w:r>
          <w:rPr>
            <w:noProof/>
          </w:rPr>
          <w:fldChar w:fldCharType="end"/>
        </w:r>
      </w:ins>
    </w:p>
    <w:p w14:paraId="2B45456C" w14:textId="77777777" w:rsidR="00976D6B" w:rsidRDefault="00976D6B">
      <w:pPr>
        <w:pStyle w:val="TOC4"/>
        <w:tabs>
          <w:tab w:val="right" w:leader="dot" w:pos="9350"/>
        </w:tabs>
        <w:rPr>
          <w:ins w:id="200" w:author="Gerard" w:date="2014-06-20T17:32:00Z"/>
          <w:rFonts w:asciiTheme="minorHAnsi" w:eastAsiaTheme="minorEastAsia" w:hAnsiTheme="minorHAnsi" w:cstheme="minorBidi"/>
          <w:noProof/>
          <w:sz w:val="24"/>
          <w:szCs w:val="24"/>
          <w:lang w:eastAsia="ja-JP"/>
        </w:rPr>
      </w:pPr>
      <w:ins w:id="201" w:author="Gerard" w:date="2014-06-20T17:32:00Z">
        <w:r>
          <w:rPr>
            <w:noProof/>
          </w:rPr>
          <w:t>3.10.3.3. Centrifugal Force</w:t>
        </w:r>
        <w:r>
          <w:rPr>
            <w:noProof/>
          </w:rPr>
          <w:tab/>
        </w:r>
        <w:r>
          <w:rPr>
            <w:noProof/>
          </w:rPr>
          <w:fldChar w:fldCharType="begin"/>
        </w:r>
        <w:r>
          <w:rPr>
            <w:noProof/>
          </w:rPr>
          <w:instrText xml:space="preserve"> PAGEREF _Toc264904950 \h </w:instrText>
        </w:r>
        <w:r>
          <w:rPr>
            <w:noProof/>
          </w:rPr>
        </w:r>
      </w:ins>
      <w:r>
        <w:rPr>
          <w:noProof/>
        </w:rPr>
        <w:fldChar w:fldCharType="separate"/>
      </w:r>
      <w:ins w:id="202" w:author="Gerard" w:date="2014-06-20T17:32:00Z">
        <w:r>
          <w:rPr>
            <w:noProof/>
          </w:rPr>
          <w:t>44</w:t>
        </w:r>
        <w:r>
          <w:rPr>
            <w:noProof/>
          </w:rPr>
          <w:fldChar w:fldCharType="end"/>
        </w:r>
      </w:ins>
    </w:p>
    <w:p w14:paraId="1B8517FA" w14:textId="77777777" w:rsidR="00976D6B" w:rsidRDefault="00976D6B">
      <w:pPr>
        <w:pStyle w:val="TOC4"/>
        <w:tabs>
          <w:tab w:val="right" w:leader="dot" w:pos="9350"/>
        </w:tabs>
        <w:rPr>
          <w:ins w:id="203" w:author="Gerard" w:date="2014-06-20T17:32:00Z"/>
          <w:rFonts w:asciiTheme="minorHAnsi" w:eastAsiaTheme="minorEastAsia" w:hAnsiTheme="minorHAnsi" w:cstheme="minorBidi"/>
          <w:noProof/>
          <w:sz w:val="24"/>
          <w:szCs w:val="24"/>
          <w:lang w:eastAsia="ja-JP"/>
        </w:rPr>
      </w:pPr>
      <w:ins w:id="204" w:author="Gerard" w:date="2014-06-20T17:32:00Z">
        <w:r>
          <w:rPr>
            <w:noProof/>
          </w:rPr>
          <w:t>3.10.3.4. Heat source</w:t>
        </w:r>
        <w:r>
          <w:rPr>
            <w:noProof/>
          </w:rPr>
          <w:tab/>
        </w:r>
        <w:r>
          <w:rPr>
            <w:noProof/>
          </w:rPr>
          <w:fldChar w:fldCharType="begin"/>
        </w:r>
        <w:r>
          <w:rPr>
            <w:noProof/>
          </w:rPr>
          <w:instrText xml:space="preserve"> PAGEREF _Toc264904951 \h </w:instrText>
        </w:r>
        <w:r>
          <w:rPr>
            <w:noProof/>
          </w:rPr>
        </w:r>
      </w:ins>
      <w:r>
        <w:rPr>
          <w:noProof/>
        </w:rPr>
        <w:fldChar w:fldCharType="separate"/>
      </w:r>
      <w:ins w:id="205" w:author="Gerard" w:date="2014-06-20T17:32:00Z">
        <w:r>
          <w:rPr>
            <w:noProof/>
          </w:rPr>
          <w:t>44</w:t>
        </w:r>
        <w:r>
          <w:rPr>
            <w:noProof/>
          </w:rPr>
          <w:fldChar w:fldCharType="end"/>
        </w:r>
      </w:ins>
    </w:p>
    <w:p w14:paraId="5BF5A032" w14:textId="77777777" w:rsidR="00976D6B" w:rsidRDefault="00976D6B">
      <w:pPr>
        <w:pStyle w:val="TOC2"/>
        <w:tabs>
          <w:tab w:val="right" w:leader="dot" w:pos="9350"/>
        </w:tabs>
        <w:rPr>
          <w:ins w:id="206" w:author="Gerard" w:date="2014-06-20T17:32:00Z"/>
          <w:rFonts w:asciiTheme="minorHAnsi" w:eastAsiaTheme="minorEastAsia" w:hAnsiTheme="minorHAnsi" w:cstheme="minorBidi"/>
          <w:smallCaps w:val="0"/>
          <w:noProof/>
          <w:sz w:val="24"/>
          <w:szCs w:val="24"/>
          <w:lang w:eastAsia="ja-JP"/>
        </w:rPr>
      </w:pPr>
      <w:ins w:id="207" w:author="Gerard" w:date="2014-06-20T17:32:00Z">
        <w:r>
          <w:rPr>
            <w:noProof/>
          </w:rPr>
          <w:t>3.11. Contact Section</w:t>
        </w:r>
        <w:r>
          <w:rPr>
            <w:noProof/>
          </w:rPr>
          <w:tab/>
        </w:r>
        <w:r>
          <w:rPr>
            <w:noProof/>
          </w:rPr>
          <w:fldChar w:fldCharType="begin"/>
        </w:r>
        <w:r>
          <w:rPr>
            <w:noProof/>
          </w:rPr>
          <w:instrText xml:space="preserve"> PAGEREF _Toc264904952 \h </w:instrText>
        </w:r>
        <w:r>
          <w:rPr>
            <w:noProof/>
          </w:rPr>
        </w:r>
      </w:ins>
      <w:r>
        <w:rPr>
          <w:noProof/>
        </w:rPr>
        <w:fldChar w:fldCharType="separate"/>
      </w:r>
      <w:ins w:id="208" w:author="Gerard" w:date="2014-06-20T17:32:00Z">
        <w:r>
          <w:rPr>
            <w:noProof/>
          </w:rPr>
          <w:t>45</w:t>
        </w:r>
        <w:r>
          <w:rPr>
            <w:noProof/>
          </w:rPr>
          <w:fldChar w:fldCharType="end"/>
        </w:r>
      </w:ins>
    </w:p>
    <w:p w14:paraId="790F77DA" w14:textId="77777777" w:rsidR="00976D6B" w:rsidRDefault="00976D6B">
      <w:pPr>
        <w:pStyle w:val="TOC3"/>
        <w:tabs>
          <w:tab w:val="right" w:leader="dot" w:pos="9350"/>
        </w:tabs>
        <w:rPr>
          <w:ins w:id="209" w:author="Gerard" w:date="2014-06-20T17:32:00Z"/>
          <w:rFonts w:asciiTheme="minorHAnsi" w:eastAsiaTheme="minorEastAsia" w:hAnsiTheme="minorHAnsi" w:cstheme="minorBidi"/>
          <w:i w:val="0"/>
          <w:iCs w:val="0"/>
          <w:noProof/>
          <w:sz w:val="24"/>
          <w:szCs w:val="24"/>
          <w:lang w:eastAsia="ja-JP"/>
        </w:rPr>
      </w:pPr>
      <w:ins w:id="210" w:author="Gerard" w:date="2014-06-20T17:32:00Z">
        <w:r w:rsidRPr="000A7E2C">
          <w:rPr>
            <w:noProof/>
            <w:color w:val="000000"/>
          </w:rPr>
          <w:t>3.11.1.</w:t>
        </w:r>
        <w:r>
          <w:rPr>
            <w:noProof/>
          </w:rPr>
          <w:t xml:space="preserve"> Sliding Interfaces</w:t>
        </w:r>
        <w:r>
          <w:rPr>
            <w:noProof/>
          </w:rPr>
          <w:tab/>
        </w:r>
        <w:r>
          <w:rPr>
            <w:noProof/>
          </w:rPr>
          <w:fldChar w:fldCharType="begin"/>
        </w:r>
        <w:r>
          <w:rPr>
            <w:noProof/>
          </w:rPr>
          <w:instrText xml:space="preserve"> PAGEREF _Toc264904953 \h </w:instrText>
        </w:r>
        <w:r>
          <w:rPr>
            <w:noProof/>
          </w:rPr>
        </w:r>
      </w:ins>
      <w:r>
        <w:rPr>
          <w:noProof/>
        </w:rPr>
        <w:fldChar w:fldCharType="separate"/>
      </w:r>
      <w:ins w:id="211" w:author="Gerard" w:date="2014-06-20T17:32:00Z">
        <w:r>
          <w:rPr>
            <w:noProof/>
          </w:rPr>
          <w:t>45</w:t>
        </w:r>
        <w:r>
          <w:rPr>
            <w:noProof/>
          </w:rPr>
          <w:fldChar w:fldCharType="end"/>
        </w:r>
      </w:ins>
    </w:p>
    <w:p w14:paraId="6175D04B" w14:textId="77777777" w:rsidR="00976D6B" w:rsidRDefault="00976D6B">
      <w:pPr>
        <w:pStyle w:val="TOC3"/>
        <w:tabs>
          <w:tab w:val="right" w:leader="dot" w:pos="9350"/>
        </w:tabs>
        <w:rPr>
          <w:ins w:id="212" w:author="Gerard" w:date="2014-06-20T17:32:00Z"/>
          <w:rFonts w:asciiTheme="minorHAnsi" w:eastAsiaTheme="minorEastAsia" w:hAnsiTheme="minorHAnsi" w:cstheme="minorBidi"/>
          <w:i w:val="0"/>
          <w:iCs w:val="0"/>
          <w:noProof/>
          <w:sz w:val="24"/>
          <w:szCs w:val="24"/>
          <w:lang w:eastAsia="ja-JP"/>
        </w:rPr>
      </w:pPr>
      <w:ins w:id="213" w:author="Gerard" w:date="2014-06-20T17:32:00Z">
        <w:r w:rsidRPr="000A7E2C">
          <w:rPr>
            <w:noProof/>
            <w:color w:val="000000"/>
          </w:rPr>
          <w:t>3.11.2.</w:t>
        </w:r>
        <w:r>
          <w:rPr>
            <w:noProof/>
          </w:rPr>
          <w:t xml:space="preserve"> Biphasic Contact</w:t>
        </w:r>
        <w:r>
          <w:rPr>
            <w:noProof/>
          </w:rPr>
          <w:tab/>
        </w:r>
        <w:r>
          <w:rPr>
            <w:noProof/>
          </w:rPr>
          <w:fldChar w:fldCharType="begin"/>
        </w:r>
        <w:r>
          <w:rPr>
            <w:noProof/>
          </w:rPr>
          <w:instrText xml:space="preserve"> PAGEREF _Toc264904954 \h </w:instrText>
        </w:r>
        <w:r>
          <w:rPr>
            <w:noProof/>
          </w:rPr>
        </w:r>
      </w:ins>
      <w:r>
        <w:rPr>
          <w:noProof/>
        </w:rPr>
        <w:fldChar w:fldCharType="separate"/>
      </w:r>
      <w:ins w:id="214" w:author="Gerard" w:date="2014-06-20T17:32:00Z">
        <w:r>
          <w:rPr>
            <w:noProof/>
          </w:rPr>
          <w:t>50</w:t>
        </w:r>
        <w:r>
          <w:rPr>
            <w:noProof/>
          </w:rPr>
          <w:fldChar w:fldCharType="end"/>
        </w:r>
      </w:ins>
    </w:p>
    <w:p w14:paraId="7FC4AEE0" w14:textId="77777777" w:rsidR="00976D6B" w:rsidRDefault="00976D6B">
      <w:pPr>
        <w:pStyle w:val="TOC3"/>
        <w:tabs>
          <w:tab w:val="right" w:leader="dot" w:pos="9350"/>
        </w:tabs>
        <w:rPr>
          <w:ins w:id="215" w:author="Gerard" w:date="2014-06-20T17:32:00Z"/>
          <w:rFonts w:asciiTheme="minorHAnsi" w:eastAsiaTheme="minorEastAsia" w:hAnsiTheme="minorHAnsi" w:cstheme="minorBidi"/>
          <w:i w:val="0"/>
          <w:iCs w:val="0"/>
          <w:noProof/>
          <w:sz w:val="24"/>
          <w:szCs w:val="24"/>
          <w:lang w:eastAsia="ja-JP"/>
        </w:rPr>
      </w:pPr>
      <w:ins w:id="216" w:author="Gerard" w:date="2014-06-20T17:32:00Z">
        <w:r w:rsidRPr="000A7E2C">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_Toc264904955 \h </w:instrText>
        </w:r>
        <w:r>
          <w:rPr>
            <w:noProof/>
          </w:rPr>
        </w:r>
      </w:ins>
      <w:r>
        <w:rPr>
          <w:noProof/>
        </w:rPr>
        <w:fldChar w:fldCharType="separate"/>
      </w:r>
      <w:ins w:id="217" w:author="Gerard" w:date="2014-06-20T17:32:00Z">
        <w:r>
          <w:rPr>
            <w:noProof/>
          </w:rPr>
          <w:t>51</w:t>
        </w:r>
        <w:r>
          <w:rPr>
            <w:noProof/>
          </w:rPr>
          <w:fldChar w:fldCharType="end"/>
        </w:r>
      </w:ins>
    </w:p>
    <w:p w14:paraId="3775BB37" w14:textId="77777777" w:rsidR="00976D6B" w:rsidRDefault="00976D6B">
      <w:pPr>
        <w:pStyle w:val="TOC3"/>
        <w:tabs>
          <w:tab w:val="right" w:leader="dot" w:pos="9350"/>
        </w:tabs>
        <w:rPr>
          <w:ins w:id="218" w:author="Gerard" w:date="2014-06-20T17:32:00Z"/>
          <w:rFonts w:asciiTheme="minorHAnsi" w:eastAsiaTheme="minorEastAsia" w:hAnsiTheme="minorHAnsi" w:cstheme="minorBidi"/>
          <w:i w:val="0"/>
          <w:iCs w:val="0"/>
          <w:noProof/>
          <w:sz w:val="24"/>
          <w:szCs w:val="24"/>
          <w:lang w:eastAsia="ja-JP"/>
        </w:rPr>
      </w:pPr>
      <w:ins w:id="219" w:author="Gerard" w:date="2014-06-20T17:32:00Z">
        <w:r w:rsidRPr="000A7E2C">
          <w:rPr>
            <w:noProof/>
            <w:color w:val="000000"/>
          </w:rPr>
          <w:t>3.11.4.</w:t>
        </w:r>
        <w:r>
          <w:rPr>
            <w:noProof/>
          </w:rPr>
          <w:t xml:space="preserve"> Rigid Wall Interfaces</w:t>
        </w:r>
        <w:r>
          <w:rPr>
            <w:noProof/>
          </w:rPr>
          <w:tab/>
        </w:r>
        <w:r>
          <w:rPr>
            <w:noProof/>
          </w:rPr>
          <w:fldChar w:fldCharType="begin"/>
        </w:r>
        <w:r>
          <w:rPr>
            <w:noProof/>
          </w:rPr>
          <w:instrText xml:space="preserve"> PAGEREF _Toc264904956 \h </w:instrText>
        </w:r>
        <w:r>
          <w:rPr>
            <w:noProof/>
          </w:rPr>
        </w:r>
      </w:ins>
      <w:r>
        <w:rPr>
          <w:noProof/>
        </w:rPr>
        <w:fldChar w:fldCharType="separate"/>
      </w:r>
      <w:ins w:id="220" w:author="Gerard" w:date="2014-06-20T17:32:00Z">
        <w:r>
          <w:rPr>
            <w:noProof/>
          </w:rPr>
          <w:t>52</w:t>
        </w:r>
        <w:r>
          <w:rPr>
            <w:noProof/>
          </w:rPr>
          <w:fldChar w:fldCharType="end"/>
        </w:r>
      </w:ins>
    </w:p>
    <w:p w14:paraId="3A9BFFED" w14:textId="77777777" w:rsidR="00976D6B" w:rsidRDefault="00976D6B">
      <w:pPr>
        <w:pStyle w:val="TOC3"/>
        <w:tabs>
          <w:tab w:val="right" w:leader="dot" w:pos="9350"/>
        </w:tabs>
        <w:rPr>
          <w:ins w:id="221" w:author="Gerard" w:date="2014-06-20T17:32:00Z"/>
          <w:rFonts w:asciiTheme="minorHAnsi" w:eastAsiaTheme="minorEastAsia" w:hAnsiTheme="minorHAnsi" w:cstheme="minorBidi"/>
          <w:i w:val="0"/>
          <w:iCs w:val="0"/>
          <w:noProof/>
          <w:sz w:val="24"/>
          <w:szCs w:val="24"/>
          <w:lang w:eastAsia="ja-JP"/>
        </w:rPr>
      </w:pPr>
      <w:ins w:id="222" w:author="Gerard" w:date="2014-06-20T17:32:00Z">
        <w:r w:rsidRPr="000A7E2C">
          <w:rPr>
            <w:noProof/>
            <w:color w:val="000000"/>
          </w:rPr>
          <w:t>3.11.5.</w:t>
        </w:r>
        <w:r>
          <w:rPr>
            <w:noProof/>
          </w:rPr>
          <w:t xml:space="preserve"> Tied Interfaces</w:t>
        </w:r>
        <w:r>
          <w:rPr>
            <w:noProof/>
          </w:rPr>
          <w:tab/>
        </w:r>
        <w:r>
          <w:rPr>
            <w:noProof/>
          </w:rPr>
          <w:fldChar w:fldCharType="begin"/>
        </w:r>
        <w:r>
          <w:rPr>
            <w:noProof/>
          </w:rPr>
          <w:instrText xml:space="preserve"> PAGEREF _Toc264904957 \h </w:instrText>
        </w:r>
        <w:r>
          <w:rPr>
            <w:noProof/>
          </w:rPr>
        </w:r>
      </w:ins>
      <w:r>
        <w:rPr>
          <w:noProof/>
        </w:rPr>
        <w:fldChar w:fldCharType="separate"/>
      </w:r>
      <w:ins w:id="223" w:author="Gerard" w:date="2014-06-20T17:32:00Z">
        <w:r>
          <w:rPr>
            <w:noProof/>
          </w:rPr>
          <w:t>53</w:t>
        </w:r>
        <w:r>
          <w:rPr>
            <w:noProof/>
          </w:rPr>
          <w:fldChar w:fldCharType="end"/>
        </w:r>
      </w:ins>
    </w:p>
    <w:p w14:paraId="0DB603DD" w14:textId="77777777" w:rsidR="00976D6B" w:rsidRDefault="00976D6B">
      <w:pPr>
        <w:pStyle w:val="TOC3"/>
        <w:tabs>
          <w:tab w:val="right" w:leader="dot" w:pos="9350"/>
        </w:tabs>
        <w:rPr>
          <w:ins w:id="224" w:author="Gerard" w:date="2014-06-20T17:32:00Z"/>
          <w:rFonts w:asciiTheme="minorHAnsi" w:eastAsiaTheme="minorEastAsia" w:hAnsiTheme="minorHAnsi" w:cstheme="minorBidi"/>
          <w:i w:val="0"/>
          <w:iCs w:val="0"/>
          <w:noProof/>
          <w:sz w:val="24"/>
          <w:szCs w:val="24"/>
          <w:lang w:eastAsia="ja-JP"/>
        </w:rPr>
      </w:pPr>
      <w:ins w:id="225" w:author="Gerard" w:date="2014-06-20T17:32:00Z">
        <w:r w:rsidRPr="000A7E2C">
          <w:rPr>
            <w:noProof/>
            <w:color w:val="000000"/>
          </w:rPr>
          <w:t>3.11.6.</w:t>
        </w:r>
        <w:r>
          <w:rPr>
            <w:noProof/>
          </w:rPr>
          <w:t xml:space="preserve"> Tied Biphasic Interfaces</w:t>
        </w:r>
        <w:r>
          <w:rPr>
            <w:noProof/>
          </w:rPr>
          <w:tab/>
        </w:r>
        <w:r>
          <w:rPr>
            <w:noProof/>
          </w:rPr>
          <w:fldChar w:fldCharType="begin"/>
        </w:r>
        <w:r>
          <w:rPr>
            <w:noProof/>
          </w:rPr>
          <w:instrText xml:space="preserve"> PAGEREF _Toc264904958 \h </w:instrText>
        </w:r>
        <w:r>
          <w:rPr>
            <w:noProof/>
          </w:rPr>
        </w:r>
      </w:ins>
      <w:r>
        <w:rPr>
          <w:noProof/>
        </w:rPr>
        <w:fldChar w:fldCharType="separate"/>
      </w:r>
      <w:ins w:id="226" w:author="Gerard" w:date="2014-06-20T17:32:00Z">
        <w:r>
          <w:rPr>
            <w:noProof/>
          </w:rPr>
          <w:t>53</w:t>
        </w:r>
        <w:r>
          <w:rPr>
            <w:noProof/>
          </w:rPr>
          <w:fldChar w:fldCharType="end"/>
        </w:r>
      </w:ins>
    </w:p>
    <w:p w14:paraId="1ABEE3D1" w14:textId="77777777" w:rsidR="00976D6B" w:rsidRDefault="00976D6B">
      <w:pPr>
        <w:pStyle w:val="TOC3"/>
        <w:tabs>
          <w:tab w:val="right" w:leader="dot" w:pos="9350"/>
        </w:tabs>
        <w:rPr>
          <w:ins w:id="227" w:author="Gerard" w:date="2014-06-20T17:32:00Z"/>
          <w:rFonts w:asciiTheme="minorHAnsi" w:eastAsiaTheme="minorEastAsia" w:hAnsiTheme="minorHAnsi" w:cstheme="minorBidi"/>
          <w:i w:val="0"/>
          <w:iCs w:val="0"/>
          <w:noProof/>
          <w:sz w:val="24"/>
          <w:szCs w:val="24"/>
          <w:lang w:eastAsia="ja-JP"/>
        </w:rPr>
      </w:pPr>
      <w:ins w:id="228" w:author="Gerard" w:date="2014-06-20T17:32:00Z">
        <w:r w:rsidRPr="000A7E2C">
          <w:rPr>
            <w:noProof/>
            <w:color w:val="000000"/>
          </w:rPr>
          <w:t>3.11.7.</w:t>
        </w:r>
        <w:r>
          <w:rPr>
            <w:noProof/>
          </w:rPr>
          <w:t xml:space="preserve"> Rigid Interfaces</w:t>
        </w:r>
        <w:r>
          <w:rPr>
            <w:noProof/>
          </w:rPr>
          <w:tab/>
        </w:r>
        <w:r>
          <w:rPr>
            <w:noProof/>
          </w:rPr>
          <w:fldChar w:fldCharType="begin"/>
        </w:r>
        <w:r>
          <w:rPr>
            <w:noProof/>
          </w:rPr>
          <w:instrText xml:space="preserve"> PAGEREF _Toc264904959 \h </w:instrText>
        </w:r>
        <w:r>
          <w:rPr>
            <w:noProof/>
          </w:rPr>
        </w:r>
      </w:ins>
      <w:r>
        <w:rPr>
          <w:noProof/>
        </w:rPr>
        <w:fldChar w:fldCharType="separate"/>
      </w:r>
      <w:ins w:id="229" w:author="Gerard" w:date="2014-06-20T17:32:00Z">
        <w:r>
          <w:rPr>
            <w:noProof/>
          </w:rPr>
          <w:t>54</w:t>
        </w:r>
        <w:r>
          <w:rPr>
            <w:noProof/>
          </w:rPr>
          <w:fldChar w:fldCharType="end"/>
        </w:r>
      </w:ins>
    </w:p>
    <w:p w14:paraId="28369B0D" w14:textId="77777777" w:rsidR="00976D6B" w:rsidRDefault="00976D6B">
      <w:pPr>
        <w:pStyle w:val="TOC3"/>
        <w:tabs>
          <w:tab w:val="right" w:leader="dot" w:pos="9350"/>
        </w:tabs>
        <w:rPr>
          <w:ins w:id="230" w:author="Gerard" w:date="2014-06-20T17:32:00Z"/>
          <w:rFonts w:asciiTheme="minorHAnsi" w:eastAsiaTheme="minorEastAsia" w:hAnsiTheme="minorHAnsi" w:cstheme="minorBidi"/>
          <w:i w:val="0"/>
          <w:iCs w:val="0"/>
          <w:noProof/>
          <w:sz w:val="24"/>
          <w:szCs w:val="24"/>
          <w:lang w:eastAsia="ja-JP"/>
        </w:rPr>
      </w:pPr>
      <w:ins w:id="231" w:author="Gerard" w:date="2014-06-20T17:32:00Z">
        <w:r w:rsidRPr="000A7E2C">
          <w:rPr>
            <w:noProof/>
            <w:color w:val="000000"/>
          </w:rPr>
          <w:t>3.11.8.</w:t>
        </w:r>
        <w:r>
          <w:rPr>
            <w:noProof/>
          </w:rPr>
          <w:t xml:space="preserve"> Rigid Joints</w:t>
        </w:r>
        <w:r>
          <w:rPr>
            <w:noProof/>
          </w:rPr>
          <w:tab/>
        </w:r>
        <w:r>
          <w:rPr>
            <w:noProof/>
          </w:rPr>
          <w:fldChar w:fldCharType="begin"/>
        </w:r>
        <w:r>
          <w:rPr>
            <w:noProof/>
          </w:rPr>
          <w:instrText xml:space="preserve"> PAGEREF _Toc264904960 \h </w:instrText>
        </w:r>
        <w:r>
          <w:rPr>
            <w:noProof/>
          </w:rPr>
        </w:r>
      </w:ins>
      <w:r>
        <w:rPr>
          <w:noProof/>
        </w:rPr>
        <w:fldChar w:fldCharType="separate"/>
      </w:r>
      <w:ins w:id="232" w:author="Gerard" w:date="2014-06-20T17:32:00Z">
        <w:r>
          <w:rPr>
            <w:noProof/>
          </w:rPr>
          <w:t>54</w:t>
        </w:r>
        <w:r>
          <w:rPr>
            <w:noProof/>
          </w:rPr>
          <w:fldChar w:fldCharType="end"/>
        </w:r>
      </w:ins>
    </w:p>
    <w:p w14:paraId="51E6F832" w14:textId="77777777" w:rsidR="00976D6B" w:rsidRDefault="00976D6B">
      <w:pPr>
        <w:pStyle w:val="TOC2"/>
        <w:tabs>
          <w:tab w:val="right" w:leader="dot" w:pos="9350"/>
        </w:tabs>
        <w:rPr>
          <w:ins w:id="233" w:author="Gerard" w:date="2014-06-20T17:32:00Z"/>
          <w:rFonts w:asciiTheme="minorHAnsi" w:eastAsiaTheme="minorEastAsia" w:hAnsiTheme="minorHAnsi" w:cstheme="minorBidi"/>
          <w:smallCaps w:val="0"/>
          <w:noProof/>
          <w:sz w:val="24"/>
          <w:szCs w:val="24"/>
          <w:lang w:eastAsia="ja-JP"/>
        </w:rPr>
      </w:pPr>
      <w:ins w:id="234" w:author="Gerard" w:date="2014-06-20T17:32:00Z">
        <w:r>
          <w:rPr>
            <w:noProof/>
          </w:rPr>
          <w:t>3.12. Constraints Section</w:t>
        </w:r>
        <w:r>
          <w:rPr>
            <w:noProof/>
          </w:rPr>
          <w:tab/>
        </w:r>
        <w:r>
          <w:rPr>
            <w:noProof/>
          </w:rPr>
          <w:fldChar w:fldCharType="begin"/>
        </w:r>
        <w:r>
          <w:rPr>
            <w:noProof/>
          </w:rPr>
          <w:instrText xml:space="preserve"> PAGEREF _Toc264904961 \h </w:instrText>
        </w:r>
        <w:r>
          <w:rPr>
            <w:noProof/>
          </w:rPr>
        </w:r>
      </w:ins>
      <w:r>
        <w:rPr>
          <w:noProof/>
        </w:rPr>
        <w:fldChar w:fldCharType="separate"/>
      </w:r>
      <w:ins w:id="235" w:author="Gerard" w:date="2014-06-20T17:32:00Z">
        <w:r>
          <w:rPr>
            <w:noProof/>
          </w:rPr>
          <w:t>55</w:t>
        </w:r>
        <w:r>
          <w:rPr>
            <w:noProof/>
          </w:rPr>
          <w:fldChar w:fldCharType="end"/>
        </w:r>
      </w:ins>
    </w:p>
    <w:p w14:paraId="24CC7207" w14:textId="77777777" w:rsidR="00976D6B" w:rsidRDefault="00976D6B">
      <w:pPr>
        <w:pStyle w:val="TOC3"/>
        <w:tabs>
          <w:tab w:val="right" w:leader="dot" w:pos="9350"/>
        </w:tabs>
        <w:rPr>
          <w:ins w:id="236" w:author="Gerard" w:date="2014-06-20T17:32:00Z"/>
          <w:rFonts w:asciiTheme="minorHAnsi" w:eastAsiaTheme="minorEastAsia" w:hAnsiTheme="minorHAnsi" w:cstheme="minorBidi"/>
          <w:i w:val="0"/>
          <w:iCs w:val="0"/>
          <w:noProof/>
          <w:sz w:val="24"/>
          <w:szCs w:val="24"/>
          <w:lang w:eastAsia="ja-JP"/>
        </w:rPr>
      </w:pPr>
      <w:ins w:id="237" w:author="Gerard" w:date="2014-06-20T17:32:00Z">
        <w:r w:rsidRPr="000A7E2C">
          <w:rPr>
            <w:noProof/>
            <w:color w:val="000000"/>
          </w:rPr>
          <w:t>3.12.1.</w:t>
        </w:r>
        <w:r>
          <w:rPr>
            <w:noProof/>
          </w:rPr>
          <w:t xml:space="preserve"> Rigid Body Constraints</w:t>
        </w:r>
        <w:r>
          <w:rPr>
            <w:noProof/>
          </w:rPr>
          <w:tab/>
        </w:r>
        <w:r>
          <w:rPr>
            <w:noProof/>
          </w:rPr>
          <w:fldChar w:fldCharType="begin"/>
        </w:r>
        <w:r>
          <w:rPr>
            <w:noProof/>
          </w:rPr>
          <w:instrText xml:space="preserve"> PAGEREF _Toc264904962 \h </w:instrText>
        </w:r>
        <w:r>
          <w:rPr>
            <w:noProof/>
          </w:rPr>
        </w:r>
      </w:ins>
      <w:r>
        <w:rPr>
          <w:noProof/>
        </w:rPr>
        <w:fldChar w:fldCharType="separate"/>
      </w:r>
      <w:ins w:id="238" w:author="Gerard" w:date="2014-06-20T17:32:00Z">
        <w:r>
          <w:rPr>
            <w:noProof/>
          </w:rPr>
          <w:t>55</w:t>
        </w:r>
        <w:r>
          <w:rPr>
            <w:noProof/>
          </w:rPr>
          <w:fldChar w:fldCharType="end"/>
        </w:r>
      </w:ins>
    </w:p>
    <w:p w14:paraId="523F448B" w14:textId="77777777" w:rsidR="00976D6B" w:rsidRDefault="00976D6B">
      <w:pPr>
        <w:pStyle w:val="TOC2"/>
        <w:tabs>
          <w:tab w:val="right" w:leader="dot" w:pos="9350"/>
        </w:tabs>
        <w:rPr>
          <w:ins w:id="239" w:author="Gerard" w:date="2014-06-20T17:32:00Z"/>
          <w:rFonts w:asciiTheme="minorHAnsi" w:eastAsiaTheme="minorEastAsia" w:hAnsiTheme="minorHAnsi" w:cstheme="minorBidi"/>
          <w:smallCaps w:val="0"/>
          <w:noProof/>
          <w:sz w:val="24"/>
          <w:szCs w:val="24"/>
          <w:lang w:eastAsia="ja-JP"/>
        </w:rPr>
      </w:pPr>
      <w:ins w:id="240" w:author="Gerard" w:date="2014-06-20T17:32:00Z">
        <w:r>
          <w:rPr>
            <w:noProof/>
          </w:rPr>
          <w:t>3.13. Discrete Section</w:t>
        </w:r>
        <w:r>
          <w:rPr>
            <w:noProof/>
          </w:rPr>
          <w:tab/>
        </w:r>
        <w:r>
          <w:rPr>
            <w:noProof/>
          </w:rPr>
          <w:fldChar w:fldCharType="begin"/>
        </w:r>
        <w:r>
          <w:rPr>
            <w:noProof/>
          </w:rPr>
          <w:instrText xml:space="preserve"> PAGEREF _Toc264904963 \h </w:instrText>
        </w:r>
        <w:r>
          <w:rPr>
            <w:noProof/>
          </w:rPr>
        </w:r>
      </w:ins>
      <w:r>
        <w:rPr>
          <w:noProof/>
        </w:rPr>
        <w:fldChar w:fldCharType="separate"/>
      </w:r>
      <w:ins w:id="241" w:author="Gerard" w:date="2014-06-20T17:32:00Z">
        <w:r>
          <w:rPr>
            <w:noProof/>
          </w:rPr>
          <w:t>57</w:t>
        </w:r>
        <w:r>
          <w:rPr>
            <w:noProof/>
          </w:rPr>
          <w:fldChar w:fldCharType="end"/>
        </w:r>
      </w:ins>
    </w:p>
    <w:p w14:paraId="603565B5" w14:textId="77777777" w:rsidR="00976D6B" w:rsidRDefault="00976D6B">
      <w:pPr>
        <w:pStyle w:val="TOC3"/>
        <w:tabs>
          <w:tab w:val="right" w:leader="dot" w:pos="9350"/>
        </w:tabs>
        <w:rPr>
          <w:ins w:id="242" w:author="Gerard" w:date="2014-06-20T17:32:00Z"/>
          <w:rFonts w:asciiTheme="minorHAnsi" w:eastAsiaTheme="minorEastAsia" w:hAnsiTheme="minorHAnsi" w:cstheme="minorBidi"/>
          <w:i w:val="0"/>
          <w:iCs w:val="0"/>
          <w:noProof/>
          <w:sz w:val="24"/>
          <w:szCs w:val="24"/>
          <w:lang w:eastAsia="ja-JP"/>
        </w:rPr>
      </w:pPr>
      <w:ins w:id="243" w:author="Gerard" w:date="2014-06-20T17:32:00Z">
        <w:r w:rsidRPr="000A7E2C">
          <w:rPr>
            <w:noProof/>
            <w:color w:val="000000"/>
          </w:rPr>
          <w:t>3.13.1.</w:t>
        </w:r>
        <w:r>
          <w:rPr>
            <w:noProof/>
          </w:rPr>
          <w:t xml:space="preserve"> Springs</w:t>
        </w:r>
        <w:r>
          <w:rPr>
            <w:noProof/>
          </w:rPr>
          <w:tab/>
        </w:r>
        <w:r>
          <w:rPr>
            <w:noProof/>
          </w:rPr>
          <w:fldChar w:fldCharType="begin"/>
        </w:r>
        <w:r>
          <w:rPr>
            <w:noProof/>
          </w:rPr>
          <w:instrText xml:space="preserve"> PAGEREF _Toc264904964 \h </w:instrText>
        </w:r>
        <w:r>
          <w:rPr>
            <w:noProof/>
          </w:rPr>
        </w:r>
      </w:ins>
      <w:r>
        <w:rPr>
          <w:noProof/>
        </w:rPr>
        <w:fldChar w:fldCharType="separate"/>
      </w:r>
      <w:ins w:id="244" w:author="Gerard" w:date="2014-06-20T17:32:00Z">
        <w:r>
          <w:rPr>
            <w:noProof/>
          </w:rPr>
          <w:t>57</w:t>
        </w:r>
        <w:r>
          <w:rPr>
            <w:noProof/>
          </w:rPr>
          <w:fldChar w:fldCharType="end"/>
        </w:r>
      </w:ins>
    </w:p>
    <w:p w14:paraId="7B8BA917" w14:textId="77777777" w:rsidR="00976D6B" w:rsidRDefault="00976D6B">
      <w:pPr>
        <w:pStyle w:val="TOC2"/>
        <w:tabs>
          <w:tab w:val="right" w:leader="dot" w:pos="9350"/>
        </w:tabs>
        <w:rPr>
          <w:ins w:id="245" w:author="Gerard" w:date="2014-06-20T17:32:00Z"/>
          <w:rFonts w:asciiTheme="minorHAnsi" w:eastAsiaTheme="minorEastAsia" w:hAnsiTheme="minorHAnsi" w:cstheme="minorBidi"/>
          <w:smallCaps w:val="0"/>
          <w:noProof/>
          <w:sz w:val="24"/>
          <w:szCs w:val="24"/>
          <w:lang w:eastAsia="ja-JP"/>
        </w:rPr>
      </w:pPr>
      <w:ins w:id="246" w:author="Gerard" w:date="2014-06-20T17:32:00Z">
        <w:r>
          <w:rPr>
            <w:noProof/>
          </w:rPr>
          <w:t>3.14. LoadData Section</w:t>
        </w:r>
        <w:r>
          <w:rPr>
            <w:noProof/>
          </w:rPr>
          <w:tab/>
        </w:r>
        <w:r>
          <w:rPr>
            <w:noProof/>
          </w:rPr>
          <w:fldChar w:fldCharType="begin"/>
        </w:r>
        <w:r>
          <w:rPr>
            <w:noProof/>
          </w:rPr>
          <w:instrText xml:space="preserve"> PAGEREF _Toc264904965 \h </w:instrText>
        </w:r>
        <w:r>
          <w:rPr>
            <w:noProof/>
          </w:rPr>
        </w:r>
      </w:ins>
      <w:r>
        <w:rPr>
          <w:noProof/>
        </w:rPr>
        <w:fldChar w:fldCharType="separate"/>
      </w:r>
      <w:ins w:id="247" w:author="Gerard" w:date="2014-06-20T17:32:00Z">
        <w:r>
          <w:rPr>
            <w:noProof/>
          </w:rPr>
          <w:t>59</w:t>
        </w:r>
        <w:r>
          <w:rPr>
            <w:noProof/>
          </w:rPr>
          <w:fldChar w:fldCharType="end"/>
        </w:r>
      </w:ins>
    </w:p>
    <w:p w14:paraId="37E2DD7A" w14:textId="77777777" w:rsidR="00976D6B" w:rsidRDefault="00976D6B">
      <w:pPr>
        <w:pStyle w:val="TOC2"/>
        <w:tabs>
          <w:tab w:val="right" w:leader="dot" w:pos="9350"/>
        </w:tabs>
        <w:rPr>
          <w:ins w:id="248" w:author="Gerard" w:date="2014-06-20T17:32:00Z"/>
          <w:rFonts w:asciiTheme="minorHAnsi" w:eastAsiaTheme="minorEastAsia" w:hAnsiTheme="minorHAnsi" w:cstheme="minorBidi"/>
          <w:smallCaps w:val="0"/>
          <w:noProof/>
          <w:sz w:val="24"/>
          <w:szCs w:val="24"/>
          <w:lang w:eastAsia="ja-JP"/>
        </w:rPr>
      </w:pPr>
      <w:ins w:id="249" w:author="Gerard" w:date="2014-06-20T17:32:00Z">
        <w:r>
          <w:rPr>
            <w:noProof/>
          </w:rPr>
          <w:t>3.15. Output Section</w:t>
        </w:r>
        <w:r>
          <w:rPr>
            <w:noProof/>
          </w:rPr>
          <w:tab/>
        </w:r>
        <w:r>
          <w:rPr>
            <w:noProof/>
          </w:rPr>
          <w:fldChar w:fldCharType="begin"/>
        </w:r>
        <w:r>
          <w:rPr>
            <w:noProof/>
          </w:rPr>
          <w:instrText xml:space="preserve"> PAGEREF _Toc264904966 \h </w:instrText>
        </w:r>
        <w:r>
          <w:rPr>
            <w:noProof/>
          </w:rPr>
        </w:r>
      </w:ins>
      <w:r>
        <w:rPr>
          <w:noProof/>
        </w:rPr>
        <w:fldChar w:fldCharType="separate"/>
      </w:r>
      <w:ins w:id="250" w:author="Gerard" w:date="2014-06-20T17:32:00Z">
        <w:r>
          <w:rPr>
            <w:noProof/>
          </w:rPr>
          <w:t>61</w:t>
        </w:r>
        <w:r>
          <w:rPr>
            <w:noProof/>
          </w:rPr>
          <w:fldChar w:fldCharType="end"/>
        </w:r>
      </w:ins>
    </w:p>
    <w:p w14:paraId="1557708F" w14:textId="77777777" w:rsidR="00976D6B" w:rsidRDefault="00976D6B">
      <w:pPr>
        <w:pStyle w:val="TOC3"/>
        <w:tabs>
          <w:tab w:val="right" w:leader="dot" w:pos="9350"/>
        </w:tabs>
        <w:rPr>
          <w:ins w:id="251" w:author="Gerard" w:date="2014-06-20T17:32:00Z"/>
          <w:rFonts w:asciiTheme="minorHAnsi" w:eastAsiaTheme="minorEastAsia" w:hAnsiTheme="minorHAnsi" w:cstheme="minorBidi"/>
          <w:i w:val="0"/>
          <w:iCs w:val="0"/>
          <w:noProof/>
          <w:sz w:val="24"/>
          <w:szCs w:val="24"/>
          <w:lang w:eastAsia="ja-JP"/>
        </w:rPr>
      </w:pPr>
      <w:ins w:id="252" w:author="Gerard" w:date="2014-06-20T17:32:00Z">
        <w:r w:rsidRPr="000A7E2C">
          <w:rPr>
            <w:noProof/>
            <w:color w:val="000000"/>
          </w:rPr>
          <w:t>3.15.1.</w:t>
        </w:r>
        <w:r>
          <w:rPr>
            <w:noProof/>
          </w:rPr>
          <w:t xml:space="preserve"> Logfile</w:t>
        </w:r>
        <w:r>
          <w:rPr>
            <w:noProof/>
          </w:rPr>
          <w:tab/>
        </w:r>
        <w:r>
          <w:rPr>
            <w:noProof/>
          </w:rPr>
          <w:fldChar w:fldCharType="begin"/>
        </w:r>
        <w:r>
          <w:rPr>
            <w:noProof/>
          </w:rPr>
          <w:instrText xml:space="preserve"> PAGEREF _Toc264904967 \h </w:instrText>
        </w:r>
        <w:r>
          <w:rPr>
            <w:noProof/>
          </w:rPr>
        </w:r>
      </w:ins>
      <w:r>
        <w:rPr>
          <w:noProof/>
        </w:rPr>
        <w:fldChar w:fldCharType="separate"/>
      </w:r>
      <w:ins w:id="253" w:author="Gerard" w:date="2014-06-20T17:32:00Z">
        <w:r>
          <w:rPr>
            <w:noProof/>
          </w:rPr>
          <w:t>61</w:t>
        </w:r>
        <w:r>
          <w:rPr>
            <w:noProof/>
          </w:rPr>
          <w:fldChar w:fldCharType="end"/>
        </w:r>
      </w:ins>
    </w:p>
    <w:p w14:paraId="5685CC41" w14:textId="77777777" w:rsidR="00976D6B" w:rsidRDefault="00976D6B">
      <w:pPr>
        <w:pStyle w:val="TOC4"/>
        <w:tabs>
          <w:tab w:val="right" w:leader="dot" w:pos="9350"/>
        </w:tabs>
        <w:rPr>
          <w:ins w:id="254" w:author="Gerard" w:date="2014-06-20T17:32:00Z"/>
          <w:rFonts w:asciiTheme="minorHAnsi" w:eastAsiaTheme="minorEastAsia" w:hAnsiTheme="minorHAnsi" w:cstheme="minorBidi"/>
          <w:noProof/>
          <w:sz w:val="24"/>
          <w:szCs w:val="24"/>
          <w:lang w:eastAsia="ja-JP"/>
        </w:rPr>
      </w:pPr>
      <w:ins w:id="255" w:author="Gerard" w:date="2014-06-20T17:32:00Z">
        <w:r>
          <w:rPr>
            <w:noProof/>
          </w:rPr>
          <w:t>3.15.1.1. Node_Data Class</w:t>
        </w:r>
        <w:r>
          <w:rPr>
            <w:noProof/>
          </w:rPr>
          <w:tab/>
        </w:r>
        <w:r>
          <w:rPr>
            <w:noProof/>
          </w:rPr>
          <w:fldChar w:fldCharType="begin"/>
        </w:r>
        <w:r>
          <w:rPr>
            <w:noProof/>
          </w:rPr>
          <w:instrText xml:space="preserve"> PAGEREF _Toc264904968 \h </w:instrText>
        </w:r>
        <w:r>
          <w:rPr>
            <w:noProof/>
          </w:rPr>
        </w:r>
      </w:ins>
      <w:r>
        <w:rPr>
          <w:noProof/>
        </w:rPr>
        <w:fldChar w:fldCharType="separate"/>
      </w:r>
      <w:ins w:id="256" w:author="Gerard" w:date="2014-06-20T17:32:00Z">
        <w:r>
          <w:rPr>
            <w:noProof/>
          </w:rPr>
          <w:t>63</w:t>
        </w:r>
        <w:r>
          <w:rPr>
            <w:noProof/>
          </w:rPr>
          <w:fldChar w:fldCharType="end"/>
        </w:r>
      </w:ins>
    </w:p>
    <w:p w14:paraId="65F9BD31" w14:textId="77777777" w:rsidR="00976D6B" w:rsidRDefault="00976D6B">
      <w:pPr>
        <w:pStyle w:val="TOC4"/>
        <w:tabs>
          <w:tab w:val="right" w:leader="dot" w:pos="9350"/>
        </w:tabs>
        <w:rPr>
          <w:ins w:id="257" w:author="Gerard" w:date="2014-06-20T17:32:00Z"/>
          <w:rFonts w:asciiTheme="minorHAnsi" w:eastAsiaTheme="minorEastAsia" w:hAnsiTheme="minorHAnsi" w:cstheme="minorBidi"/>
          <w:noProof/>
          <w:sz w:val="24"/>
          <w:szCs w:val="24"/>
          <w:lang w:eastAsia="ja-JP"/>
        </w:rPr>
      </w:pPr>
      <w:ins w:id="258" w:author="Gerard" w:date="2014-06-20T17:32:00Z">
        <w:r>
          <w:rPr>
            <w:noProof/>
          </w:rPr>
          <w:t>3.15.1.2. Element_Data Class</w:t>
        </w:r>
        <w:r>
          <w:rPr>
            <w:noProof/>
          </w:rPr>
          <w:tab/>
        </w:r>
        <w:r>
          <w:rPr>
            <w:noProof/>
          </w:rPr>
          <w:fldChar w:fldCharType="begin"/>
        </w:r>
        <w:r>
          <w:rPr>
            <w:noProof/>
          </w:rPr>
          <w:instrText xml:space="preserve"> PAGEREF _Toc264904969 \h </w:instrText>
        </w:r>
        <w:r>
          <w:rPr>
            <w:noProof/>
          </w:rPr>
        </w:r>
      </w:ins>
      <w:r>
        <w:rPr>
          <w:noProof/>
        </w:rPr>
        <w:fldChar w:fldCharType="separate"/>
      </w:r>
      <w:ins w:id="259" w:author="Gerard" w:date="2014-06-20T17:32:00Z">
        <w:r>
          <w:rPr>
            <w:noProof/>
          </w:rPr>
          <w:t>64</w:t>
        </w:r>
        <w:r>
          <w:rPr>
            <w:noProof/>
          </w:rPr>
          <w:fldChar w:fldCharType="end"/>
        </w:r>
      </w:ins>
    </w:p>
    <w:p w14:paraId="38DBEA00" w14:textId="77777777" w:rsidR="00976D6B" w:rsidRDefault="00976D6B">
      <w:pPr>
        <w:pStyle w:val="TOC4"/>
        <w:tabs>
          <w:tab w:val="right" w:leader="dot" w:pos="9350"/>
        </w:tabs>
        <w:rPr>
          <w:ins w:id="260" w:author="Gerard" w:date="2014-06-20T17:32:00Z"/>
          <w:rFonts w:asciiTheme="minorHAnsi" w:eastAsiaTheme="minorEastAsia" w:hAnsiTheme="minorHAnsi" w:cstheme="minorBidi"/>
          <w:noProof/>
          <w:sz w:val="24"/>
          <w:szCs w:val="24"/>
          <w:lang w:eastAsia="ja-JP"/>
        </w:rPr>
      </w:pPr>
      <w:ins w:id="261" w:author="Gerard" w:date="2014-06-20T17:32:00Z">
        <w:r>
          <w:rPr>
            <w:noProof/>
          </w:rPr>
          <w:t>3.15.1.3. Rigid_Body_Data Class</w:t>
        </w:r>
        <w:r>
          <w:rPr>
            <w:noProof/>
          </w:rPr>
          <w:tab/>
        </w:r>
        <w:r>
          <w:rPr>
            <w:noProof/>
          </w:rPr>
          <w:fldChar w:fldCharType="begin"/>
        </w:r>
        <w:r>
          <w:rPr>
            <w:noProof/>
          </w:rPr>
          <w:instrText xml:space="preserve"> PAGEREF _Toc264904970 \h </w:instrText>
        </w:r>
        <w:r>
          <w:rPr>
            <w:noProof/>
          </w:rPr>
        </w:r>
      </w:ins>
      <w:r>
        <w:rPr>
          <w:noProof/>
        </w:rPr>
        <w:fldChar w:fldCharType="separate"/>
      </w:r>
      <w:ins w:id="262" w:author="Gerard" w:date="2014-06-20T17:32:00Z">
        <w:r>
          <w:rPr>
            <w:noProof/>
          </w:rPr>
          <w:t>66</w:t>
        </w:r>
        <w:r>
          <w:rPr>
            <w:noProof/>
          </w:rPr>
          <w:fldChar w:fldCharType="end"/>
        </w:r>
      </w:ins>
    </w:p>
    <w:p w14:paraId="67ACDCBC" w14:textId="77777777" w:rsidR="00976D6B" w:rsidRDefault="00976D6B">
      <w:pPr>
        <w:pStyle w:val="TOC3"/>
        <w:tabs>
          <w:tab w:val="right" w:leader="dot" w:pos="9350"/>
        </w:tabs>
        <w:rPr>
          <w:ins w:id="263" w:author="Gerard" w:date="2014-06-20T17:32:00Z"/>
          <w:rFonts w:asciiTheme="minorHAnsi" w:eastAsiaTheme="minorEastAsia" w:hAnsiTheme="minorHAnsi" w:cstheme="minorBidi"/>
          <w:i w:val="0"/>
          <w:iCs w:val="0"/>
          <w:noProof/>
          <w:sz w:val="24"/>
          <w:szCs w:val="24"/>
          <w:lang w:eastAsia="ja-JP"/>
        </w:rPr>
      </w:pPr>
      <w:ins w:id="264" w:author="Gerard" w:date="2014-06-20T17:32:00Z">
        <w:r w:rsidRPr="000A7E2C">
          <w:rPr>
            <w:noProof/>
            <w:color w:val="000000"/>
          </w:rPr>
          <w:t>3.15.2.</w:t>
        </w:r>
        <w:r>
          <w:rPr>
            <w:noProof/>
          </w:rPr>
          <w:t xml:space="preserve"> Plotfile</w:t>
        </w:r>
        <w:r>
          <w:rPr>
            <w:noProof/>
          </w:rPr>
          <w:tab/>
        </w:r>
        <w:r>
          <w:rPr>
            <w:noProof/>
          </w:rPr>
          <w:fldChar w:fldCharType="begin"/>
        </w:r>
        <w:r>
          <w:rPr>
            <w:noProof/>
          </w:rPr>
          <w:instrText xml:space="preserve"> PAGEREF _Toc264904971 \h </w:instrText>
        </w:r>
        <w:r>
          <w:rPr>
            <w:noProof/>
          </w:rPr>
        </w:r>
      </w:ins>
      <w:r>
        <w:rPr>
          <w:noProof/>
        </w:rPr>
        <w:fldChar w:fldCharType="separate"/>
      </w:r>
      <w:ins w:id="265" w:author="Gerard" w:date="2014-06-20T17:32:00Z">
        <w:r>
          <w:rPr>
            <w:noProof/>
          </w:rPr>
          <w:t>66</w:t>
        </w:r>
        <w:r>
          <w:rPr>
            <w:noProof/>
          </w:rPr>
          <w:fldChar w:fldCharType="end"/>
        </w:r>
      </w:ins>
    </w:p>
    <w:p w14:paraId="6D9D1739" w14:textId="77777777" w:rsidR="00976D6B" w:rsidRDefault="00976D6B">
      <w:pPr>
        <w:pStyle w:val="TOC1"/>
        <w:tabs>
          <w:tab w:val="right" w:leader="dot" w:pos="9350"/>
        </w:tabs>
        <w:rPr>
          <w:ins w:id="266" w:author="Gerard" w:date="2014-06-20T17:32:00Z"/>
          <w:rFonts w:asciiTheme="minorHAnsi" w:eastAsiaTheme="minorEastAsia" w:hAnsiTheme="minorHAnsi" w:cstheme="minorBidi"/>
          <w:b w:val="0"/>
          <w:bCs w:val="0"/>
          <w:caps w:val="0"/>
          <w:noProof/>
          <w:sz w:val="24"/>
          <w:szCs w:val="24"/>
          <w:lang w:eastAsia="ja-JP"/>
        </w:rPr>
      </w:pPr>
      <w:ins w:id="267" w:author="Gerard" w:date="2014-06-20T17:32:00Z">
        <w:r w:rsidRPr="000A7E2C">
          <w:rPr>
            <w:noProof/>
            <w:color w:val="000000"/>
          </w:rPr>
          <w:t>Chapter 4</w:t>
        </w:r>
        <w:r>
          <w:rPr>
            <w:noProof/>
          </w:rPr>
          <w:t xml:space="preserve"> Materials</w:t>
        </w:r>
        <w:r>
          <w:rPr>
            <w:noProof/>
          </w:rPr>
          <w:tab/>
        </w:r>
        <w:r>
          <w:rPr>
            <w:noProof/>
          </w:rPr>
          <w:fldChar w:fldCharType="begin"/>
        </w:r>
        <w:r>
          <w:rPr>
            <w:noProof/>
          </w:rPr>
          <w:instrText xml:space="preserve"> PAGEREF _Toc264904972 \h </w:instrText>
        </w:r>
        <w:r>
          <w:rPr>
            <w:noProof/>
          </w:rPr>
        </w:r>
      </w:ins>
      <w:r>
        <w:rPr>
          <w:noProof/>
        </w:rPr>
        <w:fldChar w:fldCharType="separate"/>
      </w:r>
      <w:ins w:id="268" w:author="Gerard" w:date="2014-06-20T17:32:00Z">
        <w:r>
          <w:rPr>
            <w:noProof/>
          </w:rPr>
          <w:t>69</w:t>
        </w:r>
        <w:r>
          <w:rPr>
            <w:noProof/>
          </w:rPr>
          <w:fldChar w:fldCharType="end"/>
        </w:r>
      </w:ins>
    </w:p>
    <w:p w14:paraId="3E90DA5F" w14:textId="77777777" w:rsidR="00976D6B" w:rsidRDefault="00976D6B">
      <w:pPr>
        <w:pStyle w:val="TOC2"/>
        <w:tabs>
          <w:tab w:val="right" w:leader="dot" w:pos="9350"/>
        </w:tabs>
        <w:rPr>
          <w:ins w:id="269" w:author="Gerard" w:date="2014-06-20T17:32:00Z"/>
          <w:rFonts w:asciiTheme="minorHAnsi" w:eastAsiaTheme="minorEastAsia" w:hAnsiTheme="minorHAnsi" w:cstheme="minorBidi"/>
          <w:smallCaps w:val="0"/>
          <w:noProof/>
          <w:sz w:val="24"/>
          <w:szCs w:val="24"/>
          <w:lang w:eastAsia="ja-JP"/>
        </w:rPr>
      </w:pPr>
      <w:ins w:id="270" w:author="Gerard" w:date="2014-06-20T17:32:00Z">
        <w:r>
          <w:rPr>
            <w:noProof/>
          </w:rPr>
          <w:t>4.1. Elastic Solids</w:t>
        </w:r>
        <w:r>
          <w:rPr>
            <w:noProof/>
          </w:rPr>
          <w:tab/>
        </w:r>
        <w:r>
          <w:rPr>
            <w:noProof/>
          </w:rPr>
          <w:fldChar w:fldCharType="begin"/>
        </w:r>
        <w:r>
          <w:rPr>
            <w:noProof/>
          </w:rPr>
          <w:instrText xml:space="preserve"> PAGEREF _Toc264904973 \h </w:instrText>
        </w:r>
        <w:r>
          <w:rPr>
            <w:noProof/>
          </w:rPr>
        </w:r>
      </w:ins>
      <w:r>
        <w:rPr>
          <w:noProof/>
        </w:rPr>
        <w:fldChar w:fldCharType="separate"/>
      </w:r>
      <w:ins w:id="271" w:author="Gerard" w:date="2014-06-20T17:32:00Z">
        <w:r>
          <w:rPr>
            <w:noProof/>
          </w:rPr>
          <w:t>69</w:t>
        </w:r>
        <w:r>
          <w:rPr>
            <w:noProof/>
          </w:rPr>
          <w:fldChar w:fldCharType="end"/>
        </w:r>
      </w:ins>
    </w:p>
    <w:p w14:paraId="5616414E" w14:textId="77777777" w:rsidR="00976D6B" w:rsidRDefault="00976D6B">
      <w:pPr>
        <w:pStyle w:val="TOC3"/>
        <w:tabs>
          <w:tab w:val="right" w:leader="dot" w:pos="9350"/>
        </w:tabs>
        <w:rPr>
          <w:ins w:id="272" w:author="Gerard" w:date="2014-06-20T17:32:00Z"/>
          <w:rFonts w:asciiTheme="minorHAnsi" w:eastAsiaTheme="minorEastAsia" w:hAnsiTheme="minorHAnsi" w:cstheme="minorBidi"/>
          <w:i w:val="0"/>
          <w:iCs w:val="0"/>
          <w:noProof/>
          <w:sz w:val="24"/>
          <w:szCs w:val="24"/>
          <w:lang w:eastAsia="ja-JP"/>
        </w:rPr>
      </w:pPr>
      <w:ins w:id="273" w:author="Gerard" w:date="2014-06-20T17:32:00Z">
        <w:r w:rsidRPr="000A7E2C">
          <w:rPr>
            <w:noProof/>
            <w:color w:val="000000"/>
          </w:rPr>
          <w:t>4.1.1.</w:t>
        </w:r>
        <w:r>
          <w:rPr>
            <w:noProof/>
          </w:rPr>
          <w:t xml:space="preserve"> Specifying Fiber Orientation</w:t>
        </w:r>
        <w:r>
          <w:rPr>
            <w:noProof/>
          </w:rPr>
          <w:tab/>
        </w:r>
        <w:r>
          <w:rPr>
            <w:noProof/>
          </w:rPr>
          <w:fldChar w:fldCharType="begin"/>
        </w:r>
        <w:r>
          <w:rPr>
            <w:noProof/>
          </w:rPr>
          <w:instrText xml:space="preserve"> PAGEREF _Toc264904974 \h </w:instrText>
        </w:r>
        <w:r>
          <w:rPr>
            <w:noProof/>
          </w:rPr>
        </w:r>
      </w:ins>
      <w:r>
        <w:rPr>
          <w:noProof/>
        </w:rPr>
        <w:fldChar w:fldCharType="separate"/>
      </w:r>
      <w:ins w:id="274" w:author="Gerard" w:date="2014-06-20T17:32:00Z">
        <w:r>
          <w:rPr>
            <w:noProof/>
          </w:rPr>
          <w:t>69</w:t>
        </w:r>
        <w:r>
          <w:rPr>
            <w:noProof/>
          </w:rPr>
          <w:fldChar w:fldCharType="end"/>
        </w:r>
      </w:ins>
    </w:p>
    <w:p w14:paraId="2ED44286" w14:textId="77777777" w:rsidR="00976D6B" w:rsidRDefault="00976D6B">
      <w:pPr>
        <w:pStyle w:val="TOC4"/>
        <w:tabs>
          <w:tab w:val="right" w:leader="dot" w:pos="9350"/>
        </w:tabs>
        <w:rPr>
          <w:ins w:id="275" w:author="Gerard" w:date="2014-06-20T17:32:00Z"/>
          <w:rFonts w:asciiTheme="minorHAnsi" w:eastAsiaTheme="minorEastAsia" w:hAnsiTheme="minorHAnsi" w:cstheme="minorBidi"/>
          <w:noProof/>
          <w:sz w:val="24"/>
          <w:szCs w:val="24"/>
          <w:lang w:eastAsia="ja-JP"/>
        </w:rPr>
      </w:pPr>
      <w:ins w:id="276" w:author="Gerard" w:date="2014-06-20T17:32:00Z">
        <w:r>
          <w:rPr>
            <w:noProof/>
          </w:rPr>
          <w:t>4.1.1.1. Transversely Isotropic Materials</w:t>
        </w:r>
        <w:r>
          <w:rPr>
            <w:noProof/>
          </w:rPr>
          <w:tab/>
        </w:r>
        <w:r>
          <w:rPr>
            <w:noProof/>
          </w:rPr>
          <w:fldChar w:fldCharType="begin"/>
        </w:r>
        <w:r>
          <w:rPr>
            <w:noProof/>
          </w:rPr>
          <w:instrText xml:space="preserve"> PAGEREF _Toc264904975 \h </w:instrText>
        </w:r>
        <w:r>
          <w:rPr>
            <w:noProof/>
          </w:rPr>
        </w:r>
      </w:ins>
      <w:r>
        <w:rPr>
          <w:noProof/>
        </w:rPr>
        <w:fldChar w:fldCharType="separate"/>
      </w:r>
      <w:ins w:id="277" w:author="Gerard" w:date="2014-06-20T17:32:00Z">
        <w:r>
          <w:rPr>
            <w:noProof/>
          </w:rPr>
          <w:t>69</w:t>
        </w:r>
        <w:r>
          <w:rPr>
            <w:noProof/>
          </w:rPr>
          <w:fldChar w:fldCharType="end"/>
        </w:r>
      </w:ins>
    </w:p>
    <w:p w14:paraId="2008EBD1" w14:textId="77777777" w:rsidR="00976D6B" w:rsidRDefault="00976D6B">
      <w:pPr>
        <w:pStyle w:val="TOC4"/>
        <w:tabs>
          <w:tab w:val="right" w:leader="dot" w:pos="9350"/>
        </w:tabs>
        <w:rPr>
          <w:ins w:id="278" w:author="Gerard" w:date="2014-06-20T17:32:00Z"/>
          <w:rFonts w:asciiTheme="minorHAnsi" w:eastAsiaTheme="minorEastAsia" w:hAnsiTheme="minorHAnsi" w:cstheme="minorBidi"/>
          <w:noProof/>
          <w:sz w:val="24"/>
          <w:szCs w:val="24"/>
          <w:lang w:eastAsia="ja-JP"/>
        </w:rPr>
      </w:pPr>
      <w:ins w:id="279" w:author="Gerard" w:date="2014-06-20T17:32:00Z">
        <w:r>
          <w:rPr>
            <w:noProof/>
          </w:rPr>
          <w:t>4.1.1.2. Orthotropic Materials</w:t>
        </w:r>
        <w:r>
          <w:rPr>
            <w:noProof/>
          </w:rPr>
          <w:tab/>
        </w:r>
        <w:r>
          <w:rPr>
            <w:noProof/>
          </w:rPr>
          <w:fldChar w:fldCharType="begin"/>
        </w:r>
        <w:r>
          <w:rPr>
            <w:noProof/>
          </w:rPr>
          <w:instrText xml:space="preserve"> PAGEREF _Toc264904976 \h </w:instrText>
        </w:r>
        <w:r>
          <w:rPr>
            <w:noProof/>
          </w:rPr>
        </w:r>
      </w:ins>
      <w:r>
        <w:rPr>
          <w:noProof/>
        </w:rPr>
        <w:fldChar w:fldCharType="separate"/>
      </w:r>
      <w:ins w:id="280" w:author="Gerard" w:date="2014-06-20T17:32:00Z">
        <w:r>
          <w:rPr>
            <w:noProof/>
          </w:rPr>
          <w:t>71</w:t>
        </w:r>
        <w:r>
          <w:rPr>
            <w:noProof/>
          </w:rPr>
          <w:fldChar w:fldCharType="end"/>
        </w:r>
      </w:ins>
    </w:p>
    <w:p w14:paraId="114B824D" w14:textId="77777777" w:rsidR="00976D6B" w:rsidRDefault="00976D6B">
      <w:pPr>
        <w:pStyle w:val="TOC3"/>
        <w:tabs>
          <w:tab w:val="right" w:leader="dot" w:pos="9350"/>
        </w:tabs>
        <w:rPr>
          <w:ins w:id="281" w:author="Gerard" w:date="2014-06-20T17:32:00Z"/>
          <w:rFonts w:asciiTheme="minorHAnsi" w:eastAsiaTheme="minorEastAsia" w:hAnsiTheme="minorHAnsi" w:cstheme="minorBidi"/>
          <w:i w:val="0"/>
          <w:iCs w:val="0"/>
          <w:noProof/>
          <w:sz w:val="24"/>
          <w:szCs w:val="24"/>
          <w:lang w:eastAsia="ja-JP"/>
        </w:rPr>
      </w:pPr>
      <w:ins w:id="282" w:author="Gerard" w:date="2014-06-20T17:32:00Z">
        <w:r w:rsidRPr="000A7E2C">
          <w:rPr>
            <w:noProof/>
            <w:color w:val="000000"/>
          </w:rPr>
          <w:t>4.1.2.</w:t>
        </w:r>
        <w:r>
          <w:rPr>
            <w:noProof/>
          </w:rPr>
          <w:t xml:space="preserve"> Uncoupled Materials</w:t>
        </w:r>
        <w:r>
          <w:rPr>
            <w:noProof/>
          </w:rPr>
          <w:tab/>
        </w:r>
        <w:r>
          <w:rPr>
            <w:noProof/>
          </w:rPr>
          <w:fldChar w:fldCharType="begin"/>
        </w:r>
        <w:r>
          <w:rPr>
            <w:noProof/>
          </w:rPr>
          <w:instrText xml:space="preserve"> PAGEREF _Toc264904977 \h </w:instrText>
        </w:r>
        <w:r>
          <w:rPr>
            <w:noProof/>
          </w:rPr>
        </w:r>
      </w:ins>
      <w:r>
        <w:rPr>
          <w:noProof/>
        </w:rPr>
        <w:fldChar w:fldCharType="separate"/>
      </w:r>
      <w:ins w:id="283" w:author="Gerard" w:date="2014-06-20T17:32:00Z">
        <w:r>
          <w:rPr>
            <w:noProof/>
          </w:rPr>
          <w:t>73</w:t>
        </w:r>
        <w:r>
          <w:rPr>
            <w:noProof/>
          </w:rPr>
          <w:fldChar w:fldCharType="end"/>
        </w:r>
      </w:ins>
    </w:p>
    <w:p w14:paraId="18D2817E" w14:textId="77777777" w:rsidR="00976D6B" w:rsidRDefault="00976D6B">
      <w:pPr>
        <w:pStyle w:val="TOC4"/>
        <w:tabs>
          <w:tab w:val="right" w:leader="dot" w:pos="9350"/>
        </w:tabs>
        <w:rPr>
          <w:ins w:id="284" w:author="Gerard" w:date="2014-06-20T17:32:00Z"/>
          <w:rFonts w:asciiTheme="minorHAnsi" w:eastAsiaTheme="minorEastAsia" w:hAnsiTheme="minorHAnsi" w:cstheme="minorBidi"/>
          <w:noProof/>
          <w:sz w:val="24"/>
          <w:szCs w:val="24"/>
          <w:lang w:eastAsia="ja-JP"/>
        </w:rPr>
      </w:pPr>
      <w:ins w:id="285" w:author="Gerard" w:date="2014-06-20T17:32:00Z">
        <w:r>
          <w:rPr>
            <w:noProof/>
          </w:rPr>
          <w:t>4.1.2.1. Arruda-Boyce</w:t>
        </w:r>
        <w:r>
          <w:rPr>
            <w:noProof/>
          </w:rPr>
          <w:tab/>
        </w:r>
        <w:r>
          <w:rPr>
            <w:noProof/>
          </w:rPr>
          <w:fldChar w:fldCharType="begin"/>
        </w:r>
        <w:r>
          <w:rPr>
            <w:noProof/>
          </w:rPr>
          <w:instrText xml:space="preserve"> PAGEREF _Toc264904978 \h </w:instrText>
        </w:r>
        <w:r>
          <w:rPr>
            <w:noProof/>
          </w:rPr>
        </w:r>
      </w:ins>
      <w:r>
        <w:rPr>
          <w:noProof/>
        </w:rPr>
        <w:fldChar w:fldCharType="separate"/>
      </w:r>
      <w:ins w:id="286" w:author="Gerard" w:date="2014-06-20T17:32:00Z">
        <w:r>
          <w:rPr>
            <w:noProof/>
          </w:rPr>
          <w:t>75</w:t>
        </w:r>
        <w:r>
          <w:rPr>
            <w:noProof/>
          </w:rPr>
          <w:fldChar w:fldCharType="end"/>
        </w:r>
      </w:ins>
    </w:p>
    <w:p w14:paraId="5EBE771E" w14:textId="77777777" w:rsidR="00976D6B" w:rsidRDefault="00976D6B">
      <w:pPr>
        <w:pStyle w:val="TOC4"/>
        <w:tabs>
          <w:tab w:val="right" w:leader="dot" w:pos="9350"/>
        </w:tabs>
        <w:rPr>
          <w:ins w:id="287" w:author="Gerard" w:date="2014-06-20T17:32:00Z"/>
          <w:rFonts w:asciiTheme="minorHAnsi" w:eastAsiaTheme="minorEastAsia" w:hAnsiTheme="minorHAnsi" w:cstheme="minorBidi"/>
          <w:noProof/>
          <w:sz w:val="24"/>
          <w:szCs w:val="24"/>
          <w:lang w:eastAsia="ja-JP"/>
        </w:rPr>
      </w:pPr>
      <w:ins w:id="288" w:author="Gerard" w:date="2014-06-20T17:32:00Z">
        <w:r>
          <w:rPr>
            <w:noProof/>
          </w:rPr>
          <w:t>4.1.2.2. Ellipsoidal Fiber Distribution</w:t>
        </w:r>
        <w:r>
          <w:rPr>
            <w:noProof/>
          </w:rPr>
          <w:tab/>
        </w:r>
        <w:r>
          <w:rPr>
            <w:noProof/>
          </w:rPr>
          <w:fldChar w:fldCharType="begin"/>
        </w:r>
        <w:r>
          <w:rPr>
            <w:noProof/>
          </w:rPr>
          <w:instrText xml:space="preserve"> PAGEREF _Toc264904979 \h </w:instrText>
        </w:r>
        <w:r>
          <w:rPr>
            <w:noProof/>
          </w:rPr>
        </w:r>
      </w:ins>
      <w:r>
        <w:rPr>
          <w:noProof/>
        </w:rPr>
        <w:fldChar w:fldCharType="separate"/>
      </w:r>
      <w:ins w:id="289" w:author="Gerard" w:date="2014-06-20T17:32:00Z">
        <w:r>
          <w:rPr>
            <w:noProof/>
          </w:rPr>
          <w:t>76</w:t>
        </w:r>
        <w:r>
          <w:rPr>
            <w:noProof/>
          </w:rPr>
          <w:fldChar w:fldCharType="end"/>
        </w:r>
      </w:ins>
    </w:p>
    <w:p w14:paraId="4BECAA84" w14:textId="77777777" w:rsidR="00976D6B" w:rsidRDefault="00976D6B">
      <w:pPr>
        <w:pStyle w:val="TOC4"/>
        <w:tabs>
          <w:tab w:val="right" w:leader="dot" w:pos="9350"/>
        </w:tabs>
        <w:rPr>
          <w:ins w:id="290" w:author="Gerard" w:date="2014-06-20T17:32:00Z"/>
          <w:rFonts w:asciiTheme="minorHAnsi" w:eastAsiaTheme="minorEastAsia" w:hAnsiTheme="minorHAnsi" w:cstheme="minorBidi"/>
          <w:noProof/>
          <w:sz w:val="24"/>
          <w:szCs w:val="24"/>
          <w:lang w:eastAsia="ja-JP"/>
        </w:rPr>
      </w:pPr>
      <w:ins w:id="291" w:author="Gerard" w:date="2014-06-20T17:32:00Z">
        <w:r>
          <w:rPr>
            <w:noProof/>
          </w:rPr>
          <w:t>4.1.2.3. Ellipsoidal Fiber Distribution Mooney-Rivlin</w:t>
        </w:r>
        <w:r>
          <w:rPr>
            <w:noProof/>
          </w:rPr>
          <w:tab/>
        </w:r>
        <w:r>
          <w:rPr>
            <w:noProof/>
          </w:rPr>
          <w:fldChar w:fldCharType="begin"/>
        </w:r>
        <w:r>
          <w:rPr>
            <w:noProof/>
          </w:rPr>
          <w:instrText xml:space="preserve"> PAGEREF _Toc264904980 \h </w:instrText>
        </w:r>
        <w:r>
          <w:rPr>
            <w:noProof/>
          </w:rPr>
        </w:r>
      </w:ins>
      <w:r>
        <w:rPr>
          <w:noProof/>
        </w:rPr>
        <w:fldChar w:fldCharType="separate"/>
      </w:r>
      <w:ins w:id="292" w:author="Gerard" w:date="2014-06-20T17:32:00Z">
        <w:r>
          <w:rPr>
            <w:noProof/>
          </w:rPr>
          <w:t>77</w:t>
        </w:r>
        <w:r>
          <w:rPr>
            <w:noProof/>
          </w:rPr>
          <w:fldChar w:fldCharType="end"/>
        </w:r>
      </w:ins>
    </w:p>
    <w:p w14:paraId="51566404" w14:textId="77777777" w:rsidR="00976D6B" w:rsidRDefault="00976D6B">
      <w:pPr>
        <w:pStyle w:val="TOC4"/>
        <w:tabs>
          <w:tab w:val="right" w:leader="dot" w:pos="9350"/>
        </w:tabs>
        <w:rPr>
          <w:ins w:id="293" w:author="Gerard" w:date="2014-06-20T17:32:00Z"/>
          <w:rFonts w:asciiTheme="minorHAnsi" w:eastAsiaTheme="minorEastAsia" w:hAnsiTheme="minorHAnsi" w:cstheme="minorBidi"/>
          <w:noProof/>
          <w:sz w:val="24"/>
          <w:szCs w:val="24"/>
          <w:lang w:eastAsia="ja-JP"/>
        </w:rPr>
      </w:pPr>
      <w:ins w:id="294" w:author="Gerard" w:date="2014-06-20T17:32:00Z">
        <w:r>
          <w:rPr>
            <w:noProof/>
          </w:rPr>
          <w:t>4.1.2.4. Ellipsoidal Fiber Distribution Veronda-Westmann</w:t>
        </w:r>
        <w:r>
          <w:rPr>
            <w:noProof/>
          </w:rPr>
          <w:tab/>
        </w:r>
        <w:r>
          <w:rPr>
            <w:noProof/>
          </w:rPr>
          <w:fldChar w:fldCharType="begin"/>
        </w:r>
        <w:r>
          <w:rPr>
            <w:noProof/>
          </w:rPr>
          <w:instrText xml:space="preserve"> PAGEREF _Toc264904981 \h </w:instrText>
        </w:r>
        <w:r>
          <w:rPr>
            <w:noProof/>
          </w:rPr>
        </w:r>
      </w:ins>
      <w:r>
        <w:rPr>
          <w:noProof/>
        </w:rPr>
        <w:fldChar w:fldCharType="separate"/>
      </w:r>
      <w:ins w:id="295" w:author="Gerard" w:date="2014-06-20T17:32:00Z">
        <w:r>
          <w:rPr>
            <w:noProof/>
          </w:rPr>
          <w:t>78</w:t>
        </w:r>
        <w:r>
          <w:rPr>
            <w:noProof/>
          </w:rPr>
          <w:fldChar w:fldCharType="end"/>
        </w:r>
      </w:ins>
    </w:p>
    <w:p w14:paraId="7A47D407" w14:textId="77777777" w:rsidR="00976D6B" w:rsidRDefault="00976D6B">
      <w:pPr>
        <w:pStyle w:val="TOC4"/>
        <w:tabs>
          <w:tab w:val="right" w:leader="dot" w:pos="9350"/>
        </w:tabs>
        <w:rPr>
          <w:ins w:id="296" w:author="Gerard" w:date="2014-06-20T17:32:00Z"/>
          <w:rFonts w:asciiTheme="minorHAnsi" w:eastAsiaTheme="minorEastAsia" w:hAnsiTheme="minorHAnsi" w:cstheme="minorBidi"/>
          <w:noProof/>
          <w:sz w:val="24"/>
          <w:szCs w:val="24"/>
          <w:lang w:eastAsia="ja-JP"/>
        </w:rPr>
      </w:pPr>
      <w:ins w:id="297" w:author="Gerard" w:date="2014-06-20T17:32:00Z">
        <w:r>
          <w:rPr>
            <w:noProof/>
          </w:rPr>
          <w:t>4.1.2.5. Fiber with Exponential-Power Law, Uncoupled Formulation</w:t>
        </w:r>
        <w:r>
          <w:rPr>
            <w:noProof/>
          </w:rPr>
          <w:tab/>
        </w:r>
        <w:r>
          <w:rPr>
            <w:noProof/>
          </w:rPr>
          <w:fldChar w:fldCharType="begin"/>
        </w:r>
        <w:r>
          <w:rPr>
            <w:noProof/>
          </w:rPr>
          <w:instrText xml:space="preserve"> PAGEREF _Toc264904982 \h </w:instrText>
        </w:r>
        <w:r>
          <w:rPr>
            <w:noProof/>
          </w:rPr>
        </w:r>
      </w:ins>
      <w:r>
        <w:rPr>
          <w:noProof/>
        </w:rPr>
        <w:fldChar w:fldCharType="separate"/>
      </w:r>
      <w:ins w:id="298" w:author="Gerard" w:date="2014-06-20T17:32:00Z">
        <w:r>
          <w:rPr>
            <w:noProof/>
          </w:rPr>
          <w:t>79</w:t>
        </w:r>
        <w:r>
          <w:rPr>
            <w:noProof/>
          </w:rPr>
          <w:fldChar w:fldCharType="end"/>
        </w:r>
      </w:ins>
    </w:p>
    <w:p w14:paraId="309E03EF" w14:textId="77777777" w:rsidR="00976D6B" w:rsidRDefault="00976D6B">
      <w:pPr>
        <w:pStyle w:val="TOC4"/>
        <w:tabs>
          <w:tab w:val="right" w:leader="dot" w:pos="9350"/>
        </w:tabs>
        <w:rPr>
          <w:ins w:id="299" w:author="Gerard" w:date="2014-06-20T17:32:00Z"/>
          <w:rFonts w:asciiTheme="minorHAnsi" w:eastAsiaTheme="minorEastAsia" w:hAnsiTheme="minorHAnsi" w:cstheme="minorBidi"/>
          <w:noProof/>
          <w:sz w:val="24"/>
          <w:szCs w:val="24"/>
          <w:lang w:eastAsia="ja-JP"/>
        </w:rPr>
      </w:pPr>
      <w:ins w:id="300" w:author="Gerard" w:date="2014-06-20T17:32:00Z">
        <w:r>
          <w:rPr>
            <w:noProof/>
          </w:rPr>
          <w:t>4.1.2.6. Fung Orthotropic</w:t>
        </w:r>
        <w:r>
          <w:rPr>
            <w:noProof/>
          </w:rPr>
          <w:tab/>
        </w:r>
        <w:r>
          <w:rPr>
            <w:noProof/>
          </w:rPr>
          <w:fldChar w:fldCharType="begin"/>
        </w:r>
        <w:r>
          <w:rPr>
            <w:noProof/>
          </w:rPr>
          <w:instrText xml:space="preserve"> PAGEREF _Toc264904983 \h </w:instrText>
        </w:r>
        <w:r>
          <w:rPr>
            <w:noProof/>
          </w:rPr>
        </w:r>
      </w:ins>
      <w:r>
        <w:rPr>
          <w:noProof/>
        </w:rPr>
        <w:fldChar w:fldCharType="separate"/>
      </w:r>
      <w:ins w:id="301" w:author="Gerard" w:date="2014-06-20T17:32:00Z">
        <w:r>
          <w:rPr>
            <w:noProof/>
          </w:rPr>
          <w:t>81</w:t>
        </w:r>
        <w:r>
          <w:rPr>
            <w:noProof/>
          </w:rPr>
          <w:fldChar w:fldCharType="end"/>
        </w:r>
      </w:ins>
    </w:p>
    <w:p w14:paraId="3909B72D" w14:textId="77777777" w:rsidR="00976D6B" w:rsidRDefault="00976D6B">
      <w:pPr>
        <w:pStyle w:val="TOC4"/>
        <w:tabs>
          <w:tab w:val="right" w:leader="dot" w:pos="9350"/>
        </w:tabs>
        <w:rPr>
          <w:ins w:id="302" w:author="Gerard" w:date="2014-06-20T17:32:00Z"/>
          <w:rFonts w:asciiTheme="minorHAnsi" w:eastAsiaTheme="minorEastAsia" w:hAnsiTheme="minorHAnsi" w:cstheme="minorBidi"/>
          <w:noProof/>
          <w:sz w:val="24"/>
          <w:szCs w:val="24"/>
          <w:lang w:eastAsia="ja-JP"/>
        </w:rPr>
      </w:pPr>
      <w:ins w:id="303" w:author="Gerard" w:date="2014-06-20T17:32:00Z">
        <w:r>
          <w:rPr>
            <w:noProof/>
          </w:rPr>
          <w:t>4.1.2.7. Mooney-Rivlin</w:t>
        </w:r>
        <w:r>
          <w:rPr>
            <w:noProof/>
          </w:rPr>
          <w:tab/>
        </w:r>
        <w:r>
          <w:rPr>
            <w:noProof/>
          </w:rPr>
          <w:fldChar w:fldCharType="begin"/>
        </w:r>
        <w:r>
          <w:rPr>
            <w:noProof/>
          </w:rPr>
          <w:instrText xml:space="preserve"> PAGEREF _Toc264904984 \h </w:instrText>
        </w:r>
        <w:r>
          <w:rPr>
            <w:noProof/>
          </w:rPr>
        </w:r>
      </w:ins>
      <w:r>
        <w:rPr>
          <w:noProof/>
        </w:rPr>
        <w:fldChar w:fldCharType="separate"/>
      </w:r>
      <w:ins w:id="304" w:author="Gerard" w:date="2014-06-20T17:32:00Z">
        <w:r>
          <w:rPr>
            <w:noProof/>
          </w:rPr>
          <w:t>82</w:t>
        </w:r>
        <w:r>
          <w:rPr>
            <w:noProof/>
          </w:rPr>
          <w:fldChar w:fldCharType="end"/>
        </w:r>
      </w:ins>
    </w:p>
    <w:p w14:paraId="44C4FA89" w14:textId="77777777" w:rsidR="00976D6B" w:rsidRDefault="00976D6B">
      <w:pPr>
        <w:pStyle w:val="TOC4"/>
        <w:tabs>
          <w:tab w:val="right" w:leader="dot" w:pos="9350"/>
        </w:tabs>
        <w:rPr>
          <w:ins w:id="305" w:author="Gerard" w:date="2014-06-20T17:32:00Z"/>
          <w:rFonts w:asciiTheme="minorHAnsi" w:eastAsiaTheme="minorEastAsia" w:hAnsiTheme="minorHAnsi" w:cstheme="minorBidi"/>
          <w:noProof/>
          <w:sz w:val="24"/>
          <w:szCs w:val="24"/>
          <w:lang w:eastAsia="ja-JP"/>
        </w:rPr>
      </w:pPr>
      <w:ins w:id="306" w:author="Gerard" w:date="2014-06-20T17:32:00Z">
        <w:r>
          <w:rPr>
            <w:noProof/>
          </w:rPr>
          <w:t>4.1.2.8. Muscle Material</w:t>
        </w:r>
        <w:r>
          <w:rPr>
            <w:noProof/>
          </w:rPr>
          <w:tab/>
        </w:r>
        <w:r>
          <w:rPr>
            <w:noProof/>
          </w:rPr>
          <w:fldChar w:fldCharType="begin"/>
        </w:r>
        <w:r>
          <w:rPr>
            <w:noProof/>
          </w:rPr>
          <w:instrText xml:space="preserve"> PAGEREF _Toc264904985 \h </w:instrText>
        </w:r>
        <w:r>
          <w:rPr>
            <w:noProof/>
          </w:rPr>
        </w:r>
      </w:ins>
      <w:r>
        <w:rPr>
          <w:noProof/>
        </w:rPr>
        <w:fldChar w:fldCharType="separate"/>
      </w:r>
      <w:ins w:id="307" w:author="Gerard" w:date="2014-06-20T17:32:00Z">
        <w:r>
          <w:rPr>
            <w:noProof/>
          </w:rPr>
          <w:t>83</w:t>
        </w:r>
        <w:r>
          <w:rPr>
            <w:noProof/>
          </w:rPr>
          <w:fldChar w:fldCharType="end"/>
        </w:r>
      </w:ins>
    </w:p>
    <w:p w14:paraId="53CC34A8" w14:textId="77777777" w:rsidR="00976D6B" w:rsidRDefault="00976D6B">
      <w:pPr>
        <w:pStyle w:val="TOC4"/>
        <w:tabs>
          <w:tab w:val="right" w:leader="dot" w:pos="9350"/>
        </w:tabs>
        <w:rPr>
          <w:ins w:id="308" w:author="Gerard" w:date="2014-06-20T17:32:00Z"/>
          <w:rFonts w:asciiTheme="minorHAnsi" w:eastAsiaTheme="minorEastAsia" w:hAnsiTheme="minorHAnsi" w:cstheme="minorBidi"/>
          <w:noProof/>
          <w:sz w:val="24"/>
          <w:szCs w:val="24"/>
          <w:lang w:eastAsia="ja-JP"/>
        </w:rPr>
      </w:pPr>
      <w:ins w:id="309" w:author="Gerard" w:date="2014-06-20T17:32:00Z">
        <w:r>
          <w:rPr>
            <w:noProof/>
          </w:rPr>
          <w:t>4.1.2.9. Ogden</w:t>
        </w:r>
        <w:r>
          <w:rPr>
            <w:noProof/>
          </w:rPr>
          <w:tab/>
        </w:r>
        <w:r>
          <w:rPr>
            <w:noProof/>
          </w:rPr>
          <w:fldChar w:fldCharType="begin"/>
        </w:r>
        <w:r>
          <w:rPr>
            <w:noProof/>
          </w:rPr>
          <w:instrText xml:space="preserve"> PAGEREF _Toc264904986 \h </w:instrText>
        </w:r>
        <w:r>
          <w:rPr>
            <w:noProof/>
          </w:rPr>
        </w:r>
      </w:ins>
      <w:r>
        <w:rPr>
          <w:noProof/>
        </w:rPr>
        <w:fldChar w:fldCharType="separate"/>
      </w:r>
      <w:ins w:id="310" w:author="Gerard" w:date="2014-06-20T17:32:00Z">
        <w:r>
          <w:rPr>
            <w:noProof/>
          </w:rPr>
          <w:t>85</w:t>
        </w:r>
        <w:r>
          <w:rPr>
            <w:noProof/>
          </w:rPr>
          <w:fldChar w:fldCharType="end"/>
        </w:r>
      </w:ins>
    </w:p>
    <w:p w14:paraId="5C0CF788" w14:textId="77777777" w:rsidR="00976D6B" w:rsidRDefault="00976D6B">
      <w:pPr>
        <w:pStyle w:val="TOC4"/>
        <w:tabs>
          <w:tab w:val="right" w:leader="dot" w:pos="9350"/>
        </w:tabs>
        <w:rPr>
          <w:ins w:id="311" w:author="Gerard" w:date="2014-06-20T17:32:00Z"/>
          <w:rFonts w:asciiTheme="minorHAnsi" w:eastAsiaTheme="minorEastAsia" w:hAnsiTheme="minorHAnsi" w:cstheme="minorBidi"/>
          <w:noProof/>
          <w:sz w:val="24"/>
          <w:szCs w:val="24"/>
          <w:lang w:eastAsia="ja-JP"/>
        </w:rPr>
      </w:pPr>
      <w:ins w:id="312" w:author="Gerard" w:date="2014-06-20T17:32:00Z">
        <w:r>
          <w:rPr>
            <w:noProof/>
          </w:rPr>
          <w:t>4.1.2.10. Tendon Material</w:t>
        </w:r>
        <w:r>
          <w:rPr>
            <w:noProof/>
          </w:rPr>
          <w:tab/>
        </w:r>
        <w:r>
          <w:rPr>
            <w:noProof/>
          </w:rPr>
          <w:fldChar w:fldCharType="begin"/>
        </w:r>
        <w:r>
          <w:rPr>
            <w:noProof/>
          </w:rPr>
          <w:instrText xml:space="preserve"> PAGEREF _Toc264904987 \h </w:instrText>
        </w:r>
        <w:r>
          <w:rPr>
            <w:noProof/>
          </w:rPr>
        </w:r>
      </w:ins>
      <w:r>
        <w:rPr>
          <w:noProof/>
        </w:rPr>
        <w:fldChar w:fldCharType="separate"/>
      </w:r>
      <w:ins w:id="313" w:author="Gerard" w:date="2014-06-20T17:32:00Z">
        <w:r>
          <w:rPr>
            <w:noProof/>
          </w:rPr>
          <w:t>86</w:t>
        </w:r>
        <w:r>
          <w:rPr>
            <w:noProof/>
          </w:rPr>
          <w:fldChar w:fldCharType="end"/>
        </w:r>
      </w:ins>
    </w:p>
    <w:p w14:paraId="788108D3" w14:textId="77777777" w:rsidR="00976D6B" w:rsidRDefault="00976D6B">
      <w:pPr>
        <w:pStyle w:val="TOC4"/>
        <w:tabs>
          <w:tab w:val="right" w:leader="dot" w:pos="9350"/>
        </w:tabs>
        <w:rPr>
          <w:ins w:id="314" w:author="Gerard" w:date="2014-06-20T17:32:00Z"/>
          <w:rFonts w:asciiTheme="minorHAnsi" w:eastAsiaTheme="minorEastAsia" w:hAnsiTheme="minorHAnsi" w:cstheme="minorBidi"/>
          <w:noProof/>
          <w:sz w:val="24"/>
          <w:szCs w:val="24"/>
          <w:lang w:eastAsia="ja-JP"/>
        </w:rPr>
      </w:pPr>
      <w:ins w:id="315" w:author="Gerard" w:date="2014-06-20T17:32:00Z">
        <w:r>
          <w:rPr>
            <w:noProof/>
          </w:rPr>
          <w:t>4.1.2.11. Tension-Compression Nonlinear Orthotropic</w:t>
        </w:r>
        <w:r>
          <w:rPr>
            <w:noProof/>
          </w:rPr>
          <w:tab/>
        </w:r>
        <w:r>
          <w:rPr>
            <w:noProof/>
          </w:rPr>
          <w:fldChar w:fldCharType="begin"/>
        </w:r>
        <w:r>
          <w:rPr>
            <w:noProof/>
          </w:rPr>
          <w:instrText xml:space="preserve"> PAGEREF _Toc264904988 \h </w:instrText>
        </w:r>
        <w:r>
          <w:rPr>
            <w:noProof/>
          </w:rPr>
        </w:r>
      </w:ins>
      <w:r>
        <w:rPr>
          <w:noProof/>
        </w:rPr>
        <w:fldChar w:fldCharType="separate"/>
      </w:r>
      <w:ins w:id="316" w:author="Gerard" w:date="2014-06-20T17:32:00Z">
        <w:r>
          <w:rPr>
            <w:noProof/>
          </w:rPr>
          <w:t>87</w:t>
        </w:r>
        <w:r>
          <w:rPr>
            <w:noProof/>
          </w:rPr>
          <w:fldChar w:fldCharType="end"/>
        </w:r>
      </w:ins>
    </w:p>
    <w:p w14:paraId="093C807D" w14:textId="77777777" w:rsidR="00976D6B" w:rsidRDefault="00976D6B">
      <w:pPr>
        <w:pStyle w:val="TOC4"/>
        <w:tabs>
          <w:tab w:val="right" w:leader="dot" w:pos="9350"/>
        </w:tabs>
        <w:rPr>
          <w:ins w:id="317" w:author="Gerard" w:date="2014-06-20T17:32:00Z"/>
          <w:rFonts w:asciiTheme="minorHAnsi" w:eastAsiaTheme="minorEastAsia" w:hAnsiTheme="minorHAnsi" w:cstheme="minorBidi"/>
          <w:noProof/>
          <w:sz w:val="24"/>
          <w:szCs w:val="24"/>
          <w:lang w:eastAsia="ja-JP"/>
        </w:rPr>
      </w:pPr>
      <w:ins w:id="318" w:author="Gerard" w:date="2014-06-20T17:32:00Z">
        <w:r>
          <w:rPr>
            <w:noProof/>
          </w:rPr>
          <w:t>4.1.2.12. Transversely Isotropic Mooney-Rivlin</w:t>
        </w:r>
        <w:r>
          <w:rPr>
            <w:noProof/>
          </w:rPr>
          <w:tab/>
        </w:r>
        <w:r>
          <w:rPr>
            <w:noProof/>
          </w:rPr>
          <w:fldChar w:fldCharType="begin"/>
        </w:r>
        <w:r>
          <w:rPr>
            <w:noProof/>
          </w:rPr>
          <w:instrText xml:space="preserve"> PAGEREF _Toc264904989 \h </w:instrText>
        </w:r>
        <w:r>
          <w:rPr>
            <w:noProof/>
          </w:rPr>
        </w:r>
      </w:ins>
      <w:r>
        <w:rPr>
          <w:noProof/>
        </w:rPr>
        <w:fldChar w:fldCharType="separate"/>
      </w:r>
      <w:ins w:id="319" w:author="Gerard" w:date="2014-06-20T17:32:00Z">
        <w:r>
          <w:rPr>
            <w:noProof/>
          </w:rPr>
          <w:t>88</w:t>
        </w:r>
        <w:r>
          <w:rPr>
            <w:noProof/>
          </w:rPr>
          <w:fldChar w:fldCharType="end"/>
        </w:r>
      </w:ins>
    </w:p>
    <w:p w14:paraId="7119FC5F" w14:textId="77777777" w:rsidR="00976D6B" w:rsidRDefault="00976D6B">
      <w:pPr>
        <w:pStyle w:val="TOC4"/>
        <w:tabs>
          <w:tab w:val="right" w:leader="dot" w:pos="9350"/>
        </w:tabs>
        <w:rPr>
          <w:ins w:id="320" w:author="Gerard" w:date="2014-06-20T17:32:00Z"/>
          <w:rFonts w:asciiTheme="minorHAnsi" w:eastAsiaTheme="minorEastAsia" w:hAnsiTheme="minorHAnsi" w:cstheme="minorBidi"/>
          <w:noProof/>
          <w:sz w:val="24"/>
          <w:szCs w:val="24"/>
          <w:lang w:eastAsia="ja-JP"/>
        </w:rPr>
      </w:pPr>
      <w:ins w:id="321" w:author="Gerard" w:date="2014-06-20T17:32:00Z">
        <w:r>
          <w:rPr>
            <w:noProof/>
          </w:rPr>
          <w:t>4.1.2.13. Transversely Isotropic Veronda-Westmann</w:t>
        </w:r>
        <w:r>
          <w:rPr>
            <w:noProof/>
          </w:rPr>
          <w:tab/>
        </w:r>
        <w:r>
          <w:rPr>
            <w:noProof/>
          </w:rPr>
          <w:fldChar w:fldCharType="begin"/>
        </w:r>
        <w:r>
          <w:rPr>
            <w:noProof/>
          </w:rPr>
          <w:instrText xml:space="preserve"> PAGEREF _Toc264904990 \h </w:instrText>
        </w:r>
        <w:r>
          <w:rPr>
            <w:noProof/>
          </w:rPr>
        </w:r>
      </w:ins>
      <w:r>
        <w:rPr>
          <w:noProof/>
        </w:rPr>
        <w:fldChar w:fldCharType="separate"/>
      </w:r>
      <w:ins w:id="322" w:author="Gerard" w:date="2014-06-20T17:32:00Z">
        <w:r>
          <w:rPr>
            <w:noProof/>
          </w:rPr>
          <w:t>90</w:t>
        </w:r>
        <w:r>
          <w:rPr>
            <w:noProof/>
          </w:rPr>
          <w:fldChar w:fldCharType="end"/>
        </w:r>
      </w:ins>
    </w:p>
    <w:p w14:paraId="0CF3B4DD" w14:textId="77777777" w:rsidR="00976D6B" w:rsidRDefault="00976D6B">
      <w:pPr>
        <w:pStyle w:val="TOC4"/>
        <w:tabs>
          <w:tab w:val="right" w:leader="dot" w:pos="9350"/>
        </w:tabs>
        <w:rPr>
          <w:ins w:id="323" w:author="Gerard" w:date="2014-06-20T17:32:00Z"/>
          <w:rFonts w:asciiTheme="minorHAnsi" w:eastAsiaTheme="minorEastAsia" w:hAnsiTheme="minorHAnsi" w:cstheme="minorBidi"/>
          <w:noProof/>
          <w:sz w:val="24"/>
          <w:szCs w:val="24"/>
          <w:lang w:eastAsia="ja-JP"/>
        </w:rPr>
      </w:pPr>
      <w:ins w:id="324" w:author="Gerard" w:date="2014-06-20T17:32:00Z">
        <w:r>
          <w:rPr>
            <w:noProof/>
          </w:rPr>
          <w:t>4.1.2.14. Uncoupled Solid Mixture</w:t>
        </w:r>
        <w:r>
          <w:rPr>
            <w:noProof/>
          </w:rPr>
          <w:tab/>
        </w:r>
        <w:r>
          <w:rPr>
            <w:noProof/>
          </w:rPr>
          <w:fldChar w:fldCharType="begin"/>
        </w:r>
        <w:r>
          <w:rPr>
            <w:noProof/>
          </w:rPr>
          <w:instrText xml:space="preserve"> PAGEREF _Toc264904991 \h </w:instrText>
        </w:r>
        <w:r>
          <w:rPr>
            <w:noProof/>
          </w:rPr>
        </w:r>
      </w:ins>
      <w:r>
        <w:rPr>
          <w:noProof/>
        </w:rPr>
        <w:fldChar w:fldCharType="separate"/>
      </w:r>
      <w:ins w:id="325" w:author="Gerard" w:date="2014-06-20T17:32:00Z">
        <w:r>
          <w:rPr>
            <w:noProof/>
          </w:rPr>
          <w:t>91</w:t>
        </w:r>
        <w:r>
          <w:rPr>
            <w:noProof/>
          </w:rPr>
          <w:fldChar w:fldCharType="end"/>
        </w:r>
      </w:ins>
    </w:p>
    <w:p w14:paraId="7C6E2892" w14:textId="77777777" w:rsidR="00976D6B" w:rsidRDefault="00976D6B">
      <w:pPr>
        <w:pStyle w:val="TOC4"/>
        <w:tabs>
          <w:tab w:val="right" w:leader="dot" w:pos="9350"/>
        </w:tabs>
        <w:rPr>
          <w:ins w:id="326" w:author="Gerard" w:date="2014-06-20T17:32:00Z"/>
          <w:rFonts w:asciiTheme="minorHAnsi" w:eastAsiaTheme="minorEastAsia" w:hAnsiTheme="minorHAnsi" w:cstheme="minorBidi"/>
          <w:noProof/>
          <w:sz w:val="24"/>
          <w:szCs w:val="24"/>
          <w:lang w:eastAsia="ja-JP"/>
        </w:rPr>
      </w:pPr>
      <w:ins w:id="327" w:author="Gerard" w:date="2014-06-20T17:32:00Z">
        <w:r>
          <w:rPr>
            <w:noProof/>
          </w:rPr>
          <w:t>4.1.2.15. Veronda-Westmann</w:t>
        </w:r>
        <w:r>
          <w:rPr>
            <w:noProof/>
          </w:rPr>
          <w:tab/>
        </w:r>
        <w:r>
          <w:rPr>
            <w:noProof/>
          </w:rPr>
          <w:fldChar w:fldCharType="begin"/>
        </w:r>
        <w:r>
          <w:rPr>
            <w:noProof/>
          </w:rPr>
          <w:instrText xml:space="preserve"> PAGEREF _Toc264904992 \h </w:instrText>
        </w:r>
        <w:r>
          <w:rPr>
            <w:noProof/>
          </w:rPr>
        </w:r>
      </w:ins>
      <w:r>
        <w:rPr>
          <w:noProof/>
        </w:rPr>
        <w:fldChar w:fldCharType="separate"/>
      </w:r>
      <w:ins w:id="328" w:author="Gerard" w:date="2014-06-20T17:32:00Z">
        <w:r>
          <w:rPr>
            <w:noProof/>
          </w:rPr>
          <w:t>92</w:t>
        </w:r>
        <w:r>
          <w:rPr>
            <w:noProof/>
          </w:rPr>
          <w:fldChar w:fldCharType="end"/>
        </w:r>
      </w:ins>
    </w:p>
    <w:p w14:paraId="29176246" w14:textId="77777777" w:rsidR="00976D6B" w:rsidRDefault="00976D6B">
      <w:pPr>
        <w:pStyle w:val="TOC4"/>
        <w:tabs>
          <w:tab w:val="right" w:leader="dot" w:pos="9350"/>
        </w:tabs>
        <w:rPr>
          <w:ins w:id="329" w:author="Gerard" w:date="2014-06-20T17:32:00Z"/>
          <w:rFonts w:asciiTheme="minorHAnsi" w:eastAsiaTheme="minorEastAsia" w:hAnsiTheme="minorHAnsi" w:cstheme="minorBidi"/>
          <w:noProof/>
          <w:sz w:val="24"/>
          <w:szCs w:val="24"/>
          <w:lang w:eastAsia="ja-JP"/>
        </w:rPr>
      </w:pPr>
      <w:ins w:id="330" w:author="Gerard" w:date="2014-06-20T17:32:00Z">
        <w:r>
          <w:rPr>
            <w:noProof/>
          </w:rPr>
          <w:t>4.1.2.16. Mooney-Rivlin Von Mises Distributed Fibers</w:t>
        </w:r>
        <w:r>
          <w:rPr>
            <w:noProof/>
          </w:rPr>
          <w:tab/>
        </w:r>
        <w:r>
          <w:rPr>
            <w:noProof/>
          </w:rPr>
          <w:fldChar w:fldCharType="begin"/>
        </w:r>
        <w:r>
          <w:rPr>
            <w:noProof/>
          </w:rPr>
          <w:instrText xml:space="preserve"> PAGEREF _Toc264904993 \h </w:instrText>
        </w:r>
        <w:r>
          <w:rPr>
            <w:noProof/>
          </w:rPr>
        </w:r>
      </w:ins>
      <w:r>
        <w:rPr>
          <w:noProof/>
        </w:rPr>
        <w:fldChar w:fldCharType="separate"/>
      </w:r>
      <w:ins w:id="331" w:author="Gerard" w:date="2014-06-20T17:32:00Z">
        <w:r>
          <w:rPr>
            <w:noProof/>
          </w:rPr>
          <w:t>93</w:t>
        </w:r>
        <w:r>
          <w:rPr>
            <w:noProof/>
          </w:rPr>
          <w:fldChar w:fldCharType="end"/>
        </w:r>
      </w:ins>
    </w:p>
    <w:p w14:paraId="0121ED60" w14:textId="77777777" w:rsidR="00976D6B" w:rsidRDefault="00976D6B">
      <w:pPr>
        <w:pStyle w:val="TOC3"/>
        <w:tabs>
          <w:tab w:val="right" w:leader="dot" w:pos="9350"/>
        </w:tabs>
        <w:rPr>
          <w:ins w:id="332" w:author="Gerard" w:date="2014-06-20T17:32:00Z"/>
          <w:rFonts w:asciiTheme="minorHAnsi" w:eastAsiaTheme="minorEastAsia" w:hAnsiTheme="minorHAnsi" w:cstheme="minorBidi"/>
          <w:i w:val="0"/>
          <w:iCs w:val="0"/>
          <w:noProof/>
          <w:sz w:val="24"/>
          <w:szCs w:val="24"/>
          <w:lang w:eastAsia="ja-JP"/>
        </w:rPr>
      </w:pPr>
      <w:ins w:id="333" w:author="Gerard" w:date="2014-06-20T17:32:00Z">
        <w:r w:rsidRPr="000A7E2C">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_Toc264904994 \h </w:instrText>
        </w:r>
        <w:r>
          <w:rPr>
            <w:noProof/>
          </w:rPr>
        </w:r>
      </w:ins>
      <w:r>
        <w:rPr>
          <w:noProof/>
        </w:rPr>
        <w:fldChar w:fldCharType="separate"/>
      </w:r>
      <w:ins w:id="334" w:author="Gerard" w:date="2014-06-20T17:32:00Z">
        <w:r>
          <w:rPr>
            <w:noProof/>
          </w:rPr>
          <w:t>96</w:t>
        </w:r>
        <w:r>
          <w:rPr>
            <w:noProof/>
          </w:rPr>
          <w:fldChar w:fldCharType="end"/>
        </w:r>
      </w:ins>
    </w:p>
    <w:p w14:paraId="0D9C3C77" w14:textId="77777777" w:rsidR="00976D6B" w:rsidRDefault="00976D6B">
      <w:pPr>
        <w:pStyle w:val="TOC4"/>
        <w:tabs>
          <w:tab w:val="right" w:leader="dot" w:pos="9350"/>
        </w:tabs>
        <w:rPr>
          <w:ins w:id="335" w:author="Gerard" w:date="2014-06-20T17:32:00Z"/>
          <w:rFonts w:asciiTheme="minorHAnsi" w:eastAsiaTheme="minorEastAsia" w:hAnsiTheme="minorHAnsi" w:cstheme="minorBidi"/>
          <w:noProof/>
          <w:sz w:val="24"/>
          <w:szCs w:val="24"/>
          <w:lang w:eastAsia="ja-JP"/>
        </w:rPr>
      </w:pPr>
      <w:ins w:id="336" w:author="Gerard" w:date="2014-06-20T17:32:00Z">
        <w:r>
          <w:rPr>
            <w:noProof/>
          </w:rPr>
          <w:t>4.1.3.1. Carter-Hayes</w:t>
        </w:r>
        <w:r>
          <w:rPr>
            <w:noProof/>
          </w:rPr>
          <w:tab/>
        </w:r>
        <w:r>
          <w:rPr>
            <w:noProof/>
          </w:rPr>
          <w:fldChar w:fldCharType="begin"/>
        </w:r>
        <w:r>
          <w:rPr>
            <w:noProof/>
          </w:rPr>
          <w:instrText xml:space="preserve"> PAGEREF _Toc264904995 \h </w:instrText>
        </w:r>
        <w:r>
          <w:rPr>
            <w:noProof/>
          </w:rPr>
        </w:r>
      </w:ins>
      <w:r>
        <w:rPr>
          <w:noProof/>
        </w:rPr>
        <w:fldChar w:fldCharType="separate"/>
      </w:r>
      <w:ins w:id="337" w:author="Gerard" w:date="2014-06-20T17:32:00Z">
        <w:r>
          <w:rPr>
            <w:noProof/>
          </w:rPr>
          <w:t>96</w:t>
        </w:r>
        <w:r>
          <w:rPr>
            <w:noProof/>
          </w:rPr>
          <w:fldChar w:fldCharType="end"/>
        </w:r>
      </w:ins>
    </w:p>
    <w:p w14:paraId="3DC86ABD" w14:textId="77777777" w:rsidR="00976D6B" w:rsidRDefault="00976D6B">
      <w:pPr>
        <w:pStyle w:val="TOC4"/>
        <w:tabs>
          <w:tab w:val="right" w:leader="dot" w:pos="9350"/>
        </w:tabs>
        <w:rPr>
          <w:ins w:id="338" w:author="Gerard" w:date="2014-06-20T17:32:00Z"/>
          <w:rFonts w:asciiTheme="minorHAnsi" w:eastAsiaTheme="minorEastAsia" w:hAnsiTheme="minorHAnsi" w:cstheme="minorBidi"/>
          <w:noProof/>
          <w:sz w:val="24"/>
          <w:szCs w:val="24"/>
          <w:lang w:eastAsia="ja-JP"/>
        </w:rPr>
      </w:pPr>
      <w:ins w:id="339" w:author="Gerard" w:date="2014-06-20T17:32:00Z">
        <w:r>
          <w:rPr>
            <w:noProof/>
          </w:rPr>
          <w:t>4.1.3.2. Cell Growth</w:t>
        </w:r>
        <w:r>
          <w:rPr>
            <w:noProof/>
          </w:rPr>
          <w:tab/>
        </w:r>
        <w:r>
          <w:rPr>
            <w:noProof/>
          </w:rPr>
          <w:fldChar w:fldCharType="begin"/>
        </w:r>
        <w:r>
          <w:rPr>
            <w:noProof/>
          </w:rPr>
          <w:instrText xml:space="preserve"> PAGEREF _Toc264904996 \h </w:instrText>
        </w:r>
        <w:r>
          <w:rPr>
            <w:noProof/>
          </w:rPr>
        </w:r>
      </w:ins>
      <w:r>
        <w:rPr>
          <w:noProof/>
        </w:rPr>
        <w:fldChar w:fldCharType="separate"/>
      </w:r>
      <w:ins w:id="340" w:author="Gerard" w:date="2014-06-20T17:32:00Z">
        <w:r>
          <w:rPr>
            <w:noProof/>
          </w:rPr>
          <w:t>98</w:t>
        </w:r>
        <w:r>
          <w:rPr>
            <w:noProof/>
          </w:rPr>
          <w:fldChar w:fldCharType="end"/>
        </w:r>
      </w:ins>
    </w:p>
    <w:p w14:paraId="4CB39AE8" w14:textId="77777777" w:rsidR="00976D6B" w:rsidRDefault="00976D6B">
      <w:pPr>
        <w:pStyle w:val="TOC4"/>
        <w:tabs>
          <w:tab w:val="right" w:leader="dot" w:pos="9350"/>
        </w:tabs>
        <w:rPr>
          <w:ins w:id="341" w:author="Gerard" w:date="2014-06-20T17:32:00Z"/>
          <w:rFonts w:asciiTheme="minorHAnsi" w:eastAsiaTheme="minorEastAsia" w:hAnsiTheme="minorHAnsi" w:cstheme="minorBidi"/>
          <w:noProof/>
          <w:sz w:val="24"/>
          <w:szCs w:val="24"/>
          <w:lang w:eastAsia="ja-JP"/>
        </w:rPr>
      </w:pPr>
      <w:ins w:id="342" w:author="Gerard" w:date="2014-06-20T17:32:00Z">
        <w:r>
          <w:rPr>
            <w:noProof/>
          </w:rPr>
          <w:t>4.1.3.3. Donnan Equilibrium Swelling</w:t>
        </w:r>
        <w:r>
          <w:rPr>
            <w:noProof/>
          </w:rPr>
          <w:tab/>
        </w:r>
        <w:r>
          <w:rPr>
            <w:noProof/>
          </w:rPr>
          <w:fldChar w:fldCharType="begin"/>
        </w:r>
        <w:r>
          <w:rPr>
            <w:noProof/>
          </w:rPr>
          <w:instrText xml:space="preserve"> PAGEREF _Toc264904997 \h </w:instrText>
        </w:r>
        <w:r>
          <w:rPr>
            <w:noProof/>
          </w:rPr>
        </w:r>
      </w:ins>
      <w:r>
        <w:rPr>
          <w:noProof/>
        </w:rPr>
        <w:fldChar w:fldCharType="separate"/>
      </w:r>
      <w:ins w:id="343" w:author="Gerard" w:date="2014-06-20T17:32:00Z">
        <w:r>
          <w:rPr>
            <w:noProof/>
          </w:rPr>
          <w:t>100</w:t>
        </w:r>
        <w:r>
          <w:rPr>
            <w:noProof/>
          </w:rPr>
          <w:fldChar w:fldCharType="end"/>
        </w:r>
      </w:ins>
    </w:p>
    <w:p w14:paraId="214A87F5" w14:textId="77777777" w:rsidR="00976D6B" w:rsidRDefault="00976D6B">
      <w:pPr>
        <w:pStyle w:val="TOC4"/>
        <w:tabs>
          <w:tab w:val="right" w:leader="dot" w:pos="9350"/>
        </w:tabs>
        <w:rPr>
          <w:ins w:id="344" w:author="Gerard" w:date="2014-06-20T17:32:00Z"/>
          <w:rFonts w:asciiTheme="minorHAnsi" w:eastAsiaTheme="minorEastAsia" w:hAnsiTheme="minorHAnsi" w:cstheme="minorBidi"/>
          <w:noProof/>
          <w:sz w:val="24"/>
          <w:szCs w:val="24"/>
          <w:lang w:eastAsia="ja-JP"/>
        </w:rPr>
      </w:pPr>
      <w:ins w:id="345" w:author="Gerard" w:date="2014-06-20T17:32:00Z">
        <w:r>
          <w:rPr>
            <w:noProof/>
          </w:rPr>
          <w:t>4.1.3.4. Ellipsoidal Fiber Distribution</w:t>
        </w:r>
        <w:r>
          <w:rPr>
            <w:noProof/>
          </w:rPr>
          <w:tab/>
        </w:r>
        <w:r>
          <w:rPr>
            <w:noProof/>
          </w:rPr>
          <w:fldChar w:fldCharType="begin"/>
        </w:r>
        <w:r>
          <w:rPr>
            <w:noProof/>
          </w:rPr>
          <w:instrText xml:space="preserve"> PAGEREF _Toc264904998 \h </w:instrText>
        </w:r>
        <w:r>
          <w:rPr>
            <w:noProof/>
          </w:rPr>
        </w:r>
      </w:ins>
      <w:r>
        <w:rPr>
          <w:noProof/>
        </w:rPr>
        <w:fldChar w:fldCharType="separate"/>
      </w:r>
      <w:ins w:id="346" w:author="Gerard" w:date="2014-06-20T17:32:00Z">
        <w:r>
          <w:rPr>
            <w:noProof/>
          </w:rPr>
          <w:t>102</w:t>
        </w:r>
        <w:r>
          <w:rPr>
            <w:noProof/>
          </w:rPr>
          <w:fldChar w:fldCharType="end"/>
        </w:r>
      </w:ins>
    </w:p>
    <w:p w14:paraId="434E7508" w14:textId="77777777" w:rsidR="00976D6B" w:rsidRDefault="00976D6B">
      <w:pPr>
        <w:pStyle w:val="TOC4"/>
        <w:tabs>
          <w:tab w:val="right" w:leader="dot" w:pos="9350"/>
        </w:tabs>
        <w:rPr>
          <w:ins w:id="347" w:author="Gerard" w:date="2014-06-20T17:32:00Z"/>
          <w:rFonts w:asciiTheme="minorHAnsi" w:eastAsiaTheme="minorEastAsia" w:hAnsiTheme="minorHAnsi" w:cstheme="minorBidi"/>
          <w:noProof/>
          <w:sz w:val="24"/>
          <w:szCs w:val="24"/>
          <w:lang w:eastAsia="ja-JP"/>
        </w:rPr>
      </w:pPr>
      <w:ins w:id="348" w:author="Gerard" w:date="2014-06-20T17:32:00Z">
        <w:r>
          <w:rPr>
            <w:noProof/>
          </w:rPr>
          <w:t>4.1.3.5. Ellipsoidal Fiber Distribution Neo-Hookean</w:t>
        </w:r>
        <w:r>
          <w:rPr>
            <w:noProof/>
          </w:rPr>
          <w:tab/>
        </w:r>
        <w:r>
          <w:rPr>
            <w:noProof/>
          </w:rPr>
          <w:fldChar w:fldCharType="begin"/>
        </w:r>
        <w:r>
          <w:rPr>
            <w:noProof/>
          </w:rPr>
          <w:instrText xml:space="preserve"> PAGEREF _Toc264904999 \h </w:instrText>
        </w:r>
        <w:r>
          <w:rPr>
            <w:noProof/>
          </w:rPr>
        </w:r>
      </w:ins>
      <w:r>
        <w:rPr>
          <w:noProof/>
        </w:rPr>
        <w:fldChar w:fldCharType="separate"/>
      </w:r>
      <w:ins w:id="349" w:author="Gerard" w:date="2014-06-20T17:32:00Z">
        <w:r>
          <w:rPr>
            <w:noProof/>
          </w:rPr>
          <w:t>103</w:t>
        </w:r>
        <w:r>
          <w:rPr>
            <w:noProof/>
          </w:rPr>
          <w:fldChar w:fldCharType="end"/>
        </w:r>
      </w:ins>
    </w:p>
    <w:p w14:paraId="33EC8222" w14:textId="77777777" w:rsidR="00976D6B" w:rsidRDefault="00976D6B">
      <w:pPr>
        <w:pStyle w:val="TOC4"/>
        <w:tabs>
          <w:tab w:val="right" w:leader="dot" w:pos="9350"/>
        </w:tabs>
        <w:rPr>
          <w:ins w:id="350" w:author="Gerard" w:date="2014-06-20T17:32:00Z"/>
          <w:rFonts w:asciiTheme="minorHAnsi" w:eastAsiaTheme="minorEastAsia" w:hAnsiTheme="minorHAnsi" w:cstheme="minorBidi"/>
          <w:noProof/>
          <w:sz w:val="24"/>
          <w:szCs w:val="24"/>
          <w:lang w:eastAsia="ja-JP"/>
        </w:rPr>
      </w:pPr>
      <w:ins w:id="351" w:author="Gerard" w:date="2014-06-20T17:32:00Z">
        <w:r>
          <w:rPr>
            <w:noProof/>
          </w:rPr>
          <w:t>4.1.3.6. Ellipsoidal Fiber Distribution with Donnan Equilibrium Swelling</w:t>
        </w:r>
        <w:r>
          <w:rPr>
            <w:noProof/>
          </w:rPr>
          <w:tab/>
        </w:r>
        <w:r>
          <w:rPr>
            <w:noProof/>
          </w:rPr>
          <w:fldChar w:fldCharType="begin"/>
        </w:r>
        <w:r>
          <w:rPr>
            <w:noProof/>
          </w:rPr>
          <w:instrText xml:space="preserve"> PAGEREF _Toc264905000 \h </w:instrText>
        </w:r>
        <w:r>
          <w:rPr>
            <w:noProof/>
          </w:rPr>
        </w:r>
      </w:ins>
      <w:r>
        <w:rPr>
          <w:noProof/>
        </w:rPr>
        <w:fldChar w:fldCharType="separate"/>
      </w:r>
      <w:ins w:id="352" w:author="Gerard" w:date="2014-06-20T17:32:00Z">
        <w:r>
          <w:rPr>
            <w:noProof/>
          </w:rPr>
          <w:t>104</w:t>
        </w:r>
        <w:r>
          <w:rPr>
            <w:noProof/>
          </w:rPr>
          <w:fldChar w:fldCharType="end"/>
        </w:r>
      </w:ins>
    </w:p>
    <w:p w14:paraId="13491E1B" w14:textId="77777777" w:rsidR="00976D6B" w:rsidRDefault="00976D6B">
      <w:pPr>
        <w:pStyle w:val="TOC4"/>
        <w:tabs>
          <w:tab w:val="right" w:leader="dot" w:pos="9350"/>
        </w:tabs>
        <w:rPr>
          <w:ins w:id="353" w:author="Gerard" w:date="2014-06-20T17:32:00Z"/>
          <w:rFonts w:asciiTheme="minorHAnsi" w:eastAsiaTheme="minorEastAsia" w:hAnsiTheme="minorHAnsi" w:cstheme="minorBidi"/>
          <w:noProof/>
          <w:sz w:val="24"/>
          <w:szCs w:val="24"/>
          <w:lang w:eastAsia="ja-JP"/>
        </w:rPr>
      </w:pPr>
      <w:ins w:id="354" w:author="Gerard" w:date="2014-06-20T17:32:00Z">
        <w:r>
          <w:rPr>
            <w:noProof/>
          </w:rPr>
          <w:t>4.1.3.7. Fiber with Exponential-Power Law</w:t>
        </w:r>
        <w:r>
          <w:rPr>
            <w:noProof/>
          </w:rPr>
          <w:tab/>
        </w:r>
        <w:r>
          <w:rPr>
            <w:noProof/>
          </w:rPr>
          <w:fldChar w:fldCharType="begin"/>
        </w:r>
        <w:r>
          <w:rPr>
            <w:noProof/>
          </w:rPr>
          <w:instrText xml:space="preserve"> PAGEREF _Toc264905001 \h </w:instrText>
        </w:r>
        <w:r>
          <w:rPr>
            <w:noProof/>
          </w:rPr>
        </w:r>
      </w:ins>
      <w:r>
        <w:rPr>
          <w:noProof/>
        </w:rPr>
        <w:fldChar w:fldCharType="separate"/>
      </w:r>
      <w:ins w:id="355" w:author="Gerard" w:date="2014-06-20T17:32:00Z">
        <w:r>
          <w:rPr>
            <w:noProof/>
          </w:rPr>
          <w:t>105</w:t>
        </w:r>
        <w:r>
          <w:rPr>
            <w:noProof/>
          </w:rPr>
          <w:fldChar w:fldCharType="end"/>
        </w:r>
      </w:ins>
    </w:p>
    <w:p w14:paraId="7714BDC8" w14:textId="77777777" w:rsidR="00976D6B" w:rsidRDefault="00976D6B">
      <w:pPr>
        <w:pStyle w:val="TOC4"/>
        <w:tabs>
          <w:tab w:val="right" w:leader="dot" w:pos="9350"/>
        </w:tabs>
        <w:rPr>
          <w:ins w:id="356" w:author="Gerard" w:date="2014-06-20T17:32:00Z"/>
          <w:rFonts w:asciiTheme="minorHAnsi" w:eastAsiaTheme="minorEastAsia" w:hAnsiTheme="minorHAnsi" w:cstheme="minorBidi"/>
          <w:noProof/>
          <w:sz w:val="24"/>
          <w:szCs w:val="24"/>
          <w:lang w:eastAsia="ja-JP"/>
        </w:rPr>
      </w:pPr>
      <w:ins w:id="357" w:author="Gerard" w:date="2014-06-20T17:32:00Z">
        <w:r>
          <w:rPr>
            <w:noProof/>
          </w:rPr>
          <w:t>4.1.3.8. Holmes-Mow</w:t>
        </w:r>
        <w:r>
          <w:rPr>
            <w:noProof/>
          </w:rPr>
          <w:tab/>
        </w:r>
        <w:r>
          <w:rPr>
            <w:noProof/>
          </w:rPr>
          <w:fldChar w:fldCharType="begin"/>
        </w:r>
        <w:r>
          <w:rPr>
            <w:noProof/>
          </w:rPr>
          <w:instrText xml:space="preserve"> PAGEREF _Toc264905002 \h </w:instrText>
        </w:r>
        <w:r>
          <w:rPr>
            <w:noProof/>
          </w:rPr>
        </w:r>
      </w:ins>
      <w:r>
        <w:rPr>
          <w:noProof/>
        </w:rPr>
        <w:fldChar w:fldCharType="separate"/>
      </w:r>
      <w:ins w:id="358" w:author="Gerard" w:date="2014-06-20T17:32:00Z">
        <w:r>
          <w:rPr>
            <w:noProof/>
          </w:rPr>
          <w:t>107</w:t>
        </w:r>
        <w:r>
          <w:rPr>
            <w:noProof/>
          </w:rPr>
          <w:fldChar w:fldCharType="end"/>
        </w:r>
      </w:ins>
    </w:p>
    <w:p w14:paraId="71C1A8E6" w14:textId="77777777" w:rsidR="00976D6B" w:rsidRDefault="00976D6B">
      <w:pPr>
        <w:pStyle w:val="TOC4"/>
        <w:tabs>
          <w:tab w:val="right" w:leader="dot" w:pos="9350"/>
        </w:tabs>
        <w:rPr>
          <w:ins w:id="359" w:author="Gerard" w:date="2014-06-20T17:32:00Z"/>
          <w:rFonts w:asciiTheme="minorHAnsi" w:eastAsiaTheme="minorEastAsia" w:hAnsiTheme="minorHAnsi" w:cstheme="minorBidi"/>
          <w:noProof/>
          <w:sz w:val="24"/>
          <w:szCs w:val="24"/>
          <w:lang w:eastAsia="ja-JP"/>
        </w:rPr>
      </w:pPr>
      <w:ins w:id="360" w:author="Gerard" w:date="2014-06-20T17:32:00Z">
        <w:r>
          <w:rPr>
            <w:noProof/>
          </w:rPr>
          <w:t>4.1.3.9. Isotropic Elastic</w:t>
        </w:r>
        <w:r>
          <w:rPr>
            <w:noProof/>
          </w:rPr>
          <w:tab/>
        </w:r>
        <w:r>
          <w:rPr>
            <w:noProof/>
          </w:rPr>
          <w:fldChar w:fldCharType="begin"/>
        </w:r>
        <w:r>
          <w:rPr>
            <w:noProof/>
          </w:rPr>
          <w:instrText xml:space="preserve"> PAGEREF _Toc264905003 \h </w:instrText>
        </w:r>
        <w:r>
          <w:rPr>
            <w:noProof/>
          </w:rPr>
        </w:r>
      </w:ins>
      <w:r>
        <w:rPr>
          <w:noProof/>
        </w:rPr>
        <w:fldChar w:fldCharType="separate"/>
      </w:r>
      <w:ins w:id="361" w:author="Gerard" w:date="2014-06-20T17:32:00Z">
        <w:r>
          <w:rPr>
            <w:noProof/>
          </w:rPr>
          <w:t>108</w:t>
        </w:r>
        <w:r>
          <w:rPr>
            <w:noProof/>
          </w:rPr>
          <w:fldChar w:fldCharType="end"/>
        </w:r>
      </w:ins>
    </w:p>
    <w:p w14:paraId="2D797A83" w14:textId="77777777" w:rsidR="00976D6B" w:rsidRDefault="00976D6B">
      <w:pPr>
        <w:pStyle w:val="TOC4"/>
        <w:tabs>
          <w:tab w:val="right" w:leader="dot" w:pos="9350"/>
        </w:tabs>
        <w:rPr>
          <w:ins w:id="362" w:author="Gerard" w:date="2014-06-20T17:32:00Z"/>
          <w:rFonts w:asciiTheme="minorHAnsi" w:eastAsiaTheme="minorEastAsia" w:hAnsiTheme="minorHAnsi" w:cstheme="minorBidi"/>
          <w:noProof/>
          <w:sz w:val="24"/>
          <w:szCs w:val="24"/>
          <w:lang w:eastAsia="ja-JP"/>
        </w:rPr>
      </w:pPr>
      <w:ins w:id="363" w:author="Gerard" w:date="2014-06-20T17:32:00Z">
        <w:r>
          <w:rPr>
            <w:noProof/>
          </w:rPr>
          <w:t>4.1.3.10. Orthotropic Elastic</w:t>
        </w:r>
        <w:r>
          <w:rPr>
            <w:noProof/>
          </w:rPr>
          <w:tab/>
        </w:r>
        <w:r>
          <w:rPr>
            <w:noProof/>
          </w:rPr>
          <w:fldChar w:fldCharType="begin"/>
        </w:r>
        <w:r>
          <w:rPr>
            <w:noProof/>
          </w:rPr>
          <w:instrText xml:space="preserve"> PAGEREF _Toc264905004 \h </w:instrText>
        </w:r>
        <w:r>
          <w:rPr>
            <w:noProof/>
          </w:rPr>
        </w:r>
      </w:ins>
      <w:r>
        <w:rPr>
          <w:noProof/>
        </w:rPr>
        <w:fldChar w:fldCharType="separate"/>
      </w:r>
      <w:ins w:id="364" w:author="Gerard" w:date="2014-06-20T17:32:00Z">
        <w:r>
          <w:rPr>
            <w:noProof/>
          </w:rPr>
          <w:t>109</w:t>
        </w:r>
        <w:r>
          <w:rPr>
            <w:noProof/>
          </w:rPr>
          <w:fldChar w:fldCharType="end"/>
        </w:r>
      </w:ins>
    </w:p>
    <w:p w14:paraId="285DD047" w14:textId="77777777" w:rsidR="00976D6B" w:rsidRDefault="00976D6B">
      <w:pPr>
        <w:pStyle w:val="TOC4"/>
        <w:tabs>
          <w:tab w:val="right" w:leader="dot" w:pos="9350"/>
        </w:tabs>
        <w:rPr>
          <w:ins w:id="365" w:author="Gerard" w:date="2014-06-20T17:32:00Z"/>
          <w:rFonts w:asciiTheme="minorHAnsi" w:eastAsiaTheme="minorEastAsia" w:hAnsiTheme="minorHAnsi" w:cstheme="minorBidi"/>
          <w:noProof/>
          <w:sz w:val="24"/>
          <w:szCs w:val="24"/>
          <w:lang w:eastAsia="ja-JP"/>
        </w:rPr>
      </w:pPr>
      <w:ins w:id="366" w:author="Gerard" w:date="2014-06-20T17:32:00Z">
        <w:r>
          <w:rPr>
            <w:noProof/>
          </w:rPr>
          <w:t>4.1.3.11. Neo-Hookean</w:t>
        </w:r>
        <w:r>
          <w:rPr>
            <w:noProof/>
          </w:rPr>
          <w:tab/>
        </w:r>
        <w:r>
          <w:rPr>
            <w:noProof/>
          </w:rPr>
          <w:fldChar w:fldCharType="begin"/>
        </w:r>
        <w:r>
          <w:rPr>
            <w:noProof/>
          </w:rPr>
          <w:instrText xml:space="preserve"> PAGEREF _Toc264905005 \h </w:instrText>
        </w:r>
        <w:r>
          <w:rPr>
            <w:noProof/>
          </w:rPr>
        </w:r>
      </w:ins>
      <w:r>
        <w:rPr>
          <w:noProof/>
        </w:rPr>
        <w:fldChar w:fldCharType="separate"/>
      </w:r>
      <w:ins w:id="367" w:author="Gerard" w:date="2014-06-20T17:32:00Z">
        <w:r>
          <w:rPr>
            <w:noProof/>
          </w:rPr>
          <w:t>110</w:t>
        </w:r>
        <w:r>
          <w:rPr>
            <w:noProof/>
          </w:rPr>
          <w:fldChar w:fldCharType="end"/>
        </w:r>
      </w:ins>
    </w:p>
    <w:p w14:paraId="320C01B8" w14:textId="77777777" w:rsidR="00976D6B" w:rsidRDefault="00976D6B">
      <w:pPr>
        <w:pStyle w:val="TOC4"/>
        <w:tabs>
          <w:tab w:val="right" w:leader="dot" w:pos="9350"/>
        </w:tabs>
        <w:rPr>
          <w:ins w:id="368" w:author="Gerard" w:date="2014-06-20T17:32:00Z"/>
          <w:rFonts w:asciiTheme="minorHAnsi" w:eastAsiaTheme="minorEastAsia" w:hAnsiTheme="minorHAnsi" w:cstheme="minorBidi"/>
          <w:noProof/>
          <w:sz w:val="24"/>
          <w:szCs w:val="24"/>
          <w:lang w:eastAsia="ja-JP"/>
        </w:rPr>
      </w:pPr>
      <w:ins w:id="369" w:author="Gerard" w:date="2014-06-20T17:32:00Z">
        <w:r>
          <w:rPr>
            <w:noProof/>
          </w:rPr>
          <w:t>4.1.3.12. Ogden Unconstrained</w:t>
        </w:r>
        <w:r>
          <w:rPr>
            <w:noProof/>
          </w:rPr>
          <w:tab/>
        </w:r>
        <w:r>
          <w:rPr>
            <w:noProof/>
          </w:rPr>
          <w:fldChar w:fldCharType="begin"/>
        </w:r>
        <w:r>
          <w:rPr>
            <w:noProof/>
          </w:rPr>
          <w:instrText xml:space="preserve"> PAGEREF _Toc264905006 \h </w:instrText>
        </w:r>
        <w:r>
          <w:rPr>
            <w:noProof/>
          </w:rPr>
        </w:r>
      </w:ins>
      <w:r>
        <w:rPr>
          <w:noProof/>
        </w:rPr>
        <w:fldChar w:fldCharType="separate"/>
      </w:r>
      <w:ins w:id="370" w:author="Gerard" w:date="2014-06-20T17:32:00Z">
        <w:r>
          <w:rPr>
            <w:noProof/>
          </w:rPr>
          <w:t>111</w:t>
        </w:r>
        <w:r>
          <w:rPr>
            <w:noProof/>
          </w:rPr>
          <w:fldChar w:fldCharType="end"/>
        </w:r>
      </w:ins>
    </w:p>
    <w:p w14:paraId="11AAC617" w14:textId="77777777" w:rsidR="00976D6B" w:rsidRDefault="00976D6B">
      <w:pPr>
        <w:pStyle w:val="TOC4"/>
        <w:tabs>
          <w:tab w:val="right" w:leader="dot" w:pos="9350"/>
        </w:tabs>
        <w:rPr>
          <w:ins w:id="371" w:author="Gerard" w:date="2014-06-20T17:32:00Z"/>
          <w:rFonts w:asciiTheme="minorHAnsi" w:eastAsiaTheme="minorEastAsia" w:hAnsiTheme="minorHAnsi" w:cstheme="minorBidi"/>
          <w:noProof/>
          <w:sz w:val="24"/>
          <w:szCs w:val="24"/>
          <w:lang w:eastAsia="ja-JP"/>
        </w:rPr>
      </w:pPr>
      <w:ins w:id="372" w:author="Gerard" w:date="2014-06-20T17:32:00Z">
        <w:r>
          <w:rPr>
            <w:noProof/>
          </w:rPr>
          <w:t>4.1.3.13. Perfect Osmometer Equilibrium Osmotic Pressure</w:t>
        </w:r>
        <w:r>
          <w:rPr>
            <w:noProof/>
          </w:rPr>
          <w:tab/>
        </w:r>
        <w:r>
          <w:rPr>
            <w:noProof/>
          </w:rPr>
          <w:fldChar w:fldCharType="begin"/>
        </w:r>
        <w:r>
          <w:rPr>
            <w:noProof/>
          </w:rPr>
          <w:instrText xml:space="preserve"> PAGEREF _Toc264905007 \h </w:instrText>
        </w:r>
        <w:r>
          <w:rPr>
            <w:noProof/>
          </w:rPr>
        </w:r>
      </w:ins>
      <w:r>
        <w:rPr>
          <w:noProof/>
        </w:rPr>
        <w:fldChar w:fldCharType="separate"/>
      </w:r>
      <w:ins w:id="373" w:author="Gerard" w:date="2014-06-20T17:32:00Z">
        <w:r>
          <w:rPr>
            <w:noProof/>
          </w:rPr>
          <w:t>112</w:t>
        </w:r>
        <w:r>
          <w:rPr>
            <w:noProof/>
          </w:rPr>
          <w:fldChar w:fldCharType="end"/>
        </w:r>
      </w:ins>
    </w:p>
    <w:p w14:paraId="5F7E1674" w14:textId="77777777" w:rsidR="00976D6B" w:rsidRDefault="00976D6B">
      <w:pPr>
        <w:pStyle w:val="TOC4"/>
        <w:tabs>
          <w:tab w:val="right" w:leader="dot" w:pos="9350"/>
        </w:tabs>
        <w:rPr>
          <w:ins w:id="374" w:author="Gerard" w:date="2014-06-20T17:32:00Z"/>
          <w:rFonts w:asciiTheme="minorHAnsi" w:eastAsiaTheme="minorEastAsia" w:hAnsiTheme="minorHAnsi" w:cstheme="minorBidi"/>
          <w:noProof/>
          <w:sz w:val="24"/>
          <w:szCs w:val="24"/>
          <w:lang w:eastAsia="ja-JP"/>
        </w:rPr>
      </w:pPr>
      <w:ins w:id="375" w:author="Gerard" w:date="2014-06-20T17:32:00Z">
        <w:r>
          <w:rPr>
            <w:noProof/>
          </w:rPr>
          <w:t>4.1.3.14. Solid Mixture</w:t>
        </w:r>
        <w:r>
          <w:rPr>
            <w:noProof/>
          </w:rPr>
          <w:tab/>
        </w:r>
        <w:r>
          <w:rPr>
            <w:noProof/>
          </w:rPr>
          <w:fldChar w:fldCharType="begin"/>
        </w:r>
        <w:r>
          <w:rPr>
            <w:noProof/>
          </w:rPr>
          <w:instrText xml:space="preserve"> PAGEREF _Toc264905008 \h </w:instrText>
        </w:r>
        <w:r>
          <w:rPr>
            <w:noProof/>
          </w:rPr>
        </w:r>
      </w:ins>
      <w:r>
        <w:rPr>
          <w:noProof/>
        </w:rPr>
        <w:fldChar w:fldCharType="separate"/>
      </w:r>
      <w:ins w:id="376" w:author="Gerard" w:date="2014-06-20T17:32:00Z">
        <w:r>
          <w:rPr>
            <w:noProof/>
          </w:rPr>
          <w:t>114</w:t>
        </w:r>
        <w:r>
          <w:rPr>
            <w:noProof/>
          </w:rPr>
          <w:fldChar w:fldCharType="end"/>
        </w:r>
      </w:ins>
    </w:p>
    <w:p w14:paraId="03303F87" w14:textId="77777777" w:rsidR="00976D6B" w:rsidRDefault="00976D6B">
      <w:pPr>
        <w:pStyle w:val="TOC4"/>
        <w:tabs>
          <w:tab w:val="right" w:leader="dot" w:pos="9350"/>
        </w:tabs>
        <w:rPr>
          <w:ins w:id="377" w:author="Gerard" w:date="2014-06-20T17:32:00Z"/>
          <w:rFonts w:asciiTheme="minorHAnsi" w:eastAsiaTheme="minorEastAsia" w:hAnsiTheme="minorHAnsi" w:cstheme="minorBidi"/>
          <w:noProof/>
          <w:sz w:val="24"/>
          <w:szCs w:val="24"/>
          <w:lang w:eastAsia="ja-JP"/>
        </w:rPr>
      </w:pPr>
      <w:ins w:id="378" w:author="Gerard" w:date="2014-06-20T17:32:00Z">
        <w:r>
          <w:rPr>
            <w:noProof/>
          </w:rPr>
          <w:t>4.1.3.15. Spherical Fiber Distribution</w:t>
        </w:r>
        <w:r>
          <w:rPr>
            <w:noProof/>
          </w:rPr>
          <w:tab/>
        </w:r>
        <w:r>
          <w:rPr>
            <w:noProof/>
          </w:rPr>
          <w:fldChar w:fldCharType="begin"/>
        </w:r>
        <w:r>
          <w:rPr>
            <w:noProof/>
          </w:rPr>
          <w:instrText xml:space="preserve"> PAGEREF _Toc264905009 \h </w:instrText>
        </w:r>
        <w:r>
          <w:rPr>
            <w:noProof/>
          </w:rPr>
        </w:r>
      </w:ins>
      <w:r>
        <w:rPr>
          <w:noProof/>
        </w:rPr>
        <w:fldChar w:fldCharType="separate"/>
      </w:r>
      <w:ins w:id="379" w:author="Gerard" w:date="2014-06-20T17:32:00Z">
        <w:r>
          <w:rPr>
            <w:noProof/>
          </w:rPr>
          <w:t>115</w:t>
        </w:r>
        <w:r>
          <w:rPr>
            <w:noProof/>
          </w:rPr>
          <w:fldChar w:fldCharType="end"/>
        </w:r>
      </w:ins>
    </w:p>
    <w:p w14:paraId="6D01DA48" w14:textId="77777777" w:rsidR="00976D6B" w:rsidRDefault="00976D6B">
      <w:pPr>
        <w:pStyle w:val="TOC4"/>
        <w:tabs>
          <w:tab w:val="right" w:leader="dot" w:pos="9350"/>
        </w:tabs>
        <w:rPr>
          <w:ins w:id="380" w:author="Gerard" w:date="2014-06-20T17:32:00Z"/>
          <w:rFonts w:asciiTheme="minorHAnsi" w:eastAsiaTheme="minorEastAsia" w:hAnsiTheme="minorHAnsi" w:cstheme="minorBidi"/>
          <w:noProof/>
          <w:sz w:val="24"/>
          <w:szCs w:val="24"/>
          <w:lang w:eastAsia="ja-JP"/>
        </w:rPr>
      </w:pPr>
      <w:ins w:id="381" w:author="Gerard" w:date="2014-06-20T17:32:00Z">
        <w:r>
          <w:rPr>
            <w:noProof/>
          </w:rPr>
          <w:t>4.1.3.16. Spherical Fiber Distribution from Solid-Bound Molecule</w:t>
        </w:r>
        <w:r>
          <w:rPr>
            <w:noProof/>
          </w:rPr>
          <w:tab/>
        </w:r>
        <w:r>
          <w:rPr>
            <w:noProof/>
          </w:rPr>
          <w:fldChar w:fldCharType="begin"/>
        </w:r>
        <w:r>
          <w:rPr>
            <w:noProof/>
          </w:rPr>
          <w:instrText xml:space="preserve"> PAGEREF _Toc264905010 \h </w:instrText>
        </w:r>
        <w:r>
          <w:rPr>
            <w:noProof/>
          </w:rPr>
        </w:r>
      </w:ins>
      <w:r>
        <w:rPr>
          <w:noProof/>
        </w:rPr>
        <w:fldChar w:fldCharType="separate"/>
      </w:r>
      <w:ins w:id="382" w:author="Gerard" w:date="2014-06-20T17:32:00Z">
        <w:r>
          <w:rPr>
            <w:noProof/>
          </w:rPr>
          <w:t>117</w:t>
        </w:r>
        <w:r>
          <w:rPr>
            <w:noProof/>
          </w:rPr>
          <w:fldChar w:fldCharType="end"/>
        </w:r>
      </w:ins>
    </w:p>
    <w:p w14:paraId="7B1FFDDB" w14:textId="77777777" w:rsidR="00976D6B" w:rsidRDefault="00976D6B">
      <w:pPr>
        <w:pStyle w:val="TOC4"/>
        <w:tabs>
          <w:tab w:val="right" w:leader="dot" w:pos="9350"/>
        </w:tabs>
        <w:rPr>
          <w:ins w:id="383" w:author="Gerard" w:date="2014-06-20T17:32:00Z"/>
          <w:rFonts w:asciiTheme="minorHAnsi" w:eastAsiaTheme="minorEastAsia" w:hAnsiTheme="minorHAnsi" w:cstheme="minorBidi"/>
          <w:noProof/>
          <w:sz w:val="24"/>
          <w:szCs w:val="24"/>
          <w:lang w:eastAsia="ja-JP"/>
        </w:rPr>
      </w:pPr>
      <w:ins w:id="384" w:author="Gerard" w:date="2014-06-20T17:32:00Z">
        <w:r>
          <w:rPr>
            <w:noProof/>
          </w:rPr>
          <w:t>4.1.3.17. Coupled Transversely Isotropic Mooney-Rivlin</w:t>
        </w:r>
        <w:r>
          <w:rPr>
            <w:noProof/>
          </w:rPr>
          <w:tab/>
        </w:r>
        <w:r>
          <w:rPr>
            <w:noProof/>
          </w:rPr>
          <w:fldChar w:fldCharType="begin"/>
        </w:r>
        <w:r>
          <w:rPr>
            <w:noProof/>
          </w:rPr>
          <w:instrText xml:space="preserve"> PAGEREF _Toc264905011 \h </w:instrText>
        </w:r>
        <w:r>
          <w:rPr>
            <w:noProof/>
          </w:rPr>
        </w:r>
      </w:ins>
      <w:r>
        <w:rPr>
          <w:noProof/>
        </w:rPr>
        <w:fldChar w:fldCharType="separate"/>
      </w:r>
      <w:ins w:id="385" w:author="Gerard" w:date="2014-06-20T17:32:00Z">
        <w:r>
          <w:rPr>
            <w:noProof/>
          </w:rPr>
          <w:t>119</w:t>
        </w:r>
        <w:r>
          <w:rPr>
            <w:noProof/>
          </w:rPr>
          <w:fldChar w:fldCharType="end"/>
        </w:r>
      </w:ins>
    </w:p>
    <w:p w14:paraId="155ABB83" w14:textId="77777777" w:rsidR="00976D6B" w:rsidRDefault="00976D6B">
      <w:pPr>
        <w:pStyle w:val="TOC4"/>
        <w:tabs>
          <w:tab w:val="right" w:leader="dot" w:pos="9350"/>
        </w:tabs>
        <w:rPr>
          <w:ins w:id="386" w:author="Gerard" w:date="2014-06-20T17:32:00Z"/>
          <w:rFonts w:asciiTheme="minorHAnsi" w:eastAsiaTheme="minorEastAsia" w:hAnsiTheme="minorHAnsi" w:cstheme="minorBidi"/>
          <w:noProof/>
          <w:sz w:val="24"/>
          <w:szCs w:val="24"/>
          <w:lang w:eastAsia="ja-JP"/>
        </w:rPr>
      </w:pPr>
      <w:ins w:id="387" w:author="Gerard" w:date="2014-06-20T17:32:00Z">
        <w:r>
          <w:rPr>
            <w:noProof/>
          </w:rPr>
          <w:t>4.1.3.18. Coupled Transversely Isotropic Veronda-Westmann</w:t>
        </w:r>
        <w:r>
          <w:rPr>
            <w:noProof/>
          </w:rPr>
          <w:tab/>
        </w:r>
        <w:r>
          <w:rPr>
            <w:noProof/>
          </w:rPr>
          <w:fldChar w:fldCharType="begin"/>
        </w:r>
        <w:r>
          <w:rPr>
            <w:noProof/>
          </w:rPr>
          <w:instrText xml:space="preserve"> PAGEREF _Toc264905012 \h </w:instrText>
        </w:r>
        <w:r>
          <w:rPr>
            <w:noProof/>
          </w:rPr>
        </w:r>
      </w:ins>
      <w:r>
        <w:rPr>
          <w:noProof/>
        </w:rPr>
        <w:fldChar w:fldCharType="separate"/>
      </w:r>
      <w:ins w:id="388" w:author="Gerard" w:date="2014-06-20T17:32:00Z">
        <w:r>
          <w:rPr>
            <w:noProof/>
          </w:rPr>
          <w:t>120</w:t>
        </w:r>
        <w:r>
          <w:rPr>
            <w:noProof/>
          </w:rPr>
          <w:fldChar w:fldCharType="end"/>
        </w:r>
      </w:ins>
    </w:p>
    <w:p w14:paraId="54D85B4B" w14:textId="77777777" w:rsidR="00976D6B" w:rsidRDefault="00976D6B">
      <w:pPr>
        <w:pStyle w:val="TOC2"/>
        <w:tabs>
          <w:tab w:val="right" w:leader="dot" w:pos="9350"/>
        </w:tabs>
        <w:rPr>
          <w:ins w:id="389" w:author="Gerard" w:date="2014-06-20T17:32:00Z"/>
          <w:rFonts w:asciiTheme="minorHAnsi" w:eastAsiaTheme="minorEastAsia" w:hAnsiTheme="minorHAnsi" w:cstheme="minorBidi"/>
          <w:smallCaps w:val="0"/>
          <w:noProof/>
          <w:sz w:val="24"/>
          <w:szCs w:val="24"/>
          <w:lang w:eastAsia="ja-JP"/>
        </w:rPr>
      </w:pPr>
      <w:ins w:id="390" w:author="Gerard" w:date="2014-06-20T17:32:00Z">
        <w:r>
          <w:rPr>
            <w:noProof/>
          </w:rPr>
          <w:t>4.2. Viscoelastic Solids</w:t>
        </w:r>
        <w:r>
          <w:rPr>
            <w:noProof/>
          </w:rPr>
          <w:tab/>
        </w:r>
        <w:r>
          <w:rPr>
            <w:noProof/>
          </w:rPr>
          <w:fldChar w:fldCharType="begin"/>
        </w:r>
        <w:r>
          <w:rPr>
            <w:noProof/>
          </w:rPr>
          <w:instrText xml:space="preserve"> PAGEREF _Toc264905013 \h </w:instrText>
        </w:r>
        <w:r>
          <w:rPr>
            <w:noProof/>
          </w:rPr>
        </w:r>
      </w:ins>
      <w:r>
        <w:rPr>
          <w:noProof/>
        </w:rPr>
        <w:fldChar w:fldCharType="separate"/>
      </w:r>
      <w:ins w:id="391" w:author="Gerard" w:date="2014-06-20T17:32:00Z">
        <w:r>
          <w:rPr>
            <w:noProof/>
          </w:rPr>
          <w:t>121</w:t>
        </w:r>
        <w:r>
          <w:rPr>
            <w:noProof/>
          </w:rPr>
          <w:fldChar w:fldCharType="end"/>
        </w:r>
      </w:ins>
    </w:p>
    <w:p w14:paraId="0B3329C3" w14:textId="77777777" w:rsidR="00976D6B" w:rsidRDefault="00976D6B">
      <w:pPr>
        <w:pStyle w:val="TOC3"/>
        <w:tabs>
          <w:tab w:val="right" w:leader="dot" w:pos="9350"/>
        </w:tabs>
        <w:rPr>
          <w:ins w:id="392" w:author="Gerard" w:date="2014-06-20T17:32:00Z"/>
          <w:rFonts w:asciiTheme="minorHAnsi" w:eastAsiaTheme="minorEastAsia" w:hAnsiTheme="minorHAnsi" w:cstheme="minorBidi"/>
          <w:i w:val="0"/>
          <w:iCs w:val="0"/>
          <w:noProof/>
          <w:sz w:val="24"/>
          <w:szCs w:val="24"/>
          <w:lang w:eastAsia="ja-JP"/>
        </w:rPr>
      </w:pPr>
      <w:ins w:id="393" w:author="Gerard" w:date="2014-06-20T17:32:00Z">
        <w:r w:rsidRPr="000A7E2C">
          <w:rPr>
            <w:noProof/>
            <w:color w:val="000000"/>
          </w:rPr>
          <w:t>4.2.1.</w:t>
        </w:r>
        <w:r>
          <w:rPr>
            <w:noProof/>
          </w:rPr>
          <w:t xml:space="preserve"> Uncoupled Viscoelastic Materials</w:t>
        </w:r>
        <w:r>
          <w:rPr>
            <w:noProof/>
          </w:rPr>
          <w:tab/>
        </w:r>
        <w:r>
          <w:rPr>
            <w:noProof/>
          </w:rPr>
          <w:fldChar w:fldCharType="begin"/>
        </w:r>
        <w:r>
          <w:rPr>
            <w:noProof/>
          </w:rPr>
          <w:instrText xml:space="preserve"> PAGEREF _Toc264905014 \h </w:instrText>
        </w:r>
        <w:r>
          <w:rPr>
            <w:noProof/>
          </w:rPr>
        </w:r>
      </w:ins>
      <w:r>
        <w:rPr>
          <w:noProof/>
        </w:rPr>
        <w:fldChar w:fldCharType="separate"/>
      </w:r>
      <w:ins w:id="394" w:author="Gerard" w:date="2014-06-20T17:32:00Z">
        <w:r>
          <w:rPr>
            <w:noProof/>
          </w:rPr>
          <w:t>121</w:t>
        </w:r>
        <w:r>
          <w:rPr>
            <w:noProof/>
          </w:rPr>
          <w:fldChar w:fldCharType="end"/>
        </w:r>
      </w:ins>
    </w:p>
    <w:p w14:paraId="44D5C554" w14:textId="77777777" w:rsidR="00976D6B" w:rsidRDefault="00976D6B">
      <w:pPr>
        <w:pStyle w:val="TOC3"/>
        <w:tabs>
          <w:tab w:val="right" w:leader="dot" w:pos="9350"/>
        </w:tabs>
        <w:rPr>
          <w:ins w:id="395" w:author="Gerard" w:date="2014-06-20T17:32:00Z"/>
          <w:rFonts w:asciiTheme="minorHAnsi" w:eastAsiaTheme="minorEastAsia" w:hAnsiTheme="minorHAnsi" w:cstheme="minorBidi"/>
          <w:i w:val="0"/>
          <w:iCs w:val="0"/>
          <w:noProof/>
          <w:sz w:val="24"/>
          <w:szCs w:val="24"/>
          <w:lang w:eastAsia="ja-JP"/>
        </w:rPr>
      </w:pPr>
      <w:ins w:id="396" w:author="Gerard" w:date="2014-06-20T17:32:00Z">
        <w:r w:rsidRPr="000A7E2C">
          <w:rPr>
            <w:noProof/>
            <w:color w:val="000000"/>
          </w:rPr>
          <w:t>4.2.2.</w:t>
        </w:r>
        <w:r>
          <w:rPr>
            <w:noProof/>
          </w:rPr>
          <w:t xml:space="preserve"> Compressible Viscoelastic Materials</w:t>
        </w:r>
        <w:r>
          <w:rPr>
            <w:noProof/>
          </w:rPr>
          <w:tab/>
        </w:r>
        <w:r>
          <w:rPr>
            <w:noProof/>
          </w:rPr>
          <w:fldChar w:fldCharType="begin"/>
        </w:r>
        <w:r>
          <w:rPr>
            <w:noProof/>
          </w:rPr>
          <w:instrText xml:space="preserve"> PAGEREF _Toc264905015 \h </w:instrText>
        </w:r>
        <w:r>
          <w:rPr>
            <w:noProof/>
          </w:rPr>
        </w:r>
      </w:ins>
      <w:r>
        <w:rPr>
          <w:noProof/>
        </w:rPr>
        <w:fldChar w:fldCharType="separate"/>
      </w:r>
      <w:ins w:id="397" w:author="Gerard" w:date="2014-06-20T17:32:00Z">
        <w:r>
          <w:rPr>
            <w:noProof/>
          </w:rPr>
          <w:t>122</w:t>
        </w:r>
        <w:r>
          <w:rPr>
            <w:noProof/>
          </w:rPr>
          <w:fldChar w:fldCharType="end"/>
        </w:r>
      </w:ins>
    </w:p>
    <w:p w14:paraId="57FFF6CA" w14:textId="77777777" w:rsidR="00976D6B" w:rsidRDefault="00976D6B">
      <w:pPr>
        <w:pStyle w:val="TOC2"/>
        <w:tabs>
          <w:tab w:val="right" w:leader="dot" w:pos="9350"/>
        </w:tabs>
        <w:rPr>
          <w:ins w:id="398" w:author="Gerard" w:date="2014-06-20T17:32:00Z"/>
          <w:rFonts w:asciiTheme="minorHAnsi" w:eastAsiaTheme="minorEastAsia" w:hAnsiTheme="minorHAnsi" w:cstheme="minorBidi"/>
          <w:smallCaps w:val="0"/>
          <w:noProof/>
          <w:sz w:val="24"/>
          <w:szCs w:val="24"/>
          <w:lang w:eastAsia="ja-JP"/>
        </w:rPr>
      </w:pPr>
      <w:ins w:id="399" w:author="Gerard" w:date="2014-06-20T17:32:00Z">
        <w:r>
          <w:rPr>
            <w:noProof/>
          </w:rPr>
          <w:t>4.3. Multigeneration Solids</w:t>
        </w:r>
        <w:r>
          <w:rPr>
            <w:noProof/>
          </w:rPr>
          <w:tab/>
        </w:r>
        <w:r>
          <w:rPr>
            <w:noProof/>
          </w:rPr>
          <w:fldChar w:fldCharType="begin"/>
        </w:r>
        <w:r>
          <w:rPr>
            <w:noProof/>
          </w:rPr>
          <w:instrText xml:space="preserve"> PAGEREF _Toc264905016 \h </w:instrText>
        </w:r>
        <w:r>
          <w:rPr>
            <w:noProof/>
          </w:rPr>
        </w:r>
      </w:ins>
      <w:r>
        <w:rPr>
          <w:noProof/>
        </w:rPr>
        <w:fldChar w:fldCharType="separate"/>
      </w:r>
      <w:ins w:id="400" w:author="Gerard" w:date="2014-06-20T17:32:00Z">
        <w:r>
          <w:rPr>
            <w:noProof/>
          </w:rPr>
          <w:t>122</w:t>
        </w:r>
        <w:r>
          <w:rPr>
            <w:noProof/>
          </w:rPr>
          <w:fldChar w:fldCharType="end"/>
        </w:r>
      </w:ins>
    </w:p>
    <w:p w14:paraId="11AB83F8" w14:textId="77777777" w:rsidR="00976D6B" w:rsidRDefault="00976D6B">
      <w:pPr>
        <w:pStyle w:val="TOC3"/>
        <w:tabs>
          <w:tab w:val="right" w:leader="dot" w:pos="9350"/>
        </w:tabs>
        <w:rPr>
          <w:ins w:id="401" w:author="Gerard" w:date="2014-06-20T17:32:00Z"/>
          <w:rFonts w:asciiTheme="minorHAnsi" w:eastAsiaTheme="minorEastAsia" w:hAnsiTheme="minorHAnsi" w:cstheme="minorBidi"/>
          <w:i w:val="0"/>
          <w:iCs w:val="0"/>
          <w:noProof/>
          <w:sz w:val="24"/>
          <w:szCs w:val="24"/>
          <w:lang w:eastAsia="ja-JP"/>
        </w:rPr>
      </w:pPr>
      <w:ins w:id="402" w:author="Gerard" w:date="2014-06-20T17:32:00Z">
        <w:r w:rsidRPr="000A7E2C">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_Toc264905017 \h </w:instrText>
        </w:r>
        <w:r>
          <w:rPr>
            <w:noProof/>
          </w:rPr>
        </w:r>
      </w:ins>
      <w:r>
        <w:rPr>
          <w:noProof/>
        </w:rPr>
        <w:fldChar w:fldCharType="separate"/>
      </w:r>
      <w:ins w:id="403" w:author="Gerard" w:date="2014-06-20T17:32:00Z">
        <w:r>
          <w:rPr>
            <w:noProof/>
          </w:rPr>
          <w:t>123</w:t>
        </w:r>
        <w:r>
          <w:rPr>
            <w:noProof/>
          </w:rPr>
          <w:fldChar w:fldCharType="end"/>
        </w:r>
      </w:ins>
    </w:p>
    <w:p w14:paraId="7BF279BC" w14:textId="77777777" w:rsidR="00976D6B" w:rsidRDefault="00976D6B">
      <w:pPr>
        <w:pStyle w:val="TOC2"/>
        <w:tabs>
          <w:tab w:val="right" w:leader="dot" w:pos="9350"/>
        </w:tabs>
        <w:rPr>
          <w:ins w:id="404" w:author="Gerard" w:date="2014-06-20T17:32:00Z"/>
          <w:rFonts w:asciiTheme="minorHAnsi" w:eastAsiaTheme="minorEastAsia" w:hAnsiTheme="minorHAnsi" w:cstheme="minorBidi"/>
          <w:smallCaps w:val="0"/>
          <w:noProof/>
          <w:sz w:val="24"/>
          <w:szCs w:val="24"/>
          <w:lang w:eastAsia="ja-JP"/>
        </w:rPr>
      </w:pPr>
      <w:ins w:id="405" w:author="Gerard" w:date="2014-06-20T17:32:00Z">
        <w:r>
          <w:rPr>
            <w:noProof/>
          </w:rPr>
          <w:t>4.4. Biphasic Materials</w:t>
        </w:r>
        <w:r>
          <w:rPr>
            <w:noProof/>
          </w:rPr>
          <w:tab/>
        </w:r>
        <w:r>
          <w:rPr>
            <w:noProof/>
          </w:rPr>
          <w:fldChar w:fldCharType="begin"/>
        </w:r>
        <w:r>
          <w:rPr>
            <w:noProof/>
          </w:rPr>
          <w:instrText xml:space="preserve"> PAGEREF _Toc264905018 \h </w:instrText>
        </w:r>
        <w:r>
          <w:rPr>
            <w:noProof/>
          </w:rPr>
        </w:r>
      </w:ins>
      <w:r>
        <w:rPr>
          <w:noProof/>
        </w:rPr>
        <w:fldChar w:fldCharType="separate"/>
      </w:r>
      <w:ins w:id="406" w:author="Gerard" w:date="2014-06-20T17:32:00Z">
        <w:r>
          <w:rPr>
            <w:noProof/>
          </w:rPr>
          <w:t>125</w:t>
        </w:r>
        <w:r>
          <w:rPr>
            <w:noProof/>
          </w:rPr>
          <w:fldChar w:fldCharType="end"/>
        </w:r>
      </w:ins>
    </w:p>
    <w:p w14:paraId="20352DCA" w14:textId="77777777" w:rsidR="00976D6B" w:rsidRDefault="00976D6B">
      <w:pPr>
        <w:pStyle w:val="TOC3"/>
        <w:tabs>
          <w:tab w:val="right" w:leader="dot" w:pos="9350"/>
        </w:tabs>
        <w:rPr>
          <w:ins w:id="407" w:author="Gerard" w:date="2014-06-20T17:32:00Z"/>
          <w:rFonts w:asciiTheme="minorHAnsi" w:eastAsiaTheme="minorEastAsia" w:hAnsiTheme="minorHAnsi" w:cstheme="minorBidi"/>
          <w:i w:val="0"/>
          <w:iCs w:val="0"/>
          <w:noProof/>
          <w:sz w:val="24"/>
          <w:szCs w:val="24"/>
          <w:lang w:eastAsia="ja-JP"/>
        </w:rPr>
      </w:pPr>
      <w:ins w:id="408" w:author="Gerard" w:date="2014-06-20T17:32:00Z">
        <w:r w:rsidRPr="000A7E2C">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_Toc264905019 \h </w:instrText>
        </w:r>
        <w:r>
          <w:rPr>
            <w:noProof/>
          </w:rPr>
        </w:r>
      </w:ins>
      <w:r>
        <w:rPr>
          <w:noProof/>
        </w:rPr>
        <w:fldChar w:fldCharType="separate"/>
      </w:r>
      <w:ins w:id="409" w:author="Gerard" w:date="2014-06-20T17:32:00Z">
        <w:r>
          <w:rPr>
            <w:noProof/>
          </w:rPr>
          <w:t>126</w:t>
        </w:r>
        <w:r>
          <w:rPr>
            <w:noProof/>
          </w:rPr>
          <w:fldChar w:fldCharType="end"/>
        </w:r>
      </w:ins>
    </w:p>
    <w:p w14:paraId="332A680A" w14:textId="77777777" w:rsidR="00976D6B" w:rsidRDefault="00976D6B">
      <w:pPr>
        <w:pStyle w:val="TOC3"/>
        <w:tabs>
          <w:tab w:val="right" w:leader="dot" w:pos="9350"/>
        </w:tabs>
        <w:rPr>
          <w:ins w:id="410" w:author="Gerard" w:date="2014-06-20T17:32:00Z"/>
          <w:rFonts w:asciiTheme="minorHAnsi" w:eastAsiaTheme="minorEastAsia" w:hAnsiTheme="minorHAnsi" w:cstheme="minorBidi"/>
          <w:i w:val="0"/>
          <w:iCs w:val="0"/>
          <w:noProof/>
          <w:sz w:val="24"/>
          <w:szCs w:val="24"/>
          <w:lang w:eastAsia="ja-JP"/>
        </w:rPr>
      </w:pPr>
      <w:ins w:id="411" w:author="Gerard" w:date="2014-06-20T17:32:00Z">
        <w:r w:rsidRPr="000A7E2C">
          <w:rPr>
            <w:noProof/>
            <w:color w:val="000000"/>
          </w:rPr>
          <w:t>4.4.2.</w:t>
        </w:r>
        <w:r>
          <w:rPr>
            <w:noProof/>
          </w:rPr>
          <w:t xml:space="preserve"> Permeability Materials</w:t>
        </w:r>
        <w:r>
          <w:rPr>
            <w:noProof/>
          </w:rPr>
          <w:tab/>
        </w:r>
        <w:r>
          <w:rPr>
            <w:noProof/>
          </w:rPr>
          <w:fldChar w:fldCharType="begin"/>
        </w:r>
        <w:r>
          <w:rPr>
            <w:noProof/>
          </w:rPr>
          <w:instrText xml:space="preserve"> PAGEREF _Toc264905020 \h </w:instrText>
        </w:r>
        <w:r>
          <w:rPr>
            <w:noProof/>
          </w:rPr>
        </w:r>
      </w:ins>
      <w:r>
        <w:rPr>
          <w:noProof/>
        </w:rPr>
        <w:fldChar w:fldCharType="separate"/>
      </w:r>
      <w:ins w:id="412" w:author="Gerard" w:date="2014-06-20T17:32:00Z">
        <w:r>
          <w:rPr>
            <w:noProof/>
          </w:rPr>
          <w:t>127</w:t>
        </w:r>
        <w:r>
          <w:rPr>
            <w:noProof/>
          </w:rPr>
          <w:fldChar w:fldCharType="end"/>
        </w:r>
      </w:ins>
    </w:p>
    <w:p w14:paraId="7CE6104F" w14:textId="77777777" w:rsidR="00976D6B" w:rsidRDefault="00976D6B">
      <w:pPr>
        <w:pStyle w:val="TOC4"/>
        <w:tabs>
          <w:tab w:val="right" w:leader="dot" w:pos="9350"/>
        </w:tabs>
        <w:rPr>
          <w:ins w:id="413" w:author="Gerard" w:date="2014-06-20T17:32:00Z"/>
          <w:rFonts w:asciiTheme="minorHAnsi" w:eastAsiaTheme="minorEastAsia" w:hAnsiTheme="minorHAnsi" w:cstheme="minorBidi"/>
          <w:noProof/>
          <w:sz w:val="24"/>
          <w:szCs w:val="24"/>
          <w:lang w:eastAsia="ja-JP"/>
        </w:rPr>
      </w:pPr>
      <w:ins w:id="414" w:author="Gerard" w:date="2014-06-20T17:32:00Z">
        <w:r>
          <w:rPr>
            <w:noProof/>
          </w:rPr>
          <w:t>4.4.2.1. Constant Isotropic Permeability</w:t>
        </w:r>
        <w:r>
          <w:rPr>
            <w:noProof/>
          </w:rPr>
          <w:tab/>
        </w:r>
        <w:r>
          <w:rPr>
            <w:noProof/>
          </w:rPr>
          <w:fldChar w:fldCharType="begin"/>
        </w:r>
        <w:r>
          <w:rPr>
            <w:noProof/>
          </w:rPr>
          <w:instrText xml:space="preserve"> PAGEREF _Toc264905021 \h </w:instrText>
        </w:r>
        <w:r>
          <w:rPr>
            <w:noProof/>
          </w:rPr>
        </w:r>
      </w:ins>
      <w:r>
        <w:rPr>
          <w:noProof/>
        </w:rPr>
        <w:fldChar w:fldCharType="separate"/>
      </w:r>
      <w:ins w:id="415" w:author="Gerard" w:date="2014-06-20T17:32:00Z">
        <w:r>
          <w:rPr>
            <w:noProof/>
          </w:rPr>
          <w:t>128</w:t>
        </w:r>
        <w:r>
          <w:rPr>
            <w:noProof/>
          </w:rPr>
          <w:fldChar w:fldCharType="end"/>
        </w:r>
      </w:ins>
    </w:p>
    <w:p w14:paraId="210CAE3F" w14:textId="77777777" w:rsidR="00976D6B" w:rsidRDefault="00976D6B">
      <w:pPr>
        <w:pStyle w:val="TOC4"/>
        <w:tabs>
          <w:tab w:val="right" w:leader="dot" w:pos="9350"/>
        </w:tabs>
        <w:rPr>
          <w:ins w:id="416" w:author="Gerard" w:date="2014-06-20T17:32:00Z"/>
          <w:rFonts w:asciiTheme="minorHAnsi" w:eastAsiaTheme="minorEastAsia" w:hAnsiTheme="minorHAnsi" w:cstheme="minorBidi"/>
          <w:noProof/>
          <w:sz w:val="24"/>
          <w:szCs w:val="24"/>
          <w:lang w:eastAsia="ja-JP"/>
        </w:rPr>
      </w:pPr>
      <w:ins w:id="417" w:author="Gerard" w:date="2014-06-20T17:32:00Z">
        <w:r>
          <w:rPr>
            <w:noProof/>
          </w:rPr>
          <w:t>4.4.2.2. Holmes-Mow</w:t>
        </w:r>
        <w:r>
          <w:rPr>
            <w:noProof/>
          </w:rPr>
          <w:tab/>
        </w:r>
        <w:r>
          <w:rPr>
            <w:noProof/>
          </w:rPr>
          <w:fldChar w:fldCharType="begin"/>
        </w:r>
        <w:r>
          <w:rPr>
            <w:noProof/>
          </w:rPr>
          <w:instrText xml:space="preserve"> PAGEREF _Toc264905022 \h </w:instrText>
        </w:r>
        <w:r>
          <w:rPr>
            <w:noProof/>
          </w:rPr>
        </w:r>
      </w:ins>
      <w:r>
        <w:rPr>
          <w:noProof/>
        </w:rPr>
        <w:fldChar w:fldCharType="separate"/>
      </w:r>
      <w:ins w:id="418" w:author="Gerard" w:date="2014-06-20T17:32:00Z">
        <w:r>
          <w:rPr>
            <w:noProof/>
          </w:rPr>
          <w:t>129</w:t>
        </w:r>
        <w:r>
          <w:rPr>
            <w:noProof/>
          </w:rPr>
          <w:fldChar w:fldCharType="end"/>
        </w:r>
      </w:ins>
    </w:p>
    <w:p w14:paraId="7E8570FD" w14:textId="77777777" w:rsidR="00976D6B" w:rsidRDefault="00976D6B">
      <w:pPr>
        <w:pStyle w:val="TOC4"/>
        <w:tabs>
          <w:tab w:val="right" w:leader="dot" w:pos="9350"/>
        </w:tabs>
        <w:rPr>
          <w:ins w:id="419" w:author="Gerard" w:date="2014-06-20T17:32:00Z"/>
          <w:rFonts w:asciiTheme="minorHAnsi" w:eastAsiaTheme="minorEastAsia" w:hAnsiTheme="minorHAnsi" w:cstheme="minorBidi"/>
          <w:noProof/>
          <w:sz w:val="24"/>
          <w:szCs w:val="24"/>
          <w:lang w:eastAsia="ja-JP"/>
        </w:rPr>
      </w:pPr>
      <w:ins w:id="420" w:author="Gerard" w:date="2014-06-20T17:32:00Z">
        <w:r>
          <w:rPr>
            <w:noProof/>
          </w:rPr>
          <w:t>4.4.2.3. Referentially Isotropic Permeability</w:t>
        </w:r>
        <w:r>
          <w:rPr>
            <w:noProof/>
          </w:rPr>
          <w:tab/>
        </w:r>
        <w:r>
          <w:rPr>
            <w:noProof/>
          </w:rPr>
          <w:fldChar w:fldCharType="begin"/>
        </w:r>
        <w:r>
          <w:rPr>
            <w:noProof/>
          </w:rPr>
          <w:instrText xml:space="preserve"> PAGEREF _Toc264905023 \h </w:instrText>
        </w:r>
        <w:r>
          <w:rPr>
            <w:noProof/>
          </w:rPr>
        </w:r>
      </w:ins>
      <w:r>
        <w:rPr>
          <w:noProof/>
        </w:rPr>
        <w:fldChar w:fldCharType="separate"/>
      </w:r>
      <w:ins w:id="421" w:author="Gerard" w:date="2014-06-20T17:32:00Z">
        <w:r>
          <w:rPr>
            <w:noProof/>
          </w:rPr>
          <w:t>130</w:t>
        </w:r>
        <w:r>
          <w:rPr>
            <w:noProof/>
          </w:rPr>
          <w:fldChar w:fldCharType="end"/>
        </w:r>
      </w:ins>
    </w:p>
    <w:p w14:paraId="604C8C66" w14:textId="77777777" w:rsidR="00976D6B" w:rsidRDefault="00976D6B">
      <w:pPr>
        <w:pStyle w:val="TOC4"/>
        <w:tabs>
          <w:tab w:val="right" w:leader="dot" w:pos="9350"/>
        </w:tabs>
        <w:rPr>
          <w:ins w:id="422" w:author="Gerard" w:date="2014-06-20T17:32:00Z"/>
          <w:rFonts w:asciiTheme="minorHAnsi" w:eastAsiaTheme="minorEastAsia" w:hAnsiTheme="minorHAnsi" w:cstheme="minorBidi"/>
          <w:noProof/>
          <w:sz w:val="24"/>
          <w:szCs w:val="24"/>
          <w:lang w:eastAsia="ja-JP"/>
        </w:rPr>
      </w:pPr>
      <w:ins w:id="423" w:author="Gerard" w:date="2014-06-20T17:32:00Z">
        <w:r>
          <w:rPr>
            <w:noProof/>
          </w:rPr>
          <w:t>4.4.2.4. Referentially Orthotropic Permeability</w:t>
        </w:r>
        <w:r>
          <w:rPr>
            <w:noProof/>
          </w:rPr>
          <w:tab/>
        </w:r>
        <w:r>
          <w:rPr>
            <w:noProof/>
          </w:rPr>
          <w:fldChar w:fldCharType="begin"/>
        </w:r>
        <w:r>
          <w:rPr>
            <w:noProof/>
          </w:rPr>
          <w:instrText xml:space="preserve"> PAGEREF _Toc264905024 \h </w:instrText>
        </w:r>
        <w:r>
          <w:rPr>
            <w:noProof/>
          </w:rPr>
        </w:r>
      </w:ins>
      <w:r>
        <w:rPr>
          <w:noProof/>
        </w:rPr>
        <w:fldChar w:fldCharType="separate"/>
      </w:r>
      <w:ins w:id="424" w:author="Gerard" w:date="2014-06-20T17:32:00Z">
        <w:r>
          <w:rPr>
            <w:noProof/>
          </w:rPr>
          <w:t>131</w:t>
        </w:r>
        <w:r>
          <w:rPr>
            <w:noProof/>
          </w:rPr>
          <w:fldChar w:fldCharType="end"/>
        </w:r>
      </w:ins>
    </w:p>
    <w:p w14:paraId="73B313DF" w14:textId="77777777" w:rsidR="00976D6B" w:rsidRDefault="00976D6B">
      <w:pPr>
        <w:pStyle w:val="TOC4"/>
        <w:tabs>
          <w:tab w:val="right" w:leader="dot" w:pos="9350"/>
        </w:tabs>
        <w:rPr>
          <w:ins w:id="425" w:author="Gerard" w:date="2014-06-20T17:32:00Z"/>
          <w:rFonts w:asciiTheme="minorHAnsi" w:eastAsiaTheme="minorEastAsia" w:hAnsiTheme="minorHAnsi" w:cstheme="minorBidi"/>
          <w:noProof/>
          <w:sz w:val="24"/>
          <w:szCs w:val="24"/>
          <w:lang w:eastAsia="ja-JP"/>
        </w:rPr>
      </w:pPr>
      <w:ins w:id="426" w:author="Gerard" w:date="2014-06-20T17:32:00Z">
        <w:r>
          <w:rPr>
            <w:noProof/>
          </w:rPr>
          <w:t>4.4.2.5. Referentially Transversely Isotropic Permeability</w:t>
        </w:r>
        <w:r>
          <w:rPr>
            <w:noProof/>
          </w:rPr>
          <w:tab/>
        </w:r>
        <w:r>
          <w:rPr>
            <w:noProof/>
          </w:rPr>
          <w:fldChar w:fldCharType="begin"/>
        </w:r>
        <w:r>
          <w:rPr>
            <w:noProof/>
          </w:rPr>
          <w:instrText xml:space="preserve"> PAGEREF _Toc264905025 \h </w:instrText>
        </w:r>
        <w:r>
          <w:rPr>
            <w:noProof/>
          </w:rPr>
        </w:r>
      </w:ins>
      <w:r>
        <w:rPr>
          <w:noProof/>
        </w:rPr>
        <w:fldChar w:fldCharType="separate"/>
      </w:r>
      <w:ins w:id="427" w:author="Gerard" w:date="2014-06-20T17:32:00Z">
        <w:r>
          <w:rPr>
            <w:noProof/>
          </w:rPr>
          <w:t>133</w:t>
        </w:r>
        <w:r>
          <w:rPr>
            <w:noProof/>
          </w:rPr>
          <w:fldChar w:fldCharType="end"/>
        </w:r>
      </w:ins>
    </w:p>
    <w:p w14:paraId="380E44A7" w14:textId="77777777" w:rsidR="00976D6B" w:rsidRDefault="00976D6B">
      <w:pPr>
        <w:pStyle w:val="TOC3"/>
        <w:tabs>
          <w:tab w:val="right" w:leader="dot" w:pos="9350"/>
        </w:tabs>
        <w:rPr>
          <w:ins w:id="428" w:author="Gerard" w:date="2014-06-20T17:32:00Z"/>
          <w:rFonts w:asciiTheme="minorHAnsi" w:eastAsiaTheme="minorEastAsia" w:hAnsiTheme="minorHAnsi" w:cstheme="minorBidi"/>
          <w:i w:val="0"/>
          <w:iCs w:val="0"/>
          <w:noProof/>
          <w:sz w:val="24"/>
          <w:szCs w:val="24"/>
          <w:lang w:eastAsia="ja-JP"/>
        </w:rPr>
      </w:pPr>
      <w:ins w:id="429" w:author="Gerard" w:date="2014-06-20T17:32:00Z">
        <w:r w:rsidRPr="000A7E2C">
          <w:rPr>
            <w:noProof/>
            <w:color w:val="000000"/>
          </w:rPr>
          <w:t>4.4.3.</w:t>
        </w:r>
        <w:r>
          <w:rPr>
            <w:noProof/>
          </w:rPr>
          <w:t xml:space="preserve"> Fluid Supply Materials</w:t>
        </w:r>
        <w:r>
          <w:rPr>
            <w:noProof/>
          </w:rPr>
          <w:tab/>
        </w:r>
        <w:r>
          <w:rPr>
            <w:noProof/>
          </w:rPr>
          <w:fldChar w:fldCharType="begin"/>
        </w:r>
        <w:r>
          <w:rPr>
            <w:noProof/>
          </w:rPr>
          <w:instrText xml:space="preserve"> PAGEREF _Toc264905026 \h </w:instrText>
        </w:r>
        <w:r>
          <w:rPr>
            <w:noProof/>
          </w:rPr>
        </w:r>
      </w:ins>
      <w:r>
        <w:rPr>
          <w:noProof/>
        </w:rPr>
        <w:fldChar w:fldCharType="separate"/>
      </w:r>
      <w:ins w:id="430" w:author="Gerard" w:date="2014-06-20T17:32:00Z">
        <w:r>
          <w:rPr>
            <w:noProof/>
          </w:rPr>
          <w:t>135</w:t>
        </w:r>
        <w:r>
          <w:rPr>
            <w:noProof/>
          </w:rPr>
          <w:fldChar w:fldCharType="end"/>
        </w:r>
      </w:ins>
    </w:p>
    <w:p w14:paraId="166C9137" w14:textId="77777777" w:rsidR="00976D6B" w:rsidRDefault="00976D6B">
      <w:pPr>
        <w:pStyle w:val="TOC4"/>
        <w:tabs>
          <w:tab w:val="right" w:leader="dot" w:pos="9350"/>
        </w:tabs>
        <w:rPr>
          <w:ins w:id="431" w:author="Gerard" w:date="2014-06-20T17:32:00Z"/>
          <w:rFonts w:asciiTheme="minorHAnsi" w:eastAsiaTheme="minorEastAsia" w:hAnsiTheme="minorHAnsi" w:cstheme="minorBidi"/>
          <w:noProof/>
          <w:sz w:val="24"/>
          <w:szCs w:val="24"/>
          <w:lang w:eastAsia="ja-JP"/>
        </w:rPr>
      </w:pPr>
      <w:ins w:id="432" w:author="Gerard" w:date="2014-06-20T17:32:00Z">
        <w:r>
          <w:rPr>
            <w:noProof/>
          </w:rPr>
          <w:t>4.4.3.1. Starling Equation</w:t>
        </w:r>
        <w:r>
          <w:rPr>
            <w:noProof/>
          </w:rPr>
          <w:tab/>
        </w:r>
        <w:r>
          <w:rPr>
            <w:noProof/>
          </w:rPr>
          <w:fldChar w:fldCharType="begin"/>
        </w:r>
        <w:r>
          <w:rPr>
            <w:noProof/>
          </w:rPr>
          <w:instrText xml:space="preserve"> PAGEREF _Toc264905027 \h </w:instrText>
        </w:r>
        <w:r>
          <w:rPr>
            <w:noProof/>
          </w:rPr>
        </w:r>
      </w:ins>
      <w:r>
        <w:rPr>
          <w:noProof/>
        </w:rPr>
        <w:fldChar w:fldCharType="separate"/>
      </w:r>
      <w:ins w:id="433" w:author="Gerard" w:date="2014-06-20T17:32:00Z">
        <w:r>
          <w:rPr>
            <w:noProof/>
          </w:rPr>
          <w:t>136</w:t>
        </w:r>
        <w:r>
          <w:rPr>
            <w:noProof/>
          </w:rPr>
          <w:fldChar w:fldCharType="end"/>
        </w:r>
      </w:ins>
    </w:p>
    <w:p w14:paraId="5E0B9696" w14:textId="77777777" w:rsidR="00976D6B" w:rsidRDefault="00976D6B">
      <w:pPr>
        <w:pStyle w:val="TOC2"/>
        <w:tabs>
          <w:tab w:val="right" w:leader="dot" w:pos="9350"/>
        </w:tabs>
        <w:rPr>
          <w:ins w:id="434" w:author="Gerard" w:date="2014-06-20T17:32:00Z"/>
          <w:rFonts w:asciiTheme="minorHAnsi" w:eastAsiaTheme="minorEastAsia" w:hAnsiTheme="minorHAnsi" w:cstheme="minorBidi"/>
          <w:smallCaps w:val="0"/>
          <w:noProof/>
          <w:sz w:val="24"/>
          <w:szCs w:val="24"/>
          <w:lang w:eastAsia="ja-JP"/>
        </w:rPr>
      </w:pPr>
      <w:ins w:id="435" w:author="Gerard" w:date="2014-06-20T17:32:00Z">
        <w:r>
          <w:rPr>
            <w:noProof/>
          </w:rPr>
          <w:t>4.5. Biphasic-Solute Materials</w:t>
        </w:r>
        <w:r>
          <w:rPr>
            <w:noProof/>
          </w:rPr>
          <w:tab/>
        </w:r>
        <w:r>
          <w:rPr>
            <w:noProof/>
          </w:rPr>
          <w:fldChar w:fldCharType="begin"/>
        </w:r>
        <w:r>
          <w:rPr>
            <w:noProof/>
          </w:rPr>
          <w:instrText xml:space="preserve"> PAGEREF _Toc264905028 \h </w:instrText>
        </w:r>
        <w:r>
          <w:rPr>
            <w:noProof/>
          </w:rPr>
        </w:r>
      </w:ins>
      <w:r>
        <w:rPr>
          <w:noProof/>
        </w:rPr>
        <w:fldChar w:fldCharType="separate"/>
      </w:r>
      <w:ins w:id="436" w:author="Gerard" w:date="2014-06-20T17:32:00Z">
        <w:r>
          <w:rPr>
            <w:noProof/>
          </w:rPr>
          <w:t>137</w:t>
        </w:r>
        <w:r>
          <w:rPr>
            <w:noProof/>
          </w:rPr>
          <w:fldChar w:fldCharType="end"/>
        </w:r>
      </w:ins>
    </w:p>
    <w:p w14:paraId="7D9CEDC0" w14:textId="77777777" w:rsidR="00976D6B" w:rsidRDefault="00976D6B">
      <w:pPr>
        <w:pStyle w:val="TOC3"/>
        <w:tabs>
          <w:tab w:val="right" w:leader="dot" w:pos="9350"/>
        </w:tabs>
        <w:rPr>
          <w:ins w:id="437" w:author="Gerard" w:date="2014-06-20T17:32:00Z"/>
          <w:rFonts w:asciiTheme="minorHAnsi" w:eastAsiaTheme="minorEastAsia" w:hAnsiTheme="minorHAnsi" w:cstheme="minorBidi"/>
          <w:i w:val="0"/>
          <w:iCs w:val="0"/>
          <w:noProof/>
          <w:sz w:val="24"/>
          <w:szCs w:val="24"/>
          <w:lang w:eastAsia="ja-JP"/>
        </w:rPr>
      </w:pPr>
      <w:ins w:id="438" w:author="Gerard" w:date="2014-06-20T17:32:00Z">
        <w:r w:rsidRPr="000A7E2C">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_Toc264905029 \h </w:instrText>
        </w:r>
        <w:r>
          <w:rPr>
            <w:noProof/>
          </w:rPr>
        </w:r>
      </w:ins>
      <w:r>
        <w:rPr>
          <w:noProof/>
        </w:rPr>
        <w:fldChar w:fldCharType="separate"/>
      </w:r>
      <w:ins w:id="439" w:author="Gerard" w:date="2014-06-20T17:32:00Z">
        <w:r>
          <w:rPr>
            <w:noProof/>
          </w:rPr>
          <w:t>139</w:t>
        </w:r>
        <w:r>
          <w:rPr>
            <w:noProof/>
          </w:rPr>
          <w:fldChar w:fldCharType="end"/>
        </w:r>
      </w:ins>
    </w:p>
    <w:p w14:paraId="0859E939" w14:textId="77777777" w:rsidR="00976D6B" w:rsidRDefault="00976D6B">
      <w:pPr>
        <w:pStyle w:val="TOC4"/>
        <w:tabs>
          <w:tab w:val="right" w:leader="dot" w:pos="9350"/>
        </w:tabs>
        <w:rPr>
          <w:ins w:id="440" w:author="Gerard" w:date="2014-06-20T17:32:00Z"/>
          <w:rFonts w:asciiTheme="minorHAnsi" w:eastAsiaTheme="minorEastAsia" w:hAnsiTheme="minorHAnsi" w:cstheme="minorBidi"/>
          <w:noProof/>
          <w:sz w:val="24"/>
          <w:szCs w:val="24"/>
          <w:lang w:eastAsia="ja-JP"/>
        </w:rPr>
      </w:pPr>
      <w:ins w:id="441" w:author="Gerard" w:date="2014-06-20T17:32:00Z">
        <w:r>
          <w:rPr>
            <w:noProof/>
          </w:rPr>
          <w:t>4.5.1.1. Prescribed Boundary Conditions</w:t>
        </w:r>
        <w:r>
          <w:rPr>
            <w:noProof/>
          </w:rPr>
          <w:tab/>
        </w:r>
        <w:r>
          <w:rPr>
            <w:noProof/>
          </w:rPr>
          <w:fldChar w:fldCharType="begin"/>
        </w:r>
        <w:r>
          <w:rPr>
            <w:noProof/>
          </w:rPr>
          <w:instrText xml:space="preserve"> PAGEREF _Toc264905030 \h </w:instrText>
        </w:r>
        <w:r>
          <w:rPr>
            <w:noProof/>
          </w:rPr>
        </w:r>
      </w:ins>
      <w:r>
        <w:rPr>
          <w:noProof/>
        </w:rPr>
        <w:fldChar w:fldCharType="separate"/>
      </w:r>
      <w:ins w:id="442" w:author="Gerard" w:date="2014-06-20T17:32:00Z">
        <w:r>
          <w:rPr>
            <w:noProof/>
          </w:rPr>
          <w:t>139</w:t>
        </w:r>
        <w:r>
          <w:rPr>
            <w:noProof/>
          </w:rPr>
          <w:fldChar w:fldCharType="end"/>
        </w:r>
      </w:ins>
    </w:p>
    <w:p w14:paraId="7C54D697" w14:textId="77777777" w:rsidR="00976D6B" w:rsidRDefault="00976D6B">
      <w:pPr>
        <w:pStyle w:val="TOC4"/>
        <w:tabs>
          <w:tab w:val="right" w:leader="dot" w:pos="9350"/>
        </w:tabs>
        <w:rPr>
          <w:ins w:id="443" w:author="Gerard" w:date="2014-06-20T17:32:00Z"/>
          <w:rFonts w:asciiTheme="minorHAnsi" w:eastAsiaTheme="minorEastAsia" w:hAnsiTheme="minorHAnsi" w:cstheme="minorBidi"/>
          <w:noProof/>
          <w:sz w:val="24"/>
          <w:szCs w:val="24"/>
          <w:lang w:eastAsia="ja-JP"/>
        </w:rPr>
      </w:pPr>
      <w:ins w:id="444" w:author="Gerard" w:date="2014-06-20T17:32:00Z">
        <w:r>
          <w:rPr>
            <w:noProof/>
          </w:rPr>
          <w:t>4.5.1.2. Prescribed Initial Conditions</w:t>
        </w:r>
        <w:r>
          <w:rPr>
            <w:noProof/>
          </w:rPr>
          <w:tab/>
        </w:r>
        <w:r>
          <w:rPr>
            <w:noProof/>
          </w:rPr>
          <w:fldChar w:fldCharType="begin"/>
        </w:r>
        <w:r>
          <w:rPr>
            <w:noProof/>
          </w:rPr>
          <w:instrText xml:space="preserve"> PAGEREF _Toc264905031 \h </w:instrText>
        </w:r>
        <w:r>
          <w:rPr>
            <w:noProof/>
          </w:rPr>
        </w:r>
      </w:ins>
      <w:r>
        <w:rPr>
          <w:noProof/>
        </w:rPr>
        <w:fldChar w:fldCharType="separate"/>
      </w:r>
      <w:ins w:id="445" w:author="Gerard" w:date="2014-06-20T17:32:00Z">
        <w:r>
          <w:rPr>
            <w:noProof/>
          </w:rPr>
          <w:t>139</w:t>
        </w:r>
        <w:r>
          <w:rPr>
            <w:noProof/>
          </w:rPr>
          <w:fldChar w:fldCharType="end"/>
        </w:r>
      </w:ins>
    </w:p>
    <w:p w14:paraId="5DB96979" w14:textId="77777777" w:rsidR="00976D6B" w:rsidRDefault="00976D6B">
      <w:pPr>
        <w:pStyle w:val="TOC3"/>
        <w:tabs>
          <w:tab w:val="right" w:leader="dot" w:pos="9350"/>
        </w:tabs>
        <w:rPr>
          <w:ins w:id="446" w:author="Gerard" w:date="2014-06-20T17:32:00Z"/>
          <w:rFonts w:asciiTheme="minorHAnsi" w:eastAsiaTheme="minorEastAsia" w:hAnsiTheme="minorHAnsi" w:cstheme="minorBidi"/>
          <w:i w:val="0"/>
          <w:iCs w:val="0"/>
          <w:noProof/>
          <w:sz w:val="24"/>
          <w:szCs w:val="24"/>
          <w:lang w:eastAsia="ja-JP"/>
        </w:rPr>
      </w:pPr>
      <w:ins w:id="447" w:author="Gerard" w:date="2014-06-20T17:32:00Z">
        <w:r w:rsidRPr="000A7E2C">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_Toc264905032 \h </w:instrText>
        </w:r>
        <w:r>
          <w:rPr>
            <w:noProof/>
          </w:rPr>
        </w:r>
      </w:ins>
      <w:r>
        <w:rPr>
          <w:noProof/>
        </w:rPr>
        <w:fldChar w:fldCharType="separate"/>
      </w:r>
      <w:ins w:id="448" w:author="Gerard" w:date="2014-06-20T17:32:00Z">
        <w:r>
          <w:rPr>
            <w:noProof/>
          </w:rPr>
          <w:t>140</w:t>
        </w:r>
        <w:r>
          <w:rPr>
            <w:noProof/>
          </w:rPr>
          <w:fldChar w:fldCharType="end"/>
        </w:r>
      </w:ins>
    </w:p>
    <w:p w14:paraId="2D10224C" w14:textId="77777777" w:rsidR="00976D6B" w:rsidRDefault="00976D6B">
      <w:pPr>
        <w:pStyle w:val="TOC3"/>
        <w:tabs>
          <w:tab w:val="right" w:leader="dot" w:pos="9350"/>
        </w:tabs>
        <w:rPr>
          <w:ins w:id="449" w:author="Gerard" w:date="2014-06-20T17:32:00Z"/>
          <w:rFonts w:asciiTheme="minorHAnsi" w:eastAsiaTheme="minorEastAsia" w:hAnsiTheme="minorHAnsi" w:cstheme="minorBidi"/>
          <w:i w:val="0"/>
          <w:iCs w:val="0"/>
          <w:noProof/>
          <w:sz w:val="24"/>
          <w:szCs w:val="24"/>
          <w:lang w:eastAsia="ja-JP"/>
        </w:rPr>
      </w:pPr>
      <w:ins w:id="450" w:author="Gerard" w:date="2014-06-20T17:32:00Z">
        <w:r w:rsidRPr="000A7E2C">
          <w:rPr>
            <w:noProof/>
            <w:color w:val="000000"/>
          </w:rPr>
          <w:t>4.5.3.</w:t>
        </w:r>
        <w:r>
          <w:rPr>
            <w:noProof/>
          </w:rPr>
          <w:t xml:space="preserve"> Diffusivity Materials</w:t>
        </w:r>
        <w:r>
          <w:rPr>
            <w:noProof/>
          </w:rPr>
          <w:tab/>
        </w:r>
        <w:r>
          <w:rPr>
            <w:noProof/>
          </w:rPr>
          <w:fldChar w:fldCharType="begin"/>
        </w:r>
        <w:r>
          <w:rPr>
            <w:noProof/>
          </w:rPr>
          <w:instrText xml:space="preserve"> PAGEREF _Toc264905033 \h </w:instrText>
        </w:r>
        <w:r>
          <w:rPr>
            <w:noProof/>
          </w:rPr>
        </w:r>
      </w:ins>
      <w:r>
        <w:rPr>
          <w:noProof/>
        </w:rPr>
        <w:fldChar w:fldCharType="separate"/>
      </w:r>
      <w:ins w:id="451" w:author="Gerard" w:date="2014-06-20T17:32:00Z">
        <w:r>
          <w:rPr>
            <w:noProof/>
          </w:rPr>
          <w:t>142</w:t>
        </w:r>
        <w:r>
          <w:rPr>
            <w:noProof/>
          </w:rPr>
          <w:fldChar w:fldCharType="end"/>
        </w:r>
      </w:ins>
    </w:p>
    <w:p w14:paraId="5F008131" w14:textId="77777777" w:rsidR="00976D6B" w:rsidRDefault="00976D6B">
      <w:pPr>
        <w:pStyle w:val="TOC4"/>
        <w:tabs>
          <w:tab w:val="right" w:leader="dot" w:pos="9350"/>
        </w:tabs>
        <w:rPr>
          <w:ins w:id="452" w:author="Gerard" w:date="2014-06-20T17:32:00Z"/>
          <w:rFonts w:asciiTheme="minorHAnsi" w:eastAsiaTheme="minorEastAsia" w:hAnsiTheme="minorHAnsi" w:cstheme="minorBidi"/>
          <w:noProof/>
          <w:sz w:val="24"/>
          <w:szCs w:val="24"/>
          <w:lang w:eastAsia="ja-JP"/>
        </w:rPr>
      </w:pPr>
      <w:ins w:id="453" w:author="Gerard" w:date="2014-06-20T17:32:00Z">
        <w:r>
          <w:rPr>
            <w:noProof/>
          </w:rPr>
          <w:t>4.5.3.1. Constant Isotropic Diffusivity</w:t>
        </w:r>
        <w:r>
          <w:rPr>
            <w:noProof/>
          </w:rPr>
          <w:tab/>
        </w:r>
        <w:r>
          <w:rPr>
            <w:noProof/>
          </w:rPr>
          <w:fldChar w:fldCharType="begin"/>
        </w:r>
        <w:r>
          <w:rPr>
            <w:noProof/>
          </w:rPr>
          <w:instrText xml:space="preserve"> PAGEREF _Toc264905034 \h </w:instrText>
        </w:r>
        <w:r>
          <w:rPr>
            <w:noProof/>
          </w:rPr>
        </w:r>
      </w:ins>
      <w:r>
        <w:rPr>
          <w:noProof/>
        </w:rPr>
        <w:fldChar w:fldCharType="separate"/>
      </w:r>
      <w:ins w:id="454" w:author="Gerard" w:date="2014-06-20T17:32:00Z">
        <w:r>
          <w:rPr>
            <w:noProof/>
          </w:rPr>
          <w:t>142</w:t>
        </w:r>
        <w:r>
          <w:rPr>
            <w:noProof/>
          </w:rPr>
          <w:fldChar w:fldCharType="end"/>
        </w:r>
      </w:ins>
    </w:p>
    <w:p w14:paraId="31692EDC" w14:textId="77777777" w:rsidR="00976D6B" w:rsidRDefault="00976D6B">
      <w:pPr>
        <w:pStyle w:val="TOC4"/>
        <w:tabs>
          <w:tab w:val="right" w:leader="dot" w:pos="9350"/>
        </w:tabs>
        <w:rPr>
          <w:ins w:id="455" w:author="Gerard" w:date="2014-06-20T17:32:00Z"/>
          <w:rFonts w:asciiTheme="minorHAnsi" w:eastAsiaTheme="minorEastAsia" w:hAnsiTheme="minorHAnsi" w:cstheme="minorBidi"/>
          <w:noProof/>
          <w:sz w:val="24"/>
          <w:szCs w:val="24"/>
          <w:lang w:eastAsia="ja-JP"/>
        </w:rPr>
      </w:pPr>
      <w:ins w:id="456" w:author="Gerard" w:date="2014-06-20T17:32:00Z">
        <w:r>
          <w:rPr>
            <w:noProof/>
          </w:rPr>
          <w:t>4.5.3.2. Constant Orthotropic Diffusivity</w:t>
        </w:r>
        <w:r>
          <w:rPr>
            <w:noProof/>
          </w:rPr>
          <w:tab/>
        </w:r>
        <w:r>
          <w:rPr>
            <w:noProof/>
          </w:rPr>
          <w:fldChar w:fldCharType="begin"/>
        </w:r>
        <w:r>
          <w:rPr>
            <w:noProof/>
          </w:rPr>
          <w:instrText xml:space="preserve"> PAGEREF _Toc264905035 \h </w:instrText>
        </w:r>
        <w:r>
          <w:rPr>
            <w:noProof/>
          </w:rPr>
        </w:r>
      </w:ins>
      <w:r>
        <w:rPr>
          <w:noProof/>
        </w:rPr>
        <w:fldChar w:fldCharType="separate"/>
      </w:r>
      <w:ins w:id="457" w:author="Gerard" w:date="2014-06-20T17:32:00Z">
        <w:r>
          <w:rPr>
            <w:noProof/>
          </w:rPr>
          <w:t>143</w:t>
        </w:r>
        <w:r>
          <w:rPr>
            <w:noProof/>
          </w:rPr>
          <w:fldChar w:fldCharType="end"/>
        </w:r>
      </w:ins>
    </w:p>
    <w:p w14:paraId="2B3783A4" w14:textId="77777777" w:rsidR="00976D6B" w:rsidRDefault="00976D6B">
      <w:pPr>
        <w:pStyle w:val="TOC4"/>
        <w:tabs>
          <w:tab w:val="right" w:leader="dot" w:pos="9350"/>
        </w:tabs>
        <w:rPr>
          <w:ins w:id="458" w:author="Gerard" w:date="2014-06-20T17:32:00Z"/>
          <w:rFonts w:asciiTheme="minorHAnsi" w:eastAsiaTheme="minorEastAsia" w:hAnsiTheme="minorHAnsi" w:cstheme="minorBidi"/>
          <w:noProof/>
          <w:sz w:val="24"/>
          <w:szCs w:val="24"/>
          <w:lang w:eastAsia="ja-JP"/>
        </w:rPr>
      </w:pPr>
      <w:ins w:id="459" w:author="Gerard" w:date="2014-06-20T17:32:00Z">
        <w:r>
          <w:rPr>
            <w:noProof/>
          </w:rPr>
          <w:t>4.5.3.3. Referentially Isotropic Diffusivity</w:t>
        </w:r>
        <w:r>
          <w:rPr>
            <w:noProof/>
          </w:rPr>
          <w:tab/>
        </w:r>
        <w:r>
          <w:rPr>
            <w:noProof/>
          </w:rPr>
          <w:fldChar w:fldCharType="begin"/>
        </w:r>
        <w:r>
          <w:rPr>
            <w:noProof/>
          </w:rPr>
          <w:instrText xml:space="preserve"> PAGEREF _Toc264905036 \h </w:instrText>
        </w:r>
        <w:r>
          <w:rPr>
            <w:noProof/>
          </w:rPr>
        </w:r>
      </w:ins>
      <w:r>
        <w:rPr>
          <w:noProof/>
        </w:rPr>
        <w:fldChar w:fldCharType="separate"/>
      </w:r>
      <w:ins w:id="460" w:author="Gerard" w:date="2014-06-20T17:32:00Z">
        <w:r>
          <w:rPr>
            <w:noProof/>
          </w:rPr>
          <w:t>144</w:t>
        </w:r>
        <w:r>
          <w:rPr>
            <w:noProof/>
          </w:rPr>
          <w:fldChar w:fldCharType="end"/>
        </w:r>
      </w:ins>
    </w:p>
    <w:p w14:paraId="0BC1FCA1" w14:textId="77777777" w:rsidR="00976D6B" w:rsidRDefault="00976D6B">
      <w:pPr>
        <w:pStyle w:val="TOC4"/>
        <w:tabs>
          <w:tab w:val="right" w:leader="dot" w:pos="9350"/>
        </w:tabs>
        <w:rPr>
          <w:ins w:id="461" w:author="Gerard" w:date="2014-06-20T17:32:00Z"/>
          <w:rFonts w:asciiTheme="minorHAnsi" w:eastAsiaTheme="minorEastAsia" w:hAnsiTheme="minorHAnsi" w:cstheme="minorBidi"/>
          <w:noProof/>
          <w:sz w:val="24"/>
          <w:szCs w:val="24"/>
          <w:lang w:eastAsia="ja-JP"/>
        </w:rPr>
      </w:pPr>
      <w:ins w:id="462" w:author="Gerard" w:date="2014-06-20T17:32:00Z">
        <w:r>
          <w:rPr>
            <w:noProof/>
          </w:rPr>
          <w:t>4.5.3.4. Referentially Orthotropic Diffusivity</w:t>
        </w:r>
        <w:r>
          <w:rPr>
            <w:noProof/>
          </w:rPr>
          <w:tab/>
        </w:r>
        <w:r>
          <w:rPr>
            <w:noProof/>
          </w:rPr>
          <w:fldChar w:fldCharType="begin"/>
        </w:r>
        <w:r>
          <w:rPr>
            <w:noProof/>
          </w:rPr>
          <w:instrText xml:space="preserve"> PAGEREF _Toc264905037 \h </w:instrText>
        </w:r>
        <w:r>
          <w:rPr>
            <w:noProof/>
          </w:rPr>
        </w:r>
      </w:ins>
      <w:r>
        <w:rPr>
          <w:noProof/>
        </w:rPr>
        <w:fldChar w:fldCharType="separate"/>
      </w:r>
      <w:ins w:id="463" w:author="Gerard" w:date="2014-06-20T17:32:00Z">
        <w:r>
          <w:rPr>
            <w:noProof/>
          </w:rPr>
          <w:t>145</w:t>
        </w:r>
        <w:r>
          <w:rPr>
            <w:noProof/>
          </w:rPr>
          <w:fldChar w:fldCharType="end"/>
        </w:r>
      </w:ins>
    </w:p>
    <w:p w14:paraId="2C055BFF" w14:textId="77777777" w:rsidR="00976D6B" w:rsidRDefault="00976D6B">
      <w:pPr>
        <w:pStyle w:val="TOC4"/>
        <w:tabs>
          <w:tab w:val="right" w:leader="dot" w:pos="9350"/>
        </w:tabs>
        <w:rPr>
          <w:ins w:id="464" w:author="Gerard" w:date="2014-06-20T17:32:00Z"/>
          <w:rFonts w:asciiTheme="minorHAnsi" w:eastAsiaTheme="minorEastAsia" w:hAnsiTheme="minorHAnsi" w:cstheme="minorBidi"/>
          <w:noProof/>
          <w:sz w:val="24"/>
          <w:szCs w:val="24"/>
          <w:lang w:eastAsia="ja-JP"/>
        </w:rPr>
      </w:pPr>
      <w:ins w:id="465" w:author="Gerard" w:date="2014-06-20T17:32:00Z">
        <w:r>
          <w:rPr>
            <w:noProof/>
          </w:rPr>
          <w:t>4.5.3.5. Albro Isotropic Diffusivity</w:t>
        </w:r>
        <w:r>
          <w:rPr>
            <w:noProof/>
          </w:rPr>
          <w:tab/>
        </w:r>
        <w:r>
          <w:rPr>
            <w:noProof/>
          </w:rPr>
          <w:fldChar w:fldCharType="begin"/>
        </w:r>
        <w:r>
          <w:rPr>
            <w:noProof/>
          </w:rPr>
          <w:instrText xml:space="preserve"> PAGEREF _Toc264905038 \h </w:instrText>
        </w:r>
        <w:r>
          <w:rPr>
            <w:noProof/>
          </w:rPr>
        </w:r>
      </w:ins>
      <w:r>
        <w:rPr>
          <w:noProof/>
        </w:rPr>
        <w:fldChar w:fldCharType="separate"/>
      </w:r>
      <w:ins w:id="466" w:author="Gerard" w:date="2014-06-20T17:32:00Z">
        <w:r>
          <w:rPr>
            <w:noProof/>
          </w:rPr>
          <w:t>147</w:t>
        </w:r>
        <w:r>
          <w:rPr>
            <w:noProof/>
          </w:rPr>
          <w:fldChar w:fldCharType="end"/>
        </w:r>
      </w:ins>
    </w:p>
    <w:p w14:paraId="64A6FF41" w14:textId="77777777" w:rsidR="00976D6B" w:rsidRDefault="00976D6B">
      <w:pPr>
        <w:pStyle w:val="TOC3"/>
        <w:tabs>
          <w:tab w:val="right" w:leader="dot" w:pos="9350"/>
        </w:tabs>
        <w:rPr>
          <w:ins w:id="467" w:author="Gerard" w:date="2014-06-20T17:32:00Z"/>
          <w:rFonts w:asciiTheme="minorHAnsi" w:eastAsiaTheme="minorEastAsia" w:hAnsiTheme="minorHAnsi" w:cstheme="minorBidi"/>
          <w:i w:val="0"/>
          <w:iCs w:val="0"/>
          <w:noProof/>
          <w:sz w:val="24"/>
          <w:szCs w:val="24"/>
          <w:lang w:eastAsia="ja-JP"/>
        </w:rPr>
      </w:pPr>
      <w:ins w:id="468" w:author="Gerard" w:date="2014-06-20T17:32:00Z">
        <w:r w:rsidRPr="000A7E2C">
          <w:rPr>
            <w:noProof/>
            <w:color w:val="000000"/>
          </w:rPr>
          <w:t>4.5.4.</w:t>
        </w:r>
        <w:r>
          <w:rPr>
            <w:noProof/>
          </w:rPr>
          <w:t xml:space="preserve"> Solubility Materials</w:t>
        </w:r>
        <w:r>
          <w:rPr>
            <w:noProof/>
          </w:rPr>
          <w:tab/>
        </w:r>
        <w:r>
          <w:rPr>
            <w:noProof/>
          </w:rPr>
          <w:fldChar w:fldCharType="begin"/>
        </w:r>
        <w:r>
          <w:rPr>
            <w:noProof/>
          </w:rPr>
          <w:instrText xml:space="preserve"> PAGEREF _Toc264905039 \h </w:instrText>
        </w:r>
        <w:r>
          <w:rPr>
            <w:noProof/>
          </w:rPr>
        </w:r>
      </w:ins>
      <w:r>
        <w:rPr>
          <w:noProof/>
        </w:rPr>
        <w:fldChar w:fldCharType="separate"/>
      </w:r>
      <w:ins w:id="469" w:author="Gerard" w:date="2014-06-20T17:32:00Z">
        <w:r>
          <w:rPr>
            <w:noProof/>
          </w:rPr>
          <w:t>148</w:t>
        </w:r>
        <w:r>
          <w:rPr>
            <w:noProof/>
          </w:rPr>
          <w:fldChar w:fldCharType="end"/>
        </w:r>
      </w:ins>
    </w:p>
    <w:p w14:paraId="759B5499" w14:textId="77777777" w:rsidR="00976D6B" w:rsidRDefault="00976D6B">
      <w:pPr>
        <w:pStyle w:val="TOC4"/>
        <w:tabs>
          <w:tab w:val="right" w:leader="dot" w:pos="9350"/>
        </w:tabs>
        <w:rPr>
          <w:ins w:id="470" w:author="Gerard" w:date="2014-06-20T17:32:00Z"/>
          <w:rFonts w:asciiTheme="minorHAnsi" w:eastAsiaTheme="minorEastAsia" w:hAnsiTheme="minorHAnsi" w:cstheme="minorBidi"/>
          <w:noProof/>
          <w:sz w:val="24"/>
          <w:szCs w:val="24"/>
          <w:lang w:eastAsia="ja-JP"/>
        </w:rPr>
      </w:pPr>
      <w:ins w:id="471" w:author="Gerard" w:date="2014-06-20T17:32:00Z">
        <w:r>
          <w:rPr>
            <w:noProof/>
          </w:rPr>
          <w:t>4.5.4.1. Constant Solubility</w:t>
        </w:r>
        <w:r>
          <w:rPr>
            <w:noProof/>
          </w:rPr>
          <w:tab/>
        </w:r>
        <w:r>
          <w:rPr>
            <w:noProof/>
          </w:rPr>
          <w:fldChar w:fldCharType="begin"/>
        </w:r>
        <w:r>
          <w:rPr>
            <w:noProof/>
          </w:rPr>
          <w:instrText xml:space="preserve"> PAGEREF _Toc264905040 \h </w:instrText>
        </w:r>
        <w:r>
          <w:rPr>
            <w:noProof/>
          </w:rPr>
        </w:r>
      </w:ins>
      <w:r>
        <w:rPr>
          <w:noProof/>
        </w:rPr>
        <w:fldChar w:fldCharType="separate"/>
      </w:r>
      <w:ins w:id="472" w:author="Gerard" w:date="2014-06-20T17:32:00Z">
        <w:r>
          <w:rPr>
            <w:noProof/>
          </w:rPr>
          <w:t>148</w:t>
        </w:r>
        <w:r>
          <w:rPr>
            <w:noProof/>
          </w:rPr>
          <w:fldChar w:fldCharType="end"/>
        </w:r>
      </w:ins>
    </w:p>
    <w:p w14:paraId="630978AD" w14:textId="77777777" w:rsidR="00976D6B" w:rsidRDefault="00976D6B">
      <w:pPr>
        <w:pStyle w:val="TOC3"/>
        <w:tabs>
          <w:tab w:val="right" w:leader="dot" w:pos="9350"/>
        </w:tabs>
        <w:rPr>
          <w:ins w:id="473" w:author="Gerard" w:date="2014-06-20T17:32:00Z"/>
          <w:rFonts w:asciiTheme="minorHAnsi" w:eastAsiaTheme="minorEastAsia" w:hAnsiTheme="minorHAnsi" w:cstheme="minorBidi"/>
          <w:i w:val="0"/>
          <w:iCs w:val="0"/>
          <w:noProof/>
          <w:sz w:val="24"/>
          <w:szCs w:val="24"/>
          <w:lang w:eastAsia="ja-JP"/>
        </w:rPr>
      </w:pPr>
      <w:ins w:id="474" w:author="Gerard" w:date="2014-06-20T17:32:00Z">
        <w:r w:rsidRPr="000A7E2C">
          <w:rPr>
            <w:noProof/>
            <w:color w:val="000000"/>
          </w:rPr>
          <w:t>4.5.5.</w:t>
        </w:r>
        <w:r>
          <w:rPr>
            <w:noProof/>
          </w:rPr>
          <w:t xml:space="preserve"> Osmotic Coefficient Materials</w:t>
        </w:r>
        <w:r>
          <w:rPr>
            <w:noProof/>
          </w:rPr>
          <w:tab/>
        </w:r>
        <w:r>
          <w:rPr>
            <w:noProof/>
          </w:rPr>
          <w:fldChar w:fldCharType="begin"/>
        </w:r>
        <w:r>
          <w:rPr>
            <w:noProof/>
          </w:rPr>
          <w:instrText xml:space="preserve"> PAGEREF _Toc264905041 \h </w:instrText>
        </w:r>
        <w:r>
          <w:rPr>
            <w:noProof/>
          </w:rPr>
        </w:r>
      </w:ins>
      <w:r>
        <w:rPr>
          <w:noProof/>
        </w:rPr>
        <w:fldChar w:fldCharType="separate"/>
      </w:r>
      <w:ins w:id="475" w:author="Gerard" w:date="2014-06-20T17:32:00Z">
        <w:r>
          <w:rPr>
            <w:noProof/>
          </w:rPr>
          <w:t>149</w:t>
        </w:r>
        <w:r>
          <w:rPr>
            <w:noProof/>
          </w:rPr>
          <w:fldChar w:fldCharType="end"/>
        </w:r>
      </w:ins>
    </w:p>
    <w:p w14:paraId="7D6771DD" w14:textId="77777777" w:rsidR="00976D6B" w:rsidRDefault="00976D6B">
      <w:pPr>
        <w:pStyle w:val="TOC4"/>
        <w:tabs>
          <w:tab w:val="right" w:leader="dot" w:pos="9350"/>
        </w:tabs>
        <w:rPr>
          <w:ins w:id="476" w:author="Gerard" w:date="2014-06-20T17:32:00Z"/>
          <w:rFonts w:asciiTheme="minorHAnsi" w:eastAsiaTheme="minorEastAsia" w:hAnsiTheme="minorHAnsi" w:cstheme="minorBidi"/>
          <w:noProof/>
          <w:sz w:val="24"/>
          <w:szCs w:val="24"/>
          <w:lang w:eastAsia="ja-JP"/>
        </w:rPr>
      </w:pPr>
      <w:ins w:id="477" w:author="Gerard" w:date="2014-06-20T17:32:00Z">
        <w:r>
          <w:rPr>
            <w:noProof/>
          </w:rPr>
          <w:t>4.5.5.1. Constant Osmotic Coefficient</w:t>
        </w:r>
        <w:r>
          <w:rPr>
            <w:noProof/>
          </w:rPr>
          <w:tab/>
        </w:r>
        <w:r>
          <w:rPr>
            <w:noProof/>
          </w:rPr>
          <w:fldChar w:fldCharType="begin"/>
        </w:r>
        <w:r>
          <w:rPr>
            <w:noProof/>
          </w:rPr>
          <w:instrText xml:space="preserve"> PAGEREF _Toc264905042 \h </w:instrText>
        </w:r>
        <w:r>
          <w:rPr>
            <w:noProof/>
          </w:rPr>
        </w:r>
      </w:ins>
      <w:r>
        <w:rPr>
          <w:noProof/>
        </w:rPr>
        <w:fldChar w:fldCharType="separate"/>
      </w:r>
      <w:ins w:id="478" w:author="Gerard" w:date="2014-06-20T17:32:00Z">
        <w:r>
          <w:rPr>
            <w:noProof/>
          </w:rPr>
          <w:t>149</w:t>
        </w:r>
        <w:r>
          <w:rPr>
            <w:noProof/>
          </w:rPr>
          <w:fldChar w:fldCharType="end"/>
        </w:r>
      </w:ins>
    </w:p>
    <w:p w14:paraId="04883682" w14:textId="77777777" w:rsidR="00976D6B" w:rsidRDefault="00976D6B">
      <w:pPr>
        <w:pStyle w:val="TOC2"/>
        <w:tabs>
          <w:tab w:val="right" w:leader="dot" w:pos="9350"/>
        </w:tabs>
        <w:rPr>
          <w:ins w:id="479" w:author="Gerard" w:date="2014-06-20T17:32:00Z"/>
          <w:rFonts w:asciiTheme="minorHAnsi" w:eastAsiaTheme="minorEastAsia" w:hAnsiTheme="minorHAnsi" w:cstheme="minorBidi"/>
          <w:smallCaps w:val="0"/>
          <w:noProof/>
          <w:sz w:val="24"/>
          <w:szCs w:val="24"/>
          <w:lang w:eastAsia="ja-JP"/>
        </w:rPr>
      </w:pPr>
      <w:ins w:id="480" w:author="Gerard" w:date="2014-06-20T17:32:00Z">
        <w:r>
          <w:rPr>
            <w:noProof/>
          </w:rPr>
          <w:t>4.6. Triphasic and Multiphasic Materials</w:t>
        </w:r>
        <w:r>
          <w:rPr>
            <w:noProof/>
          </w:rPr>
          <w:tab/>
        </w:r>
        <w:r>
          <w:rPr>
            <w:noProof/>
          </w:rPr>
          <w:fldChar w:fldCharType="begin"/>
        </w:r>
        <w:r>
          <w:rPr>
            <w:noProof/>
          </w:rPr>
          <w:instrText xml:space="preserve"> PAGEREF _Toc264905043 \h </w:instrText>
        </w:r>
        <w:r>
          <w:rPr>
            <w:noProof/>
          </w:rPr>
        </w:r>
      </w:ins>
      <w:r>
        <w:rPr>
          <w:noProof/>
        </w:rPr>
        <w:fldChar w:fldCharType="separate"/>
      </w:r>
      <w:ins w:id="481" w:author="Gerard" w:date="2014-06-20T17:32:00Z">
        <w:r>
          <w:rPr>
            <w:noProof/>
          </w:rPr>
          <w:t>150</w:t>
        </w:r>
        <w:r>
          <w:rPr>
            <w:noProof/>
          </w:rPr>
          <w:fldChar w:fldCharType="end"/>
        </w:r>
      </w:ins>
    </w:p>
    <w:p w14:paraId="789FB938" w14:textId="77777777" w:rsidR="00976D6B" w:rsidRDefault="00976D6B">
      <w:pPr>
        <w:pStyle w:val="TOC3"/>
        <w:tabs>
          <w:tab w:val="right" w:leader="dot" w:pos="9350"/>
        </w:tabs>
        <w:rPr>
          <w:ins w:id="482" w:author="Gerard" w:date="2014-06-20T17:32:00Z"/>
          <w:rFonts w:asciiTheme="minorHAnsi" w:eastAsiaTheme="minorEastAsia" w:hAnsiTheme="minorHAnsi" w:cstheme="minorBidi"/>
          <w:i w:val="0"/>
          <w:iCs w:val="0"/>
          <w:noProof/>
          <w:sz w:val="24"/>
          <w:szCs w:val="24"/>
          <w:lang w:eastAsia="ja-JP"/>
        </w:rPr>
      </w:pPr>
      <w:ins w:id="483" w:author="Gerard" w:date="2014-06-20T17:32:00Z">
        <w:r w:rsidRPr="000A7E2C">
          <w:rPr>
            <w:noProof/>
            <w:color w:val="000000"/>
          </w:rPr>
          <w:t>4.6.1.</w:t>
        </w:r>
        <w:r>
          <w:rPr>
            <w:noProof/>
          </w:rPr>
          <w:t xml:space="preserve"> Guidelines for Multiphasic Analyses</w:t>
        </w:r>
        <w:r>
          <w:rPr>
            <w:noProof/>
          </w:rPr>
          <w:tab/>
        </w:r>
        <w:r>
          <w:rPr>
            <w:noProof/>
          </w:rPr>
          <w:fldChar w:fldCharType="begin"/>
        </w:r>
        <w:r>
          <w:rPr>
            <w:noProof/>
          </w:rPr>
          <w:instrText xml:space="preserve"> PAGEREF _Toc264905044 \h </w:instrText>
        </w:r>
        <w:r>
          <w:rPr>
            <w:noProof/>
          </w:rPr>
        </w:r>
      </w:ins>
      <w:r>
        <w:rPr>
          <w:noProof/>
        </w:rPr>
        <w:fldChar w:fldCharType="separate"/>
      </w:r>
      <w:ins w:id="484" w:author="Gerard" w:date="2014-06-20T17:32:00Z">
        <w:r>
          <w:rPr>
            <w:noProof/>
          </w:rPr>
          <w:t>154</w:t>
        </w:r>
        <w:r>
          <w:rPr>
            <w:noProof/>
          </w:rPr>
          <w:fldChar w:fldCharType="end"/>
        </w:r>
      </w:ins>
    </w:p>
    <w:p w14:paraId="229188B0" w14:textId="77777777" w:rsidR="00976D6B" w:rsidRDefault="00976D6B">
      <w:pPr>
        <w:pStyle w:val="TOC4"/>
        <w:tabs>
          <w:tab w:val="right" w:leader="dot" w:pos="9350"/>
        </w:tabs>
        <w:rPr>
          <w:ins w:id="485" w:author="Gerard" w:date="2014-06-20T17:32:00Z"/>
          <w:rFonts w:asciiTheme="minorHAnsi" w:eastAsiaTheme="minorEastAsia" w:hAnsiTheme="minorHAnsi" w:cstheme="minorBidi"/>
          <w:noProof/>
          <w:sz w:val="24"/>
          <w:szCs w:val="24"/>
          <w:lang w:eastAsia="ja-JP"/>
        </w:rPr>
      </w:pPr>
      <w:ins w:id="486" w:author="Gerard" w:date="2014-06-20T17:32:00Z">
        <w:r>
          <w:rPr>
            <w:noProof/>
          </w:rPr>
          <w:t>4.6.1.1. Initial State of Swelling</w:t>
        </w:r>
        <w:r>
          <w:rPr>
            <w:noProof/>
          </w:rPr>
          <w:tab/>
        </w:r>
        <w:r>
          <w:rPr>
            <w:noProof/>
          </w:rPr>
          <w:fldChar w:fldCharType="begin"/>
        </w:r>
        <w:r>
          <w:rPr>
            <w:noProof/>
          </w:rPr>
          <w:instrText xml:space="preserve"> PAGEREF _Toc264905045 \h </w:instrText>
        </w:r>
        <w:r>
          <w:rPr>
            <w:noProof/>
          </w:rPr>
        </w:r>
      </w:ins>
      <w:r>
        <w:rPr>
          <w:noProof/>
        </w:rPr>
        <w:fldChar w:fldCharType="separate"/>
      </w:r>
      <w:ins w:id="487" w:author="Gerard" w:date="2014-06-20T17:32:00Z">
        <w:r>
          <w:rPr>
            <w:noProof/>
          </w:rPr>
          <w:t>154</w:t>
        </w:r>
        <w:r>
          <w:rPr>
            <w:noProof/>
          </w:rPr>
          <w:fldChar w:fldCharType="end"/>
        </w:r>
      </w:ins>
    </w:p>
    <w:p w14:paraId="44359EC8" w14:textId="77777777" w:rsidR="00976D6B" w:rsidRDefault="00976D6B">
      <w:pPr>
        <w:pStyle w:val="TOC4"/>
        <w:tabs>
          <w:tab w:val="right" w:leader="dot" w:pos="9350"/>
        </w:tabs>
        <w:rPr>
          <w:ins w:id="488" w:author="Gerard" w:date="2014-06-20T17:32:00Z"/>
          <w:rFonts w:asciiTheme="minorHAnsi" w:eastAsiaTheme="minorEastAsia" w:hAnsiTheme="minorHAnsi" w:cstheme="minorBidi"/>
          <w:noProof/>
          <w:sz w:val="24"/>
          <w:szCs w:val="24"/>
          <w:lang w:eastAsia="ja-JP"/>
        </w:rPr>
      </w:pPr>
      <w:ins w:id="489" w:author="Gerard" w:date="2014-06-20T17:32:00Z">
        <w:r>
          <w:rPr>
            <w:noProof/>
          </w:rPr>
          <w:t>4.6.1.2. Prescribed Boundary Conditions</w:t>
        </w:r>
        <w:r>
          <w:rPr>
            <w:noProof/>
          </w:rPr>
          <w:tab/>
        </w:r>
        <w:r>
          <w:rPr>
            <w:noProof/>
          </w:rPr>
          <w:fldChar w:fldCharType="begin"/>
        </w:r>
        <w:r>
          <w:rPr>
            <w:noProof/>
          </w:rPr>
          <w:instrText xml:space="preserve"> PAGEREF _Toc264905046 \h </w:instrText>
        </w:r>
        <w:r>
          <w:rPr>
            <w:noProof/>
          </w:rPr>
        </w:r>
      </w:ins>
      <w:r>
        <w:rPr>
          <w:noProof/>
        </w:rPr>
        <w:fldChar w:fldCharType="separate"/>
      </w:r>
      <w:ins w:id="490" w:author="Gerard" w:date="2014-06-20T17:32:00Z">
        <w:r>
          <w:rPr>
            <w:noProof/>
          </w:rPr>
          <w:t>155</w:t>
        </w:r>
        <w:r>
          <w:rPr>
            <w:noProof/>
          </w:rPr>
          <w:fldChar w:fldCharType="end"/>
        </w:r>
      </w:ins>
    </w:p>
    <w:p w14:paraId="58192623" w14:textId="77777777" w:rsidR="00976D6B" w:rsidRDefault="00976D6B">
      <w:pPr>
        <w:pStyle w:val="TOC4"/>
        <w:tabs>
          <w:tab w:val="right" w:leader="dot" w:pos="9350"/>
        </w:tabs>
        <w:rPr>
          <w:ins w:id="491" w:author="Gerard" w:date="2014-06-20T17:32:00Z"/>
          <w:rFonts w:asciiTheme="minorHAnsi" w:eastAsiaTheme="minorEastAsia" w:hAnsiTheme="minorHAnsi" w:cstheme="minorBidi"/>
          <w:noProof/>
          <w:sz w:val="24"/>
          <w:szCs w:val="24"/>
          <w:lang w:eastAsia="ja-JP"/>
        </w:rPr>
      </w:pPr>
      <w:ins w:id="492" w:author="Gerard" w:date="2014-06-20T17:32:00Z">
        <w:r>
          <w:rPr>
            <w:noProof/>
          </w:rPr>
          <w:t>4.6.1.3. Prescribed Initial Conditions</w:t>
        </w:r>
        <w:r>
          <w:rPr>
            <w:noProof/>
          </w:rPr>
          <w:tab/>
        </w:r>
        <w:r>
          <w:rPr>
            <w:noProof/>
          </w:rPr>
          <w:fldChar w:fldCharType="begin"/>
        </w:r>
        <w:r>
          <w:rPr>
            <w:noProof/>
          </w:rPr>
          <w:instrText xml:space="preserve"> PAGEREF _Toc264905047 \h </w:instrText>
        </w:r>
        <w:r>
          <w:rPr>
            <w:noProof/>
          </w:rPr>
        </w:r>
      </w:ins>
      <w:r>
        <w:rPr>
          <w:noProof/>
        </w:rPr>
        <w:fldChar w:fldCharType="separate"/>
      </w:r>
      <w:ins w:id="493" w:author="Gerard" w:date="2014-06-20T17:32:00Z">
        <w:r>
          <w:rPr>
            <w:noProof/>
          </w:rPr>
          <w:t>155</w:t>
        </w:r>
        <w:r>
          <w:rPr>
            <w:noProof/>
          </w:rPr>
          <w:fldChar w:fldCharType="end"/>
        </w:r>
      </w:ins>
    </w:p>
    <w:p w14:paraId="57D8F17E" w14:textId="77777777" w:rsidR="00976D6B" w:rsidRDefault="00976D6B">
      <w:pPr>
        <w:pStyle w:val="TOC4"/>
        <w:tabs>
          <w:tab w:val="right" w:leader="dot" w:pos="9350"/>
        </w:tabs>
        <w:rPr>
          <w:ins w:id="494" w:author="Gerard" w:date="2014-06-20T17:32:00Z"/>
          <w:rFonts w:asciiTheme="minorHAnsi" w:eastAsiaTheme="minorEastAsia" w:hAnsiTheme="minorHAnsi" w:cstheme="minorBidi"/>
          <w:noProof/>
          <w:sz w:val="24"/>
          <w:szCs w:val="24"/>
          <w:lang w:eastAsia="ja-JP"/>
        </w:rPr>
      </w:pPr>
      <w:ins w:id="495" w:author="Gerard" w:date="2014-06-20T17:32:00Z">
        <w:r>
          <w:rPr>
            <w:noProof/>
          </w:rPr>
          <w:t>4.6.1.4. Prescribed Effective Solute Flux</w:t>
        </w:r>
        <w:r>
          <w:rPr>
            <w:noProof/>
          </w:rPr>
          <w:tab/>
        </w:r>
        <w:r>
          <w:rPr>
            <w:noProof/>
          </w:rPr>
          <w:fldChar w:fldCharType="begin"/>
        </w:r>
        <w:r>
          <w:rPr>
            <w:noProof/>
          </w:rPr>
          <w:instrText xml:space="preserve"> PAGEREF _Toc264905048 \h </w:instrText>
        </w:r>
        <w:r>
          <w:rPr>
            <w:noProof/>
          </w:rPr>
        </w:r>
      </w:ins>
      <w:r>
        <w:rPr>
          <w:noProof/>
        </w:rPr>
        <w:fldChar w:fldCharType="separate"/>
      </w:r>
      <w:ins w:id="496" w:author="Gerard" w:date="2014-06-20T17:32:00Z">
        <w:r>
          <w:rPr>
            <w:noProof/>
          </w:rPr>
          <w:t>155</w:t>
        </w:r>
        <w:r>
          <w:rPr>
            <w:noProof/>
          </w:rPr>
          <w:fldChar w:fldCharType="end"/>
        </w:r>
      </w:ins>
    </w:p>
    <w:p w14:paraId="38B55461" w14:textId="77777777" w:rsidR="00976D6B" w:rsidRDefault="00976D6B">
      <w:pPr>
        <w:pStyle w:val="TOC4"/>
        <w:tabs>
          <w:tab w:val="right" w:leader="dot" w:pos="9350"/>
        </w:tabs>
        <w:rPr>
          <w:ins w:id="497" w:author="Gerard" w:date="2014-06-20T17:32:00Z"/>
          <w:rFonts w:asciiTheme="minorHAnsi" w:eastAsiaTheme="minorEastAsia" w:hAnsiTheme="minorHAnsi" w:cstheme="minorBidi"/>
          <w:noProof/>
          <w:sz w:val="24"/>
          <w:szCs w:val="24"/>
          <w:lang w:eastAsia="ja-JP"/>
        </w:rPr>
      </w:pPr>
      <w:ins w:id="498" w:author="Gerard" w:date="2014-06-20T17:32:00Z">
        <w:r>
          <w:rPr>
            <w:noProof/>
          </w:rPr>
          <w:t>4.6.1.5. Prescribed Electric Current Density</w:t>
        </w:r>
        <w:r>
          <w:rPr>
            <w:noProof/>
          </w:rPr>
          <w:tab/>
        </w:r>
        <w:r>
          <w:rPr>
            <w:noProof/>
          </w:rPr>
          <w:fldChar w:fldCharType="begin"/>
        </w:r>
        <w:r>
          <w:rPr>
            <w:noProof/>
          </w:rPr>
          <w:instrText xml:space="preserve"> PAGEREF _Toc264905049 \h </w:instrText>
        </w:r>
        <w:r>
          <w:rPr>
            <w:noProof/>
          </w:rPr>
        </w:r>
      </w:ins>
      <w:r>
        <w:rPr>
          <w:noProof/>
        </w:rPr>
        <w:fldChar w:fldCharType="separate"/>
      </w:r>
      <w:ins w:id="499" w:author="Gerard" w:date="2014-06-20T17:32:00Z">
        <w:r>
          <w:rPr>
            <w:noProof/>
          </w:rPr>
          <w:t>155</w:t>
        </w:r>
        <w:r>
          <w:rPr>
            <w:noProof/>
          </w:rPr>
          <w:fldChar w:fldCharType="end"/>
        </w:r>
      </w:ins>
    </w:p>
    <w:p w14:paraId="1F72CC68" w14:textId="77777777" w:rsidR="00976D6B" w:rsidRDefault="00976D6B">
      <w:pPr>
        <w:pStyle w:val="TOC4"/>
        <w:tabs>
          <w:tab w:val="right" w:leader="dot" w:pos="9350"/>
        </w:tabs>
        <w:rPr>
          <w:ins w:id="500" w:author="Gerard" w:date="2014-06-20T17:32:00Z"/>
          <w:rFonts w:asciiTheme="minorHAnsi" w:eastAsiaTheme="minorEastAsia" w:hAnsiTheme="minorHAnsi" w:cstheme="minorBidi"/>
          <w:noProof/>
          <w:sz w:val="24"/>
          <w:szCs w:val="24"/>
          <w:lang w:eastAsia="ja-JP"/>
        </w:rPr>
      </w:pPr>
      <w:ins w:id="501" w:author="Gerard" w:date="2014-06-20T17:32:00Z">
        <w:r>
          <w:rPr>
            <w:noProof/>
          </w:rPr>
          <w:t>4.6.1.6. Electrical Grounding</w:t>
        </w:r>
        <w:r>
          <w:rPr>
            <w:noProof/>
          </w:rPr>
          <w:tab/>
        </w:r>
        <w:r>
          <w:rPr>
            <w:noProof/>
          </w:rPr>
          <w:fldChar w:fldCharType="begin"/>
        </w:r>
        <w:r>
          <w:rPr>
            <w:noProof/>
          </w:rPr>
          <w:instrText xml:space="preserve"> PAGEREF _Toc264905050 \h </w:instrText>
        </w:r>
        <w:r>
          <w:rPr>
            <w:noProof/>
          </w:rPr>
        </w:r>
      </w:ins>
      <w:r>
        <w:rPr>
          <w:noProof/>
        </w:rPr>
        <w:fldChar w:fldCharType="separate"/>
      </w:r>
      <w:ins w:id="502" w:author="Gerard" w:date="2014-06-20T17:32:00Z">
        <w:r>
          <w:rPr>
            <w:noProof/>
          </w:rPr>
          <w:t>156</w:t>
        </w:r>
        <w:r>
          <w:rPr>
            <w:noProof/>
          </w:rPr>
          <w:fldChar w:fldCharType="end"/>
        </w:r>
      </w:ins>
    </w:p>
    <w:p w14:paraId="121869FB" w14:textId="77777777" w:rsidR="00976D6B" w:rsidRDefault="00976D6B">
      <w:pPr>
        <w:pStyle w:val="TOC3"/>
        <w:tabs>
          <w:tab w:val="right" w:leader="dot" w:pos="9350"/>
        </w:tabs>
        <w:rPr>
          <w:ins w:id="503" w:author="Gerard" w:date="2014-06-20T17:32:00Z"/>
          <w:rFonts w:asciiTheme="minorHAnsi" w:eastAsiaTheme="minorEastAsia" w:hAnsiTheme="minorHAnsi" w:cstheme="minorBidi"/>
          <w:i w:val="0"/>
          <w:iCs w:val="0"/>
          <w:noProof/>
          <w:sz w:val="24"/>
          <w:szCs w:val="24"/>
          <w:lang w:eastAsia="ja-JP"/>
        </w:rPr>
      </w:pPr>
      <w:ins w:id="504" w:author="Gerard" w:date="2014-06-20T17:32:00Z">
        <w:r w:rsidRPr="000A7E2C">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_Toc264905051 \h </w:instrText>
        </w:r>
        <w:r>
          <w:rPr>
            <w:noProof/>
          </w:rPr>
        </w:r>
      </w:ins>
      <w:r>
        <w:rPr>
          <w:noProof/>
        </w:rPr>
        <w:fldChar w:fldCharType="separate"/>
      </w:r>
      <w:ins w:id="505" w:author="Gerard" w:date="2014-06-20T17:32:00Z">
        <w:r>
          <w:rPr>
            <w:noProof/>
          </w:rPr>
          <w:t>157</w:t>
        </w:r>
        <w:r>
          <w:rPr>
            <w:noProof/>
          </w:rPr>
          <w:fldChar w:fldCharType="end"/>
        </w:r>
      </w:ins>
    </w:p>
    <w:p w14:paraId="4DA67E80" w14:textId="77777777" w:rsidR="00976D6B" w:rsidRDefault="00976D6B">
      <w:pPr>
        <w:pStyle w:val="TOC3"/>
        <w:tabs>
          <w:tab w:val="right" w:leader="dot" w:pos="9350"/>
        </w:tabs>
        <w:rPr>
          <w:ins w:id="506" w:author="Gerard" w:date="2014-06-20T17:32:00Z"/>
          <w:rFonts w:asciiTheme="minorHAnsi" w:eastAsiaTheme="minorEastAsia" w:hAnsiTheme="minorHAnsi" w:cstheme="minorBidi"/>
          <w:i w:val="0"/>
          <w:iCs w:val="0"/>
          <w:noProof/>
          <w:sz w:val="24"/>
          <w:szCs w:val="24"/>
          <w:lang w:eastAsia="ja-JP"/>
        </w:rPr>
      </w:pPr>
      <w:ins w:id="507" w:author="Gerard" w:date="2014-06-20T17:32:00Z">
        <w:r w:rsidRPr="000A7E2C">
          <w:rPr>
            <w:noProof/>
            <w:color w:val="000000"/>
          </w:rPr>
          <w:t>4.6.3.</w:t>
        </w:r>
        <w:r>
          <w:rPr>
            <w:noProof/>
          </w:rPr>
          <w:t xml:space="preserve"> Solvent Supply Materials</w:t>
        </w:r>
        <w:r>
          <w:rPr>
            <w:noProof/>
          </w:rPr>
          <w:tab/>
        </w:r>
        <w:r>
          <w:rPr>
            <w:noProof/>
          </w:rPr>
          <w:fldChar w:fldCharType="begin"/>
        </w:r>
        <w:r>
          <w:rPr>
            <w:noProof/>
          </w:rPr>
          <w:instrText xml:space="preserve"> PAGEREF _Toc264905052 \h </w:instrText>
        </w:r>
        <w:r>
          <w:rPr>
            <w:noProof/>
          </w:rPr>
        </w:r>
      </w:ins>
      <w:r>
        <w:rPr>
          <w:noProof/>
        </w:rPr>
        <w:fldChar w:fldCharType="separate"/>
      </w:r>
      <w:ins w:id="508" w:author="Gerard" w:date="2014-06-20T17:32:00Z">
        <w:r>
          <w:rPr>
            <w:noProof/>
          </w:rPr>
          <w:t>161</w:t>
        </w:r>
        <w:r>
          <w:rPr>
            <w:noProof/>
          </w:rPr>
          <w:fldChar w:fldCharType="end"/>
        </w:r>
      </w:ins>
    </w:p>
    <w:p w14:paraId="074FD6CF" w14:textId="77777777" w:rsidR="00976D6B" w:rsidRDefault="00976D6B">
      <w:pPr>
        <w:pStyle w:val="TOC4"/>
        <w:tabs>
          <w:tab w:val="right" w:leader="dot" w:pos="9350"/>
        </w:tabs>
        <w:rPr>
          <w:ins w:id="509" w:author="Gerard" w:date="2014-06-20T17:32:00Z"/>
          <w:rFonts w:asciiTheme="minorHAnsi" w:eastAsiaTheme="minorEastAsia" w:hAnsiTheme="minorHAnsi" w:cstheme="minorBidi"/>
          <w:noProof/>
          <w:sz w:val="24"/>
          <w:szCs w:val="24"/>
          <w:lang w:eastAsia="ja-JP"/>
        </w:rPr>
      </w:pPr>
      <w:ins w:id="510" w:author="Gerard" w:date="2014-06-20T17:32:00Z">
        <w:r>
          <w:rPr>
            <w:noProof/>
          </w:rPr>
          <w:t>4.6.3.1. Starling Equation</w:t>
        </w:r>
        <w:r>
          <w:rPr>
            <w:noProof/>
          </w:rPr>
          <w:tab/>
        </w:r>
        <w:r>
          <w:rPr>
            <w:noProof/>
          </w:rPr>
          <w:fldChar w:fldCharType="begin"/>
        </w:r>
        <w:r>
          <w:rPr>
            <w:noProof/>
          </w:rPr>
          <w:instrText xml:space="preserve"> PAGEREF _Toc264905053 \h </w:instrText>
        </w:r>
        <w:r>
          <w:rPr>
            <w:noProof/>
          </w:rPr>
        </w:r>
      </w:ins>
      <w:r>
        <w:rPr>
          <w:noProof/>
        </w:rPr>
        <w:fldChar w:fldCharType="separate"/>
      </w:r>
      <w:ins w:id="511" w:author="Gerard" w:date="2014-06-20T17:32:00Z">
        <w:r>
          <w:rPr>
            <w:noProof/>
          </w:rPr>
          <w:t>162</w:t>
        </w:r>
        <w:r>
          <w:rPr>
            <w:noProof/>
          </w:rPr>
          <w:fldChar w:fldCharType="end"/>
        </w:r>
      </w:ins>
    </w:p>
    <w:p w14:paraId="1CF082AA" w14:textId="77777777" w:rsidR="00976D6B" w:rsidRDefault="00976D6B">
      <w:pPr>
        <w:pStyle w:val="TOC2"/>
        <w:tabs>
          <w:tab w:val="right" w:leader="dot" w:pos="9350"/>
        </w:tabs>
        <w:rPr>
          <w:ins w:id="512" w:author="Gerard" w:date="2014-06-20T17:32:00Z"/>
          <w:rFonts w:asciiTheme="minorHAnsi" w:eastAsiaTheme="minorEastAsia" w:hAnsiTheme="minorHAnsi" w:cstheme="minorBidi"/>
          <w:smallCaps w:val="0"/>
          <w:noProof/>
          <w:sz w:val="24"/>
          <w:szCs w:val="24"/>
          <w:lang w:eastAsia="ja-JP"/>
        </w:rPr>
      </w:pPr>
      <w:ins w:id="513" w:author="Gerard" w:date="2014-06-20T17:32:00Z">
        <w:r>
          <w:rPr>
            <w:noProof/>
          </w:rPr>
          <w:lastRenderedPageBreak/>
          <w:t>4.7. Chemical Reactions</w:t>
        </w:r>
        <w:r>
          <w:rPr>
            <w:noProof/>
          </w:rPr>
          <w:tab/>
        </w:r>
        <w:r>
          <w:rPr>
            <w:noProof/>
          </w:rPr>
          <w:fldChar w:fldCharType="begin"/>
        </w:r>
        <w:r>
          <w:rPr>
            <w:noProof/>
          </w:rPr>
          <w:instrText xml:space="preserve"> PAGEREF _Toc264905054 \h </w:instrText>
        </w:r>
        <w:r>
          <w:rPr>
            <w:noProof/>
          </w:rPr>
        </w:r>
      </w:ins>
      <w:r>
        <w:rPr>
          <w:noProof/>
        </w:rPr>
        <w:fldChar w:fldCharType="separate"/>
      </w:r>
      <w:ins w:id="514" w:author="Gerard" w:date="2014-06-20T17:32:00Z">
        <w:r>
          <w:rPr>
            <w:noProof/>
          </w:rPr>
          <w:t>163</w:t>
        </w:r>
        <w:r>
          <w:rPr>
            <w:noProof/>
          </w:rPr>
          <w:fldChar w:fldCharType="end"/>
        </w:r>
      </w:ins>
    </w:p>
    <w:p w14:paraId="51D187D4" w14:textId="77777777" w:rsidR="00976D6B" w:rsidRDefault="00976D6B">
      <w:pPr>
        <w:pStyle w:val="TOC3"/>
        <w:tabs>
          <w:tab w:val="right" w:leader="dot" w:pos="9350"/>
        </w:tabs>
        <w:rPr>
          <w:ins w:id="515" w:author="Gerard" w:date="2014-06-20T17:32:00Z"/>
          <w:rFonts w:asciiTheme="minorHAnsi" w:eastAsiaTheme="minorEastAsia" w:hAnsiTheme="minorHAnsi" w:cstheme="minorBidi"/>
          <w:i w:val="0"/>
          <w:iCs w:val="0"/>
          <w:noProof/>
          <w:sz w:val="24"/>
          <w:szCs w:val="24"/>
          <w:lang w:eastAsia="ja-JP"/>
        </w:rPr>
      </w:pPr>
      <w:ins w:id="516" w:author="Gerard" w:date="2014-06-20T17:32:00Z">
        <w:r w:rsidRPr="000A7E2C">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_Toc264905055 \h </w:instrText>
        </w:r>
        <w:r>
          <w:rPr>
            <w:noProof/>
          </w:rPr>
        </w:r>
      </w:ins>
      <w:r>
        <w:rPr>
          <w:noProof/>
        </w:rPr>
        <w:fldChar w:fldCharType="separate"/>
      </w:r>
      <w:ins w:id="517" w:author="Gerard" w:date="2014-06-20T17:32:00Z">
        <w:r>
          <w:rPr>
            <w:noProof/>
          </w:rPr>
          <w:t>163</w:t>
        </w:r>
        <w:r>
          <w:rPr>
            <w:noProof/>
          </w:rPr>
          <w:fldChar w:fldCharType="end"/>
        </w:r>
      </w:ins>
    </w:p>
    <w:p w14:paraId="6E54A236" w14:textId="77777777" w:rsidR="00976D6B" w:rsidRDefault="00976D6B">
      <w:pPr>
        <w:pStyle w:val="TOC3"/>
        <w:tabs>
          <w:tab w:val="right" w:leader="dot" w:pos="9350"/>
        </w:tabs>
        <w:rPr>
          <w:ins w:id="518" w:author="Gerard" w:date="2014-06-20T17:32:00Z"/>
          <w:rFonts w:asciiTheme="minorHAnsi" w:eastAsiaTheme="minorEastAsia" w:hAnsiTheme="minorHAnsi" w:cstheme="minorBidi"/>
          <w:i w:val="0"/>
          <w:iCs w:val="0"/>
          <w:noProof/>
          <w:sz w:val="24"/>
          <w:szCs w:val="24"/>
          <w:lang w:eastAsia="ja-JP"/>
        </w:rPr>
      </w:pPr>
      <w:ins w:id="519" w:author="Gerard" w:date="2014-06-20T17:32:00Z">
        <w:r w:rsidRPr="000A7E2C">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_Toc264905056 \h </w:instrText>
        </w:r>
        <w:r>
          <w:rPr>
            <w:noProof/>
          </w:rPr>
        </w:r>
      </w:ins>
      <w:r>
        <w:rPr>
          <w:noProof/>
        </w:rPr>
        <w:fldChar w:fldCharType="separate"/>
      </w:r>
      <w:ins w:id="520" w:author="Gerard" w:date="2014-06-20T17:32:00Z">
        <w:r>
          <w:rPr>
            <w:noProof/>
          </w:rPr>
          <w:t>166</w:t>
        </w:r>
        <w:r>
          <w:rPr>
            <w:noProof/>
          </w:rPr>
          <w:fldChar w:fldCharType="end"/>
        </w:r>
      </w:ins>
    </w:p>
    <w:p w14:paraId="3FDFD56C" w14:textId="77777777" w:rsidR="00976D6B" w:rsidRDefault="00976D6B">
      <w:pPr>
        <w:pStyle w:val="TOC3"/>
        <w:tabs>
          <w:tab w:val="right" w:leader="dot" w:pos="9350"/>
        </w:tabs>
        <w:rPr>
          <w:ins w:id="521" w:author="Gerard" w:date="2014-06-20T17:32:00Z"/>
          <w:rFonts w:asciiTheme="minorHAnsi" w:eastAsiaTheme="minorEastAsia" w:hAnsiTheme="minorHAnsi" w:cstheme="minorBidi"/>
          <w:i w:val="0"/>
          <w:iCs w:val="0"/>
          <w:noProof/>
          <w:sz w:val="24"/>
          <w:szCs w:val="24"/>
          <w:lang w:eastAsia="ja-JP"/>
        </w:rPr>
      </w:pPr>
      <w:ins w:id="522" w:author="Gerard" w:date="2014-06-20T17:32:00Z">
        <w:r w:rsidRPr="000A7E2C">
          <w:rPr>
            <w:noProof/>
            <w:color w:val="000000"/>
          </w:rPr>
          <w:t>4.7.3.</w:t>
        </w:r>
        <w:r>
          <w:rPr>
            <w:noProof/>
          </w:rPr>
          <w:t xml:space="preserve"> Chemical Reaction Materials</w:t>
        </w:r>
        <w:r>
          <w:rPr>
            <w:noProof/>
          </w:rPr>
          <w:tab/>
        </w:r>
        <w:r>
          <w:rPr>
            <w:noProof/>
          </w:rPr>
          <w:fldChar w:fldCharType="begin"/>
        </w:r>
        <w:r>
          <w:rPr>
            <w:noProof/>
          </w:rPr>
          <w:instrText xml:space="preserve"> PAGEREF _Toc264905057 \h </w:instrText>
        </w:r>
        <w:r>
          <w:rPr>
            <w:noProof/>
          </w:rPr>
        </w:r>
      </w:ins>
      <w:r>
        <w:rPr>
          <w:noProof/>
        </w:rPr>
        <w:fldChar w:fldCharType="separate"/>
      </w:r>
      <w:ins w:id="523" w:author="Gerard" w:date="2014-06-20T17:32:00Z">
        <w:r>
          <w:rPr>
            <w:noProof/>
          </w:rPr>
          <w:t>167</w:t>
        </w:r>
        <w:r>
          <w:rPr>
            <w:noProof/>
          </w:rPr>
          <w:fldChar w:fldCharType="end"/>
        </w:r>
      </w:ins>
    </w:p>
    <w:p w14:paraId="090B67FB" w14:textId="77777777" w:rsidR="00976D6B" w:rsidRDefault="00976D6B">
      <w:pPr>
        <w:pStyle w:val="TOC4"/>
        <w:tabs>
          <w:tab w:val="right" w:leader="dot" w:pos="9350"/>
        </w:tabs>
        <w:rPr>
          <w:ins w:id="524" w:author="Gerard" w:date="2014-06-20T17:32:00Z"/>
          <w:rFonts w:asciiTheme="minorHAnsi" w:eastAsiaTheme="minorEastAsia" w:hAnsiTheme="minorHAnsi" w:cstheme="minorBidi"/>
          <w:noProof/>
          <w:sz w:val="24"/>
          <w:szCs w:val="24"/>
          <w:lang w:eastAsia="ja-JP"/>
        </w:rPr>
      </w:pPr>
      <w:ins w:id="525" w:author="Gerard" w:date="2014-06-20T17:32:00Z">
        <w:r>
          <w:rPr>
            <w:noProof/>
          </w:rPr>
          <w:t>4.7.3.1. Law of Mass Action for Forward Reactions</w:t>
        </w:r>
        <w:r>
          <w:rPr>
            <w:noProof/>
          </w:rPr>
          <w:tab/>
        </w:r>
        <w:r>
          <w:rPr>
            <w:noProof/>
          </w:rPr>
          <w:fldChar w:fldCharType="begin"/>
        </w:r>
        <w:r>
          <w:rPr>
            <w:noProof/>
          </w:rPr>
          <w:instrText xml:space="preserve"> PAGEREF _Toc264905058 \h </w:instrText>
        </w:r>
        <w:r>
          <w:rPr>
            <w:noProof/>
          </w:rPr>
        </w:r>
      </w:ins>
      <w:r>
        <w:rPr>
          <w:noProof/>
        </w:rPr>
        <w:fldChar w:fldCharType="separate"/>
      </w:r>
      <w:ins w:id="526" w:author="Gerard" w:date="2014-06-20T17:32:00Z">
        <w:r>
          <w:rPr>
            <w:noProof/>
          </w:rPr>
          <w:t>167</w:t>
        </w:r>
        <w:r>
          <w:rPr>
            <w:noProof/>
          </w:rPr>
          <w:fldChar w:fldCharType="end"/>
        </w:r>
      </w:ins>
    </w:p>
    <w:p w14:paraId="15A0B033" w14:textId="77777777" w:rsidR="00976D6B" w:rsidRDefault="00976D6B">
      <w:pPr>
        <w:pStyle w:val="TOC4"/>
        <w:tabs>
          <w:tab w:val="right" w:leader="dot" w:pos="9350"/>
        </w:tabs>
        <w:rPr>
          <w:ins w:id="527" w:author="Gerard" w:date="2014-06-20T17:32:00Z"/>
          <w:rFonts w:asciiTheme="minorHAnsi" w:eastAsiaTheme="minorEastAsia" w:hAnsiTheme="minorHAnsi" w:cstheme="minorBidi"/>
          <w:noProof/>
          <w:sz w:val="24"/>
          <w:szCs w:val="24"/>
          <w:lang w:eastAsia="ja-JP"/>
        </w:rPr>
      </w:pPr>
      <w:ins w:id="528" w:author="Gerard" w:date="2014-06-20T17:32:00Z">
        <w:r>
          <w:rPr>
            <w:noProof/>
          </w:rPr>
          <w:t>4.7.3.2. Law of Mass Action for Reversible Reactions</w:t>
        </w:r>
        <w:r>
          <w:rPr>
            <w:noProof/>
          </w:rPr>
          <w:tab/>
        </w:r>
        <w:r>
          <w:rPr>
            <w:noProof/>
          </w:rPr>
          <w:fldChar w:fldCharType="begin"/>
        </w:r>
        <w:r>
          <w:rPr>
            <w:noProof/>
          </w:rPr>
          <w:instrText xml:space="preserve"> PAGEREF _Toc264905059 \h </w:instrText>
        </w:r>
        <w:r>
          <w:rPr>
            <w:noProof/>
          </w:rPr>
        </w:r>
      </w:ins>
      <w:r>
        <w:rPr>
          <w:noProof/>
        </w:rPr>
        <w:fldChar w:fldCharType="separate"/>
      </w:r>
      <w:ins w:id="529" w:author="Gerard" w:date="2014-06-20T17:32:00Z">
        <w:r>
          <w:rPr>
            <w:noProof/>
          </w:rPr>
          <w:t>168</w:t>
        </w:r>
        <w:r>
          <w:rPr>
            <w:noProof/>
          </w:rPr>
          <w:fldChar w:fldCharType="end"/>
        </w:r>
      </w:ins>
    </w:p>
    <w:p w14:paraId="509447DA" w14:textId="77777777" w:rsidR="00976D6B" w:rsidRDefault="00976D6B">
      <w:pPr>
        <w:pStyle w:val="TOC4"/>
        <w:tabs>
          <w:tab w:val="right" w:leader="dot" w:pos="9350"/>
        </w:tabs>
        <w:rPr>
          <w:ins w:id="530" w:author="Gerard" w:date="2014-06-20T17:32:00Z"/>
          <w:rFonts w:asciiTheme="minorHAnsi" w:eastAsiaTheme="minorEastAsia" w:hAnsiTheme="minorHAnsi" w:cstheme="minorBidi"/>
          <w:noProof/>
          <w:sz w:val="24"/>
          <w:szCs w:val="24"/>
          <w:lang w:eastAsia="ja-JP"/>
        </w:rPr>
      </w:pPr>
      <w:ins w:id="531" w:author="Gerard" w:date="2014-06-20T17:32:00Z">
        <w:r>
          <w:rPr>
            <w:noProof/>
          </w:rPr>
          <w:t>4.7.3.3. Michaelis-Menten Reaction</w:t>
        </w:r>
        <w:r>
          <w:rPr>
            <w:noProof/>
          </w:rPr>
          <w:tab/>
        </w:r>
        <w:r>
          <w:rPr>
            <w:noProof/>
          </w:rPr>
          <w:fldChar w:fldCharType="begin"/>
        </w:r>
        <w:r>
          <w:rPr>
            <w:noProof/>
          </w:rPr>
          <w:instrText xml:space="preserve"> PAGEREF _Toc264905060 \h </w:instrText>
        </w:r>
        <w:r>
          <w:rPr>
            <w:noProof/>
          </w:rPr>
        </w:r>
      </w:ins>
      <w:r>
        <w:rPr>
          <w:noProof/>
        </w:rPr>
        <w:fldChar w:fldCharType="separate"/>
      </w:r>
      <w:ins w:id="532" w:author="Gerard" w:date="2014-06-20T17:32:00Z">
        <w:r>
          <w:rPr>
            <w:noProof/>
          </w:rPr>
          <w:t>169</w:t>
        </w:r>
        <w:r>
          <w:rPr>
            <w:noProof/>
          </w:rPr>
          <w:fldChar w:fldCharType="end"/>
        </w:r>
      </w:ins>
    </w:p>
    <w:p w14:paraId="6395604B" w14:textId="77777777" w:rsidR="00976D6B" w:rsidRDefault="00976D6B">
      <w:pPr>
        <w:pStyle w:val="TOC3"/>
        <w:tabs>
          <w:tab w:val="right" w:leader="dot" w:pos="9350"/>
        </w:tabs>
        <w:rPr>
          <w:ins w:id="533" w:author="Gerard" w:date="2014-06-20T17:32:00Z"/>
          <w:rFonts w:asciiTheme="minorHAnsi" w:eastAsiaTheme="minorEastAsia" w:hAnsiTheme="minorHAnsi" w:cstheme="minorBidi"/>
          <w:i w:val="0"/>
          <w:iCs w:val="0"/>
          <w:noProof/>
          <w:sz w:val="24"/>
          <w:szCs w:val="24"/>
          <w:lang w:eastAsia="ja-JP"/>
        </w:rPr>
      </w:pPr>
      <w:ins w:id="534" w:author="Gerard" w:date="2014-06-20T17:32:00Z">
        <w:r w:rsidRPr="000A7E2C">
          <w:rPr>
            <w:noProof/>
            <w:color w:val="000000"/>
          </w:rPr>
          <w:t>4.7.4.</w:t>
        </w:r>
        <w:r>
          <w:rPr>
            <w:noProof/>
          </w:rPr>
          <w:t xml:space="preserve"> Specific Reaction Rate Materials</w:t>
        </w:r>
        <w:r>
          <w:rPr>
            <w:noProof/>
          </w:rPr>
          <w:tab/>
        </w:r>
        <w:r>
          <w:rPr>
            <w:noProof/>
          </w:rPr>
          <w:fldChar w:fldCharType="begin"/>
        </w:r>
        <w:r>
          <w:rPr>
            <w:noProof/>
          </w:rPr>
          <w:instrText xml:space="preserve"> PAGEREF _Toc264905061 \h </w:instrText>
        </w:r>
        <w:r>
          <w:rPr>
            <w:noProof/>
          </w:rPr>
        </w:r>
      </w:ins>
      <w:r>
        <w:rPr>
          <w:noProof/>
        </w:rPr>
        <w:fldChar w:fldCharType="separate"/>
      </w:r>
      <w:ins w:id="535" w:author="Gerard" w:date="2014-06-20T17:32:00Z">
        <w:r>
          <w:rPr>
            <w:noProof/>
          </w:rPr>
          <w:t>170</w:t>
        </w:r>
        <w:r>
          <w:rPr>
            <w:noProof/>
          </w:rPr>
          <w:fldChar w:fldCharType="end"/>
        </w:r>
      </w:ins>
    </w:p>
    <w:p w14:paraId="749BFEE0" w14:textId="77777777" w:rsidR="00976D6B" w:rsidRDefault="00976D6B">
      <w:pPr>
        <w:pStyle w:val="TOC4"/>
        <w:tabs>
          <w:tab w:val="right" w:leader="dot" w:pos="9350"/>
        </w:tabs>
        <w:rPr>
          <w:ins w:id="536" w:author="Gerard" w:date="2014-06-20T17:32:00Z"/>
          <w:rFonts w:asciiTheme="minorHAnsi" w:eastAsiaTheme="minorEastAsia" w:hAnsiTheme="minorHAnsi" w:cstheme="minorBidi"/>
          <w:noProof/>
          <w:sz w:val="24"/>
          <w:szCs w:val="24"/>
          <w:lang w:eastAsia="ja-JP"/>
        </w:rPr>
      </w:pPr>
      <w:ins w:id="537" w:author="Gerard" w:date="2014-06-20T17:32:00Z">
        <w:r>
          <w:rPr>
            <w:noProof/>
          </w:rPr>
          <w:t>4.7.4.1. Constant Reaction Rate</w:t>
        </w:r>
        <w:r>
          <w:rPr>
            <w:noProof/>
          </w:rPr>
          <w:tab/>
        </w:r>
        <w:r>
          <w:rPr>
            <w:noProof/>
          </w:rPr>
          <w:fldChar w:fldCharType="begin"/>
        </w:r>
        <w:r>
          <w:rPr>
            <w:noProof/>
          </w:rPr>
          <w:instrText xml:space="preserve"> PAGEREF _Toc264905062 \h </w:instrText>
        </w:r>
        <w:r>
          <w:rPr>
            <w:noProof/>
          </w:rPr>
        </w:r>
      </w:ins>
      <w:r>
        <w:rPr>
          <w:noProof/>
        </w:rPr>
        <w:fldChar w:fldCharType="separate"/>
      </w:r>
      <w:ins w:id="538" w:author="Gerard" w:date="2014-06-20T17:32:00Z">
        <w:r>
          <w:rPr>
            <w:noProof/>
          </w:rPr>
          <w:t>171</w:t>
        </w:r>
        <w:r>
          <w:rPr>
            <w:noProof/>
          </w:rPr>
          <w:fldChar w:fldCharType="end"/>
        </w:r>
      </w:ins>
    </w:p>
    <w:p w14:paraId="1F8DCB37" w14:textId="77777777" w:rsidR="00976D6B" w:rsidRDefault="00976D6B">
      <w:pPr>
        <w:pStyle w:val="TOC4"/>
        <w:tabs>
          <w:tab w:val="right" w:leader="dot" w:pos="9350"/>
        </w:tabs>
        <w:rPr>
          <w:ins w:id="539" w:author="Gerard" w:date="2014-06-20T17:32:00Z"/>
          <w:rFonts w:asciiTheme="minorHAnsi" w:eastAsiaTheme="minorEastAsia" w:hAnsiTheme="minorHAnsi" w:cstheme="minorBidi"/>
          <w:noProof/>
          <w:sz w:val="24"/>
          <w:szCs w:val="24"/>
          <w:lang w:eastAsia="ja-JP"/>
        </w:rPr>
      </w:pPr>
      <w:ins w:id="540" w:author="Gerard" w:date="2014-06-20T17:32:00Z">
        <w:r>
          <w:rPr>
            <w:noProof/>
          </w:rPr>
          <w:t>4.7.4.2. Huiskes Reaction Rate</w:t>
        </w:r>
        <w:r>
          <w:rPr>
            <w:noProof/>
          </w:rPr>
          <w:tab/>
        </w:r>
        <w:r>
          <w:rPr>
            <w:noProof/>
          </w:rPr>
          <w:fldChar w:fldCharType="begin"/>
        </w:r>
        <w:r>
          <w:rPr>
            <w:noProof/>
          </w:rPr>
          <w:instrText xml:space="preserve"> PAGEREF _Toc264905063 \h </w:instrText>
        </w:r>
        <w:r>
          <w:rPr>
            <w:noProof/>
          </w:rPr>
        </w:r>
      </w:ins>
      <w:r>
        <w:rPr>
          <w:noProof/>
        </w:rPr>
        <w:fldChar w:fldCharType="separate"/>
      </w:r>
      <w:ins w:id="541" w:author="Gerard" w:date="2014-06-20T17:32:00Z">
        <w:r>
          <w:rPr>
            <w:noProof/>
          </w:rPr>
          <w:t>172</w:t>
        </w:r>
        <w:r>
          <w:rPr>
            <w:noProof/>
          </w:rPr>
          <w:fldChar w:fldCharType="end"/>
        </w:r>
      </w:ins>
    </w:p>
    <w:p w14:paraId="1DB9CFEE" w14:textId="77777777" w:rsidR="00976D6B" w:rsidRDefault="00976D6B">
      <w:pPr>
        <w:pStyle w:val="TOC2"/>
        <w:tabs>
          <w:tab w:val="right" w:leader="dot" w:pos="9350"/>
        </w:tabs>
        <w:rPr>
          <w:ins w:id="542" w:author="Gerard" w:date="2014-06-20T17:32:00Z"/>
          <w:rFonts w:asciiTheme="minorHAnsi" w:eastAsiaTheme="minorEastAsia" w:hAnsiTheme="minorHAnsi" w:cstheme="minorBidi"/>
          <w:smallCaps w:val="0"/>
          <w:noProof/>
          <w:sz w:val="24"/>
          <w:szCs w:val="24"/>
          <w:lang w:eastAsia="ja-JP"/>
        </w:rPr>
      </w:pPr>
      <w:ins w:id="543" w:author="Gerard" w:date="2014-06-20T17:32:00Z">
        <w:r>
          <w:rPr>
            <w:noProof/>
          </w:rPr>
          <w:t>4.8. Rigid Body</w:t>
        </w:r>
        <w:r>
          <w:rPr>
            <w:noProof/>
          </w:rPr>
          <w:tab/>
        </w:r>
        <w:r>
          <w:rPr>
            <w:noProof/>
          </w:rPr>
          <w:fldChar w:fldCharType="begin"/>
        </w:r>
        <w:r>
          <w:rPr>
            <w:noProof/>
          </w:rPr>
          <w:instrText xml:space="preserve"> PAGEREF _Toc264905064 \h </w:instrText>
        </w:r>
        <w:r>
          <w:rPr>
            <w:noProof/>
          </w:rPr>
        </w:r>
      </w:ins>
      <w:r>
        <w:rPr>
          <w:noProof/>
        </w:rPr>
        <w:fldChar w:fldCharType="separate"/>
      </w:r>
      <w:ins w:id="544" w:author="Gerard" w:date="2014-06-20T17:32:00Z">
        <w:r>
          <w:rPr>
            <w:noProof/>
          </w:rPr>
          <w:t>173</w:t>
        </w:r>
        <w:r>
          <w:rPr>
            <w:noProof/>
          </w:rPr>
          <w:fldChar w:fldCharType="end"/>
        </w:r>
      </w:ins>
    </w:p>
    <w:p w14:paraId="7C6A93DB" w14:textId="77777777" w:rsidR="00976D6B" w:rsidRDefault="00976D6B">
      <w:pPr>
        <w:pStyle w:val="TOC1"/>
        <w:tabs>
          <w:tab w:val="right" w:leader="dot" w:pos="9350"/>
        </w:tabs>
        <w:rPr>
          <w:ins w:id="545" w:author="Gerard" w:date="2014-06-20T17:32:00Z"/>
          <w:rFonts w:asciiTheme="minorHAnsi" w:eastAsiaTheme="minorEastAsia" w:hAnsiTheme="minorHAnsi" w:cstheme="minorBidi"/>
          <w:b w:val="0"/>
          <w:bCs w:val="0"/>
          <w:caps w:val="0"/>
          <w:noProof/>
          <w:sz w:val="24"/>
          <w:szCs w:val="24"/>
          <w:lang w:eastAsia="ja-JP"/>
        </w:rPr>
      </w:pPr>
      <w:ins w:id="546" w:author="Gerard" w:date="2014-06-20T17:32:00Z">
        <w:r w:rsidRPr="000A7E2C">
          <w:rPr>
            <w:noProof/>
            <w:color w:val="000000"/>
          </w:rPr>
          <w:t>Chapter 5</w:t>
        </w:r>
        <w:r>
          <w:rPr>
            <w:noProof/>
          </w:rPr>
          <w:t xml:space="preserve"> Restart Input file</w:t>
        </w:r>
        <w:r>
          <w:rPr>
            <w:noProof/>
          </w:rPr>
          <w:tab/>
        </w:r>
        <w:r>
          <w:rPr>
            <w:noProof/>
          </w:rPr>
          <w:fldChar w:fldCharType="begin"/>
        </w:r>
        <w:r>
          <w:rPr>
            <w:noProof/>
          </w:rPr>
          <w:instrText xml:space="preserve"> PAGEREF _Toc264905065 \h </w:instrText>
        </w:r>
        <w:r>
          <w:rPr>
            <w:noProof/>
          </w:rPr>
        </w:r>
      </w:ins>
      <w:r>
        <w:rPr>
          <w:noProof/>
        </w:rPr>
        <w:fldChar w:fldCharType="separate"/>
      </w:r>
      <w:ins w:id="547" w:author="Gerard" w:date="2014-06-20T17:32:00Z">
        <w:r>
          <w:rPr>
            <w:noProof/>
          </w:rPr>
          <w:t>174</w:t>
        </w:r>
        <w:r>
          <w:rPr>
            <w:noProof/>
          </w:rPr>
          <w:fldChar w:fldCharType="end"/>
        </w:r>
      </w:ins>
    </w:p>
    <w:p w14:paraId="1FB733D1" w14:textId="77777777" w:rsidR="00976D6B" w:rsidRDefault="00976D6B">
      <w:pPr>
        <w:pStyle w:val="TOC2"/>
        <w:tabs>
          <w:tab w:val="right" w:leader="dot" w:pos="9350"/>
        </w:tabs>
        <w:rPr>
          <w:ins w:id="548" w:author="Gerard" w:date="2014-06-20T17:32:00Z"/>
          <w:rFonts w:asciiTheme="minorHAnsi" w:eastAsiaTheme="minorEastAsia" w:hAnsiTheme="minorHAnsi" w:cstheme="minorBidi"/>
          <w:smallCaps w:val="0"/>
          <w:noProof/>
          <w:sz w:val="24"/>
          <w:szCs w:val="24"/>
          <w:lang w:eastAsia="ja-JP"/>
        </w:rPr>
      </w:pPr>
      <w:ins w:id="549" w:author="Gerard" w:date="2014-06-20T17:32:00Z">
        <w:r>
          <w:rPr>
            <w:noProof/>
          </w:rPr>
          <w:t>5.1. The Archive Section</w:t>
        </w:r>
        <w:r>
          <w:rPr>
            <w:noProof/>
          </w:rPr>
          <w:tab/>
        </w:r>
        <w:r>
          <w:rPr>
            <w:noProof/>
          </w:rPr>
          <w:fldChar w:fldCharType="begin"/>
        </w:r>
        <w:r>
          <w:rPr>
            <w:noProof/>
          </w:rPr>
          <w:instrText xml:space="preserve"> PAGEREF _Toc264905066 \h </w:instrText>
        </w:r>
        <w:r>
          <w:rPr>
            <w:noProof/>
          </w:rPr>
        </w:r>
      </w:ins>
      <w:r>
        <w:rPr>
          <w:noProof/>
        </w:rPr>
        <w:fldChar w:fldCharType="separate"/>
      </w:r>
      <w:ins w:id="550" w:author="Gerard" w:date="2014-06-20T17:32:00Z">
        <w:r>
          <w:rPr>
            <w:noProof/>
          </w:rPr>
          <w:t>174</w:t>
        </w:r>
        <w:r>
          <w:rPr>
            <w:noProof/>
          </w:rPr>
          <w:fldChar w:fldCharType="end"/>
        </w:r>
      </w:ins>
    </w:p>
    <w:p w14:paraId="524BAB1F" w14:textId="77777777" w:rsidR="00976D6B" w:rsidRDefault="00976D6B">
      <w:pPr>
        <w:pStyle w:val="TOC2"/>
        <w:tabs>
          <w:tab w:val="right" w:leader="dot" w:pos="9350"/>
        </w:tabs>
        <w:rPr>
          <w:ins w:id="551" w:author="Gerard" w:date="2014-06-20T17:32:00Z"/>
          <w:rFonts w:asciiTheme="minorHAnsi" w:eastAsiaTheme="minorEastAsia" w:hAnsiTheme="minorHAnsi" w:cstheme="minorBidi"/>
          <w:smallCaps w:val="0"/>
          <w:noProof/>
          <w:sz w:val="24"/>
          <w:szCs w:val="24"/>
          <w:lang w:eastAsia="ja-JP"/>
        </w:rPr>
      </w:pPr>
      <w:ins w:id="552" w:author="Gerard" w:date="2014-06-20T17:32:00Z">
        <w:r>
          <w:rPr>
            <w:noProof/>
          </w:rPr>
          <w:t>5.2. The Control Section</w:t>
        </w:r>
        <w:r>
          <w:rPr>
            <w:noProof/>
          </w:rPr>
          <w:tab/>
        </w:r>
        <w:r>
          <w:rPr>
            <w:noProof/>
          </w:rPr>
          <w:fldChar w:fldCharType="begin"/>
        </w:r>
        <w:r>
          <w:rPr>
            <w:noProof/>
          </w:rPr>
          <w:instrText xml:space="preserve"> PAGEREF _Toc264905067 \h </w:instrText>
        </w:r>
        <w:r>
          <w:rPr>
            <w:noProof/>
          </w:rPr>
        </w:r>
      </w:ins>
      <w:r>
        <w:rPr>
          <w:noProof/>
        </w:rPr>
        <w:fldChar w:fldCharType="separate"/>
      </w:r>
      <w:ins w:id="553" w:author="Gerard" w:date="2014-06-20T17:32:00Z">
        <w:r>
          <w:rPr>
            <w:noProof/>
          </w:rPr>
          <w:t>175</w:t>
        </w:r>
        <w:r>
          <w:rPr>
            <w:noProof/>
          </w:rPr>
          <w:fldChar w:fldCharType="end"/>
        </w:r>
      </w:ins>
    </w:p>
    <w:p w14:paraId="3BF0A811" w14:textId="77777777" w:rsidR="00976D6B" w:rsidRDefault="00976D6B">
      <w:pPr>
        <w:pStyle w:val="TOC2"/>
        <w:tabs>
          <w:tab w:val="right" w:leader="dot" w:pos="9350"/>
        </w:tabs>
        <w:rPr>
          <w:ins w:id="554" w:author="Gerard" w:date="2014-06-20T17:32:00Z"/>
          <w:rFonts w:asciiTheme="minorHAnsi" w:eastAsiaTheme="minorEastAsia" w:hAnsiTheme="minorHAnsi" w:cstheme="minorBidi"/>
          <w:smallCaps w:val="0"/>
          <w:noProof/>
          <w:sz w:val="24"/>
          <w:szCs w:val="24"/>
          <w:lang w:eastAsia="ja-JP"/>
        </w:rPr>
      </w:pPr>
      <w:ins w:id="555" w:author="Gerard" w:date="2014-06-20T17:32:00Z">
        <w:r>
          <w:rPr>
            <w:noProof/>
          </w:rPr>
          <w:t>5.3. The LoadData Section</w:t>
        </w:r>
        <w:r>
          <w:rPr>
            <w:noProof/>
          </w:rPr>
          <w:tab/>
        </w:r>
        <w:r>
          <w:rPr>
            <w:noProof/>
          </w:rPr>
          <w:fldChar w:fldCharType="begin"/>
        </w:r>
        <w:r>
          <w:rPr>
            <w:noProof/>
          </w:rPr>
          <w:instrText xml:space="preserve"> PAGEREF _Toc264905068 \h </w:instrText>
        </w:r>
        <w:r>
          <w:rPr>
            <w:noProof/>
          </w:rPr>
        </w:r>
      </w:ins>
      <w:r>
        <w:rPr>
          <w:noProof/>
        </w:rPr>
        <w:fldChar w:fldCharType="separate"/>
      </w:r>
      <w:ins w:id="556" w:author="Gerard" w:date="2014-06-20T17:32:00Z">
        <w:r>
          <w:rPr>
            <w:noProof/>
          </w:rPr>
          <w:t>175</w:t>
        </w:r>
        <w:r>
          <w:rPr>
            <w:noProof/>
          </w:rPr>
          <w:fldChar w:fldCharType="end"/>
        </w:r>
      </w:ins>
    </w:p>
    <w:p w14:paraId="1A6C6BEB" w14:textId="77777777" w:rsidR="00976D6B" w:rsidRDefault="00976D6B">
      <w:pPr>
        <w:pStyle w:val="TOC2"/>
        <w:tabs>
          <w:tab w:val="right" w:leader="dot" w:pos="9350"/>
        </w:tabs>
        <w:rPr>
          <w:ins w:id="557" w:author="Gerard" w:date="2014-06-20T17:32:00Z"/>
          <w:rFonts w:asciiTheme="minorHAnsi" w:eastAsiaTheme="minorEastAsia" w:hAnsiTheme="minorHAnsi" w:cstheme="minorBidi"/>
          <w:smallCaps w:val="0"/>
          <w:noProof/>
          <w:sz w:val="24"/>
          <w:szCs w:val="24"/>
          <w:lang w:eastAsia="ja-JP"/>
        </w:rPr>
      </w:pPr>
      <w:ins w:id="558" w:author="Gerard" w:date="2014-06-20T17:32:00Z">
        <w:r>
          <w:rPr>
            <w:noProof/>
          </w:rPr>
          <w:t>5.4. Example</w:t>
        </w:r>
        <w:r>
          <w:rPr>
            <w:noProof/>
          </w:rPr>
          <w:tab/>
        </w:r>
        <w:r>
          <w:rPr>
            <w:noProof/>
          </w:rPr>
          <w:fldChar w:fldCharType="begin"/>
        </w:r>
        <w:r>
          <w:rPr>
            <w:noProof/>
          </w:rPr>
          <w:instrText xml:space="preserve"> PAGEREF _Toc264905069 \h </w:instrText>
        </w:r>
        <w:r>
          <w:rPr>
            <w:noProof/>
          </w:rPr>
        </w:r>
      </w:ins>
      <w:r>
        <w:rPr>
          <w:noProof/>
        </w:rPr>
        <w:fldChar w:fldCharType="separate"/>
      </w:r>
      <w:ins w:id="559" w:author="Gerard" w:date="2014-06-20T17:32:00Z">
        <w:r>
          <w:rPr>
            <w:noProof/>
          </w:rPr>
          <w:t>175</w:t>
        </w:r>
        <w:r>
          <w:rPr>
            <w:noProof/>
          </w:rPr>
          <w:fldChar w:fldCharType="end"/>
        </w:r>
      </w:ins>
    </w:p>
    <w:p w14:paraId="4C74E4BF" w14:textId="77777777" w:rsidR="00976D6B" w:rsidRDefault="00976D6B">
      <w:pPr>
        <w:pStyle w:val="TOC1"/>
        <w:tabs>
          <w:tab w:val="right" w:leader="dot" w:pos="9350"/>
        </w:tabs>
        <w:rPr>
          <w:ins w:id="560" w:author="Gerard" w:date="2014-06-20T17:32:00Z"/>
          <w:rFonts w:asciiTheme="minorHAnsi" w:eastAsiaTheme="minorEastAsia" w:hAnsiTheme="minorHAnsi" w:cstheme="minorBidi"/>
          <w:b w:val="0"/>
          <w:bCs w:val="0"/>
          <w:caps w:val="0"/>
          <w:noProof/>
          <w:sz w:val="24"/>
          <w:szCs w:val="24"/>
          <w:lang w:eastAsia="ja-JP"/>
        </w:rPr>
      </w:pPr>
      <w:ins w:id="561" w:author="Gerard" w:date="2014-06-20T17:32:00Z">
        <w:r w:rsidRPr="000A7E2C">
          <w:rPr>
            <w:noProof/>
            <w:color w:val="000000"/>
          </w:rPr>
          <w:t>Chapter 6</w:t>
        </w:r>
        <w:r>
          <w:rPr>
            <w:noProof/>
          </w:rPr>
          <w:t xml:space="preserve"> Multi-step Analysis</w:t>
        </w:r>
        <w:r>
          <w:rPr>
            <w:noProof/>
          </w:rPr>
          <w:tab/>
        </w:r>
        <w:r>
          <w:rPr>
            <w:noProof/>
          </w:rPr>
          <w:fldChar w:fldCharType="begin"/>
        </w:r>
        <w:r>
          <w:rPr>
            <w:noProof/>
          </w:rPr>
          <w:instrText xml:space="preserve"> PAGEREF _Toc264905070 \h </w:instrText>
        </w:r>
        <w:r>
          <w:rPr>
            <w:noProof/>
          </w:rPr>
        </w:r>
      </w:ins>
      <w:r>
        <w:rPr>
          <w:noProof/>
        </w:rPr>
        <w:fldChar w:fldCharType="separate"/>
      </w:r>
      <w:ins w:id="562" w:author="Gerard" w:date="2014-06-20T17:32:00Z">
        <w:r>
          <w:rPr>
            <w:noProof/>
          </w:rPr>
          <w:t>176</w:t>
        </w:r>
        <w:r>
          <w:rPr>
            <w:noProof/>
          </w:rPr>
          <w:fldChar w:fldCharType="end"/>
        </w:r>
      </w:ins>
    </w:p>
    <w:p w14:paraId="3B784D14" w14:textId="77777777" w:rsidR="00976D6B" w:rsidRDefault="00976D6B">
      <w:pPr>
        <w:pStyle w:val="TOC2"/>
        <w:tabs>
          <w:tab w:val="right" w:leader="dot" w:pos="9350"/>
        </w:tabs>
        <w:rPr>
          <w:ins w:id="563" w:author="Gerard" w:date="2014-06-20T17:32:00Z"/>
          <w:rFonts w:asciiTheme="minorHAnsi" w:eastAsiaTheme="minorEastAsia" w:hAnsiTheme="minorHAnsi" w:cstheme="minorBidi"/>
          <w:smallCaps w:val="0"/>
          <w:noProof/>
          <w:sz w:val="24"/>
          <w:szCs w:val="24"/>
          <w:lang w:eastAsia="ja-JP"/>
        </w:rPr>
      </w:pPr>
      <w:ins w:id="564" w:author="Gerard" w:date="2014-06-20T17:32:00Z">
        <w:r>
          <w:rPr>
            <w:noProof/>
          </w:rPr>
          <w:t>6.1. The Step Section</w:t>
        </w:r>
        <w:r>
          <w:rPr>
            <w:noProof/>
          </w:rPr>
          <w:tab/>
        </w:r>
        <w:r>
          <w:rPr>
            <w:noProof/>
          </w:rPr>
          <w:fldChar w:fldCharType="begin"/>
        </w:r>
        <w:r>
          <w:rPr>
            <w:noProof/>
          </w:rPr>
          <w:instrText xml:space="preserve"> PAGEREF _Toc264905071 \h </w:instrText>
        </w:r>
        <w:r>
          <w:rPr>
            <w:noProof/>
          </w:rPr>
        </w:r>
      </w:ins>
      <w:r>
        <w:rPr>
          <w:noProof/>
        </w:rPr>
        <w:fldChar w:fldCharType="separate"/>
      </w:r>
      <w:ins w:id="565" w:author="Gerard" w:date="2014-06-20T17:32:00Z">
        <w:r>
          <w:rPr>
            <w:noProof/>
          </w:rPr>
          <w:t>176</w:t>
        </w:r>
        <w:r>
          <w:rPr>
            <w:noProof/>
          </w:rPr>
          <w:fldChar w:fldCharType="end"/>
        </w:r>
      </w:ins>
    </w:p>
    <w:p w14:paraId="1131BC01" w14:textId="77777777" w:rsidR="00976D6B" w:rsidRDefault="00976D6B">
      <w:pPr>
        <w:pStyle w:val="TOC3"/>
        <w:tabs>
          <w:tab w:val="right" w:leader="dot" w:pos="9350"/>
        </w:tabs>
        <w:rPr>
          <w:ins w:id="566" w:author="Gerard" w:date="2014-06-20T17:32:00Z"/>
          <w:rFonts w:asciiTheme="minorHAnsi" w:eastAsiaTheme="minorEastAsia" w:hAnsiTheme="minorHAnsi" w:cstheme="minorBidi"/>
          <w:i w:val="0"/>
          <w:iCs w:val="0"/>
          <w:noProof/>
          <w:sz w:val="24"/>
          <w:szCs w:val="24"/>
          <w:lang w:eastAsia="ja-JP"/>
        </w:rPr>
      </w:pPr>
      <w:ins w:id="567" w:author="Gerard" w:date="2014-06-20T17:32:00Z">
        <w:r w:rsidRPr="000A7E2C">
          <w:rPr>
            <w:noProof/>
            <w:color w:val="000000"/>
          </w:rPr>
          <w:t>6.1.1.</w:t>
        </w:r>
        <w:r>
          <w:rPr>
            <w:noProof/>
          </w:rPr>
          <w:t xml:space="preserve"> Control Settings</w:t>
        </w:r>
        <w:r>
          <w:rPr>
            <w:noProof/>
          </w:rPr>
          <w:tab/>
        </w:r>
        <w:r>
          <w:rPr>
            <w:noProof/>
          </w:rPr>
          <w:fldChar w:fldCharType="begin"/>
        </w:r>
        <w:r>
          <w:rPr>
            <w:noProof/>
          </w:rPr>
          <w:instrText xml:space="preserve"> PAGEREF _Toc264905072 \h </w:instrText>
        </w:r>
        <w:r>
          <w:rPr>
            <w:noProof/>
          </w:rPr>
        </w:r>
      </w:ins>
      <w:r>
        <w:rPr>
          <w:noProof/>
        </w:rPr>
        <w:fldChar w:fldCharType="separate"/>
      </w:r>
      <w:ins w:id="568" w:author="Gerard" w:date="2014-06-20T17:32:00Z">
        <w:r>
          <w:rPr>
            <w:noProof/>
          </w:rPr>
          <w:t>177</w:t>
        </w:r>
        <w:r>
          <w:rPr>
            <w:noProof/>
          </w:rPr>
          <w:fldChar w:fldCharType="end"/>
        </w:r>
      </w:ins>
    </w:p>
    <w:p w14:paraId="3C062DA2" w14:textId="77777777" w:rsidR="00976D6B" w:rsidRDefault="00976D6B">
      <w:pPr>
        <w:pStyle w:val="TOC3"/>
        <w:tabs>
          <w:tab w:val="right" w:leader="dot" w:pos="9350"/>
        </w:tabs>
        <w:rPr>
          <w:ins w:id="569" w:author="Gerard" w:date="2014-06-20T17:32:00Z"/>
          <w:rFonts w:asciiTheme="minorHAnsi" w:eastAsiaTheme="minorEastAsia" w:hAnsiTheme="minorHAnsi" w:cstheme="minorBidi"/>
          <w:i w:val="0"/>
          <w:iCs w:val="0"/>
          <w:noProof/>
          <w:sz w:val="24"/>
          <w:szCs w:val="24"/>
          <w:lang w:eastAsia="ja-JP"/>
        </w:rPr>
      </w:pPr>
      <w:ins w:id="570" w:author="Gerard" w:date="2014-06-20T17:32:00Z">
        <w:r w:rsidRPr="000A7E2C">
          <w:rPr>
            <w:noProof/>
            <w:color w:val="000000"/>
          </w:rPr>
          <w:t>6.1.2.</w:t>
        </w:r>
        <w:r>
          <w:rPr>
            <w:noProof/>
          </w:rPr>
          <w:t xml:space="preserve"> Boundary Conditions</w:t>
        </w:r>
        <w:r>
          <w:rPr>
            <w:noProof/>
          </w:rPr>
          <w:tab/>
        </w:r>
        <w:r>
          <w:rPr>
            <w:noProof/>
          </w:rPr>
          <w:fldChar w:fldCharType="begin"/>
        </w:r>
        <w:r>
          <w:rPr>
            <w:noProof/>
          </w:rPr>
          <w:instrText xml:space="preserve"> PAGEREF _Toc264905073 \h </w:instrText>
        </w:r>
        <w:r>
          <w:rPr>
            <w:noProof/>
          </w:rPr>
        </w:r>
      </w:ins>
      <w:r>
        <w:rPr>
          <w:noProof/>
        </w:rPr>
        <w:fldChar w:fldCharType="separate"/>
      </w:r>
      <w:ins w:id="571" w:author="Gerard" w:date="2014-06-20T17:32:00Z">
        <w:r>
          <w:rPr>
            <w:noProof/>
          </w:rPr>
          <w:t>177</w:t>
        </w:r>
        <w:r>
          <w:rPr>
            <w:noProof/>
          </w:rPr>
          <w:fldChar w:fldCharType="end"/>
        </w:r>
      </w:ins>
    </w:p>
    <w:p w14:paraId="54116D54" w14:textId="77777777" w:rsidR="00976D6B" w:rsidRDefault="00976D6B">
      <w:pPr>
        <w:pStyle w:val="TOC3"/>
        <w:tabs>
          <w:tab w:val="right" w:leader="dot" w:pos="9350"/>
        </w:tabs>
        <w:rPr>
          <w:ins w:id="572" w:author="Gerard" w:date="2014-06-20T17:32:00Z"/>
          <w:rFonts w:asciiTheme="minorHAnsi" w:eastAsiaTheme="minorEastAsia" w:hAnsiTheme="minorHAnsi" w:cstheme="minorBidi"/>
          <w:i w:val="0"/>
          <w:iCs w:val="0"/>
          <w:noProof/>
          <w:sz w:val="24"/>
          <w:szCs w:val="24"/>
          <w:lang w:eastAsia="ja-JP"/>
        </w:rPr>
      </w:pPr>
      <w:ins w:id="573" w:author="Gerard" w:date="2014-06-20T17:32:00Z">
        <w:r w:rsidRPr="000A7E2C">
          <w:rPr>
            <w:noProof/>
            <w:color w:val="000000"/>
          </w:rPr>
          <w:t>6.1.3.</w:t>
        </w:r>
        <w:r>
          <w:rPr>
            <w:noProof/>
          </w:rPr>
          <w:t xml:space="preserve"> Relative Boundary Conditions</w:t>
        </w:r>
        <w:r>
          <w:rPr>
            <w:noProof/>
          </w:rPr>
          <w:tab/>
        </w:r>
        <w:r>
          <w:rPr>
            <w:noProof/>
          </w:rPr>
          <w:fldChar w:fldCharType="begin"/>
        </w:r>
        <w:r>
          <w:rPr>
            <w:noProof/>
          </w:rPr>
          <w:instrText xml:space="preserve"> PAGEREF _Toc264905074 \h </w:instrText>
        </w:r>
        <w:r>
          <w:rPr>
            <w:noProof/>
          </w:rPr>
        </w:r>
      </w:ins>
      <w:r>
        <w:rPr>
          <w:noProof/>
        </w:rPr>
        <w:fldChar w:fldCharType="separate"/>
      </w:r>
      <w:ins w:id="574" w:author="Gerard" w:date="2014-06-20T17:32:00Z">
        <w:r>
          <w:rPr>
            <w:noProof/>
          </w:rPr>
          <w:t>177</w:t>
        </w:r>
        <w:r>
          <w:rPr>
            <w:noProof/>
          </w:rPr>
          <w:fldChar w:fldCharType="end"/>
        </w:r>
      </w:ins>
    </w:p>
    <w:p w14:paraId="3B9C0250" w14:textId="77777777" w:rsidR="00976D6B" w:rsidRDefault="00976D6B">
      <w:pPr>
        <w:pStyle w:val="TOC2"/>
        <w:tabs>
          <w:tab w:val="right" w:leader="dot" w:pos="9350"/>
        </w:tabs>
        <w:rPr>
          <w:ins w:id="575" w:author="Gerard" w:date="2014-06-20T17:32:00Z"/>
          <w:rFonts w:asciiTheme="minorHAnsi" w:eastAsiaTheme="minorEastAsia" w:hAnsiTheme="minorHAnsi" w:cstheme="minorBidi"/>
          <w:smallCaps w:val="0"/>
          <w:noProof/>
          <w:sz w:val="24"/>
          <w:szCs w:val="24"/>
          <w:lang w:eastAsia="ja-JP"/>
        </w:rPr>
      </w:pPr>
      <w:ins w:id="576" w:author="Gerard" w:date="2014-06-20T17:32:00Z">
        <w:r>
          <w:rPr>
            <w:noProof/>
          </w:rPr>
          <w:t>6.2. An Example</w:t>
        </w:r>
        <w:r>
          <w:rPr>
            <w:noProof/>
          </w:rPr>
          <w:tab/>
        </w:r>
        <w:r>
          <w:rPr>
            <w:noProof/>
          </w:rPr>
          <w:fldChar w:fldCharType="begin"/>
        </w:r>
        <w:r>
          <w:rPr>
            <w:noProof/>
          </w:rPr>
          <w:instrText xml:space="preserve"> PAGEREF _Toc264905075 \h </w:instrText>
        </w:r>
        <w:r>
          <w:rPr>
            <w:noProof/>
          </w:rPr>
        </w:r>
      </w:ins>
      <w:r>
        <w:rPr>
          <w:noProof/>
        </w:rPr>
        <w:fldChar w:fldCharType="separate"/>
      </w:r>
      <w:ins w:id="577" w:author="Gerard" w:date="2014-06-20T17:32:00Z">
        <w:r>
          <w:rPr>
            <w:noProof/>
          </w:rPr>
          <w:t>177</w:t>
        </w:r>
        <w:r>
          <w:rPr>
            <w:noProof/>
          </w:rPr>
          <w:fldChar w:fldCharType="end"/>
        </w:r>
      </w:ins>
    </w:p>
    <w:p w14:paraId="6B1185E2" w14:textId="77777777" w:rsidR="00976D6B" w:rsidRDefault="00976D6B">
      <w:pPr>
        <w:pStyle w:val="TOC1"/>
        <w:tabs>
          <w:tab w:val="right" w:leader="dot" w:pos="9350"/>
        </w:tabs>
        <w:rPr>
          <w:ins w:id="578" w:author="Gerard" w:date="2014-06-20T17:32:00Z"/>
          <w:rFonts w:asciiTheme="minorHAnsi" w:eastAsiaTheme="minorEastAsia" w:hAnsiTheme="minorHAnsi" w:cstheme="minorBidi"/>
          <w:b w:val="0"/>
          <w:bCs w:val="0"/>
          <w:caps w:val="0"/>
          <w:noProof/>
          <w:sz w:val="24"/>
          <w:szCs w:val="24"/>
          <w:lang w:eastAsia="ja-JP"/>
        </w:rPr>
      </w:pPr>
      <w:ins w:id="579" w:author="Gerard" w:date="2014-06-20T17:32:00Z">
        <w:r w:rsidRPr="000A7E2C">
          <w:rPr>
            <w:noProof/>
            <w:color w:val="000000"/>
          </w:rPr>
          <w:t>Chapter 7</w:t>
        </w:r>
        <w:r>
          <w:rPr>
            <w:noProof/>
          </w:rPr>
          <w:t xml:space="preserve"> Parameter Optimization</w:t>
        </w:r>
        <w:r>
          <w:rPr>
            <w:noProof/>
          </w:rPr>
          <w:tab/>
        </w:r>
        <w:r>
          <w:rPr>
            <w:noProof/>
          </w:rPr>
          <w:fldChar w:fldCharType="begin"/>
        </w:r>
        <w:r>
          <w:rPr>
            <w:noProof/>
          </w:rPr>
          <w:instrText xml:space="preserve"> PAGEREF _Toc264905076 \h </w:instrText>
        </w:r>
        <w:r>
          <w:rPr>
            <w:noProof/>
          </w:rPr>
        </w:r>
      </w:ins>
      <w:r>
        <w:rPr>
          <w:noProof/>
        </w:rPr>
        <w:fldChar w:fldCharType="separate"/>
      </w:r>
      <w:ins w:id="580" w:author="Gerard" w:date="2014-06-20T17:32:00Z">
        <w:r>
          <w:rPr>
            <w:noProof/>
          </w:rPr>
          <w:t>180</w:t>
        </w:r>
        <w:r>
          <w:rPr>
            <w:noProof/>
          </w:rPr>
          <w:fldChar w:fldCharType="end"/>
        </w:r>
      </w:ins>
    </w:p>
    <w:p w14:paraId="1A4A329A" w14:textId="77777777" w:rsidR="00976D6B" w:rsidRDefault="00976D6B">
      <w:pPr>
        <w:pStyle w:val="TOC2"/>
        <w:tabs>
          <w:tab w:val="right" w:leader="dot" w:pos="9350"/>
        </w:tabs>
        <w:rPr>
          <w:ins w:id="581" w:author="Gerard" w:date="2014-06-20T17:32:00Z"/>
          <w:rFonts w:asciiTheme="minorHAnsi" w:eastAsiaTheme="minorEastAsia" w:hAnsiTheme="minorHAnsi" w:cstheme="minorBidi"/>
          <w:smallCaps w:val="0"/>
          <w:noProof/>
          <w:sz w:val="24"/>
          <w:szCs w:val="24"/>
          <w:lang w:eastAsia="ja-JP"/>
        </w:rPr>
      </w:pPr>
      <w:ins w:id="582" w:author="Gerard" w:date="2014-06-20T17:32:00Z">
        <w:r>
          <w:rPr>
            <w:noProof/>
          </w:rPr>
          <w:t>7.1. Optimization Input File</w:t>
        </w:r>
        <w:r>
          <w:rPr>
            <w:noProof/>
          </w:rPr>
          <w:tab/>
        </w:r>
        <w:r>
          <w:rPr>
            <w:noProof/>
          </w:rPr>
          <w:fldChar w:fldCharType="begin"/>
        </w:r>
        <w:r>
          <w:rPr>
            <w:noProof/>
          </w:rPr>
          <w:instrText xml:space="preserve"> PAGEREF _Toc264905077 \h </w:instrText>
        </w:r>
        <w:r>
          <w:rPr>
            <w:noProof/>
          </w:rPr>
        </w:r>
      </w:ins>
      <w:r>
        <w:rPr>
          <w:noProof/>
        </w:rPr>
        <w:fldChar w:fldCharType="separate"/>
      </w:r>
      <w:ins w:id="583" w:author="Gerard" w:date="2014-06-20T17:32:00Z">
        <w:r>
          <w:rPr>
            <w:noProof/>
          </w:rPr>
          <w:t>180</w:t>
        </w:r>
        <w:r>
          <w:rPr>
            <w:noProof/>
          </w:rPr>
          <w:fldChar w:fldCharType="end"/>
        </w:r>
      </w:ins>
    </w:p>
    <w:p w14:paraId="2B840F65" w14:textId="77777777" w:rsidR="00976D6B" w:rsidRDefault="00976D6B">
      <w:pPr>
        <w:pStyle w:val="TOC3"/>
        <w:tabs>
          <w:tab w:val="right" w:leader="dot" w:pos="9350"/>
        </w:tabs>
        <w:rPr>
          <w:ins w:id="584" w:author="Gerard" w:date="2014-06-20T17:32:00Z"/>
          <w:rFonts w:asciiTheme="minorHAnsi" w:eastAsiaTheme="minorEastAsia" w:hAnsiTheme="minorHAnsi" w:cstheme="minorBidi"/>
          <w:i w:val="0"/>
          <w:iCs w:val="0"/>
          <w:noProof/>
          <w:sz w:val="24"/>
          <w:szCs w:val="24"/>
          <w:lang w:eastAsia="ja-JP"/>
        </w:rPr>
      </w:pPr>
      <w:ins w:id="585" w:author="Gerard" w:date="2014-06-20T17:32:00Z">
        <w:r w:rsidRPr="000A7E2C">
          <w:rPr>
            <w:noProof/>
            <w:color w:val="000000"/>
          </w:rPr>
          <w:t>7.1.1.</w:t>
        </w:r>
        <w:r>
          <w:rPr>
            <w:noProof/>
          </w:rPr>
          <w:t xml:space="preserve"> Model Section</w:t>
        </w:r>
        <w:r>
          <w:rPr>
            <w:noProof/>
          </w:rPr>
          <w:tab/>
        </w:r>
        <w:r>
          <w:rPr>
            <w:noProof/>
          </w:rPr>
          <w:fldChar w:fldCharType="begin"/>
        </w:r>
        <w:r>
          <w:rPr>
            <w:noProof/>
          </w:rPr>
          <w:instrText xml:space="preserve"> PAGEREF _Toc264905078 \h </w:instrText>
        </w:r>
        <w:r>
          <w:rPr>
            <w:noProof/>
          </w:rPr>
        </w:r>
      </w:ins>
      <w:r>
        <w:rPr>
          <w:noProof/>
        </w:rPr>
        <w:fldChar w:fldCharType="separate"/>
      </w:r>
      <w:ins w:id="586" w:author="Gerard" w:date="2014-06-20T17:32:00Z">
        <w:r>
          <w:rPr>
            <w:noProof/>
          </w:rPr>
          <w:t>180</w:t>
        </w:r>
        <w:r>
          <w:rPr>
            <w:noProof/>
          </w:rPr>
          <w:fldChar w:fldCharType="end"/>
        </w:r>
      </w:ins>
    </w:p>
    <w:p w14:paraId="044F5A2E" w14:textId="77777777" w:rsidR="00976D6B" w:rsidRDefault="00976D6B">
      <w:pPr>
        <w:pStyle w:val="TOC3"/>
        <w:tabs>
          <w:tab w:val="right" w:leader="dot" w:pos="9350"/>
        </w:tabs>
        <w:rPr>
          <w:ins w:id="587" w:author="Gerard" w:date="2014-06-20T17:32:00Z"/>
          <w:rFonts w:asciiTheme="minorHAnsi" w:eastAsiaTheme="minorEastAsia" w:hAnsiTheme="minorHAnsi" w:cstheme="minorBidi"/>
          <w:i w:val="0"/>
          <w:iCs w:val="0"/>
          <w:noProof/>
          <w:sz w:val="24"/>
          <w:szCs w:val="24"/>
          <w:lang w:eastAsia="ja-JP"/>
        </w:rPr>
      </w:pPr>
      <w:ins w:id="588" w:author="Gerard" w:date="2014-06-20T17:32:00Z">
        <w:r w:rsidRPr="000A7E2C">
          <w:rPr>
            <w:noProof/>
            <w:color w:val="000000"/>
          </w:rPr>
          <w:t>7.1.2.</w:t>
        </w:r>
        <w:r>
          <w:rPr>
            <w:noProof/>
          </w:rPr>
          <w:t xml:space="preserve"> Options Section</w:t>
        </w:r>
        <w:r>
          <w:rPr>
            <w:noProof/>
          </w:rPr>
          <w:tab/>
        </w:r>
        <w:r>
          <w:rPr>
            <w:noProof/>
          </w:rPr>
          <w:fldChar w:fldCharType="begin"/>
        </w:r>
        <w:r>
          <w:rPr>
            <w:noProof/>
          </w:rPr>
          <w:instrText xml:space="preserve"> PAGEREF _Toc264905079 \h </w:instrText>
        </w:r>
        <w:r>
          <w:rPr>
            <w:noProof/>
          </w:rPr>
        </w:r>
      </w:ins>
      <w:r>
        <w:rPr>
          <w:noProof/>
        </w:rPr>
        <w:fldChar w:fldCharType="separate"/>
      </w:r>
      <w:ins w:id="589" w:author="Gerard" w:date="2014-06-20T17:32:00Z">
        <w:r>
          <w:rPr>
            <w:noProof/>
          </w:rPr>
          <w:t>180</w:t>
        </w:r>
        <w:r>
          <w:rPr>
            <w:noProof/>
          </w:rPr>
          <w:fldChar w:fldCharType="end"/>
        </w:r>
      </w:ins>
    </w:p>
    <w:p w14:paraId="73434AEF" w14:textId="77777777" w:rsidR="00976D6B" w:rsidRDefault="00976D6B">
      <w:pPr>
        <w:pStyle w:val="TOC3"/>
        <w:tabs>
          <w:tab w:val="right" w:leader="dot" w:pos="9350"/>
        </w:tabs>
        <w:rPr>
          <w:ins w:id="590" w:author="Gerard" w:date="2014-06-20T17:32:00Z"/>
          <w:rFonts w:asciiTheme="minorHAnsi" w:eastAsiaTheme="minorEastAsia" w:hAnsiTheme="minorHAnsi" w:cstheme="minorBidi"/>
          <w:i w:val="0"/>
          <w:iCs w:val="0"/>
          <w:noProof/>
          <w:sz w:val="24"/>
          <w:szCs w:val="24"/>
          <w:lang w:eastAsia="ja-JP"/>
        </w:rPr>
      </w:pPr>
      <w:ins w:id="591" w:author="Gerard" w:date="2014-06-20T17:32:00Z">
        <w:r w:rsidRPr="000A7E2C">
          <w:rPr>
            <w:noProof/>
            <w:color w:val="000000"/>
          </w:rPr>
          <w:t>7.1.3.</w:t>
        </w:r>
        <w:r>
          <w:rPr>
            <w:noProof/>
          </w:rPr>
          <w:t xml:space="preserve"> Function Section</w:t>
        </w:r>
        <w:r>
          <w:rPr>
            <w:noProof/>
          </w:rPr>
          <w:tab/>
        </w:r>
        <w:r>
          <w:rPr>
            <w:noProof/>
          </w:rPr>
          <w:fldChar w:fldCharType="begin"/>
        </w:r>
        <w:r>
          <w:rPr>
            <w:noProof/>
          </w:rPr>
          <w:instrText xml:space="preserve"> PAGEREF _Toc264905080 \h </w:instrText>
        </w:r>
        <w:r>
          <w:rPr>
            <w:noProof/>
          </w:rPr>
        </w:r>
      </w:ins>
      <w:r>
        <w:rPr>
          <w:noProof/>
        </w:rPr>
        <w:fldChar w:fldCharType="separate"/>
      </w:r>
      <w:ins w:id="592" w:author="Gerard" w:date="2014-06-20T17:32:00Z">
        <w:r>
          <w:rPr>
            <w:noProof/>
          </w:rPr>
          <w:t>182</w:t>
        </w:r>
        <w:r>
          <w:rPr>
            <w:noProof/>
          </w:rPr>
          <w:fldChar w:fldCharType="end"/>
        </w:r>
      </w:ins>
    </w:p>
    <w:p w14:paraId="779EA3D0" w14:textId="77777777" w:rsidR="00976D6B" w:rsidRDefault="00976D6B">
      <w:pPr>
        <w:pStyle w:val="TOC3"/>
        <w:tabs>
          <w:tab w:val="right" w:leader="dot" w:pos="9350"/>
        </w:tabs>
        <w:rPr>
          <w:ins w:id="593" w:author="Gerard" w:date="2014-06-20T17:32:00Z"/>
          <w:rFonts w:asciiTheme="minorHAnsi" w:eastAsiaTheme="minorEastAsia" w:hAnsiTheme="minorHAnsi" w:cstheme="minorBidi"/>
          <w:i w:val="0"/>
          <w:iCs w:val="0"/>
          <w:noProof/>
          <w:sz w:val="24"/>
          <w:szCs w:val="24"/>
          <w:lang w:eastAsia="ja-JP"/>
        </w:rPr>
      </w:pPr>
      <w:ins w:id="594" w:author="Gerard" w:date="2014-06-20T17:32:00Z">
        <w:r w:rsidRPr="000A7E2C">
          <w:rPr>
            <w:noProof/>
            <w:color w:val="000000"/>
          </w:rPr>
          <w:t>7.1.4.</w:t>
        </w:r>
        <w:r>
          <w:rPr>
            <w:noProof/>
          </w:rPr>
          <w:t xml:space="preserve"> Parameters Section</w:t>
        </w:r>
        <w:r>
          <w:rPr>
            <w:noProof/>
          </w:rPr>
          <w:tab/>
        </w:r>
        <w:r>
          <w:rPr>
            <w:noProof/>
          </w:rPr>
          <w:fldChar w:fldCharType="begin"/>
        </w:r>
        <w:r>
          <w:rPr>
            <w:noProof/>
          </w:rPr>
          <w:instrText xml:space="preserve"> PAGEREF _Toc264905081 \h </w:instrText>
        </w:r>
        <w:r>
          <w:rPr>
            <w:noProof/>
          </w:rPr>
        </w:r>
      </w:ins>
      <w:r>
        <w:rPr>
          <w:noProof/>
        </w:rPr>
        <w:fldChar w:fldCharType="separate"/>
      </w:r>
      <w:ins w:id="595" w:author="Gerard" w:date="2014-06-20T17:32:00Z">
        <w:r>
          <w:rPr>
            <w:noProof/>
          </w:rPr>
          <w:t>182</w:t>
        </w:r>
        <w:r>
          <w:rPr>
            <w:noProof/>
          </w:rPr>
          <w:fldChar w:fldCharType="end"/>
        </w:r>
      </w:ins>
    </w:p>
    <w:p w14:paraId="1BFF5F78" w14:textId="77777777" w:rsidR="00976D6B" w:rsidRDefault="00976D6B">
      <w:pPr>
        <w:pStyle w:val="TOC3"/>
        <w:tabs>
          <w:tab w:val="right" w:leader="dot" w:pos="9350"/>
        </w:tabs>
        <w:rPr>
          <w:ins w:id="596" w:author="Gerard" w:date="2014-06-20T17:32:00Z"/>
          <w:rFonts w:asciiTheme="minorHAnsi" w:eastAsiaTheme="minorEastAsia" w:hAnsiTheme="minorHAnsi" w:cstheme="minorBidi"/>
          <w:i w:val="0"/>
          <w:iCs w:val="0"/>
          <w:noProof/>
          <w:sz w:val="24"/>
          <w:szCs w:val="24"/>
          <w:lang w:eastAsia="ja-JP"/>
        </w:rPr>
      </w:pPr>
      <w:ins w:id="597" w:author="Gerard" w:date="2014-06-20T17:32:00Z">
        <w:r w:rsidRPr="000A7E2C">
          <w:rPr>
            <w:noProof/>
            <w:color w:val="000000"/>
          </w:rPr>
          <w:t>7.1.5.</w:t>
        </w:r>
        <w:r>
          <w:rPr>
            <w:noProof/>
          </w:rPr>
          <w:t xml:space="preserve"> Constraints Section</w:t>
        </w:r>
        <w:r>
          <w:rPr>
            <w:noProof/>
          </w:rPr>
          <w:tab/>
        </w:r>
        <w:r>
          <w:rPr>
            <w:noProof/>
          </w:rPr>
          <w:fldChar w:fldCharType="begin"/>
        </w:r>
        <w:r>
          <w:rPr>
            <w:noProof/>
          </w:rPr>
          <w:instrText xml:space="preserve"> PAGEREF _Toc264905082 \h </w:instrText>
        </w:r>
        <w:r>
          <w:rPr>
            <w:noProof/>
          </w:rPr>
        </w:r>
      </w:ins>
      <w:r>
        <w:rPr>
          <w:noProof/>
        </w:rPr>
        <w:fldChar w:fldCharType="separate"/>
      </w:r>
      <w:ins w:id="598" w:author="Gerard" w:date="2014-06-20T17:32:00Z">
        <w:r>
          <w:rPr>
            <w:noProof/>
          </w:rPr>
          <w:t>184</w:t>
        </w:r>
        <w:r>
          <w:rPr>
            <w:noProof/>
          </w:rPr>
          <w:fldChar w:fldCharType="end"/>
        </w:r>
      </w:ins>
    </w:p>
    <w:p w14:paraId="2EFE50A4" w14:textId="77777777" w:rsidR="00976D6B" w:rsidRDefault="00976D6B">
      <w:pPr>
        <w:pStyle w:val="TOC3"/>
        <w:tabs>
          <w:tab w:val="right" w:leader="dot" w:pos="9350"/>
        </w:tabs>
        <w:rPr>
          <w:ins w:id="599" w:author="Gerard" w:date="2014-06-20T17:32:00Z"/>
          <w:rFonts w:asciiTheme="minorHAnsi" w:eastAsiaTheme="minorEastAsia" w:hAnsiTheme="minorHAnsi" w:cstheme="minorBidi"/>
          <w:i w:val="0"/>
          <w:iCs w:val="0"/>
          <w:noProof/>
          <w:sz w:val="24"/>
          <w:szCs w:val="24"/>
          <w:lang w:eastAsia="ja-JP"/>
        </w:rPr>
      </w:pPr>
      <w:ins w:id="600" w:author="Gerard" w:date="2014-06-20T17:32:00Z">
        <w:r w:rsidRPr="000A7E2C">
          <w:rPr>
            <w:noProof/>
            <w:color w:val="000000"/>
          </w:rPr>
          <w:t>7.1.6.</w:t>
        </w:r>
        <w:r>
          <w:rPr>
            <w:noProof/>
          </w:rPr>
          <w:t xml:space="preserve"> Load Data Section</w:t>
        </w:r>
        <w:r>
          <w:rPr>
            <w:noProof/>
          </w:rPr>
          <w:tab/>
        </w:r>
        <w:r>
          <w:rPr>
            <w:noProof/>
          </w:rPr>
          <w:fldChar w:fldCharType="begin"/>
        </w:r>
        <w:r>
          <w:rPr>
            <w:noProof/>
          </w:rPr>
          <w:instrText xml:space="preserve"> PAGEREF _Toc264905083 \h </w:instrText>
        </w:r>
        <w:r>
          <w:rPr>
            <w:noProof/>
          </w:rPr>
        </w:r>
      </w:ins>
      <w:r>
        <w:rPr>
          <w:noProof/>
        </w:rPr>
        <w:fldChar w:fldCharType="separate"/>
      </w:r>
      <w:ins w:id="601" w:author="Gerard" w:date="2014-06-20T17:32:00Z">
        <w:r>
          <w:rPr>
            <w:noProof/>
          </w:rPr>
          <w:t>185</w:t>
        </w:r>
        <w:r>
          <w:rPr>
            <w:noProof/>
          </w:rPr>
          <w:fldChar w:fldCharType="end"/>
        </w:r>
      </w:ins>
    </w:p>
    <w:p w14:paraId="6D687972" w14:textId="77777777" w:rsidR="00976D6B" w:rsidRDefault="00976D6B">
      <w:pPr>
        <w:pStyle w:val="TOC2"/>
        <w:tabs>
          <w:tab w:val="right" w:leader="dot" w:pos="9350"/>
        </w:tabs>
        <w:rPr>
          <w:ins w:id="602" w:author="Gerard" w:date="2014-06-20T17:32:00Z"/>
          <w:rFonts w:asciiTheme="minorHAnsi" w:eastAsiaTheme="minorEastAsia" w:hAnsiTheme="minorHAnsi" w:cstheme="minorBidi"/>
          <w:smallCaps w:val="0"/>
          <w:noProof/>
          <w:sz w:val="24"/>
          <w:szCs w:val="24"/>
          <w:lang w:eastAsia="ja-JP"/>
        </w:rPr>
      </w:pPr>
      <w:ins w:id="603" w:author="Gerard" w:date="2014-06-20T17:32:00Z">
        <w:r>
          <w:rPr>
            <w:noProof/>
          </w:rPr>
          <w:t>7.2. Running a Parameter Optimization</w:t>
        </w:r>
        <w:r>
          <w:rPr>
            <w:noProof/>
          </w:rPr>
          <w:tab/>
        </w:r>
        <w:r>
          <w:rPr>
            <w:noProof/>
          </w:rPr>
          <w:fldChar w:fldCharType="begin"/>
        </w:r>
        <w:r>
          <w:rPr>
            <w:noProof/>
          </w:rPr>
          <w:instrText xml:space="preserve"> PAGEREF _Toc264905084 \h </w:instrText>
        </w:r>
        <w:r>
          <w:rPr>
            <w:noProof/>
          </w:rPr>
        </w:r>
      </w:ins>
      <w:r>
        <w:rPr>
          <w:noProof/>
        </w:rPr>
        <w:fldChar w:fldCharType="separate"/>
      </w:r>
      <w:ins w:id="604" w:author="Gerard" w:date="2014-06-20T17:32:00Z">
        <w:r>
          <w:rPr>
            <w:noProof/>
          </w:rPr>
          <w:t>185</w:t>
        </w:r>
        <w:r>
          <w:rPr>
            <w:noProof/>
          </w:rPr>
          <w:fldChar w:fldCharType="end"/>
        </w:r>
      </w:ins>
    </w:p>
    <w:p w14:paraId="5C07EA65" w14:textId="77777777" w:rsidR="00976D6B" w:rsidRDefault="00976D6B">
      <w:pPr>
        <w:pStyle w:val="TOC2"/>
        <w:tabs>
          <w:tab w:val="right" w:leader="dot" w:pos="9350"/>
        </w:tabs>
        <w:rPr>
          <w:ins w:id="605" w:author="Gerard" w:date="2014-06-20T17:32:00Z"/>
          <w:rFonts w:asciiTheme="minorHAnsi" w:eastAsiaTheme="minorEastAsia" w:hAnsiTheme="minorHAnsi" w:cstheme="minorBidi"/>
          <w:smallCaps w:val="0"/>
          <w:noProof/>
          <w:sz w:val="24"/>
          <w:szCs w:val="24"/>
          <w:lang w:eastAsia="ja-JP"/>
        </w:rPr>
      </w:pPr>
      <w:ins w:id="606" w:author="Gerard" w:date="2014-06-20T17:32:00Z">
        <w:r>
          <w:rPr>
            <w:noProof/>
          </w:rPr>
          <w:t>7.3. An Example Input File</w:t>
        </w:r>
        <w:r>
          <w:rPr>
            <w:noProof/>
          </w:rPr>
          <w:tab/>
        </w:r>
        <w:r>
          <w:rPr>
            <w:noProof/>
          </w:rPr>
          <w:fldChar w:fldCharType="begin"/>
        </w:r>
        <w:r>
          <w:rPr>
            <w:noProof/>
          </w:rPr>
          <w:instrText xml:space="preserve"> PAGEREF _Toc264905085 \h </w:instrText>
        </w:r>
        <w:r>
          <w:rPr>
            <w:noProof/>
          </w:rPr>
        </w:r>
      </w:ins>
      <w:r>
        <w:rPr>
          <w:noProof/>
        </w:rPr>
        <w:fldChar w:fldCharType="separate"/>
      </w:r>
      <w:ins w:id="607" w:author="Gerard" w:date="2014-06-20T17:32:00Z">
        <w:r>
          <w:rPr>
            <w:noProof/>
          </w:rPr>
          <w:t>185</w:t>
        </w:r>
        <w:r>
          <w:rPr>
            <w:noProof/>
          </w:rPr>
          <w:fldChar w:fldCharType="end"/>
        </w:r>
      </w:ins>
    </w:p>
    <w:p w14:paraId="36B818C2" w14:textId="77777777" w:rsidR="00976D6B" w:rsidRDefault="00976D6B">
      <w:pPr>
        <w:pStyle w:val="TOC1"/>
        <w:tabs>
          <w:tab w:val="right" w:leader="dot" w:pos="9350"/>
        </w:tabs>
        <w:rPr>
          <w:ins w:id="608" w:author="Gerard" w:date="2014-06-20T17:32:00Z"/>
          <w:rFonts w:asciiTheme="minorHAnsi" w:eastAsiaTheme="minorEastAsia" w:hAnsiTheme="minorHAnsi" w:cstheme="minorBidi"/>
          <w:b w:val="0"/>
          <w:bCs w:val="0"/>
          <w:caps w:val="0"/>
          <w:noProof/>
          <w:sz w:val="24"/>
          <w:szCs w:val="24"/>
          <w:lang w:eastAsia="ja-JP"/>
        </w:rPr>
      </w:pPr>
      <w:ins w:id="609" w:author="Gerard" w:date="2014-06-20T17:32:00Z">
        <w:r w:rsidRPr="000A7E2C">
          <w:rPr>
            <w:noProof/>
            <w:color w:val="000000"/>
          </w:rPr>
          <w:t>Chapter 8</w:t>
        </w:r>
        <w:r>
          <w:rPr>
            <w:noProof/>
          </w:rPr>
          <w:t xml:space="preserve"> Troubleshooting</w:t>
        </w:r>
        <w:r>
          <w:rPr>
            <w:noProof/>
          </w:rPr>
          <w:tab/>
        </w:r>
        <w:r>
          <w:rPr>
            <w:noProof/>
          </w:rPr>
          <w:fldChar w:fldCharType="begin"/>
        </w:r>
        <w:r>
          <w:rPr>
            <w:noProof/>
          </w:rPr>
          <w:instrText xml:space="preserve"> PAGEREF _Toc264905086 \h </w:instrText>
        </w:r>
        <w:r>
          <w:rPr>
            <w:noProof/>
          </w:rPr>
        </w:r>
      </w:ins>
      <w:r>
        <w:rPr>
          <w:noProof/>
        </w:rPr>
        <w:fldChar w:fldCharType="separate"/>
      </w:r>
      <w:ins w:id="610" w:author="Gerard" w:date="2014-06-20T17:32:00Z">
        <w:r>
          <w:rPr>
            <w:noProof/>
          </w:rPr>
          <w:t>187</w:t>
        </w:r>
        <w:r>
          <w:rPr>
            <w:noProof/>
          </w:rPr>
          <w:fldChar w:fldCharType="end"/>
        </w:r>
      </w:ins>
    </w:p>
    <w:p w14:paraId="4F9A8BD0" w14:textId="77777777" w:rsidR="00976D6B" w:rsidRDefault="00976D6B">
      <w:pPr>
        <w:pStyle w:val="TOC2"/>
        <w:tabs>
          <w:tab w:val="right" w:leader="dot" w:pos="9350"/>
        </w:tabs>
        <w:rPr>
          <w:ins w:id="611" w:author="Gerard" w:date="2014-06-20T17:32:00Z"/>
          <w:rFonts w:asciiTheme="minorHAnsi" w:eastAsiaTheme="minorEastAsia" w:hAnsiTheme="minorHAnsi" w:cstheme="minorBidi"/>
          <w:smallCaps w:val="0"/>
          <w:noProof/>
          <w:sz w:val="24"/>
          <w:szCs w:val="24"/>
          <w:lang w:eastAsia="ja-JP"/>
        </w:rPr>
      </w:pPr>
      <w:ins w:id="612" w:author="Gerard" w:date="2014-06-20T17:32:00Z">
        <w:r>
          <w:rPr>
            <w:noProof/>
          </w:rPr>
          <w:t>8.1. Before You Run Your Model</w:t>
        </w:r>
        <w:r>
          <w:rPr>
            <w:noProof/>
          </w:rPr>
          <w:tab/>
        </w:r>
        <w:r>
          <w:rPr>
            <w:noProof/>
          </w:rPr>
          <w:fldChar w:fldCharType="begin"/>
        </w:r>
        <w:r>
          <w:rPr>
            <w:noProof/>
          </w:rPr>
          <w:instrText xml:space="preserve"> PAGEREF _Toc264905087 \h </w:instrText>
        </w:r>
        <w:r>
          <w:rPr>
            <w:noProof/>
          </w:rPr>
        </w:r>
      </w:ins>
      <w:r>
        <w:rPr>
          <w:noProof/>
        </w:rPr>
        <w:fldChar w:fldCharType="separate"/>
      </w:r>
      <w:ins w:id="613" w:author="Gerard" w:date="2014-06-20T17:32:00Z">
        <w:r>
          <w:rPr>
            <w:noProof/>
          </w:rPr>
          <w:t>187</w:t>
        </w:r>
        <w:r>
          <w:rPr>
            <w:noProof/>
          </w:rPr>
          <w:fldChar w:fldCharType="end"/>
        </w:r>
      </w:ins>
    </w:p>
    <w:p w14:paraId="76F29362" w14:textId="77777777" w:rsidR="00976D6B" w:rsidRDefault="00976D6B">
      <w:pPr>
        <w:pStyle w:val="TOC3"/>
        <w:tabs>
          <w:tab w:val="right" w:leader="dot" w:pos="9350"/>
        </w:tabs>
        <w:rPr>
          <w:ins w:id="614" w:author="Gerard" w:date="2014-06-20T17:32:00Z"/>
          <w:rFonts w:asciiTheme="minorHAnsi" w:eastAsiaTheme="minorEastAsia" w:hAnsiTheme="minorHAnsi" w:cstheme="minorBidi"/>
          <w:i w:val="0"/>
          <w:iCs w:val="0"/>
          <w:noProof/>
          <w:sz w:val="24"/>
          <w:szCs w:val="24"/>
          <w:lang w:eastAsia="ja-JP"/>
        </w:rPr>
      </w:pPr>
      <w:ins w:id="615" w:author="Gerard" w:date="2014-06-20T17:32:00Z">
        <w:r w:rsidRPr="000A7E2C">
          <w:rPr>
            <w:noProof/>
            <w:color w:val="000000"/>
          </w:rPr>
          <w:t>8.1.1.</w:t>
        </w:r>
        <w:r>
          <w:rPr>
            <w:noProof/>
          </w:rPr>
          <w:t xml:space="preserve"> The Finite Element Mesh</w:t>
        </w:r>
        <w:r>
          <w:rPr>
            <w:noProof/>
          </w:rPr>
          <w:tab/>
        </w:r>
        <w:r>
          <w:rPr>
            <w:noProof/>
          </w:rPr>
          <w:fldChar w:fldCharType="begin"/>
        </w:r>
        <w:r>
          <w:rPr>
            <w:noProof/>
          </w:rPr>
          <w:instrText xml:space="preserve"> PAGEREF _Toc264905088 \h </w:instrText>
        </w:r>
        <w:r>
          <w:rPr>
            <w:noProof/>
          </w:rPr>
        </w:r>
      </w:ins>
      <w:r>
        <w:rPr>
          <w:noProof/>
        </w:rPr>
        <w:fldChar w:fldCharType="separate"/>
      </w:r>
      <w:ins w:id="616" w:author="Gerard" w:date="2014-06-20T17:32:00Z">
        <w:r>
          <w:rPr>
            <w:noProof/>
          </w:rPr>
          <w:t>187</w:t>
        </w:r>
        <w:r>
          <w:rPr>
            <w:noProof/>
          </w:rPr>
          <w:fldChar w:fldCharType="end"/>
        </w:r>
      </w:ins>
    </w:p>
    <w:p w14:paraId="530D1B39" w14:textId="77777777" w:rsidR="00976D6B" w:rsidRDefault="00976D6B">
      <w:pPr>
        <w:pStyle w:val="TOC3"/>
        <w:tabs>
          <w:tab w:val="right" w:leader="dot" w:pos="9350"/>
        </w:tabs>
        <w:rPr>
          <w:ins w:id="617" w:author="Gerard" w:date="2014-06-20T17:32:00Z"/>
          <w:rFonts w:asciiTheme="minorHAnsi" w:eastAsiaTheme="minorEastAsia" w:hAnsiTheme="minorHAnsi" w:cstheme="minorBidi"/>
          <w:i w:val="0"/>
          <w:iCs w:val="0"/>
          <w:noProof/>
          <w:sz w:val="24"/>
          <w:szCs w:val="24"/>
          <w:lang w:eastAsia="ja-JP"/>
        </w:rPr>
      </w:pPr>
      <w:ins w:id="618" w:author="Gerard" w:date="2014-06-20T17:32:00Z">
        <w:r w:rsidRPr="000A7E2C">
          <w:rPr>
            <w:noProof/>
            <w:color w:val="000000"/>
          </w:rPr>
          <w:t>8.1.2.</w:t>
        </w:r>
        <w:r>
          <w:rPr>
            <w:noProof/>
          </w:rPr>
          <w:t xml:space="preserve"> Materials</w:t>
        </w:r>
        <w:r>
          <w:rPr>
            <w:noProof/>
          </w:rPr>
          <w:tab/>
        </w:r>
        <w:r>
          <w:rPr>
            <w:noProof/>
          </w:rPr>
          <w:fldChar w:fldCharType="begin"/>
        </w:r>
        <w:r>
          <w:rPr>
            <w:noProof/>
          </w:rPr>
          <w:instrText xml:space="preserve"> PAGEREF _Toc264905089 \h </w:instrText>
        </w:r>
        <w:r>
          <w:rPr>
            <w:noProof/>
          </w:rPr>
        </w:r>
      </w:ins>
      <w:r>
        <w:rPr>
          <w:noProof/>
        </w:rPr>
        <w:fldChar w:fldCharType="separate"/>
      </w:r>
      <w:ins w:id="619" w:author="Gerard" w:date="2014-06-20T17:32:00Z">
        <w:r>
          <w:rPr>
            <w:noProof/>
          </w:rPr>
          <w:t>188</w:t>
        </w:r>
        <w:r>
          <w:rPr>
            <w:noProof/>
          </w:rPr>
          <w:fldChar w:fldCharType="end"/>
        </w:r>
      </w:ins>
    </w:p>
    <w:p w14:paraId="38DA4707" w14:textId="77777777" w:rsidR="00976D6B" w:rsidRDefault="00976D6B">
      <w:pPr>
        <w:pStyle w:val="TOC3"/>
        <w:tabs>
          <w:tab w:val="right" w:leader="dot" w:pos="9350"/>
        </w:tabs>
        <w:rPr>
          <w:ins w:id="620" w:author="Gerard" w:date="2014-06-20T17:32:00Z"/>
          <w:rFonts w:asciiTheme="minorHAnsi" w:eastAsiaTheme="minorEastAsia" w:hAnsiTheme="minorHAnsi" w:cstheme="minorBidi"/>
          <w:i w:val="0"/>
          <w:iCs w:val="0"/>
          <w:noProof/>
          <w:sz w:val="24"/>
          <w:szCs w:val="24"/>
          <w:lang w:eastAsia="ja-JP"/>
        </w:rPr>
      </w:pPr>
      <w:ins w:id="621" w:author="Gerard" w:date="2014-06-20T17:32:00Z">
        <w:r w:rsidRPr="000A7E2C">
          <w:rPr>
            <w:noProof/>
            <w:color w:val="000000"/>
          </w:rPr>
          <w:t>8.1.3.</w:t>
        </w:r>
        <w:r>
          <w:rPr>
            <w:noProof/>
          </w:rPr>
          <w:t xml:space="preserve"> Boundary Conditions</w:t>
        </w:r>
        <w:r>
          <w:rPr>
            <w:noProof/>
          </w:rPr>
          <w:tab/>
        </w:r>
        <w:r>
          <w:rPr>
            <w:noProof/>
          </w:rPr>
          <w:fldChar w:fldCharType="begin"/>
        </w:r>
        <w:r>
          <w:rPr>
            <w:noProof/>
          </w:rPr>
          <w:instrText xml:space="preserve"> PAGEREF _Toc264905090 \h </w:instrText>
        </w:r>
        <w:r>
          <w:rPr>
            <w:noProof/>
          </w:rPr>
        </w:r>
      </w:ins>
      <w:r>
        <w:rPr>
          <w:noProof/>
        </w:rPr>
        <w:fldChar w:fldCharType="separate"/>
      </w:r>
      <w:ins w:id="622" w:author="Gerard" w:date="2014-06-20T17:32:00Z">
        <w:r>
          <w:rPr>
            <w:noProof/>
          </w:rPr>
          <w:t>188</w:t>
        </w:r>
        <w:r>
          <w:rPr>
            <w:noProof/>
          </w:rPr>
          <w:fldChar w:fldCharType="end"/>
        </w:r>
      </w:ins>
    </w:p>
    <w:p w14:paraId="28E3B1E9" w14:textId="77777777" w:rsidR="00976D6B" w:rsidRDefault="00976D6B">
      <w:pPr>
        <w:pStyle w:val="TOC2"/>
        <w:tabs>
          <w:tab w:val="right" w:leader="dot" w:pos="9350"/>
        </w:tabs>
        <w:rPr>
          <w:ins w:id="623" w:author="Gerard" w:date="2014-06-20T17:32:00Z"/>
          <w:rFonts w:asciiTheme="minorHAnsi" w:eastAsiaTheme="minorEastAsia" w:hAnsiTheme="minorHAnsi" w:cstheme="minorBidi"/>
          <w:smallCaps w:val="0"/>
          <w:noProof/>
          <w:sz w:val="24"/>
          <w:szCs w:val="24"/>
          <w:lang w:eastAsia="ja-JP"/>
        </w:rPr>
      </w:pPr>
      <w:ins w:id="624" w:author="Gerard" w:date="2014-06-20T17:32:00Z">
        <w:r>
          <w:rPr>
            <w:noProof/>
          </w:rPr>
          <w:t>8.2. Debugging a Model</w:t>
        </w:r>
        <w:r>
          <w:rPr>
            <w:noProof/>
          </w:rPr>
          <w:tab/>
        </w:r>
        <w:r>
          <w:rPr>
            <w:noProof/>
          </w:rPr>
          <w:fldChar w:fldCharType="begin"/>
        </w:r>
        <w:r>
          <w:rPr>
            <w:noProof/>
          </w:rPr>
          <w:instrText xml:space="preserve"> PAGEREF _Toc264905091 \h </w:instrText>
        </w:r>
        <w:r>
          <w:rPr>
            <w:noProof/>
          </w:rPr>
        </w:r>
      </w:ins>
      <w:r>
        <w:rPr>
          <w:noProof/>
        </w:rPr>
        <w:fldChar w:fldCharType="separate"/>
      </w:r>
      <w:ins w:id="625" w:author="Gerard" w:date="2014-06-20T17:32:00Z">
        <w:r>
          <w:rPr>
            <w:noProof/>
          </w:rPr>
          <w:t>189</w:t>
        </w:r>
        <w:r>
          <w:rPr>
            <w:noProof/>
          </w:rPr>
          <w:fldChar w:fldCharType="end"/>
        </w:r>
      </w:ins>
    </w:p>
    <w:p w14:paraId="422CED5E" w14:textId="77777777" w:rsidR="00976D6B" w:rsidRDefault="00976D6B">
      <w:pPr>
        <w:pStyle w:val="TOC2"/>
        <w:tabs>
          <w:tab w:val="right" w:leader="dot" w:pos="9350"/>
        </w:tabs>
        <w:rPr>
          <w:ins w:id="626" w:author="Gerard" w:date="2014-06-20T17:32:00Z"/>
          <w:rFonts w:asciiTheme="minorHAnsi" w:eastAsiaTheme="minorEastAsia" w:hAnsiTheme="minorHAnsi" w:cstheme="minorBidi"/>
          <w:smallCaps w:val="0"/>
          <w:noProof/>
          <w:sz w:val="24"/>
          <w:szCs w:val="24"/>
          <w:lang w:eastAsia="ja-JP"/>
        </w:rPr>
      </w:pPr>
      <w:ins w:id="627" w:author="Gerard" w:date="2014-06-20T17:32:00Z">
        <w:r>
          <w:rPr>
            <w:noProof/>
          </w:rPr>
          <w:t>8.3. Common Issues</w:t>
        </w:r>
        <w:r>
          <w:rPr>
            <w:noProof/>
          </w:rPr>
          <w:tab/>
        </w:r>
        <w:r>
          <w:rPr>
            <w:noProof/>
          </w:rPr>
          <w:fldChar w:fldCharType="begin"/>
        </w:r>
        <w:r>
          <w:rPr>
            <w:noProof/>
          </w:rPr>
          <w:instrText xml:space="preserve"> PAGEREF _Toc264905092 \h </w:instrText>
        </w:r>
        <w:r>
          <w:rPr>
            <w:noProof/>
          </w:rPr>
        </w:r>
      </w:ins>
      <w:r>
        <w:rPr>
          <w:noProof/>
        </w:rPr>
        <w:fldChar w:fldCharType="separate"/>
      </w:r>
      <w:ins w:id="628" w:author="Gerard" w:date="2014-06-20T17:32:00Z">
        <w:r>
          <w:rPr>
            <w:noProof/>
          </w:rPr>
          <w:t>189</w:t>
        </w:r>
        <w:r>
          <w:rPr>
            <w:noProof/>
          </w:rPr>
          <w:fldChar w:fldCharType="end"/>
        </w:r>
      </w:ins>
    </w:p>
    <w:p w14:paraId="509B120E" w14:textId="77777777" w:rsidR="00976D6B" w:rsidRDefault="00976D6B">
      <w:pPr>
        <w:pStyle w:val="TOC3"/>
        <w:tabs>
          <w:tab w:val="right" w:leader="dot" w:pos="9350"/>
        </w:tabs>
        <w:rPr>
          <w:ins w:id="629" w:author="Gerard" w:date="2014-06-20T17:32:00Z"/>
          <w:rFonts w:asciiTheme="minorHAnsi" w:eastAsiaTheme="minorEastAsia" w:hAnsiTheme="minorHAnsi" w:cstheme="minorBidi"/>
          <w:i w:val="0"/>
          <w:iCs w:val="0"/>
          <w:noProof/>
          <w:sz w:val="24"/>
          <w:szCs w:val="24"/>
          <w:lang w:eastAsia="ja-JP"/>
        </w:rPr>
      </w:pPr>
      <w:ins w:id="630" w:author="Gerard" w:date="2014-06-20T17:32:00Z">
        <w:r w:rsidRPr="000A7E2C">
          <w:rPr>
            <w:noProof/>
            <w:color w:val="000000"/>
          </w:rPr>
          <w:t>8.3.1.</w:t>
        </w:r>
        <w:r>
          <w:rPr>
            <w:noProof/>
          </w:rPr>
          <w:t xml:space="preserve"> Inverted elements</w:t>
        </w:r>
        <w:r>
          <w:rPr>
            <w:noProof/>
          </w:rPr>
          <w:tab/>
        </w:r>
        <w:r>
          <w:rPr>
            <w:noProof/>
          </w:rPr>
          <w:fldChar w:fldCharType="begin"/>
        </w:r>
        <w:r>
          <w:rPr>
            <w:noProof/>
          </w:rPr>
          <w:instrText xml:space="preserve"> PAGEREF _Toc264905093 \h </w:instrText>
        </w:r>
        <w:r>
          <w:rPr>
            <w:noProof/>
          </w:rPr>
        </w:r>
      </w:ins>
      <w:r>
        <w:rPr>
          <w:noProof/>
        </w:rPr>
        <w:fldChar w:fldCharType="separate"/>
      </w:r>
      <w:ins w:id="631" w:author="Gerard" w:date="2014-06-20T17:32:00Z">
        <w:r>
          <w:rPr>
            <w:noProof/>
          </w:rPr>
          <w:t>189</w:t>
        </w:r>
        <w:r>
          <w:rPr>
            <w:noProof/>
          </w:rPr>
          <w:fldChar w:fldCharType="end"/>
        </w:r>
      </w:ins>
    </w:p>
    <w:p w14:paraId="681073EE" w14:textId="77777777" w:rsidR="00976D6B" w:rsidRDefault="00976D6B">
      <w:pPr>
        <w:pStyle w:val="TOC4"/>
        <w:tabs>
          <w:tab w:val="right" w:leader="dot" w:pos="9350"/>
        </w:tabs>
        <w:rPr>
          <w:ins w:id="632" w:author="Gerard" w:date="2014-06-20T17:32:00Z"/>
          <w:rFonts w:asciiTheme="minorHAnsi" w:eastAsiaTheme="minorEastAsia" w:hAnsiTheme="minorHAnsi" w:cstheme="minorBidi"/>
          <w:noProof/>
          <w:sz w:val="24"/>
          <w:szCs w:val="24"/>
          <w:lang w:eastAsia="ja-JP"/>
        </w:rPr>
      </w:pPr>
      <w:ins w:id="633" w:author="Gerard" w:date="2014-06-20T17:32:00Z">
        <w:r>
          <w:rPr>
            <w:noProof/>
          </w:rPr>
          <w:t>8.3.1.1. Material instability</w:t>
        </w:r>
        <w:r>
          <w:rPr>
            <w:noProof/>
          </w:rPr>
          <w:tab/>
        </w:r>
        <w:r>
          <w:rPr>
            <w:noProof/>
          </w:rPr>
          <w:fldChar w:fldCharType="begin"/>
        </w:r>
        <w:r>
          <w:rPr>
            <w:noProof/>
          </w:rPr>
          <w:instrText xml:space="preserve"> PAGEREF _Toc264905094 \h </w:instrText>
        </w:r>
        <w:r>
          <w:rPr>
            <w:noProof/>
          </w:rPr>
        </w:r>
      </w:ins>
      <w:r>
        <w:rPr>
          <w:noProof/>
        </w:rPr>
        <w:fldChar w:fldCharType="separate"/>
      </w:r>
      <w:ins w:id="634" w:author="Gerard" w:date="2014-06-20T17:32:00Z">
        <w:r>
          <w:rPr>
            <w:noProof/>
          </w:rPr>
          <w:t>190</w:t>
        </w:r>
        <w:r>
          <w:rPr>
            <w:noProof/>
          </w:rPr>
          <w:fldChar w:fldCharType="end"/>
        </w:r>
      </w:ins>
    </w:p>
    <w:p w14:paraId="5A3C714A" w14:textId="77777777" w:rsidR="00976D6B" w:rsidRDefault="00976D6B">
      <w:pPr>
        <w:pStyle w:val="TOC4"/>
        <w:tabs>
          <w:tab w:val="right" w:leader="dot" w:pos="9350"/>
        </w:tabs>
        <w:rPr>
          <w:ins w:id="635" w:author="Gerard" w:date="2014-06-20T17:32:00Z"/>
          <w:rFonts w:asciiTheme="minorHAnsi" w:eastAsiaTheme="minorEastAsia" w:hAnsiTheme="minorHAnsi" w:cstheme="minorBidi"/>
          <w:noProof/>
          <w:sz w:val="24"/>
          <w:szCs w:val="24"/>
          <w:lang w:eastAsia="ja-JP"/>
        </w:rPr>
      </w:pPr>
      <w:ins w:id="636" w:author="Gerard" w:date="2014-06-20T17:32:00Z">
        <w:r>
          <w:rPr>
            <w:noProof/>
          </w:rPr>
          <w:t>8.3.1.2. Time step too large</w:t>
        </w:r>
        <w:r>
          <w:rPr>
            <w:noProof/>
          </w:rPr>
          <w:tab/>
        </w:r>
        <w:r>
          <w:rPr>
            <w:noProof/>
          </w:rPr>
          <w:fldChar w:fldCharType="begin"/>
        </w:r>
        <w:r>
          <w:rPr>
            <w:noProof/>
          </w:rPr>
          <w:instrText xml:space="preserve"> PAGEREF _Toc264905095 \h </w:instrText>
        </w:r>
        <w:r>
          <w:rPr>
            <w:noProof/>
          </w:rPr>
        </w:r>
      </w:ins>
      <w:r>
        <w:rPr>
          <w:noProof/>
        </w:rPr>
        <w:fldChar w:fldCharType="separate"/>
      </w:r>
      <w:ins w:id="637" w:author="Gerard" w:date="2014-06-20T17:32:00Z">
        <w:r>
          <w:rPr>
            <w:noProof/>
          </w:rPr>
          <w:t>190</w:t>
        </w:r>
        <w:r>
          <w:rPr>
            <w:noProof/>
          </w:rPr>
          <w:fldChar w:fldCharType="end"/>
        </w:r>
      </w:ins>
    </w:p>
    <w:p w14:paraId="5BD2F913" w14:textId="77777777" w:rsidR="00976D6B" w:rsidRDefault="00976D6B">
      <w:pPr>
        <w:pStyle w:val="TOC4"/>
        <w:tabs>
          <w:tab w:val="right" w:leader="dot" w:pos="9350"/>
        </w:tabs>
        <w:rPr>
          <w:ins w:id="638" w:author="Gerard" w:date="2014-06-20T17:32:00Z"/>
          <w:rFonts w:asciiTheme="minorHAnsi" w:eastAsiaTheme="minorEastAsia" w:hAnsiTheme="minorHAnsi" w:cstheme="minorBidi"/>
          <w:noProof/>
          <w:sz w:val="24"/>
          <w:szCs w:val="24"/>
          <w:lang w:eastAsia="ja-JP"/>
        </w:rPr>
      </w:pPr>
      <w:ins w:id="639" w:author="Gerard" w:date="2014-06-20T17:32:00Z">
        <w:r>
          <w:rPr>
            <w:noProof/>
          </w:rPr>
          <w:t>8.3.1.3. Elements too distorted</w:t>
        </w:r>
        <w:r>
          <w:rPr>
            <w:noProof/>
          </w:rPr>
          <w:tab/>
        </w:r>
        <w:r>
          <w:rPr>
            <w:noProof/>
          </w:rPr>
          <w:fldChar w:fldCharType="begin"/>
        </w:r>
        <w:r>
          <w:rPr>
            <w:noProof/>
          </w:rPr>
          <w:instrText xml:space="preserve"> PAGEREF _Toc264905096 \h </w:instrText>
        </w:r>
        <w:r>
          <w:rPr>
            <w:noProof/>
          </w:rPr>
        </w:r>
      </w:ins>
      <w:r>
        <w:rPr>
          <w:noProof/>
        </w:rPr>
        <w:fldChar w:fldCharType="separate"/>
      </w:r>
      <w:ins w:id="640" w:author="Gerard" w:date="2014-06-20T17:32:00Z">
        <w:r>
          <w:rPr>
            <w:noProof/>
          </w:rPr>
          <w:t>190</w:t>
        </w:r>
        <w:r>
          <w:rPr>
            <w:noProof/>
          </w:rPr>
          <w:fldChar w:fldCharType="end"/>
        </w:r>
      </w:ins>
    </w:p>
    <w:p w14:paraId="47AA3BE6" w14:textId="77777777" w:rsidR="00976D6B" w:rsidRDefault="00976D6B">
      <w:pPr>
        <w:pStyle w:val="TOC4"/>
        <w:tabs>
          <w:tab w:val="right" w:leader="dot" w:pos="9350"/>
        </w:tabs>
        <w:rPr>
          <w:ins w:id="641" w:author="Gerard" w:date="2014-06-20T17:32:00Z"/>
          <w:rFonts w:asciiTheme="minorHAnsi" w:eastAsiaTheme="minorEastAsia" w:hAnsiTheme="minorHAnsi" w:cstheme="minorBidi"/>
          <w:noProof/>
          <w:sz w:val="24"/>
          <w:szCs w:val="24"/>
          <w:lang w:eastAsia="ja-JP"/>
        </w:rPr>
      </w:pPr>
      <w:ins w:id="642" w:author="Gerard" w:date="2014-06-20T17:32:00Z">
        <w:r>
          <w:rPr>
            <w:noProof/>
          </w:rPr>
          <w:t>8.3.1.4. Shells are too thick</w:t>
        </w:r>
        <w:r>
          <w:rPr>
            <w:noProof/>
          </w:rPr>
          <w:tab/>
        </w:r>
        <w:r>
          <w:rPr>
            <w:noProof/>
          </w:rPr>
          <w:fldChar w:fldCharType="begin"/>
        </w:r>
        <w:r>
          <w:rPr>
            <w:noProof/>
          </w:rPr>
          <w:instrText xml:space="preserve"> PAGEREF _Toc264905097 \h </w:instrText>
        </w:r>
        <w:r>
          <w:rPr>
            <w:noProof/>
          </w:rPr>
        </w:r>
      </w:ins>
      <w:r>
        <w:rPr>
          <w:noProof/>
        </w:rPr>
        <w:fldChar w:fldCharType="separate"/>
      </w:r>
      <w:ins w:id="643" w:author="Gerard" w:date="2014-06-20T17:32:00Z">
        <w:r>
          <w:rPr>
            <w:noProof/>
          </w:rPr>
          <w:t>190</w:t>
        </w:r>
        <w:r>
          <w:rPr>
            <w:noProof/>
          </w:rPr>
          <w:fldChar w:fldCharType="end"/>
        </w:r>
      </w:ins>
    </w:p>
    <w:p w14:paraId="68C8B2E8" w14:textId="77777777" w:rsidR="00976D6B" w:rsidRDefault="00976D6B">
      <w:pPr>
        <w:pStyle w:val="TOC4"/>
        <w:tabs>
          <w:tab w:val="right" w:leader="dot" w:pos="9350"/>
        </w:tabs>
        <w:rPr>
          <w:ins w:id="644" w:author="Gerard" w:date="2014-06-20T17:32:00Z"/>
          <w:rFonts w:asciiTheme="minorHAnsi" w:eastAsiaTheme="minorEastAsia" w:hAnsiTheme="minorHAnsi" w:cstheme="minorBidi"/>
          <w:noProof/>
          <w:sz w:val="24"/>
          <w:szCs w:val="24"/>
          <w:lang w:eastAsia="ja-JP"/>
        </w:rPr>
      </w:pPr>
      <w:ins w:id="645" w:author="Gerard" w:date="2014-06-20T17:32:00Z">
        <w:r>
          <w:rPr>
            <w:noProof/>
          </w:rPr>
          <w:t>8.3.1.5. Rigid body modes</w:t>
        </w:r>
        <w:r>
          <w:rPr>
            <w:noProof/>
          </w:rPr>
          <w:tab/>
        </w:r>
        <w:r>
          <w:rPr>
            <w:noProof/>
          </w:rPr>
          <w:fldChar w:fldCharType="begin"/>
        </w:r>
        <w:r>
          <w:rPr>
            <w:noProof/>
          </w:rPr>
          <w:instrText xml:space="preserve"> PAGEREF _Toc264905098 \h </w:instrText>
        </w:r>
        <w:r>
          <w:rPr>
            <w:noProof/>
          </w:rPr>
        </w:r>
      </w:ins>
      <w:r>
        <w:rPr>
          <w:noProof/>
        </w:rPr>
        <w:fldChar w:fldCharType="separate"/>
      </w:r>
      <w:ins w:id="646" w:author="Gerard" w:date="2014-06-20T17:32:00Z">
        <w:r>
          <w:rPr>
            <w:noProof/>
          </w:rPr>
          <w:t>190</w:t>
        </w:r>
        <w:r>
          <w:rPr>
            <w:noProof/>
          </w:rPr>
          <w:fldChar w:fldCharType="end"/>
        </w:r>
      </w:ins>
    </w:p>
    <w:p w14:paraId="76844BA4" w14:textId="77777777" w:rsidR="00976D6B" w:rsidRDefault="00976D6B">
      <w:pPr>
        <w:pStyle w:val="TOC3"/>
        <w:tabs>
          <w:tab w:val="right" w:leader="dot" w:pos="9350"/>
        </w:tabs>
        <w:rPr>
          <w:ins w:id="647" w:author="Gerard" w:date="2014-06-20T17:32:00Z"/>
          <w:rFonts w:asciiTheme="minorHAnsi" w:eastAsiaTheme="minorEastAsia" w:hAnsiTheme="minorHAnsi" w:cstheme="minorBidi"/>
          <w:i w:val="0"/>
          <w:iCs w:val="0"/>
          <w:noProof/>
          <w:sz w:val="24"/>
          <w:szCs w:val="24"/>
          <w:lang w:eastAsia="ja-JP"/>
        </w:rPr>
      </w:pPr>
      <w:ins w:id="648" w:author="Gerard" w:date="2014-06-20T17:32:00Z">
        <w:r w:rsidRPr="000A7E2C">
          <w:rPr>
            <w:noProof/>
            <w:color w:val="000000"/>
          </w:rPr>
          <w:t>8.3.2.</w:t>
        </w:r>
        <w:r>
          <w:rPr>
            <w:noProof/>
          </w:rPr>
          <w:t xml:space="preserve"> Failure to converge</w:t>
        </w:r>
        <w:r>
          <w:rPr>
            <w:noProof/>
          </w:rPr>
          <w:tab/>
        </w:r>
        <w:r>
          <w:rPr>
            <w:noProof/>
          </w:rPr>
          <w:fldChar w:fldCharType="begin"/>
        </w:r>
        <w:r>
          <w:rPr>
            <w:noProof/>
          </w:rPr>
          <w:instrText xml:space="preserve"> PAGEREF _Toc264905099 \h </w:instrText>
        </w:r>
        <w:r>
          <w:rPr>
            <w:noProof/>
          </w:rPr>
        </w:r>
      </w:ins>
      <w:r>
        <w:rPr>
          <w:noProof/>
        </w:rPr>
        <w:fldChar w:fldCharType="separate"/>
      </w:r>
      <w:ins w:id="649" w:author="Gerard" w:date="2014-06-20T17:32:00Z">
        <w:r>
          <w:rPr>
            <w:noProof/>
          </w:rPr>
          <w:t>190</w:t>
        </w:r>
        <w:r>
          <w:rPr>
            <w:noProof/>
          </w:rPr>
          <w:fldChar w:fldCharType="end"/>
        </w:r>
      </w:ins>
    </w:p>
    <w:p w14:paraId="4C56B8DB" w14:textId="77777777" w:rsidR="00976D6B" w:rsidRDefault="00976D6B">
      <w:pPr>
        <w:pStyle w:val="TOC4"/>
        <w:tabs>
          <w:tab w:val="right" w:leader="dot" w:pos="9350"/>
        </w:tabs>
        <w:rPr>
          <w:ins w:id="650" w:author="Gerard" w:date="2014-06-20T17:32:00Z"/>
          <w:rFonts w:asciiTheme="minorHAnsi" w:eastAsiaTheme="minorEastAsia" w:hAnsiTheme="minorHAnsi" w:cstheme="minorBidi"/>
          <w:noProof/>
          <w:sz w:val="24"/>
          <w:szCs w:val="24"/>
          <w:lang w:eastAsia="ja-JP"/>
        </w:rPr>
      </w:pPr>
      <w:ins w:id="651" w:author="Gerard" w:date="2014-06-20T17:32:00Z">
        <w:r>
          <w:rPr>
            <w:noProof/>
          </w:rPr>
          <w:t>8.3.2.1. No loads applied</w:t>
        </w:r>
        <w:r>
          <w:rPr>
            <w:noProof/>
          </w:rPr>
          <w:tab/>
        </w:r>
        <w:r>
          <w:rPr>
            <w:noProof/>
          </w:rPr>
          <w:fldChar w:fldCharType="begin"/>
        </w:r>
        <w:r>
          <w:rPr>
            <w:noProof/>
          </w:rPr>
          <w:instrText xml:space="preserve"> PAGEREF _Toc264905100 \h </w:instrText>
        </w:r>
        <w:r>
          <w:rPr>
            <w:noProof/>
          </w:rPr>
        </w:r>
      </w:ins>
      <w:r>
        <w:rPr>
          <w:noProof/>
        </w:rPr>
        <w:fldChar w:fldCharType="separate"/>
      </w:r>
      <w:ins w:id="652" w:author="Gerard" w:date="2014-06-20T17:32:00Z">
        <w:r>
          <w:rPr>
            <w:noProof/>
          </w:rPr>
          <w:t>191</w:t>
        </w:r>
        <w:r>
          <w:rPr>
            <w:noProof/>
          </w:rPr>
          <w:fldChar w:fldCharType="end"/>
        </w:r>
      </w:ins>
    </w:p>
    <w:p w14:paraId="35FE8127" w14:textId="77777777" w:rsidR="00976D6B" w:rsidRDefault="00976D6B">
      <w:pPr>
        <w:pStyle w:val="TOC4"/>
        <w:tabs>
          <w:tab w:val="right" w:leader="dot" w:pos="9350"/>
        </w:tabs>
        <w:rPr>
          <w:ins w:id="653" w:author="Gerard" w:date="2014-06-20T17:32:00Z"/>
          <w:rFonts w:asciiTheme="minorHAnsi" w:eastAsiaTheme="minorEastAsia" w:hAnsiTheme="minorHAnsi" w:cstheme="minorBidi"/>
          <w:noProof/>
          <w:sz w:val="24"/>
          <w:szCs w:val="24"/>
          <w:lang w:eastAsia="ja-JP"/>
        </w:rPr>
      </w:pPr>
      <w:ins w:id="654" w:author="Gerard" w:date="2014-06-20T17:32:00Z">
        <w:r>
          <w:rPr>
            <w:noProof/>
          </w:rPr>
          <w:t>8.3.2.2. Convergence Tolerance Too Tight</w:t>
        </w:r>
        <w:r>
          <w:rPr>
            <w:noProof/>
          </w:rPr>
          <w:tab/>
        </w:r>
        <w:r>
          <w:rPr>
            <w:noProof/>
          </w:rPr>
          <w:fldChar w:fldCharType="begin"/>
        </w:r>
        <w:r>
          <w:rPr>
            <w:noProof/>
          </w:rPr>
          <w:instrText xml:space="preserve"> PAGEREF _Toc264905101 \h </w:instrText>
        </w:r>
        <w:r>
          <w:rPr>
            <w:noProof/>
          </w:rPr>
        </w:r>
      </w:ins>
      <w:r>
        <w:rPr>
          <w:noProof/>
        </w:rPr>
        <w:fldChar w:fldCharType="separate"/>
      </w:r>
      <w:ins w:id="655" w:author="Gerard" w:date="2014-06-20T17:32:00Z">
        <w:r>
          <w:rPr>
            <w:noProof/>
          </w:rPr>
          <w:t>191</w:t>
        </w:r>
        <w:r>
          <w:rPr>
            <w:noProof/>
          </w:rPr>
          <w:fldChar w:fldCharType="end"/>
        </w:r>
      </w:ins>
    </w:p>
    <w:p w14:paraId="7FAD759A" w14:textId="77777777" w:rsidR="00976D6B" w:rsidRDefault="00976D6B">
      <w:pPr>
        <w:pStyle w:val="TOC4"/>
        <w:tabs>
          <w:tab w:val="right" w:leader="dot" w:pos="9350"/>
        </w:tabs>
        <w:rPr>
          <w:ins w:id="656" w:author="Gerard" w:date="2014-06-20T17:32:00Z"/>
          <w:rFonts w:asciiTheme="minorHAnsi" w:eastAsiaTheme="minorEastAsia" w:hAnsiTheme="minorHAnsi" w:cstheme="minorBidi"/>
          <w:noProof/>
          <w:sz w:val="24"/>
          <w:szCs w:val="24"/>
          <w:lang w:eastAsia="ja-JP"/>
        </w:rPr>
      </w:pPr>
      <w:ins w:id="657" w:author="Gerard" w:date="2014-06-20T17:32:00Z">
        <w:r>
          <w:rPr>
            <w:noProof/>
          </w:rPr>
          <w:t>8.3.2.3. Forcing convergence</w:t>
        </w:r>
        <w:r>
          <w:rPr>
            <w:noProof/>
          </w:rPr>
          <w:tab/>
        </w:r>
        <w:r>
          <w:rPr>
            <w:noProof/>
          </w:rPr>
          <w:fldChar w:fldCharType="begin"/>
        </w:r>
        <w:r>
          <w:rPr>
            <w:noProof/>
          </w:rPr>
          <w:instrText xml:space="preserve"> PAGEREF _Toc264905102 \h </w:instrText>
        </w:r>
        <w:r>
          <w:rPr>
            <w:noProof/>
          </w:rPr>
        </w:r>
      </w:ins>
      <w:r>
        <w:rPr>
          <w:noProof/>
        </w:rPr>
        <w:fldChar w:fldCharType="separate"/>
      </w:r>
      <w:ins w:id="658" w:author="Gerard" w:date="2014-06-20T17:32:00Z">
        <w:r>
          <w:rPr>
            <w:noProof/>
          </w:rPr>
          <w:t>191</w:t>
        </w:r>
        <w:r>
          <w:rPr>
            <w:noProof/>
          </w:rPr>
          <w:fldChar w:fldCharType="end"/>
        </w:r>
      </w:ins>
    </w:p>
    <w:p w14:paraId="3C859D3E" w14:textId="77777777" w:rsidR="00976D6B" w:rsidRDefault="00976D6B">
      <w:pPr>
        <w:pStyle w:val="TOC4"/>
        <w:tabs>
          <w:tab w:val="right" w:leader="dot" w:pos="9350"/>
        </w:tabs>
        <w:rPr>
          <w:ins w:id="659" w:author="Gerard" w:date="2014-06-20T17:32:00Z"/>
          <w:rFonts w:asciiTheme="minorHAnsi" w:eastAsiaTheme="minorEastAsia" w:hAnsiTheme="minorHAnsi" w:cstheme="minorBidi"/>
          <w:noProof/>
          <w:sz w:val="24"/>
          <w:szCs w:val="24"/>
          <w:lang w:eastAsia="ja-JP"/>
        </w:rPr>
      </w:pPr>
      <w:ins w:id="660" w:author="Gerard" w:date="2014-06-20T17:32:00Z">
        <w:r>
          <w:rPr>
            <w:noProof/>
          </w:rPr>
          <w:t>8.3.2.4. Problems due to Contact</w:t>
        </w:r>
        <w:r>
          <w:rPr>
            <w:noProof/>
          </w:rPr>
          <w:tab/>
        </w:r>
        <w:r>
          <w:rPr>
            <w:noProof/>
          </w:rPr>
          <w:fldChar w:fldCharType="begin"/>
        </w:r>
        <w:r>
          <w:rPr>
            <w:noProof/>
          </w:rPr>
          <w:instrText xml:space="preserve"> PAGEREF _Toc264905103 \h </w:instrText>
        </w:r>
        <w:r>
          <w:rPr>
            <w:noProof/>
          </w:rPr>
        </w:r>
      </w:ins>
      <w:r>
        <w:rPr>
          <w:noProof/>
        </w:rPr>
        <w:fldChar w:fldCharType="separate"/>
      </w:r>
      <w:ins w:id="661" w:author="Gerard" w:date="2014-06-20T17:32:00Z">
        <w:r>
          <w:rPr>
            <w:noProof/>
          </w:rPr>
          <w:t>192</w:t>
        </w:r>
        <w:r>
          <w:rPr>
            <w:noProof/>
          </w:rPr>
          <w:fldChar w:fldCharType="end"/>
        </w:r>
      </w:ins>
    </w:p>
    <w:p w14:paraId="6CEE1695" w14:textId="77777777" w:rsidR="00976D6B" w:rsidRDefault="00976D6B">
      <w:pPr>
        <w:pStyle w:val="TOC2"/>
        <w:tabs>
          <w:tab w:val="right" w:leader="dot" w:pos="9350"/>
        </w:tabs>
        <w:rPr>
          <w:ins w:id="662" w:author="Gerard" w:date="2014-06-20T17:32:00Z"/>
          <w:rFonts w:asciiTheme="minorHAnsi" w:eastAsiaTheme="minorEastAsia" w:hAnsiTheme="minorHAnsi" w:cstheme="minorBidi"/>
          <w:smallCaps w:val="0"/>
          <w:noProof/>
          <w:sz w:val="24"/>
          <w:szCs w:val="24"/>
          <w:lang w:eastAsia="ja-JP"/>
        </w:rPr>
      </w:pPr>
      <w:ins w:id="663" w:author="Gerard" w:date="2014-06-20T17:32:00Z">
        <w:r>
          <w:rPr>
            <w:noProof/>
          </w:rPr>
          <w:t>8.4. Guidelines for Contact Problems</w:t>
        </w:r>
        <w:r>
          <w:rPr>
            <w:noProof/>
          </w:rPr>
          <w:tab/>
        </w:r>
        <w:r>
          <w:rPr>
            <w:noProof/>
          </w:rPr>
          <w:fldChar w:fldCharType="begin"/>
        </w:r>
        <w:r>
          <w:rPr>
            <w:noProof/>
          </w:rPr>
          <w:instrText xml:space="preserve"> PAGEREF _Toc264905104 \h </w:instrText>
        </w:r>
        <w:r>
          <w:rPr>
            <w:noProof/>
          </w:rPr>
        </w:r>
      </w:ins>
      <w:r>
        <w:rPr>
          <w:noProof/>
        </w:rPr>
        <w:fldChar w:fldCharType="separate"/>
      </w:r>
      <w:ins w:id="664" w:author="Gerard" w:date="2014-06-20T17:32:00Z">
        <w:r>
          <w:rPr>
            <w:noProof/>
          </w:rPr>
          <w:t>192</w:t>
        </w:r>
        <w:r>
          <w:rPr>
            <w:noProof/>
          </w:rPr>
          <w:fldChar w:fldCharType="end"/>
        </w:r>
      </w:ins>
    </w:p>
    <w:p w14:paraId="04E541C7" w14:textId="77777777" w:rsidR="00976D6B" w:rsidRDefault="00976D6B">
      <w:pPr>
        <w:pStyle w:val="TOC3"/>
        <w:tabs>
          <w:tab w:val="right" w:leader="dot" w:pos="9350"/>
        </w:tabs>
        <w:rPr>
          <w:ins w:id="665" w:author="Gerard" w:date="2014-06-20T17:32:00Z"/>
          <w:rFonts w:asciiTheme="minorHAnsi" w:eastAsiaTheme="minorEastAsia" w:hAnsiTheme="minorHAnsi" w:cstheme="minorBidi"/>
          <w:i w:val="0"/>
          <w:iCs w:val="0"/>
          <w:noProof/>
          <w:sz w:val="24"/>
          <w:szCs w:val="24"/>
          <w:lang w:eastAsia="ja-JP"/>
        </w:rPr>
      </w:pPr>
      <w:ins w:id="666" w:author="Gerard" w:date="2014-06-20T17:32:00Z">
        <w:r w:rsidRPr="000A7E2C">
          <w:rPr>
            <w:noProof/>
            <w:color w:val="000000"/>
          </w:rPr>
          <w:t>8.4.1.</w:t>
        </w:r>
        <w:r>
          <w:rPr>
            <w:noProof/>
          </w:rPr>
          <w:t xml:space="preserve"> The penalty method</w:t>
        </w:r>
        <w:r>
          <w:rPr>
            <w:noProof/>
          </w:rPr>
          <w:tab/>
        </w:r>
        <w:r>
          <w:rPr>
            <w:noProof/>
          </w:rPr>
          <w:fldChar w:fldCharType="begin"/>
        </w:r>
        <w:r>
          <w:rPr>
            <w:noProof/>
          </w:rPr>
          <w:instrText xml:space="preserve"> PAGEREF _Toc264905105 \h </w:instrText>
        </w:r>
        <w:r>
          <w:rPr>
            <w:noProof/>
          </w:rPr>
        </w:r>
      </w:ins>
      <w:r>
        <w:rPr>
          <w:noProof/>
        </w:rPr>
        <w:fldChar w:fldCharType="separate"/>
      </w:r>
      <w:ins w:id="667" w:author="Gerard" w:date="2014-06-20T17:32:00Z">
        <w:r>
          <w:rPr>
            <w:noProof/>
          </w:rPr>
          <w:t>192</w:t>
        </w:r>
        <w:r>
          <w:rPr>
            <w:noProof/>
          </w:rPr>
          <w:fldChar w:fldCharType="end"/>
        </w:r>
      </w:ins>
    </w:p>
    <w:p w14:paraId="6A191548" w14:textId="77777777" w:rsidR="00976D6B" w:rsidRDefault="00976D6B">
      <w:pPr>
        <w:pStyle w:val="TOC3"/>
        <w:tabs>
          <w:tab w:val="right" w:leader="dot" w:pos="9350"/>
        </w:tabs>
        <w:rPr>
          <w:ins w:id="668" w:author="Gerard" w:date="2014-06-20T17:32:00Z"/>
          <w:rFonts w:asciiTheme="minorHAnsi" w:eastAsiaTheme="minorEastAsia" w:hAnsiTheme="minorHAnsi" w:cstheme="minorBidi"/>
          <w:i w:val="0"/>
          <w:iCs w:val="0"/>
          <w:noProof/>
          <w:sz w:val="24"/>
          <w:szCs w:val="24"/>
          <w:lang w:eastAsia="ja-JP"/>
        </w:rPr>
      </w:pPr>
      <w:ins w:id="669" w:author="Gerard" w:date="2014-06-20T17:32:00Z">
        <w:r w:rsidRPr="000A7E2C">
          <w:rPr>
            <w:noProof/>
            <w:color w:val="000000"/>
          </w:rPr>
          <w:t>8.4.2.</w:t>
        </w:r>
        <w:r>
          <w:rPr>
            <w:noProof/>
          </w:rPr>
          <w:t xml:space="preserve"> Augmented Lagrangian Method</w:t>
        </w:r>
        <w:r>
          <w:rPr>
            <w:noProof/>
          </w:rPr>
          <w:tab/>
        </w:r>
        <w:r>
          <w:rPr>
            <w:noProof/>
          </w:rPr>
          <w:fldChar w:fldCharType="begin"/>
        </w:r>
        <w:r>
          <w:rPr>
            <w:noProof/>
          </w:rPr>
          <w:instrText xml:space="preserve"> PAGEREF _Toc264905106 \h </w:instrText>
        </w:r>
        <w:r>
          <w:rPr>
            <w:noProof/>
          </w:rPr>
        </w:r>
      </w:ins>
      <w:r>
        <w:rPr>
          <w:noProof/>
        </w:rPr>
        <w:fldChar w:fldCharType="separate"/>
      </w:r>
      <w:ins w:id="670" w:author="Gerard" w:date="2014-06-20T17:32:00Z">
        <w:r>
          <w:rPr>
            <w:noProof/>
          </w:rPr>
          <w:t>192</w:t>
        </w:r>
        <w:r>
          <w:rPr>
            <w:noProof/>
          </w:rPr>
          <w:fldChar w:fldCharType="end"/>
        </w:r>
      </w:ins>
    </w:p>
    <w:p w14:paraId="5F524884" w14:textId="77777777" w:rsidR="00976D6B" w:rsidRDefault="00976D6B">
      <w:pPr>
        <w:pStyle w:val="TOC3"/>
        <w:tabs>
          <w:tab w:val="right" w:leader="dot" w:pos="9350"/>
        </w:tabs>
        <w:rPr>
          <w:ins w:id="671" w:author="Gerard" w:date="2014-06-20T17:32:00Z"/>
          <w:rFonts w:asciiTheme="minorHAnsi" w:eastAsiaTheme="minorEastAsia" w:hAnsiTheme="minorHAnsi" w:cstheme="minorBidi"/>
          <w:i w:val="0"/>
          <w:iCs w:val="0"/>
          <w:noProof/>
          <w:sz w:val="24"/>
          <w:szCs w:val="24"/>
          <w:lang w:eastAsia="ja-JP"/>
        </w:rPr>
      </w:pPr>
      <w:ins w:id="672" w:author="Gerard" w:date="2014-06-20T17:32:00Z">
        <w:r w:rsidRPr="000A7E2C">
          <w:rPr>
            <w:noProof/>
            <w:color w:val="000000"/>
          </w:rPr>
          <w:lastRenderedPageBreak/>
          <w:t>8.4.3.</w:t>
        </w:r>
        <w:r>
          <w:rPr>
            <w:noProof/>
          </w:rPr>
          <w:t xml:space="preserve"> Initial Separation</w:t>
        </w:r>
        <w:r>
          <w:rPr>
            <w:noProof/>
          </w:rPr>
          <w:tab/>
        </w:r>
        <w:r>
          <w:rPr>
            <w:noProof/>
          </w:rPr>
          <w:fldChar w:fldCharType="begin"/>
        </w:r>
        <w:r>
          <w:rPr>
            <w:noProof/>
          </w:rPr>
          <w:instrText xml:space="preserve"> PAGEREF _Toc264905107 \h </w:instrText>
        </w:r>
        <w:r>
          <w:rPr>
            <w:noProof/>
          </w:rPr>
        </w:r>
      </w:ins>
      <w:r>
        <w:rPr>
          <w:noProof/>
        </w:rPr>
        <w:fldChar w:fldCharType="separate"/>
      </w:r>
      <w:ins w:id="673" w:author="Gerard" w:date="2014-06-20T17:32:00Z">
        <w:r>
          <w:rPr>
            <w:noProof/>
          </w:rPr>
          <w:t>193</w:t>
        </w:r>
        <w:r>
          <w:rPr>
            <w:noProof/>
          </w:rPr>
          <w:fldChar w:fldCharType="end"/>
        </w:r>
      </w:ins>
    </w:p>
    <w:p w14:paraId="72B4D63A" w14:textId="77777777" w:rsidR="00976D6B" w:rsidRDefault="00976D6B">
      <w:pPr>
        <w:pStyle w:val="TOC2"/>
        <w:tabs>
          <w:tab w:val="right" w:leader="dot" w:pos="9350"/>
        </w:tabs>
        <w:rPr>
          <w:ins w:id="674" w:author="Gerard" w:date="2014-06-20T17:32:00Z"/>
          <w:rFonts w:asciiTheme="minorHAnsi" w:eastAsiaTheme="minorEastAsia" w:hAnsiTheme="minorHAnsi" w:cstheme="minorBidi"/>
          <w:smallCaps w:val="0"/>
          <w:noProof/>
          <w:sz w:val="24"/>
          <w:szCs w:val="24"/>
          <w:lang w:eastAsia="ja-JP"/>
        </w:rPr>
      </w:pPr>
      <w:ins w:id="675" w:author="Gerard" w:date="2014-06-20T17:32:00Z">
        <w:r>
          <w:rPr>
            <w:noProof/>
          </w:rPr>
          <w:t>8.5. Guidelines for Multiphasic Analyses</w:t>
        </w:r>
        <w:r>
          <w:rPr>
            <w:noProof/>
          </w:rPr>
          <w:tab/>
        </w:r>
        <w:r>
          <w:rPr>
            <w:noProof/>
          </w:rPr>
          <w:fldChar w:fldCharType="begin"/>
        </w:r>
        <w:r>
          <w:rPr>
            <w:noProof/>
          </w:rPr>
          <w:instrText xml:space="preserve"> PAGEREF _Toc264905108 \h </w:instrText>
        </w:r>
        <w:r>
          <w:rPr>
            <w:noProof/>
          </w:rPr>
        </w:r>
      </w:ins>
      <w:r>
        <w:rPr>
          <w:noProof/>
        </w:rPr>
        <w:fldChar w:fldCharType="separate"/>
      </w:r>
      <w:ins w:id="676" w:author="Gerard" w:date="2014-06-20T17:32:00Z">
        <w:r>
          <w:rPr>
            <w:noProof/>
          </w:rPr>
          <w:t>193</w:t>
        </w:r>
        <w:r>
          <w:rPr>
            <w:noProof/>
          </w:rPr>
          <w:fldChar w:fldCharType="end"/>
        </w:r>
      </w:ins>
    </w:p>
    <w:p w14:paraId="1E8B6CF4" w14:textId="77777777" w:rsidR="00976D6B" w:rsidRDefault="00976D6B">
      <w:pPr>
        <w:pStyle w:val="TOC3"/>
        <w:tabs>
          <w:tab w:val="right" w:leader="dot" w:pos="9350"/>
        </w:tabs>
        <w:rPr>
          <w:ins w:id="677" w:author="Gerard" w:date="2014-06-20T17:32:00Z"/>
          <w:rFonts w:asciiTheme="minorHAnsi" w:eastAsiaTheme="minorEastAsia" w:hAnsiTheme="minorHAnsi" w:cstheme="minorBidi"/>
          <w:i w:val="0"/>
          <w:iCs w:val="0"/>
          <w:noProof/>
          <w:sz w:val="24"/>
          <w:szCs w:val="24"/>
          <w:lang w:eastAsia="ja-JP"/>
        </w:rPr>
      </w:pPr>
      <w:ins w:id="678" w:author="Gerard" w:date="2014-06-20T17:32:00Z">
        <w:r w:rsidRPr="000A7E2C">
          <w:rPr>
            <w:noProof/>
            <w:color w:val="000000"/>
          </w:rPr>
          <w:t>8.5.1.</w:t>
        </w:r>
        <w:r>
          <w:rPr>
            <w:noProof/>
          </w:rPr>
          <w:t xml:space="preserve"> Initial State of Swelling</w:t>
        </w:r>
        <w:r>
          <w:rPr>
            <w:noProof/>
          </w:rPr>
          <w:tab/>
        </w:r>
        <w:r>
          <w:rPr>
            <w:noProof/>
          </w:rPr>
          <w:fldChar w:fldCharType="begin"/>
        </w:r>
        <w:r>
          <w:rPr>
            <w:noProof/>
          </w:rPr>
          <w:instrText xml:space="preserve"> PAGEREF _Toc264905109 \h </w:instrText>
        </w:r>
        <w:r>
          <w:rPr>
            <w:noProof/>
          </w:rPr>
        </w:r>
      </w:ins>
      <w:r>
        <w:rPr>
          <w:noProof/>
        </w:rPr>
        <w:fldChar w:fldCharType="separate"/>
      </w:r>
      <w:ins w:id="679" w:author="Gerard" w:date="2014-06-20T17:32:00Z">
        <w:r>
          <w:rPr>
            <w:noProof/>
          </w:rPr>
          <w:t>193</w:t>
        </w:r>
        <w:r>
          <w:rPr>
            <w:noProof/>
          </w:rPr>
          <w:fldChar w:fldCharType="end"/>
        </w:r>
      </w:ins>
    </w:p>
    <w:p w14:paraId="65DF861C" w14:textId="77777777" w:rsidR="00976D6B" w:rsidRDefault="00976D6B">
      <w:pPr>
        <w:pStyle w:val="TOC3"/>
        <w:tabs>
          <w:tab w:val="right" w:leader="dot" w:pos="9350"/>
        </w:tabs>
        <w:rPr>
          <w:ins w:id="680" w:author="Gerard" w:date="2014-06-20T17:32:00Z"/>
          <w:rFonts w:asciiTheme="minorHAnsi" w:eastAsiaTheme="minorEastAsia" w:hAnsiTheme="minorHAnsi" w:cstheme="minorBidi"/>
          <w:i w:val="0"/>
          <w:iCs w:val="0"/>
          <w:noProof/>
          <w:sz w:val="24"/>
          <w:szCs w:val="24"/>
          <w:lang w:eastAsia="ja-JP"/>
        </w:rPr>
      </w:pPr>
      <w:ins w:id="681" w:author="Gerard" w:date="2014-06-20T17:32:00Z">
        <w:r w:rsidRPr="000A7E2C">
          <w:rPr>
            <w:noProof/>
            <w:color w:val="000000"/>
          </w:rPr>
          <w:t>8.5.2.</w:t>
        </w:r>
        <w:r>
          <w:rPr>
            <w:noProof/>
          </w:rPr>
          <w:t xml:space="preserve"> Prescribed Boundary Conditions</w:t>
        </w:r>
        <w:r>
          <w:rPr>
            <w:noProof/>
          </w:rPr>
          <w:tab/>
        </w:r>
        <w:r>
          <w:rPr>
            <w:noProof/>
          </w:rPr>
          <w:fldChar w:fldCharType="begin"/>
        </w:r>
        <w:r>
          <w:rPr>
            <w:noProof/>
          </w:rPr>
          <w:instrText xml:space="preserve"> PAGEREF _Toc264905110 \h </w:instrText>
        </w:r>
        <w:r>
          <w:rPr>
            <w:noProof/>
          </w:rPr>
        </w:r>
      </w:ins>
      <w:r>
        <w:rPr>
          <w:noProof/>
        </w:rPr>
        <w:fldChar w:fldCharType="separate"/>
      </w:r>
      <w:ins w:id="682" w:author="Gerard" w:date="2014-06-20T17:32:00Z">
        <w:r>
          <w:rPr>
            <w:noProof/>
          </w:rPr>
          <w:t>194</w:t>
        </w:r>
        <w:r>
          <w:rPr>
            <w:noProof/>
          </w:rPr>
          <w:fldChar w:fldCharType="end"/>
        </w:r>
      </w:ins>
    </w:p>
    <w:p w14:paraId="4B28C639" w14:textId="77777777" w:rsidR="00976D6B" w:rsidRDefault="00976D6B">
      <w:pPr>
        <w:pStyle w:val="TOC3"/>
        <w:tabs>
          <w:tab w:val="right" w:leader="dot" w:pos="9350"/>
        </w:tabs>
        <w:rPr>
          <w:ins w:id="683" w:author="Gerard" w:date="2014-06-20T17:32:00Z"/>
          <w:rFonts w:asciiTheme="minorHAnsi" w:eastAsiaTheme="minorEastAsia" w:hAnsiTheme="minorHAnsi" w:cstheme="minorBidi"/>
          <w:i w:val="0"/>
          <w:iCs w:val="0"/>
          <w:noProof/>
          <w:sz w:val="24"/>
          <w:szCs w:val="24"/>
          <w:lang w:eastAsia="ja-JP"/>
        </w:rPr>
      </w:pPr>
      <w:ins w:id="684" w:author="Gerard" w:date="2014-06-20T17:32:00Z">
        <w:r w:rsidRPr="000A7E2C">
          <w:rPr>
            <w:noProof/>
            <w:color w:val="000000"/>
          </w:rPr>
          <w:t>8.5.3.</w:t>
        </w:r>
        <w:r>
          <w:rPr>
            <w:noProof/>
          </w:rPr>
          <w:t xml:space="preserve"> Prescribed Initial Conditions</w:t>
        </w:r>
        <w:r>
          <w:rPr>
            <w:noProof/>
          </w:rPr>
          <w:tab/>
        </w:r>
        <w:r>
          <w:rPr>
            <w:noProof/>
          </w:rPr>
          <w:fldChar w:fldCharType="begin"/>
        </w:r>
        <w:r>
          <w:rPr>
            <w:noProof/>
          </w:rPr>
          <w:instrText xml:space="preserve"> PAGEREF _Toc264905111 \h </w:instrText>
        </w:r>
        <w:r>
          <w:rPr>
            <w:noProof/>
          </w:rPr>
        </w:r>
      </w:ins>
      <w:r>
        <w:rPr>
          <w:noProof/>
        </w:rPr>
        <w:fldChar w:fldCharType="separate"/>
      </w:r>
      <w:ins w:id="685" w:author="Gerard" w:date="2014-06-20T17:32:00Z">
        <w:r>
          <w:rPr>
            <w:noProof/>
          </w:rPr>
          <w:t>195</w:t>
        </w:r>
        <w:r>
          <w:rPr>
            <w:noProof/>
          </w:rPr>
          <w:fldChar w:fldCharType="end"/>
        </w:r>
      </w:ins>
    </w:p>
    <w:p w14:paraId="764961AE" w14:textId="77777777" w:rsidR="00976D6B" w:rsidRDefault="00976D6B">
      <w:pPr>
        <w:pStyle w:val="TOC3"/>
        <w:tabs>
          <w:tab w:val="right" w:leader="dot" w:pos="9350"/>
        </w:tabs>
        <w:rPr>
          <w:ins w:id="686" w:author="Gerard" w:date="2014-06-20T17:32:00Z"/>
          <w:rFonts w:asciiTheme="minorHAnsi" w:eastAsiaTheme="minorEastAsia" w:hAnsiTheme="minorHAnsi" w:cstheme="minorBidi"/>
          <w:i w:val="0"/>
          <w:iCs w:val="0"/>
          <w:noProof/>
          <w:sz w:val="24"/>
          <w:szCs w:val="24"/>
          <w:lang w:eastAsia="ja-JP"/>
        </w:rPr>
      </w:pPr>
      <w:ins w:id="687" w:author="Gerard" w:date="2014-06-20T17:32:00Z">
        <w:r w:rsidRPr="000A7E2C">
          <w:rPr>
            <w:noProof/>
            <w:color w:val="000000"/>
          </w:rPr>
          <w:t>8.5.4.</w:t>
        </w:r>
        <w:r>
          <w:rPr>
            <w:noProof/>
          </w:rPr>
          <w:t xml:space="preserve"> Prescribed Effective Solute Flux</w:t>
        </w:r>
        <w:r>
          <w:rPr>
            <w:noProof/>
          </w:rPr>
          <w:tab/>
        </w:r>
        <w:r>
          <w:rPr>
            <w:noProof/>
          </w:rPr>
          <w:fldChar w:fldCharType="begin"/>
        </w:r>
        <w:r>
          <w:rPr>
            <w:noProof/>
          </w:rPr>
          <w:instrText xml:space="preserve"> PAGEREF _Toc264905112 \h </w:instrText>
        </w:r>
        <w:r>
          <w:rPr>
            <w:noProof/>
          </w:rPr>
        </w:r>
      </w:ins>
      <w:r>
        <w:rPr>
          <w:noProof/>
        </w:rPr>
        <w:fldChar w:fldCharType="separate"/>
      </w:r>
      <w:ins w:id="688" w:author="Gerard" w:date="2014-06-20T17:32:00Z">
        <w:r>
          <w:rPr>
            <w:noProof/>
          </w:rPr>
          <w:t>195</w:t>
        </w:r>
        <w:r>
          <w:rPr>
            <w:noProof/>
          </w:rPr>
          <w:fldChar w:fldCharType="end"/>
        </w:r>
      </w:ins>
    </w:p>
    <w:p w14:paraId="78353C67" w14:textId="77777777" w:rsidR="00976D6B" w:rsidRDefault="00976D6B">
      <w:pPr>
        <w:pStyle w:val="TOC3"/>
        <w:tabs>
          <w:tab w:val="right" w:leader="dot" w:pos="9350"/>
        </w:tabs>
        <w:rPr>
          <w:ins w:id="689" w:author="Gerard" w:date="2014-06-20T17:32:00Z"/>
          <w:rFonts w:asciiTheme="minorHAnsi" w:eastAsiaTheme="minorEastAsia" w:hAnsiTheme="minorHAnsi" w:cstheme="minorBidi"/>
          <w:i w:val="0"/>
          <w:iCs w:val="0"/>
          <w:noProof/>
          <w:sz w:val="24"/>
          <w:szCs w:val="24"/>
          <w:lang w:eastAsia="ja-JP"/>
        </w:rPr>
      </w:pPr>
      <w:ins w:id="690" w:author="Gerard" w:date="2014-06-20T17:32:00Z">
        <w:r w:rsidRPr="000A7E2C">
          <w:rPr>
            <w:noProof/>
            <w:color w:val="000000"/>
          </w:rPr>
          <w:t>8.5.5.</w:t>
        </w:r>
        <w:r>
          <w:rPr>
            <w:noProof/>
          </w:rPr>
          <w:t xml:space="preserve"> Prescribed Electric Current Density</w:t>
        </w:r>
        <w:r>
          <w:rPr>
            <w:noProof/>
          </w:rPr>
          <w:tab/>
        </w:r>
        <w:r>
          <w:rPr>
            <w:noProof/>
          </w:rPr>
          <w:fldChar w:fldCharType="begin"/>
        </w:r>
        <w:r>
          <w:rPr>
            <w:noProof/>
          </w:rPr>
          <w:instrText xml:space="preserve"> PAGEREF _Toc264905113 \h </w:instrText>
        </w:r>
        <w:r>
          <w:rPr>
            <w:noProof/>
          </w:rPr>
        </w:r>
      </w:ins>
      <w:r>
        <w:rPr>
          <w:noProof/>
        </w:rPr>
        <w:fldChar w:fldCharType="separate"/>
      </w:r>
      <w:ins w:id="691" w:author="Gerard" w:date="2014-06-20T17:32:00Z">
        <w:r>
          <w:rPr>
            <w:noProof/>
          </w:rPr>
          <w:t>195</w:t>
        </w:r>
        <w:r>
          <w:rPr>
            <w:noProof/>
          </w:rPr>
          <w:fldChar w:fldCharType="end"/>
        </w:r>
      </w:ins>
    </w:p>
    <w:p w14:paraId="2D5B46B6" w14:textId="77777777" w:rsidR="00976D6B" w:rsidRDefault="00976D6B">
      <w:pPr>
        <w:pStyle w:val="TOC3"/>
        <w:tabs>
          <w:tab w:val="right" w:leader="dot" w:pos="9350"/>
        </w:tabs>
        <w:rPr>
          <w:ins w:id="692" w:author="Gerard" w:date="2014-06-20T17:32:00Z"/>
          <w:rFonts w:asciiTheme="minorHAnsi" w:eastAsiaTheme="minorEastAsia" w:hAnsiTheme="minorHAnsi" w:cstheme="minorBidi"/>
          <w:i w:val="0"/>
          <w:iCs w:val="0"/>
          <w:noProof/>
          <w:sz w:val="24"/>
          <w:szCs w:val="24"/>
          <w:lang w:eastAsia="ja-JP"/>
        </w:rPr>
      </w:pPr>
      <w:ins w:id="693" w:author="Gerard" w:date="2014-06-20T17:32:00Z">
        <w:r w:rsidRPr="000A7E2C">
          <w:rPr>
            <w:noProof/>
            <w:color w:val="000000"/>
          </w:rPr>
          <w:t>8.5.6.</w:t>
        </w:r>
        <w:r>
          <w:rPr>
            <w:noProof/>
          </w:rPr>
          <w:t xml:space="preserve"> Electrical Grounding</w:t>
        </w:r>
        <w:r>
          <w:rPr>
            <w:noProof/>
          </w:rPr>
          <w:tab/>
        </w:r>
        <w:r>
          <w:rPr>
            <w:noProof/>
          </w:rPr>
          <w:fldChar w:fldCharType="begin"/>
        </w:r>
        <w:r>
          <w:rPr>
            <w:noProof/>
          </w:rPr>
          <w:instrText xml:space="preserve"> PAGEREF _Toc264905114 \h </w:instrText>
        </w:r>
        <w:r>
          <w:rPr>
            <w:noProof/>
          </w:rPr>
        </w:r>
      </w:ins>
      <w:r>
        <w:rPr>
          <w:noProof/>
        </w:rPr>
        <w:fldChar w:fldCharType="separate"/>
      </w:r>
      <w:ins w:id="694" w:author="Gerard" w:date="2014-06-20T17:32:00Z">
        <w:r>
          <w:rPr>
            <w:noProof/>
          </w:rPr>
          <w:t>196</w:t>
        </w:r>
        <w:r>
          <w:rPr>
            <w:noProof/>
          </w:rPr>
          <w:fldChar w:fldCharType="end"/>
        </w:r>
      </w:ins>
    </w:p>
    <w:p w14:paraId="21B4815F" w14:textId="77777777" w:rsidR="00976D6B" w:rsidRDefault="00976D6B">
      <w:pPr>
        <w:pStyle w:val="TOC2"/>
        <w:tabs>
          <w:tab w:val="right" w:leader="dot" w:pos="9350"/>
        </w:tabs>
        <w:rPr>
          <w:ins w:id="695" w:author="Gerard" w:date="2014-06-20T17:32:00Z"/>
          <w:rFonts w:asciiTheme="minorHAnsi" w:eastAsiaTheme="minorEastAsia" w:hAnsiTheme="minorHAnsi" w:cstheme="minorBidi"/>
          <w:smallCaps w:val="0"/>
          <w:noProof/>
          <w:sz w:val="24"/>
          <w:szCs w:val="24"/>
          <w:lang w:eastAsia="ja-JP"/>
        </w:rPr>
      </w:pPr>
      <w:ins w:id="696" w:author="Gerard" w:date="2014-06-20T17:32:00Z">
        <w:r>
          <w:rPr>
            <w:noProof/>
          </w:rPr>
          <w:t>8.6. Understanding the Solution</w:t>
        </w:r>
        <w:r>
          <w:rPr>
            <w:noProof/>
          </w:rPr>
          <w:tab/>
        </w:r>
        <w:r>
          <w:rPr>
            <w:noProof/>
          </w:rPr>
          <w:fldChar w:fldCharType="begin"/>
        </w:r>
        <w:r>
          <w:rPr>
            <w:noProof/>
          </w:rPr>
          <w:instrText xml:space="preserve"> PAGEREF _Toc264905115 \h </w:instrText>
        </w:r>
        <w:r>
          <w:rPr>
            <w:noProof/>
          </w:rPr>
        </w:r>
      </w:ins>
      <w:r>
        <w:rPr>
          <w:noProof/>
        </w:rPr>
        <w:fldChar w:fldCharType="separate"/>
      </w:r>
      <w:ins w:id="697" w:author="Gerard" w:date="2014-06-20T17:32:00Z">
        <w:r>
          <w:rPr>
            <w:noProof/>
          </w:rPr>
          <w:t>196</w:t>
        </w:r>
        <w:r>
          <w:rPr>
            <w:noProof/>
          </w:rPr>
          <w:fldChar w:fldCharType="end"/>
        </w:r>
      </w:ins>
    </w:p>
    <w:p w14:paraId="24D3D768" w14:textId="77777777" w:rsidR="00976D6B" w:rsidRDefault="00976D6B">
      <w:pPr>
        <w:pStyle w:val="TOC3"/>
        <w:tabs>
          <w:tab w:val="right" w:leader="dot" w:pos="9350"/>
        </w:tabs>
        <w:rPr>
          <w:ins w:id="698" w:author="Gerard" w:date="2014-06-20T17:32:00Z"/>
          <w:rFonts w:asciiTheme="minorHAnsi" w:eastAsiaTheme="minorEastAsia" w:hAnsiTheme="minorHAnsi" w:cstheme="minorBidi"/>
          <w:i w:val="0"/>
          <w:iCs w:val="0"/>
          <w:noProof/>
          <w:sz w:val="24"/>
          <w:szCs w:val="24"/>
          <w:lang w:eastAsia="ja-JP"/>
        </w:rPr>
      </w:pPr>
      <w:ins w:id="699" w:author="Gerard" w:date="2014-06-20T17:32:00Z">
        <w:r w:rsidRPr="000A7E2C">
          <w:rPr>
            <w:noProof/>
            <w:color w:val="000000"/>
          </w:rPr>
          <w:t>8.6.1.</w:t>
        </w:r>
        <w:r>
          <w:rPr>
            <w:noProof/>
          </w:rPr>
          <w:t xml:space="preserve"> Mesh convergence</w:t>
        </w:r>
        <w:r>
          <w:rPr>
            <w:noProof/>
          </w:rPr>
          <w:tab/>
        </w:r>
        <w:r>
          <w:rPr>
            <w:noProof/>
          </w:rPr>
          <w:fldChar w:fldCharType="begin"/>
        </w:r>
        <w:r>
          <w:rPr>
            <w:noProof/>
          </w:rPr>
          <w:instrText xml:space="preserve"> PAGEREF _Toc264905116 \h </w:instrText>
        </w:r>
        <w:r>
          <w:rPr>
            <w:noProof/>
          </w:rPr>
        </w:r>
      </w:ins>
      <w:r>
        <w:rPr>
          <w:noProof/>
        </w:rPr>
        <w:fldChar w:fldCharType="separate"/>
      </w:r>
      <w:ins w:id="700" w:author="Gerard" w:date="2014-06-20T17:32:00Z">
        <w:r>
          <w:rPr>
            <w:noProof/>
          </w:rPr>
          <w:t>196</w:t>
        </w:r>
        <w:r>
          <w:rPr>
            <w:noProof/>
          </w:rPr>
          <w:fldChar w:fldCharType="end"/>
        </w:r>
      </w:ins>
    </w:p>
    <w:p w14:paraId="6DFB659A" w14:textId="77777777" w:rsidR="00976D6B" w:rsidRDefault="00976D6B">
      <w:pPr>
        <w:pStyle w:val="TOC3"/>
        <w:tabs>
          <w:tab w:val="right" w:leader="dot" w:pos="9350"/>
        </w:tabs>
        <w:rPr>
          <w:ins w:id="701" w:author="Gerard" w:date="2014-06-20T17:32:00Z"/>
          <w:rFonts w:asciiTheme="minorHAnsi" w:eastAsiaTheme="minorEastAsia" w:hAnsiTheme="minorHAnsi" w:cstheme="minorBidi"/>
          <w:i w:val="0"/>
          <w:iCs w:val="0"/>
          <w:noProof/>
          <w:sz w:val="24"/>
          <w:szCs w:val="24"/>
          <w:lang w:eastAsia="ja-JP"/>
        </w:rPr>
      </w:pPr>
      <w:ins w:id="702" w:author="Gerard" w:date="2014-06-20T17:32:00Z">
        <w:r w:rsidRPr="000A7E2C">
          <w:rPr>
            <w:noProof/>
            <w:color w:val="000000"/>
          </w:rPr>
          <w:t>8.6.2.</w:t>
        </w:r>
        <w:r>
          <w:rPr>
            <w:noProof/>
          </w:rPr>
          <w:t xml:space="preserve"> Constraint enforcement</w:t>
        </w:r>
        <w:r>
          <w:rPr>
            <w:noProof/>
          </w:rPr>
          <w:tab/>
        </w:r>
        <w:r>
          <w:rPr>
            <w:noProof/>
          </w:rPr>
          <w:fldChar w:fldCharType="begin"/>
        </w:r>
        <w:r>
          <w:rPr>
            <w:noProof/>
          </w:rPr>
          <w:instrText xml:space="preserve"> PAGEREF _Toc264905117 \h </w:instrText>
        </w:r>
        <w:r>
          <w:rPr>
            <w:noProof/>
          </w:rPr>
        </w:r>
      </w:ins>
      <w:r>
        <w:rPr>
          <w:noProof/>
        </w:rPr>
        <w:fldChar w:fldCharType="separate"/>
      </w:r>
      <w:ins w:id="703" w:author="Gerard" w:date="2014-06-20T17:32:00Z">
        <w:r>
          <w:rPr>
            <w:noProof/>
          </w:rPr>
          <w:t>196</w:t>
        </w:r>
        <w:r>
          <w:rPr>
            <w:noProof/>
          </w:rPr>
          <w:fldChar w:fldCharType="end"/>
        </w:r>
      </w:ins>
    </w:p>
    <w:p w14:paraId="6075C752" w14:textId="77777777" w:rsidR="00976D6B" w:rsidRDefault="00976D6B">
      <w:pPr>
        <w:pStyle w:val="TOC2"/>
        <w:tabs>
          <w:tab w:val="right" w:leader="dot" w:pos="9350"/>
        </w:tabs>
        <w:rPr>
          <w:ins w:id="704" w:author="Gerard" w:date="2014-06-20T17:32:00Z"/>
          <w:rFonts w:asciiTheme="minorHAnsi" w:eastAsiaTheme="minorEastAsia" w:hAnsiTheme="minorHAnsi" w:cstheme="minorBidi"/>
          <w:smallCaps w:val="0"/>
          <w:noProof/>
          <w:sz w:val="24"/>
          <w:szCs w:val="24"/>
          <w:lang w:eastAsia="ja-JP"/>
        </w:rPr>
      </w:pPr>
      <w:ins w:id="705" w:author="Gerard" w:date="2014-06-20T17:32:00Z">
        <w:r>
          <w:rPr>
            <w:noProof/>
          </w:rPr>
          <w:t>8.7. Limitations of FEBio</w:t>
        </w:r>
        <w:r>
          <w:rPr>
            <w:noProof/>
          </w:rPr>
          <w:tab/>
        </w:r>
        <w:r>
          <w:rPr>
            <w:noProof/>
          </w:rPr>
          <w:fldChar w:fldCharType="begin"/>
        </w:r>
        <w:r>
          <w:rPr>
            <w:noProof/>
          </w:rPr>
          <w:instrText xml:space="preserve"> PAGEREF _Toc264905118 \h </w:instrText>
        </w:r>
        <w:r>
          <w:rPr>
            <w:noProof/>
          </w:rPr>
        </w:r>
      </w:ins>
      <w:r>
        <w:rPr>
          <w:noProof/>
        </w:rPr>
        <w:fldChar w:fldCharType="separate"/>
      </w:r>
      <w:ins w:id="706" w:author="Gerard" w:date="2014-06-20T17:32:00Z">
        <w:r>
          <w:rPr>
            <w:noProof/>
          </w:rPr>
          <w:t>197</w:t>
        </w:r>
        <w:r>
          <w:rPr>
            <w:noProof/>
          </w:rPr>
          <w:fldChar w:fldCharType="end"/>
        </w:r>
      </w:ins>
    </w:p>
    <w:p w14:paraId="216C70BA" w14:textId="77777777" w:rsidR="00976D6B" w:rsidRDefault="00976D6B">
      <w:pPr>
        <w:pStyle w:val="TOC3"/>
        <w:tabs>
          <w:tab w:val="right" w:leader="dot" w:pos="9350"/>
        </w:tabs>
        <w:rPr>
          <w:ins w:id="707" w:author="Gerard" w:date="2014-06-20T17:32:00Z"/>
          <w:rFonts w:asciiTheme="minorHAnsi" w:eastAsiaTheme="minorEastAsia" w:hAnsiTheme="minorHAnsi" w:cstheme="minorBidi"/>
          <w:i w:val="0"/>
          <w:iCs w:val="0"/>
          <w:noProof/>
          <w:sz w:val="24"/>
          <w:szCs w:val="24"/>
          <w:lang w:eastAsia="ja-JP"/>
        </w:rPr>
      </w:pPr>
      <w:ins w:id="708" w:author="Gerard" w:date="2014-06-20T17:32:00Z">
        <w:r w:rsidRPr="000A7E2C">
          <w:rPr>
            <w:noProof/>
            <w:color w:val="000000"/>
          </w:rPr>
          <w:t>8.7.1.</w:t>
        </w:r>
        <w:r>
          <w:rPr>
            <w:noProof/>
          </w:rPr>
          <w:t xml:space="preserve"> Geometrical instabilities</w:t>
        </w:r>
        <w:r>
          <w:rPr>
            <w:noProof/>
          </w:rPr>
          <w:tab/>
        </w:r>
        <w:r>
          <w:rPr>
            <w:noProof/>
          </w:rPr>
          <w:fldChar w:fldCharType="begin"/>
        </w:r>
        <w:r>
          <w:rPr>
            <w:noProof/>
          </w:rPr>
          <w:instrText xml:space="preserve"> PAGEREF _Toc264905119 \h </w:instrText>
        </w:r>
        <w:r>
          <w:rPr>
            <w:noProof/>
          </w:rPr>
        </w:r>
      </w:ins>
      <w:r>
        <w:rPr>
          <w:noProof/>
        </w:rPr>
        <w:fldChar w:fldCharType="separate"/>
      </w:r>
      <w:ins w:id="709" w:author="Gerard" w:date="2014-06-20T17:32:00Z">
        <w:r>
          <w:rPr>
            <w:noProof/>
          </w:rPr>
          <w:t>197</w:t>
        </w:r>
        <w:r>
          <w:rPr>
            <w:noProof/>
          </w:rPr>
          <w:fldChar w:fldCharType="end"/>
        </w:r>
      </w:ins>
    </w:p>
    <w:p w14:paraId="582D648A" w14:textId="77777777" w:rsidR="00976D6B" w:rsidRDefault="00976D6B">
      <w:pPr>
        <w:pStyle w:val="TOC3"/>
        <w:tabs>
          <w:tab w:val="right" w:leader="dot" w:pos="9350"/>
        </w:tabs>
        <w:rPr>
          <w:ins w:id="710" w:author="Gerard" w:date="2014-06-20T17:32:00Z"/>
          <w:rFonts w:asciiTheme="minorHAnsi" w:eastAsiaTheme="minorEastAsia" w:hAnsiTheme="minorHAnsi" w:cstheme="minorBidi"/>
          <w:i w:val="0"/>
          <w:iCs w:val="0"/>
          <w:noProof/>
          <w:sz w:val="24"/>
          <w:szCs w:val="24"/>
          <w:lang w:eastAsia="ja-JP"/>
        </w:rPr>
      </w:pPr>
      <w:ins w:id="711" w:author="Gerard" w:date="2014-06-20T17:32:00Z">
        <w:r w:rsidRPr="000A7E2C">
          <w:rPr>
            <w:noProof/>
            <w:color w:val="000000"/>
          </w:rPr>
          <w:t>8.7.2.</w:t>
        </w:r>
        <w:r>
          <w:rPr>
            <w:noProof/>
          </w:rPr>
          <w:t xml:space="preserve"> Material instabilities</w:t>
        </w:r>
        <w:r>
          <w:rPr>
            <w:noProof/>
          </w:rPr>
          <w:tab/>
        </w:r>
        <w:r>
          <w:rPr>
            <w:noProof/>
          </w:rPr>
          <w:fldChar w:fldCharType="begin"/>
        </w:r>
        <w:r>
          <w:rPr>
            <w:noProof/>
          </w:rPr>
          <w:instrText xml:space="preserve"> PAGEREF _Toc264905120 \h </w:instrText>
        </w:r>
        <w:r>
          <w:rPr>
            <w:noProof/>
          </w:rPr>
        </w:r>
      </w:ins>
      <w:r>
        <w:rPr>
          <w:noProof/>
        </w:rPr>
        <w:fldChar w:fldCharType="separate"/>
      </w:r>
      <w:ins w:id="712" w:author="Gerard" w:date="2014-06-20T17:32:00Z">
        <w:r>
          <w:rPr>
            <w:noProof/>
          </w:rPr>
          <w:t>197</w:t>
        </w:r>
        <w:r>
          <w:rPr>
            <w:noProof/>
          </w:rPr>
          <w:fldChar w:fldCharType="end"/>
        </w:r>
      </w:ins>
    </w:p>
    <w:p w14:paraId="6076DB39" w14:textId="77777777" w:rsidR="00976D6B" w:rsidRDefault="00976D6B">
      <w:pPr>
        <w:pStyle w:val="TOC3"/>
        <w:tabs>
          <w:tab w:val="right" w:leader="dot" w:pos="9350"/>
        </w:tabs>
        <w:rPr>
          <w:ins w:id="713" w:author="Gerard" w:date="2014-06-20T17:32:00Z"/>
          <w:rFonts w:asciiTheme="minorHAnsi" w:eastAsiaTheme="minorEastAsia" w:hAnsiTheme="minorHAnsi" w:cstheme="minorBidi"/>
          <w:i w:val="0"/>
          <w:iCs w:val="0"/>
          <w:noProof/>
          <w:sz w:val="24"/>
          <w:szCs w:val="24"/>
          <w:lang w:eastAsia="ja-JP"/>
        </w:rPr>
      </w:pPr>
      <w:ins w:id="714" w:author="Gerard" w:date="2014-06-20T17:32:00Z">
        <w:r w:rsidRPr="000A7E2C">
          <w:rPr>
            <w:noProof/>
            <w:color w:val="000000"/>
          </w:rPr>
          <w:t>8.7.3.</w:t>
        </w:r>
        <w:r>
          <w:rPr>
            <w:noProof/>
          </w:rPr>
          <w:t xml:space="preserve"> Remeshing</w:t>
        </w:r>
        <w:r>
          <w:rPr>
            <w:noProof/>
          </w:rPr>
          <w:tab/>
        </w:r>
        <w:r>
          <w:rPr>
            <w:noProof/>
          </w:rPr>
          <w:fldChar w:fldCharType="begin"/>
        </w:r>
        <w:r>
          <w:rPr>
            <w:noProof/>
          </w:rPr>
          <w:instrText xml:space="preserve"> PAGEREF _Toc264905121 \h </w:instrText>
        </w:r>
        <w:r>
          <w:rPr>
            <w:noProof/>
          </w:rPr>
        </w:r>
      </w:ins>
      <w:r>
        <w:rPr>
          <w:noProof/>
        </w:rPr>
        <w:fldChar w:fldCharType="separate"/>
      </w:r>
      <w:ins w:id="715" w:author="Gerard" w:date="2014-06-20T17:32:00Z">
        <w:r>
          <w:rPr>
            <w:noProof/>
          </w:rPr>
          <w:t>197</w:t>
        </w:r>
        <w:r>
          <w:rPr>
            <w:noProof/>
          </w:rPr>
          <w:fldChar w:fldCharType="end"/>
        </w:r>
      </w:ins>
    </w:p>
    <w:p w14:paraId="4AC4F26C" w14:textId="77777777" w:rsidR="00976D6B" w:rsidRDefault="00976D6B">
      <w:pPr>
        <w:pStyle w:val="TOC3"/>
        <w:tabs>
          <w:tab w:val="right" w:leader="dot" w:pos="9350"/>
        </w:tabs>
        <w:rPr>
          <w:ins w:id="716" w:author="Gerard" w:date="2014-06-20T17:32:00Z"/>
          <w:rFonts w:asciiTheme="minorHAnsi" w:eastAsiaTheme="minorEastAsia" w:hAnsiTheme="minorHAnsi" w:cstheme="minorBidi"/>
          <w:i w:val="0"/>
          <w:iCs w:val="0"/>
          <w:noProof/>
          <w:sz w:val="24"/>
          <w:szCs w:val="24"/>
          <w:lang w:eastAsia="ja-JP"/>
        </w:rPr>
      </w:pPr>
      <w:ins w:id="717" w:author="Gerard" w:date="2014-06-20T17:32:00Z">
        <w:r w:rsidRPr="000A7E2C">
          <w:rPr>
            <w:noProof/>
            <w:color w:val="000000"/>
          </w:rPr>
          <w:t>8.7.4.</w:t>
        </w:r>
        <w:r>
          <w:rPr>
            <w:noProof/>
          </w:rPr>
          <w:t xml:space="preserve"> Force-driven Problems</w:t>
        </w:r>
        <w:r>
          <w:rPr>
            <w:noProof/>
          </w:rPr>
          <w:tab/>
        </w:r>
        <w:r>
          <w:rPr>
            <w:noProof/>
          </w:rPr>
          <w:fldChar w:fldCharType="begin"/>
        </w:r>
        <w:r>
          <w:rPr>
            <w:noProof/>
          </w:rPr>
          <w:instrText xml:space="preserve"> PAGEREF _Toc264905122 \h </w:instrText>
        </w:r>
        <w:r>
          <w:rPr>
            <w:noProof/>
          </w:rPr>
        </w:r>
      </w:ins>
      <w:r>
        <w:rPr>
          <w:noProof/>
        </w:rPr>
        <w:fldChar w:fldCharType="separate"/>
      </w:r>
      <w:ins w:id="718" w:author="Gerard" w:date="2014-06-20T17:32:00Z">
        <w:r>
          <w:rPr>
            <w:noProof/>
          </w:rPr>
          <w:t>198</w:t>
        </w:r>
        <w:r>
          <w:rPr>
            <w:noProof/>
          </w:rPr>
          <w:fldChar w:fldCharType="end"/>
        </w:r>
      </w:ins>
    </w:p>
    <w:p w14:paraId="0094F57A" w14:textId="77777777" w:rsidR="00976D6B" w:rsidRDefault="00976D6B">
      <w:pPr>
        <w:pStyle w:val="TOC3"/>
        <w:tabs>
          <w:tab w:val="right" w:leader="dot" w:pos="9350"/>
        </w:tabs>
        <w:rPr>
          <w:ins w:id="719" w:author="Gerard" w:date="2014-06-20T17:32:00Z"/>
          <w:rFonts w:asciiTheme="minorHAnsi" w:eastAsiaTheme="minorEastAsia" w:hAnsiTheme="minorHAnsi" w:cstheme="minorBidi"/>
          <w:i w:val="0"/>
          <w:iCs w:val="0"/>
          <w:noProof/>
          <w:sz w:val="24"/>
          <w:szCs w:val="24"/>
          <w:lang w:eastAsia="ja-JP"/>
        </w:rPr>
      </w:pPr>
      <w:ins w:id="720" w:author="Gerard" w:date="2014-06-20T17:32:00Z">
        <w:r w:rsidRPr="000A7E2C">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_Toc264905123 \h </w:instrText>
        </w:r>
        <w:r>
          <w:rPr>
            <w:noProof/>
          </w:rPr>
        </w:r>
      </w:ins>
      <w:r>
        <w:rPr>
          <w:noProof/>
        </w:rPr>
        <w:fldChar w:fldCharType="separate"/>
      </w:r>
      <w:ins w:id="721" w:author="Gerard" w:date="2014-06-20T17:32:00Z">
        <w:r>
          <w:rPr>
            <w:noProof/>
          </w:rPr>
          <w:t>198</w:t>
        </w:r>
        <w:r>
          <w:rPr>
            <w:noProof/>
          </w:rPr>
          <w:fldChar w:fldCharType="end"/>
        </w:r>
      </w:ins>
    </w:p>
    <w:p w14:paraId="6D99ED6F" w14:textId="77777777" w:rsidR="00976D6B" w:rsidRDefault="00976D6B">
      <w:pPr>
        <w:pStyle w:val="TOC2"/>
        <w:tabs>
          <w:tab w:val="right" w:leader="dot" w:pos="9350"/>
        </w:tabs>
        <w:rPr>
          <w:ins w:id="722" w:author="Gerard" w:date="2014-06-20T17:32:00Z"/>
          <w:rFonts w:asciiTheme="minorHAnsi" w:eastAsiaTheme="minorEastAsia" w:hAnsiTheme="minorHAnsi" w:cstheme="minorBidi"/>
          <w:smallCaps w:val="0"/>
          <w:noProof/>
          <w:sz w:val="24"/>
          <w:szCs w:val="24"/>
          <w:lang w:eastAsia="ja-JP"/>
        </w:rPr>
      </w:pPr>
      <w:ins w:id="723" w:author="Gerard" w:date="2014-06-20T17:32:00Z">
        <w:r>
          <w:rPr>
            <w:noProof/>
          </w:rPr>
          <w:t>8.8. Where to Get More Help</w:t>
        </w:r>
        <w:r>
          <w:rPr>
            <w:noProof/>
          </w:rPr>
          <w:tab/>
        </w:r>
        <w:r>
          <w:rPr>
            <w:noProof/>
          </w:rPr>
          <w:fldChar w:fldCharType="begin"/>
        </w:r>
        <w:r>
          <w:rPr>
            <w:noProof/>
          </w:rPr>
          <w:instrText xml:space="preserve"> PAGEREF _Toc264905124 \h </w:instrText>
        </w:r>
        <w:r>
          <w:rPr>
            <w:noProof/>
          </w:rPr>
        </w:r>
      </w:ins>
      <w:r>
        <w:rPr>
          <w:noProof/>
        </w:rPr>
        <w:fldChar w:fldCharType="separate"/>
      </w:r>
      <w:ins w:id="724" w:author="Gerard" w:date="2014-06-20T17:32:00Z">
        <w:r>
          <w:rPr>
            <w:noProof/>
          </w:rPr>
          <w:t>198</w:t>
        </w:r>
        <w:r>
          <w:rPr>
            <w:noProof/>
          </w:rPr>
          <w:fldChar w:fldCharType="end"/>
        </w:r>
      </w:ins>
    </w:p>
    <w:p w14:paraId="4536AA4B" w14:textId="77777777" w:rsidR="00976D6B" w:rsidRDefault="00976D6B">
      <w:pPr>
        <w:pStyle w:val="TOC1"/>
        <w:tabs>
          <w:tab w:val="right" w:leader="dot" w:pos="9350"/>
        </w:tabs>
        <w:rPr>
          <w:ins w:id="725" w:author="Gerard" w:date="2014-06-20T17:32:00Z"/>
          <w:rFonts w:asciiTheme="minorHAnsi" w:eastAsiaTheme="minorEastAsia" w:hAnsiTheme="minorHAnsi" w:cstheme="minorBidi"/>
          <w:b w:val="0"/>
          <w:bCs w:val="0"/>
          <w:caps w:val="0"/>
          <w:noProof/>
          <w:sz w:val="24"/>
          <w:szCs w:val="24"/>
          <w:lang w:eastAsia="ja-JP"/>
        </w:rPr>
      </w:pPr>
      <w:ins w:id="726" w:author="Gerard" w:date="2014-06-20T17:32:00Z">
        <w:r>
          <w:rPr>
            <w:noProof/>
          </w:rPr>
          <w:t>Appendix A. Configuration File</w:t>
        </w:r>
        <w:r>
          <w:rPr>
            <w:noProof/>
          </w:rPr>
          <w:tab/>
        </w:r>
        <w:r>
          <w:rPr>
            <w:noProof/>
          </w:rPr>
          <w:fldChar w:fldCharType="begin"/>
        </w:r>
        <w:r>
          <w:rPr>
            <w:noProof/>
          </w:rPr>
          <w:instrText xml:space="preserve"> PAGEREF _Toc264905125 \h </w:instrText>
        </w:r>
        <w:r>
          <w:rPr>
            <w:noProof/>
          </w:rPr>
        </w:r>
      </w:ins>
      <w:r>
        <w:rPr>
          <w:noProof/>
        </w:rPr>
        <w:fldChar w:fldCharType="separate"/>
      </w:r>
      <w:ins w:id="727" w:author="Gerard" w:date="2014-06-20T17:32:00Z">
        <w:r>
          <w:rPr>
            <w:noProof/>
          </w:rPr>
          <w:t>200</w:t>
        </w:r>
        <w:r>
          <w:rPr>
            <w:noProof/>
          </w:rPr>
          <w:fldChar w:fldCharType="end"/>
        </w:r>
      </w:ins>
    </w:p>
    <w:p w14:paraId="5D2FE512" w14:textId="77777777" w:rsidR="00976D6B" w:rsidRDefault="00976D6B">
      <w:pPr>
        <w:pStyle w:val="TOC1"/>
        <w:tabs>
          <w:tab w:val="right" w:leader="dot" w:pos="9350"/>
        </w:tabs>
        <w:rPr>
          <w:ins w:id="728" w:author="Gerard" w:date="2014-06-20T17:32:00Z"/>
          <w:rFonts w:asciiTheme="minorHAnsi" w:eastAsiaTheme="minorEastAsia" w:hAnsiTheme="minorHAnsi" w:cstheme="minorBidi"/>
          <w:b w:val="0"/>
          <w:bCs w:val="0"/>
          <w:caps w:val="0"/>
          <w:noProof/>
          <w:sz w:val="24"/>
          <w:szCs w:val="24"/>
          <w:lang w:eastAsia="ja-JP"/>
        </w:rPr>
      </w:pPr>
      <w:ins w:id="729" w:author="Gerard" w:date="2014-06-20T17:32:00Z">
        <w:r>
          <w:rPr>
            <w:noProof/>
          </w:rPr>
          <w:t>Appendix B. FEBio Plugins</w:t>
        </w:r>
        <w:r>
          <w:rPr>
            <w:noProof/>
          </w:rPr>
          <w:tab/>
        </w:r>
        <w:r>
          <w:rPr>
            <w:noProof/>
          </w:rPr>
          <w:fldChar w:fldCharType="begin"/>
        </w:r>
        <w:r>
          <w:rPr>
            <w:noProof/>
          </w:rPr>
          <w:instrText xml:space="preserve"> PAGEREF _Toc264905126 \h </w:instrText>
        </w:r>
        <w:r>
          <w:rPr>
            <w:noProof/>
          </w:rPr>
        </w:r>
      </w:ins>
      <w:r>
        <w:rPr>
          <w:noProof/>
        </w:rPr>
        <w:fldChar w:fldCharType="separate"/>
      </w:r>
      <w:ins w:id="730" w:author="Gerard" w:date="2014-06-20T17:32:00Z">
        <w:r>
          <w:rPr>
            <w:noProof/>
          </w:rPr>
          <w:t>201</w:t>
        </w:r>
        <w:r>
          <w:rPr>
            <w:noProof/>
          </w:rPr>
          <w:fldChar w:fldCharType="end"/>
        </w:r>
      </w:ins>
    </w:p>
    <w:p w14:paraId="1173DDFA" w14:textId="77777777" w:rsidR="00976D6B" w:rsidRDefault="00976D6B">
      <w:pPr>
        <w:pStyle w:val="TOC1"/>
        <w:tabs>
          <w:tab w:val="right" w:leader="dot" w:pos="9350"/>
        </w:tabs>
        <w:rPr>
          <w:ins w:id="731" w:author="Gerard" w:date="2014-06-20T17:32:00Z"/>
          <w:rFonts w:asciiTheme="minorHAnsi" w:eastAsiaTheme="minorEastAsia" w:hAnsiTheme="minorHAnsi" w:cstheme="minorBidi"/>
          <w:b w:val="0"/>
          <w:bCs w:val="0"/>
          <w:caps w:val="0"/>
          <w:noProof/>
          <w:sz w:val="24"/>
          <w:szCs w:val="24"/>
          <w:lang w:eastAsia="ja-JP"/>
        </w:rPr>
      </w:pPr>
      <w:ins w:id="732" w:author="Gerard" w:date="2014-06-20T17:32:00Z">
        <w:r>
          <w:rPr>
            <w:noProof/>
          </w:rPr>
          <w:t>References</w:t>
        </w:r>
        <w:r>
          <w:rPr>
            <w:noProof/>
          </w:rPr>
          <w:tab/>
        </w:r>
        <w:r>
          <w:rPr>
            <w:noProof/>
          </w:rPr>
          <w:fldChar w:fldCharType="begin"/>
        </w:r>
        <w:r>
          <w:rPr>
            <w:noProof/>
          </w:rPr>
          <w:instrText xml:space="preserve"> PAGEREF _Toc264905127 \h </w:instrText>
        </w:r>
        <w:r>
          <w:rPr>
            <w:noProof/>
          </w:rPr>
        </w:r>
      </w:ins>
      <w:r>
        <w:rPr>
          <w:noProof/>
        </w:rPr>
        <w:fldChar w:fldCharType="separate"/>
      </w:r>
      <w:ins w:id="733" w:author="Gerard" w:date="2014-06-20T17:32:00Z">
        <w:r>
          <w:rPr>
            <w:noProof/>
          </w:rPr>
          <w:t>202</w:t>
        </w:r>
        <w:r>
          <w:rPr>
            <w:noProof/>
          </w:rPr>
          <w:fldChar w:fldCharType="end"/>
        </w:r>
      </w:ins>
    </w:p>
    <w:p w14:paraId="0C19208F" w14:textId="77777777" w:rsidR="00473134" w:rsidDel="00976D6B" w:rsidRDefault="00473134">
      <w:pPr>
        <w:pStyle w:val="TOC1"/>
        <w:tabs>
          <w:tab w:val="right" w:leader="dot" w:pos="9350"/>
        </w:tabs>
        <w:rPr>
          <w:del w:id="734" w:author="Gerard" w:date="2014-06-20T17:32:00Z"/>
          <w:rFonts w:asciiTheme="minorHAnsi" w:eastAsiaTheme="minorEastAsia" w:hAnsiTheme="minorHAnsi" w:cstheme="minorBidi"/>
          <w:b w:val="0"/>
          <w:bCs w:val="0"/>
          <w:caps w:val="0"/>
          <w:noProof/>
          <w:sz w:val="22"/>
          <w:szCs w:val="22"/>
        </w:rPr>
      </w:pPr>
      <w:del w:id="735" w:author="Gerard" w:date="2014-06-20T17:32:00Z">
        <w:r w:rsidRPr="006B1F9E" w:rsidDel="00976D6B">
          <w:rPr>
            <w:noProof/>
            <w:color w:val="000000"/>
          </w:rPr>
          <w:delText>Chapter 1</w:delText>
        </w:r>
        <w:r w:rsidDel="00976D6B">
          <w:rPr>
            <w:noProof/>
          </w:rPr>
          <w:delText xml:space="preserve"> Introduction</w:delText>
        </w:r>
        <w:r w:rsidDel="00976D6B">
          <w:rPr>
            <w:noProof/>
          </w:rPr>
          <w:tab/>
          <w:delText>1</w:delText>
        </w:r>
      </w:del>
    </w:p>
    <w:p w14:paraId="3B02B3A4" w14:textId="77777777" w:rsidR="00473134" w:rsidDel="00976D6B" w:rsidRDefault="00473134">
      <w:pPr>
        <w:pStyle w:val="TOC2"/>
        <w:tabs>
          <w:tab w:val="right" w:leader="dot" w:pos="9350"/>
        </w:tabs>
        <w:rPr>
          <w:del w:id="736" w:author="Gerard" w:date="2014-06-20T17:32:00Z"/>
          <w:rFonts w:asciiTheme="minorHAnsi" w:eastAsiaTheme="minorEastAsia" w:hAnsiTheme="minorHAnsi" w:cstheme="minorBidi"/>
          <w:smallCaps w:val="0"/>
          <w:noProof/>
          <w:sz w:val="22"/>
          <w:szCs w:val="22"/>
        </w:rPr>
      </w:pPr>
      <w:del w:id="737" w:author="Gerard" w:date="2014-06-20T17:32:00Z">
        <w:r w:rsidDel="00976D6B">
          <w:rPr>
            <w:noProof/>
          </w:rPr>
          <w:delText>1.1. Overview of FEBio</w:delText>
        </w:r>
        <w:r w:rsidDel="00976D6B">
          <w:rPr>
            <w:noProof/>
          </w:rPr>
          <w:tab/>
          <w:delText>1</w:delText>
        </w:r>
      </w:del>
    </w:p>
    <w:p w14:paraId="71B25C10" w14:textId="77777777" w:rsidR="00473134" w:rsidDel="00976D6B" w:rsidRDefault="00473134">
      <w:pPr>
        <w:pStyle w:val="TOC2"/>
        <w:tabs>
          <w:tab w:val="right" w:leader="dot" w:pos="9350"/>
        </w:tabs>
        <w:rPr>
          <w:del w:id="738" w:author="Gerard" w:date="2014-06-20T17:32:00Z"/>
          <w:rFonts w:asciiTheme="minorHAnsi" w:eastAsiaTheme="minorEastAsia" w:hAnsiTheme="minorHAnsi" w:cstheme="minorBidi"/>
          <w:smallCaps w:val="0"/>
          <w:noProof/>
          <w:sz w:val="22"/>
          <w:szCs w:val="22"/>
        </w:rPr>
      </w:pPr>
      <w:del w:id="739" w:author="Gerard" w:date="2014-06-20T17:32:00Z">
        <w:r w:rsidDel="00976D6B">
          <w:rPr>
            <w:noProof/>
          </w:rPr>
          <w:delText>1.2. About this document</w:delText>
        </w:r>
        <w:r w:rsidDel="00976D6B">
          <w:rPr>
            <w:noProof/>
          </w:rPr>
          <w:tab/>
          <w:delText>2</w:delText>
        </w:r>
      </w:del>
    </w:p>
    <w:p w14:paraId="6282C892" w14:textId="77777777" w:rsidR="00473134" w:rsidDel="00976D6B" w:rsidRDefault="00473134">
      <w:pPr>
        <w:pStyle w:val="TOC2"/>
        <w:tabs>
          <w:tab w:val="right" w:leader="dot" w:pos="9350"/>
        </w:tabs>
        <w:rPr>
          <w:del w:id="740" w:author="Gerard" w:date="2014-06-20T17:32:00Z"/>
          <w:rFonts w:asciiTheme="minorHAnsi" w:eastAsiaTheme="minorEastAsia" w:hAnsiTheme="minorHAnsi" w:cstheme="minorBidi"/>
          <w:smallCaps w:val="0"/>
          <w:noProof/>
          <w:sz w:val="22"/>
          <w:szCs w:val="22"/>
        </w:rPr>
      </w:pPr>
      <w:del w:id="741" w:author="Gerard" w:date="2014-06-20T17:32:00Z">
        <w:r w:rsidDel="00976D6B">
          <w:rPr>
            <w:noProof/>
          </w:rPr>
          <w:delText>1.3. Units in FEBio</w:delText>
        </w:r>
        <w:r w:rsidDel="00976D6B">
          <w:rPr>
            <w:noProof/>
          </w:rPr>
          <w:tab/>
          <w:delText>3</w:delText>
        </w:r>
      </w:del>
    </w:p>
    <w:p w14:paraId="4E55857F" w14:textId="77777777" w:rsidR="00473134" w:rsidDel="00976D6B" w:rsidRDefault="00473134">
      <w:pPr>
        <w:pStyle w:val="TOC1"/>
        <w:tabs>
          <w:tab w:val="right" w:leader="dot" w:pos="9350"/>
        </w:tabs>
        <w:rPr>
          <w:del w:id="742" w:author="Gerard" w:date="2014-06-20T17:32:00Z"/>
          <w:rFonts w:asciiTheme="minorHAnsi" w:eastAsiaTheme="minorEastAsia" w:hAnsiTheme="minorHAnsi" w:cstheme="minorBidi"/>
          <w:b w:val="0"/>
          <w:bCs w:val="0"/>
          <w:caps w:val="0"/>
          <w:noProof/>
          <w:sz w:val="22"/>
          <w:szCs w:val="22"/>
        </w:rPr>
      </w:pPr>
      <w:del w:id="743" w:author="Gerard" w:date="2014-06-20T17:32:00Z">
        <w:r w:rsidRPr="006B1F9E" w:rsidDel="00976D6B">
          <w:rPr>
            <w:noProof/>
            <w:color w:val="000000"/>
          </w:rPr>
          <w:delText>Chapter 2</w:delText>
        </w:r>
        <w:r w:rsidDel="00976D6B">
          <w:rPr>
            <w:noProof/>
          </w:rPr>
          <w:delText xml:space="preserve"> Running FEBio</w:delText>
        </w:r>
        <w:r w:rsidDel="00976D6B">
          <w:rPr>
            <w:noProof/>
          </w:rPr>
          <w:tab/>
          <w:delText>5</w:delText>
        </w:r>
      </w:del>
    </w:p>
    <w:p w14:paraId="41EF27A9" w14:textId="77777777" w:rsidR="00473134" w:rsidDel="00976D6B" w:rsidRDefault="00473134">
      <w:pPr>
        <w:pStyle w:val="TOC2"/>
        <w:tabs>
          <w:tab w:val="right" w:leader="dot" w:pos="9350"/>
        </w:tabs>
        <w:rPr>
          <w:del w:id="744" w:author="Gerard" w:date="2014-06-20T17:32:00Z"/>
          <w:rFonts w:asciiTheme="minorHAnsi" w:eastAsiaTheme="minorEastAsia" w:hAnsiTheme="minorHAnsi" w:cstheme="minorBidi"/>
          <w:smallCaps w:val="0"/>
          <w:noProof/>
          <w:sz w:val="22"/>
          <w:szCs w:val="22"/>
        </w:rPr>
      </w:pPr>
      <w:del w:id="745" w:author="Gerard" w:date="2014-06-20T17:32:00Z">
        <w:r w:rsidDel="00976D6B">
          <w:rPr>
            <w:noProof/>
          </w:rPr>
          <w:delText>2.1. Running FEBio on Windows</w:delText>
        </w:r>
        <w:r w:rsidDel="00976D6B">
          <w:rPr>
            <w:noProof/>
          </w:rPr>
          <w:tab/>
          <w:delText>5</w:delText>
        </w:r>
      </w:del>
    </w:p>
    <w:p w14:paraId="0ED16606" w14:textId="77777777" w:rsidR="00473134" w:rsidDel="00976D6B" w:rsidRDefault="00473134">
      <w:pPr>
        <w:pStyle w:val="TOC3"/>
        <w:tabs>
          <w:tab w:val="right" w:leader="dot" w:pos="9350"/>
        </w:tabs>
        <w:rPr>
          <w:del w:id="746" w:author="Gerard" w:date="2014-06-20T17:32:00Z"/>
          <w:rFonts w:asciiTheme="minorHAnsi" w:eastAsiaTheme="minorEastAsia" w:hAnsiTheme="minorHAnsi" w:cstheme="minorBidi"/>
          <w:i w:val="0"/>
          <w:iCs w:val="0"/>
          <w:noProof/>
          <w:sz w:val="22"/>
          <w:szCs w:val="22"/>
        </w:rPr>
      </w:pPr>
      <w:del w:id="747" w:author="Gerard" w:date="2014-06-20T17:32:00Z">
        <w:r w:rsidRPr="006B1F9E" w:rsidDel="00976D6B">
          <w:rPr>
            <w:noProof/>
            <w:color w:val="000000"/>
          </w:rPr>
          <w:delText>2.1.1.</w:delText>
        </w:r>
        <w:r w:rsidDel="00976D6B">
          <w:rPr>
            <w:noProof/>
          </w:rPr>
          <w:delText xml:space="preserve"> Windows XP</w:delText>
        </w:r>
        <w:r w:rsidDel="00976D6B">
          <w:rPr>
            <w:noProof/>
          </w:rPr>
          <w:tab/>
          <w:delText>5</w:delText>
        </w:r>
      </w:del>
    </w:p>
    <w:p w14:paraId="1243AFAD" w14:textId="77777777" w:rsidR="00473134" w:rsidDel="00976D6B" w:rsidRDefault="00473134">
      <w:pPr>
        <w:pStyle w:val="TOC3"/>
        <w:tabs>
          <w:tab w:val="right" w:leader="dot" w:pos="9350"/>
        </w:tabs>
        <w:rPr>
          <w:del w:id="748" w:author="Gerard" w:date="2014-06-20T17:32:00Z"/>
          <w:rFonts w:asciiTheme="minorHAnsi" w:eastAsiaTheme="minorEastAsia" w:hAnsiTheme="minorHAnsi" w:cstheme="minorBidi"/>
          <w:i w:val="0"/>
          <w:iCs w:val="0"/>
          <w:noProof/>
          <w:sz w:val="22"/>
          <w:szCs w:val="22"/>
        </w:rPr>
      </w:pPr>
      <w:del w:id="749" w:author="Gerard" w:date="2014-06-20T17:32:00Z">
        <w:r w:rsidRPr="006B1F9E" w:rsidDel="00976D6B">
          <w:rPr>
            <w:noProof/>
            <w:color w:val="000000"/>
          </w:rPr>
          <w:delText>2.1.2.</w:delText>
        </w:r>
        <w:r w:rsidDel="00976D6B">
          <w:rPr>
            <w:noProof/>
          </w:rPr>
          <w:delText xml:space="preserve"> Windows 7</w:delText>
        </w:r>
        <w:r w:rsidDel="00976D6B">
          <w:rPr>
            <w:noProof/>
          </w:rPr>
          <w:tab/>
          <w:delText>5</w:delText>
        </w:r>
      </w:del>
    </w:p>
    <w:p w14:paraId="49B73BDD" w14:textId="77777777" w:rsidR="00473134" w:rsidDel="00976D6B" w:rsidRDefault="00473134">
      <w:pPr>
        <w:pStyle w:val="TOC3"/>
        <w:tabs>
          <w:tab w:val="right" w:leader="dot" w:pos="9350"/>
        </w:tabs>
        <w:rPr>
          <w:del w:id="750" w:author="Gerard" w:date="2014-06-20T17:32:00Z"/>
          <w:rFonts w:asciiTheme="minorHAnsi" w:eastAsiaTheme="minorEastAsia" w:hAnsiTheme="minorHAnsi" w:cstheme="minorBidi"/>
          <w:i w:val="0"/>
          <w:iCs w:val="0"/>
          <w:noProof/>
          <w:sz w:val="22"/>
          <w:szCs w:val="22"/>
        </w:rPr>
      </w:pPr>
      <w:del w:id="751" w:author="Gerard" w:date="2014-06-20T17:32:00Z">
        <w:r w:rsidRPr="006B1F9E" w:rsidDel="00976D6B">
          <w:rPr>
            <w:noProof/>
            <w:color w:val="000000"/>
          </w:rPr>
          <w:delText>2.1.3.</w:delText>
        </w:r>
        <w:r w:rsidDel="00976D6B">
          <w:rPr>
            <w:noProof/>
          </w:rPr>
          <w:delText xml:space="preserve"> Running FEBio from Explorer</w:delText>
        </w:r>
        <w:r w:rsidDel="00976D6B">
          <w:rPr>
            <w:noProof/>
          </w:rPr>
          <w:tab/>
          <w:delText>6</w:delText>
        </w:r>
      </w:del>
    </w:p>
    <w:p w14:paraId="15807A15" w14:textId="77777777" w:rsidR="00473134" w:rsidDel="00976D6B" w:rsidRDefault="00473134">
      <w:pPr>
        <w:pStyle w:val="TOC2"/>
        <w:tabs>
          <w:tab w:val="right" w:leader="dot" w:pos="9350"/>
        </w:tabs>
        <w:rPr>
          <w:del w:id="752" w:author="Gerard" w:date="2014-06-20T17:32:00Z"/>
          <w:rFonts w:asciiTheme="minorHAnsi" w:eastAsiaTheme="minorEastAsia" w:hAnsiTheme="minorHAnsi" w:cstheme="minorBidi"/>
          <w:smallCaps w:val="0"/>
          <w:noProof/>
          <w:sz w:val="22"/>
          <w:szCs w:val="22"/>
        </w:rPr>
      </w:pPr>
      <w:del w:id="753" w:author="Gerard" w:date="2014-06-20T17:32:00Z">
        <w:r w:rsidDel="00976D6B">
          <w:rPr>
            <w:noProof/>
          </w:rPr>
          <w:delText>2.2. Running FEBio on Linux or MAC</w:delText>
        </w:r>
        <w:r w:rsidDel="00976D6B">
          <w:rPr>
            <w:noProof/>
          </w:rPr>
          <w:tab/>
          <w:delText>6</w:delText>
        </w:r>
      </w:del>
    </w:p>
    <w:p w14:paraId="7CD84793" w14:textId="77777777" w:rsidR="00473134" w:rsidDel="00976D6B" w:rsidRDefault="00473134">
      <w:pPr>
        <w:pStyle w:val="TOC2"/>
        <w:tabs>
          <w:tab w:val="right" w:leader="dot" w:pos="9350"/>
        </w:tabs>
        <w:rPr>
          <w:del w:id="754" w:author="Gerard" w:date="2014-06-20T17:32:00Z"/>
          <w:rFonts w:asciiTheme="minorHAnsi" w:eastAsiaTheme="minorEastAsia" w:hAnsiTheme="minorHAnsi" w:cstheme="minorBidi"/>
          <w:smallCaps w:val="0"/>
          <w:noProof/>
          <w:sz w:val="22"/>
          <w:szCs w:val="22"/>
        </w:rPr>
      </w:pPr>
      <w:del w:id="755" w:author="Gerard" w:date="2014-06-20T17:32:00Z">
        <w:r w:rsidDel="00976D6B">
          <w:rPr>
            <w:noProof/>
          </w:rPr>
          <w:delText>2.3. The Command Line</w:delText>
        </w:r>
        <w:r w:rsidDel="00976D6B">
          <w:rPr>
            <w:noProof/>
          </w:rPr>
          <w:tab/>
          <w:delText>6</w:delText>
        </w:r>
      </w:del>
    </w:p>
    <w:p w14:paraId="103ECB57" w14:textId="77777777" w:rsidR="00473134" w:rsidDel="00976D6B" w:rsidRDefault="00473134">
      <w:pPr>
        <w:pStyle w:val="TOC2"/>
        <w:tabs>
          <w:tab w:val="right" w:leader="dot" w:pos="9350"/>
        </w:tabs>
        <w:rPr>
          <w:del w:id="756" w:author="Gerard" w:date="2014-06-20T17:32:00Z"/>
          <w:rFonts w:asciiTheme="minorHAnsi" w:eastAsiaTheme="minorEastAsia" w:hAnsiTheme="minorHAnsi" w:cstheme="minorBidi"/>
          <w:smallCaps w:val="0"/>
          <w:noProof/>
          <w:sz w:val="22"/>
          <w:szCs w:val="22"/>
        </w:rPr>
      </w:pPr>
      <w:del w:id="757" w:author="Gerard" w:date="2014-06-20T17:32:00Z">
        <w:r w:rsidDel="00976D6B">
          <w:rPr>
            <w:noProof/>
          </w:rPr>
          <w:delText>2.4. The FEBio Prompt</w:delText>
        </w:r>
        <w:r w:rsidDel="00976D6B">
          <w:rPr>
            <w:noProof/>
          </w:rPr>
          <w:tab/>
          <w:delText>9</w:delText>
        </w:r>
      </w:del>
    </w:p>
    <w:p w14:paraId="540B82AD" w14:textId="77777777" w:rsidR="00473134" w:rsidDel="00976D6B" w:rsidRDefault="00473134">
      <w:pPr>
        <w:pStyle w:val="TOC2"/>
        <w:tabs>
          <w:tab w:val="right" w:leader="dot" w:pos="9350"/>
        </w:tabs>
        <w:rPr>
          <w:del w:id="758" w:author="Gerard" w:date="2014-06-20T17:32:00Z"/>
          <w:rFonts w:asciiTheme="minorHAnsi" w:eastAsiaTheme="minorEastAsia" w:hAnsiTheme="minorHAnsi" w:cstheme="minorBidi"/>
          <w:smallCaps w:val="0"/>
          <w:noProof/>
          <w:sz w:val="22"/>
          <w:szCs w:val="22"/>
        </w:rPr>
      </w:pPr>
      <w:del w:id="759" w:author="Gerard" w:date="2014-06-20T17:32:00Z">
        <w:r w:rsidDel="00976D6B">
          <w:rPr>
            <w:noProof/>
          </w:rPr>
          <w:delText>2.5. The Configuration File</w:delText>
        </w:r>
        <w:r w:rsidDel="00976D6B">
          <w:rPr>
            <w:noProof/>
          </w:rPr>
          <w:tab/>
          <w:delText>10</w:delText>
        </w:r>
      </w:del>
    </w:p>
    <w:p w14:paraId="58A0F7EB" w14:textId="77777777" w:rsidR="00473134" w:rsidDel="00976D6B" w:rsidRDefault="00473134">
      <w:pPr>
        <w:pStyle w:val="TOC2"/>
        <w:tabs>
          <w:tab w:val="right" w:leader="dot" w:pos="9350"/>
        </w:tabs>
        <w:rPr>
          <w:del w:id="760" w:author="Gerard" w:date="2014-06-20T17:32:00Z"/>
          <w:rFonts w:asciiTheme="minorHAnsi" w:eastAsiaTheme="minorEastAsia" w:hAnsiTheme="minorHAnsi" w:cstheme="minorBidi"/>
          <w:smallCaps w:val="0"/>
          <w:noProof/>
          <w:sz w:val="22"/>
          <w:szCs w:val="22"/>
        </w:rPr>
      </w:pPr>
      <w:del w:id="761" w:author="Gerard" w:date="2014-06-20T17:32:00Z">
        <w:r w:rsidDel="00976D6B">
          <w:rPr>
            <w:noProof/>
          </w:rPr>
          <w:delText>2.6. Using Multiple Processors</w:delText>
        </w:r>
        <w:r w:rsidDel="00976D6B">
          <w:rPr>
            <w:noProof/>
          </w:rPr>
          <w:tab/>
          <w:delText>10</w:delText>
        </w:r>
      </w:del>
    </w:p>
    <w:p w14:paraId="3253E0BE" w14:textId="77777777" w:rsidR="00473134" w:rsidDel="00976D6B" w:rsidRDefault="00473134">
      <w:pPr>
        <w:pStyle w:val="TOC2"/>
        <w:tabs>
          <w:tab w:val="right" w:leader="dot" w:pos="9350"/>
        </w:tabs>
        <w:rPr>
          <w:del w:id="762" w:author="Gerard" w:date="2014-06-20T17:32:00Z"/>
          <w:rFonts w:asciiTheme="minorHAnsi" w:eastAsiaTheme="minorEastAsia" w:hAnsiTheme="minorHAnsi" w:cstheme="minorBidi"/>
          <w:smallCaps w:val="0"/>
          <w:noProof/>
          <w:sz w:val="22"/>
          <w:szCs w:val="22"/>
        </w:rPr>
      </w:pPr>
      <w:del w:id="763" w:author="Gerard" w:date="2014-06-20T17:32:00Z">
        <w:r w:rsidDel="00976D6B">
          <w:rPr>
            <w:noProof/>
          </w:rPr>
          <w:delText>2.7. FEBio Output</w:delText>
        </w:r>
        <w:r w:rsidDel="00976D6B">
          <w:rPr>
            <w:noProof/>
          </w:rPr>
          <w:tab/>
          <w:delText>11</w:delText>
        </w:r>
      </w:del>
    </w:p>
    <w:p w14:paraId="56E1A1DA" w14:textId="77777777" w:rsidR="00473134" w:rsidDel="00976D6B" w:rsidRDefault="00473134">
      <w:pPr>
        <w:pStyle w:val="TOC2"/>
        <w:tabs>
          <w:tab w:val="right" w:leader="dot" w:pos="9350"/>
        </w:tabs>
        <w:rPr>
          <w:del w:id="764" w:author="Gerard" w:date="2014-06-20T17:32:00Z"/>
          <w:rFonts w:asciiTheme="minorHAnsi" w:eastAsiaTheme="minorEastAsia" w:hAnsiTheme="minorHAnsi" w:cstheme="minorBidi"/>
          <w:smallCaps w:val="0"/>
          <w:noProof/>
          <w:sz w:val="22"/>
          <w:szCs w:val="22"/>
        </w:rPr>
      </w:pPr>
      <w:del w:id="765" w:author="Gerard" w:date="2014-06-20T17:32:00Z">
        <w:r w:rsidDel="00976D6B">
          <w:rPr>
            <w:noProof/>
          </w:rPr>
          <w:delText>2.8. Advanced Options</w:delText>
        </w:r>
        <w:r w:rsidDel="00976D6B">
          <w:rPr>
            <w:noProof/>
          </w:rPr>
          <w:tab/>
          <w:delText>12</w:delText>
        </w:r>
      </w:del>
    </w:p>
    <w:p w14:paraId="290B1751" w14:textId="77777777" w:rsidR="00473134" w:rsidDel="00976D6B" w:rsidRDefault="00473134">
      <w:pPr>
        <w:pStyle w:val="TOC3"/>
        <w:tabs>
          <w:tab w:val="right" w:leader="dot" w:pos="9350"/>
        </w:tabs>
        <w:rPr>
          <w:del w:id="766" w:author="Gerard" w:date="2014-06-20T17:32:00Z"/>
          <w:rFonts w:asciiTheme="minorHAnsi" w:eastAsiaTheme="minorEastAsia" w:hAnsiTheme="minorHAnsi" w:cstheme="minorBidi"/>
          <w:i w:val="0"/>
          <w:iCs w:val="0"/>
          <w:noProof/>
          <w:sz w:val="22"/>
          <w:szCs w:val="22"/>
        </w:rPr>
      </w:pPr>
      <w:del w:id="767" w:author="Gerard" w:date="2014-06-20T17:32:00Z">
        <w:r w:rsidRPr="006B1F9E" w:rsidDel="00976D6B">
          <w:rPr>
            <w:noProof/>
            <w:color w:val="000000"/>
          </w:rPr>
          <w:delText>2.8.1.</w:delText>
        </w:r>
        <w:r w:rsidDel="00976D6B">
          <w:rPr>
            <w:noProof/>
          </w:rPr>
          <w:delText xml:space="preserve"> Interrupting a Run</w:delText>
        </w:r>
        <w:r w:rsidDel="00976D6B">
          <w:rPr>
            <w:noProof/>
          </w:rPr>
          <w:tab/>
          <w:delText>12</w:delText>
        </w:r>
      </w:del>
    </w:p>
    <w:p w14:paraId="298A4037" w14:textId="77777777" w:rsidR="00473134" w:rsidDel="00976D6B" w:rsidRDefault="00473134">
      <w:pPr>
        <w:pStyle w:val="TOC3"/>
        <w:tabs>
          <w:tab w:val="right" w:leader="dot" w:pos="9350"/>
        </w:tabs>
        <w:rPr>
          <w:del w:id="768" w:author="Gerard" w:date="2014-06-20T17:32:00Z"/>
          <w:rFonts w:asciiTheme="minorHAnsi" w:eastAsiaTheme="minorEastAsia" w:hAnsiTheme="minorHAnsi" w:cstheme="minorBidi"/>
          <w:i w:val="0"/>
          <w:iCs w:val="0"/>
          <w:noProof/>
          <w:sz w:val="22"/>
          <w:szCs w:val="22"/>
        </w:rPr>
      </w:pPr>
      <w:del w:id="769" w:author="Gerard" w:date="2014-06-20T17:32:00Z">
        <w:r w:rsidRPr="006B1F9E" w:rsidDel="00976D6B">
          <w:rPr>
            <w:noProof/>
            <w:color w:val="000000"/>
          </w:rPr>
          <w:delText>2.8.2.</w:delText>
        </w:r>
        <w:r w:rsidDel="00976D6B">
          <w:rPr>
            <w:noProof/>
          </w:rPr>
          <w:delText xml:space="preserve"> Debugging a Run</w:delText>
        </w:r>
        <w:r w:rsidDel="00976D6B">
          <w:rPr>
            <w:noProof/>
          </w:rPr>
          <w:tab/>
          <w:delText>13</w:delText>
        </w:r>
      </w:del>
    </w:p>
    <w:p w14:paraId="37CE43E4" w14:textId="77777777" w:rsidR="00473134" w:rsidDel="00976D6B" w:rsidRDefault="00473134">
      <w:pPr>
        <w:pStyle w:val="TOC3"/>
        <w:tabs>
          <w:tab w:val="right" w:leader="dot" w:pos="9350"/>
        </w:tabs>
        <w:rPr>
          <w:del w:id="770" w:author="Gerard" w:date="2014-06-20T17:32:00Z"/>
          <w:rFonts w:asciiTheme="minorHAnsi" w:eastAsiaTheme="minorEastAsia" w:hAnsiTheme="minorHAnsi" w:cstheme="minorBidi"/>
          <w:i w:val="0"/>
          <w:iCs w:val="0"/>
          <w:noProof/>
          <w:sz w:val="22"/>
          <w:szCs w:val="22"/>
        </w:rPr>
      </w:pPr>
      <w:del w:id="771" w:author="Gerard" w:date="2014-06-20T17:32:00Z">
        <w:r w:rsidRPr="006B1F9E" w:rsidDel="00976D6B">
          <w:rPr>
            <w:noProof/>
            <w:color w:val="000000"/>
          </w:rPr>
          <w:delText>2.8.3.</w:delText>
        </w:r>
        <w:r w:rsidDel="00976D6B">
          <w:rPr>
            <w:noProof/>
          </w:rPr>
          <w:delText xml:space="preserve"> Restarting a Run</w:delText>
        </w:r>
        <w:r w:rsidDel="00976D6B">
          <w:rPr>
            <w:noProof/>
          </w:rPr>
          <w:tab/>
          <w:delText>13</w:delText>
        </w:r>
      </w:del>
    </w:p>
    <w:p w14:paraId="7F0F475C" w14:textId="77777777" w:rsidR="00473134" w:rsidDel="00976D6B" w:rsidRDefault="00473134">
      <w:pPr>
        <w:pStyle w:val="TOC3"/>
        <w:tabs>
          <w:tab w:val="right" w:leader="dot" w:pos="9350"/>
        </w:tabs>
        <w:rPr>
          <w:del w:id="772" w:author="Gerard" w:date="2014-06-20T17:32:00Z"/>
          <w:rFonts w:asciiTheme="minorHAnsi" w:eastAsiaTheme="minorEastAsia" w:hAnsiTheme="minorHAnsi" w:cstheme="minorBidi"/>
          <w:i w:val="0"/>
          <w:iCs w:val="0"/>
          <w:noProof/>
          <w:sz w:val="22"/>
          <w:szCs w:val="22"/>
        </w:rPr>
      </w:pPr>
      <w:del w:id="773" w:author="Gerard" w:date="2014-06-20T17:32:00Z">
        <w:r w:rsidRPr="006B1F9E" w:rsidDel="00976D6B">
          <w:rPr>
            <w:noProof/>
            <w:color w:val="000000"/>
          </w:rPr>
          <w:delText>2.8.4.</w:delText>
        </w:r>
        <w:r w:rsidDel="00976D6B">
          <w:rPr>
            <w:noProof/>
          </w:rPr>
          <w:delText xml:space="preserve"> Input File Checking</w:delText>
        </w:r>
        <w:r w:rsidDel="00976D6B">
          <w:rPr>
            <w:noProof/>
          </w:rPr>
          <w:tab/>
          <w:delText>13</w:delText>
        </w:r>
      </w:del>
    </w:p>
    <w:p w14:paraId="083183D8" w14:textId="77777777" w:rsidR="00473134" w:rsidDel="00976D6B" w:rsidRDefault="00473134">
      <w:pPr>
        <w:pStyle w:val="TOC1"/>
        <w:tabs>
          <w:tab w:val="right" w:leader="dot" w:pos="9350"/>
        </w:tabs>
        <w:rPr>
          <w:del w:id="774" w:author="Gerard" w:date="2014-06-20T17:32:00Z"/>
          <w:rFonts w:asciiTheme="minorHAnsi" w:eastAsiaTheme="minorEastAsia" w:hAnsiTheme="minorHAnsi" w:cstheme="minorBidi"/>
          <w:b w:val="0"/>
          <w:bCs w:val="0"/>
          <w:caps w:val="0"/>
          <w:noProof/>
          <w:sz w:val="22"/>
          <w:szCs w:val="22"/>
        </w:rPr>
      </w:pPr>
      <w:del w:id="775" w:author="Gerard" w:date="2014-06-20T17:32:00Z">
        <w:r w:rsidRPr="006B1F9E" w:rsidDel="00976D6B">
          <w:rPr>
            <w:noProof/>
            <w:color w:val="000000"/>
          </w:rPr>
          <w:delText>Chapter 3</w:delText>
        </w:r>
        <w:r w:rsidDel="00976D6B">
          <w:rPr>
            <w:noProof/>
          </w:rPr>
          <w:delText xml:space="preserve"> Free Format Input</w:delText>
        </w:r>
        <w:r w:rsidDel="00976D6B">
          <w:rPr>
            <w:noProof/>
          </w:rPr>
          <w:tab/>
          <w:delText>14</w:delText>
        </w:r>
      </w:del>
    </w:p>
    <w:p w14:paraId="6E9BACD7" w14:textId="77777777" w:rsidR="00473134" w:rsidDel="00976D6B" w:rsidRDefault="00473134">
      <w:pPr>
        <w:pStyle w:val="TOC2"/>
        <w:tabs>
          <w:tab w:val="right" w:leader="dot" w:pos="9350"/>
        </w:tabs>
        <w:rPr>
          <w:del w:id="776" w:author="Gerard" w:date="2014-06-20T17:32:00Z"/>
          <w:rFonts w:asciiTheme="minorHAnsi" w:eastAsiaTheme="minorEastAsia" w:hAnsiTheme="minorHAnsi" w:cstheme="minorBidi"/>
          <w:smallCaps w:val="0"/>
          <w:noProof/>
          <w:sz w:val="22"/>
          <w:szCs w:val="22"/>
        </w:rPr>
      </w:pPr>
      <w:del w:id="777" w:author="Gerard" w:date="2014-06-20T17:32:00Z">
        <w:r w:rsidDel="00976D6B">
          <w:rPr>
            <w:noProof/>
          </w:rPr>
          <w:delText>3.1. Free Format Overview</w:delText>
        </w:r>
        <w:r w:rsidDel="00976D6B">
          <w:rPr>
            <w:noProof/>
          </w:rPr>
          <w:tab/>
          <w:delText>15</w:delText>
        </w:r>
      </w:del>
    </w:p>
    <w:p w14:paraId="654296DC" w14:textId="77777777" w:rsidR="00473134" w:rsidDel="00976D6B" w:rsidRDefault="00473134">
      <w:pPr>
        <w:pStyle w:val="TOC2"/>
        <w:tabs>
          <w:tab w:val="right" w:leader="dot" w:pos="9350"/>
        </w:tabs>
        <w:rPr>
          <w:del w:id="778" w:author="Gerard" w:date="2014-06-20T17:32:00Z"/>
          <w:rFonts w:asciiTheme="minorHAnsi" w:eastAsiaTheme="minorEastAsia" w:hAnsiTheme="minorHAnsi" w:cstheme="minorBidi"/>
          <w:smallCaps w:val="0"/>
          <w:noProof/>
          <w:sz w:val="22"/>
          <w:szCs w:val="22"/>
        </w:rPr>
      </w:pPr>
      <w:del w:id="779" w:author="Gerard" w:date="2014-06-20T17:32:00Z">
        <w:r w:rsidDel="00976D6B">
          <w:rPr>
            <w:noProof/>
          </w:rPr>
          <w:delText>3.2. Format Specification Versions</w:delText>
        </w:r>
        <w:r w:rsidDel="00976D6B">
          <w:rPr>
            <w:noProof/>
          </w:rPr>
          <w:tab/>
          <w:delText>15</w:delText>
        </w:r>
      </w:del>
    </w:p>
    <w:p w14:paraId="46A25F59" w14:textId="77777777" w:rsidR="00473134" w:rsidDel="00976D6B" w:rsidRDefault="00473134">
      <w:pPr>
        <w:pStyle w:val="TOC2"/>
        <w:tabs>
          <w:tab w:val="right" w:leader="dot" w:pos="9350"/>
        </w:tabs>
        <w:rPr>
          <w:del w:id="780" w:author="Gerard" w:date="2014-06-20T17:32:00Z"/>
          <w:rFonts w:asciiTheme="minorHAnsi" w:eastAsiaTheme="minorEastAsia" w:hAnsiTheme="minorHAnsi" w:cstheme="minorBidi"/>
          <w:smallCaps w:val="0"/>
          <w:noProof/>
          <w:sz w:val="22"/>
          <w:szCs w:val="22"/>
        </w:rPr>
      </w:pPr>
      <w:del w:id="781" w:author="Gerard" w:date="2014-06-20T17:32:00Z">
        <w:r w:rsidDel="00976D6B">
          <w:rPr>
            <w:noProof/>
          </w:rPr>
          <w:delText>3.3. Module Section</w:delText>
        </w:r>
        <w:r w:rsidDel="00976D6B">
          <w:rPr>
            <w:noProof/>
          </w:rPr>
          <w:tab/>
          <w:delText>17</w:delText>
        </w:r>
      </w:del>
    </w:p>
    <w:p w14:paraId="5E30A29C" w14:textId="77777777" w:rsidR="00473134" w:rsidDel="00976D6B" w:rsidRDefault="00473134">
      <w:pPr>
        <w:pStyle w:val="TOC2"/>
        <w:tabs>
          <w:tab w:val="right" w:leader="dot" w:pos="9350"/>
        </w:tabs>
        <w:rPr>
          <w:del w:id="782" w:author="Gerard" w:date="2014-06-20T17:32:00Z"/>
          <w:rFonts w:asciiTheme="minorHAnsi" w:eastAsiaTheme="minorEastAsia" w:hAnsiTheme="minorHAnsi" w:cstheme="minorBidi"/>
          <w:smallCaps w:val="0"/>
          <w:noProof/>
          <w:sz w:val="22"/>
          <w:szCs w:val="22"/>
        </w:rPr>
      </w:pPr>
      <w:del w:id="783" w:author="Gerard" w:date="2014-06-20T17:32:00Z">
        <w:r w:rsidDel="00976D6B">
          <w:rPr>
            <w:noProof/>
          </w:rPr>
          <w:delText>3.4. Control Section</w:delText>
        </w:r>
        <w:r w:rsidDel="00976D6B">
          <w:rPr>
            <w:noProof/>
          </w:rPr>
          <w:tab/>
          <w:delText>18</w:delText>
        </w:r>
      </w:del>
    </w:p>
    <w:p w14:paraId="0ADB2D3E" w14:textId="77777777" w:rsidR="00473134" w:rsidDel="00976D6B" w:rsidRDefault="00473134">
      <w:pPr>
        <w:pStyle w:val="TOC3"/>
        <w:tabs>
          <w:tab w:val="right" w:leader="dot" w:pos="9350"/>
        </w:tabs>
        <w:rPr>
          <w:del w:id="784" w:author="Gerard" w:date="2014-06-20T17:32:00Z"/>
          <w:rFonts w:asciiTheme="minorHAnsi" w:eastAsiaTheme="minorEastAsia" w:hAnsiTheme="minorHAnsi" w:cstheme="minorBidi"/>
          <w:i w:val="0"/>
          <w:iCs w:val="0"/>
          <w:noProof/>
          <w:sz w:val="22"/>
          <w:szCs w:val="22"/>
        </w:rPr>
      </w:pPr>
      <w:del w:id="785" w:author="Gerard" w:date="2014-06-20T17:32:00Z">
        <w:r w:rsidRPr="006B1F9E" w:rsidDel="00976D6B">
          <w:rPr>
            <w:noProof/>
            <w:color w:val="000000"/>
          </w:rPr>
          <w:delText>3.4.1.</w:delText>
        </w:r>
        <w:r w:rsidDel="00976D6B">
          <w:rPr>
            <w:noProof/>
          </w:rPr>
          <w:delText xml:space="preserve"> Common Parameters</w:delText>
        </w:r>
        <w:r w:rsidDel="00976D6B">
          <w:rPr>
            <w:noProof/>
          </w:rPr>
          <w:tab/>
          <w:delText>18</w:delText>
        </w:r>
      </w:del>
    </w:p>
    <w:p w14:paraId="15634C96" w14:textId="77777777" w:rsidR="00473134" w:rsidDel="00976D6B" w:rsidRDefault="00473134">
      <w:pPr>
        <w:pStyle w:val="TOC3"/>
        <w:tabs>
          <w:tab w:val="right" w:leader="dot" w:pos="9350"/>
        </w:tabs>
        <w:rPr>
          <w:del w:id="786" w:author="Gerard" w:date="2014-06-20T17:32:00Z"/>
          <w:rFonts w:asciiTheme="minorHAnsi" w:eastAsiaTheme="minorEastAsia" w:hAnsiTheme="minorHAnsi" w:cstheme="minorBidi"/>
          <w:i w:val="0"/>
          <w:iCs w:val="0"/>
          <w:noProof/>
          <w:sz w:val="22"/>
          <w:szCs w:val="22"/>
        </w:rPr>
      </w:pPr>
      <w:del w:id="787" w:author="Gerard" w:date="2014-06-20T17:32:00Z">
        <w:r w:rsidRPr="006B1F9E" w:rsidDel="00976D6B">
          <w:rPr>
            <w:noProof/>
            <w:color w:val="000000"/>
          </w:rPr>
          <w:delText>3.4.2.</w:delText>
        </w:r>
        <w:r w:rsidDel="00976D6B">
          <w:rPr>
            <w:noProof/>
          </w:rPr>
          <w:delText xml:space="preserve"> Parameters for </w:delText>
        </w:r>
        <w:r w:rsidRPr="006B1F9E" w:rsidDel="00976D6B">
          <w:rPr>
            <w:noProof/>
          </w:rPr>
          <w:delText>Biphasic</w:delText>
        </w:r>
        <w:r w:rsidDel="00976D6B">
          <w:rPr>
            <w:noProof/>
          </w:rPr>
          <w:delText xml:space="preserve"> Analysis</w:delText>
        </w:r>
        <w:r w:rsidDel="00976D6B">
          <w:rPr>
            <w:noProof/>
          </w:rPr>
          <w:tab/>
          <w:delText>24</w:delText>
        </w:r>
      </w:del>
    </w:p>
    <w:p w14:paraId="1D7DDEA7" w14:textId="77777777" w:rsidR="00473134" w:rsidDel="00976D6B" w:rsidRDefault="00473134">
      <w:pPr>
        <w:pStyle w:val="TOC3"/>
        <w:tabs>
          <w:tab w:val="right" w:leader="dot" w:pos="9350"/>
        </w:tabs>
        <w:rPr>
          <w:del w:id="788" w:author="Gerard" w:date="2014-06-20T17:32:00Z"/>
          <w:rFonts w:asciiTheme="minorHAnsi" w:eastAsiaTheme="minorEastAsia" w:hAnsiTheme="minorHAnsi" w:cstheme="minorBidi"/>
          <w:i w:val="0"/>
          <w:iCs w:val="0"/>
          <w:noProof/>
          <w:sz w:val="22"/>
          <w:szCs w:val="22"/>
        </w:rPr>
      </w:pPr>
      <w:del w:id="789" w:author="Gerard" w:date="2014-06-20T17:32:00Z">
        <w:r w:rsidRPr="006B1F9E" w:rsidDel="00976D6B">
          <w:rPr>
            <w:noProof/>
            <w:color w:val="000000"/>
          </w:rPr>
          <w:delText>3.4.3.</w:delText>
        </w:r>
        <w:r w:rsidDel="00976D6B">
          <w:rPr>
            <w:noProof/>
          </w:rPr>
          <w:delText xml:space="preserve"> Parameters for </w:delText>
        </w:r>
        <w:r w:rsidRPr="006B1F9E" w:rsidDel="00976D6B">
          <w:rPr>
            <w:noProof/>
          </w:rPr>
          <w:delText>Solute</w:delText>
        </w:r>
        <w:r w:rsidDel="00976D6B">
          <w:rPr>
            <w:noProof/>
          </w:rPr>
          <w:delText xml:space="preserve"> Analysis</w:delText>
        </w:r>
        <w:r w:rsidDel="00976D6B">
          <w:rPr>
            <w:noProof/>
          </w:rPr>
          <w:tab/>
          <w:delText>25</w:delText>
        </w:r>
      </w:del>
    </w:p>
    <w:p w14:paraId="00D35D13" w14:textId="77777777" w:rsidR="00473134" w:rsidDel="00976D6B" w:rsidRDefault="00473134">
      <w:pPr>
        <w:pStyle w:val="TOC3"/>
        <w:tabs>
          <w:tab w:val="right" w:leader="dot" w:pos="9350"/>
        </w:tabs>
        <w:rPr>
          <w:del w:id="790" w:author="Gerard" w:date="2014-06-20T17:32:00Z"/>
          <w:rFonts w:asciiTheme="minorHAnsi" w:eastAsiaTheme="minorEastAsia" w:hAnsiTheme="minorHAnsi" w:cstheme="minorBidi"/>
          <w:i w:val="0"/>
          <w:iCs w:val="0"/>
          <w:noProof/>
          <w:sz w:val="22"/>
          <w:szCs w:val="22"/>
        </w:rPr>
      </w:pPr>
      <w:del w:id="791" w:author="Gerard" w:date="2014-06-20T17:32:00Z">
        <w:r w:rsidRPr="006B1F9E" w:rsidDel="00976D6B">
          <w:rPr>
            <w:noProof/>
            <w:color w:val="000000"/>
          </w:rPr>
          <w:delText>3.4.4.</w:delText>
        </w:r>
        <w:r w:rsidDel="00976D6B">
          <w:rPr>
            <w:noProof/>
          </w:rPr>
          <w:delText xml:space="preserve"> Parameters for </w:delText>
        </w:r>
        <w:r w:rsidRPr="006B1F9E" w:rsidDel="00976D6B">
          <w:rPr>
            <w:noProof/>
          </w:rPr>
          <w:delText>Heat</w:delText>
        </w:r>
        <w:r w:rsidDel="00976D6B">
          <w:rPr>
            <w:noProof/>
          </w:rPr>
          <w:delText xml:space="preserve"> Analysis</w:delText>
        </w:r>
        <w:r w:rsidDel="00976D6B">
          <w:rPr>
            <w:noProof/>
          </w:rPr>
          <w:tab/>
          <w:delText>25</w:delText>
        </w:r>
      </w:del>
    </w:p>
    <w:p w14:paraId="47A6626A" w14:textId="77777777" w:rsidR="00473134" w:rsidDel="00976D6B" w:rsidRDefault="00473134">
      <w:pPr>
        <w:pStyle w:val="TOC2"/>
        <w:tabs>
          <w:tab w:val="right" w:leader="dot" w:pos="9350"/>
        </w:tabs>
        <w:rPr>
          <w:del w:id="792" w:author="Gerard" w:date="2014-06-20T17:32:00Z"/>
          <w:rFonts w:asciiTheme="minorHAnsi" w:eastAsiaTheme="minorEastAsia" w:hAnsiTheme="minorHAnsi" w:cstheme="minorBidi"/>
          <w:smallCaps w:val="0"/>
          <w:noProof/>
          <w:sz w:val="22"/>
          <w:szCs w:val="22"/>
        </w:rPr>
      </w:pPr>
      <w:del w:id="793" w:author="Gerard" w:date="2014-06-20T17:32:00Z">
        <w:r w:rsidDel="00976D6B">
          <w:rPr>
            <w:noProof/>
          </w:rPr>
          <w:delText>3.5. Globals Section</w:delText>
        </w:r>
        <w:r w:rsidDel="00976D6B">
          <w:rPr>
            <w:noProof/>
          </w:rPr>
          <w:tab/>
          <w:delText>26</w:delText>
        </w:r>
      </w:del>
    </w:p>
    <w:p w14:paraId="551A6568" w14:textId="77777777" w:rsidR="00473134" w:rsidDel="00976D6B" w:rsidRDefault="00473134">
      <w:pPr>
        <w:pStyle w:val="TOC3"/>
        <w:tabs>
          <w:tab w:val="right" w:leader="dot" w:pos="9350"/>
        </w:tabs>
        <w:rPr>
          <w:del w:id="794" w:author="Gerard" w:date="2014-06-20T17:32:00Z"/>
          <w:rFonts w:asciiTheme="minorHAnsi" w:eastAsiaTheme="minorEastAsia" w:hAnsiTheme="minorHAnsi" w:cstheme="minorBidi"/>
          <w:i w:val="0"/>
          <w:iCs w:val="0"/>
          <w:noProof/>
          <w:sz w:val="22"/>
          <w:szCs w:val="22"/>
        </w:rPr>
      </w:pPr>
      <w:del w:id="795" w:author="Gerard" w:date="2014-06-20T17:32:00Z">
        <w:r w:rsidRPr="006B1F9E" w:rsidDel="00976D6B">
          <w:rPr>
            <w:noProof/>
            <w:color w:val="000000"/>
          </w:rPr>
          <w:delText>3.5.1.</w:delText>
        </w:r>
        <w:r w:rsidDel="00976D6B">
          <w:rPr>
            <w:noProof/>
          </w:rPr>
          <w:delText xml:space="preserve"> Constants</w:delText>
        </w:r>
        <w:r w:rsidDel="00976D6B">
          <w:rPr>
            <w:noProof/>
          </w:rPr>
          <w:tab/>
          <w:delText>26</w:delText>
        </w:r>
      </w:del>
    </w:p>
    <w:p w14:paraId="70B13779" w14:textId="77777777" w:rsidR="00473134" w:rsidDel="00976D6B" w:rsidRDefault="00473134">
      <w:pPr>
        <w:pStyle w:val="TOC3"/>
        <w:tabs>
          <w:tab w:val="right" w:leader="dot" w:pos="9350"/>
        </w:tabs>
        <w:rPr>
          <w:del w:id="796" w:author="Gerard" w:date="2014-06-20T17:32:00Z"/>
          <w:rFonts w:asciiTheme="minorHAnsi" w:eastAsiaTheme="minorEastAsia" w:hAnsiTheme="minorHAnsi" w:cstheme="minorBidi"/>
          <w:i w:val="0"/>
          <w:iCs w:val="0"/>
          <w:noProof/>
          <w:sz w:val="22"/>
          <w:szCs w:val="22"/>
        </w:rPr>
      </w:pPr>
      <w:del w:id="797" w:author="Gerard" w:date="2014-06-20T17:32:00Z">
        <w:r w:rsidRPr="006B1F9E" w:rsidDel="00976D6B">
          <w:rPr>
            <w:noProof/>
            <w:color w:val="000000"/>
          </w:rPr>
          <w:delText>3.5.2.</w:delText>
        </w:r>
        <w:r w:rsidDel="00976D6B">
          <w:rPr>
            <w:noProof/>
          </w:rPr>
          <w:delText xml:space="preserve"> Solutes</w:delText>
        </w:r>
        <w:r w:rsidDel="00976D6B">
          <w:rPr>
            <w:noProof/>
          </w:rPr>
          <w:tab/>
          <w:delText>26</w:delText>
        </w:r>
      </w:del>
    </w:p>
    <w:p w14:paraId="59A9FDFD" w14:textId="77777777" w:rsidR="00473134" w:rsidDel="00976D6B" w:rsidRDefault="00473134">
      <w:pPr>
        <w:pStyle w:val="TOC3"/>
        <w:tabs>
          <w:tab w:val="right" w:leader="dot" w:pos="9350"/>
        </w:tabs>
        <w:rPr>
          <w:del w:id="798" w:author="Gerard" w:date="2014-06-20T17:32:00Z"/>
          <w:rFonts w:asciiTheme="minorHAnsi" w:eastAsiaTheme="minorEastAsia" w:hAnsiTheme="minorHAnsi" w:cstheme="minorBidi"/>
          <w:i w:val="0"/>
          <w:iCs w:val="0"/>
          <w:noProof/>
          <w:sz w:val="22"/>
          <w:szCs w:val="22"/>
        </w:rPr>
      </w:pPr>
      <w:del w:id="799" w:author="Gerard" w:date="2014-06-20T17:32:00Z">
        <w:r w:rsidRPr="006B1F9E" w:rsidDel="00976D6B">
          <w:rPr>
            <w:noProof/>
            <w:color w:val="000000"/>
          </w:rPr>
          <w:delText>3.5.3.</w:delText>
        </w:r>
        <w:r w:rsidDel="00976D6B">
          <w:rPr>
            <w:noProof/>
          </w:rPr>
          <w:delText xml:space="preserve"> Solid-Bound Molecules</w:delText>
        </w:r>
        <w:r w:rsidDel="00976D6B">
          <w:rPr>
            <w:noProof/>
          </w:rPr>
          <w:tab/>
          <w:delText>27</w:delText>
        </w:r>
      </w:del>
    </w:p>
    <w:p w14:paraId="6981B570" w14:textId="77777777" w:rsidR="00473134" w:rsidDel="00976D6B" w:rsidRDefault="00473134">
      <w:pPr>
        <w:pStyle w:val="TOC2"/>
        <w:tabs>
          <w:tab w:val="right" w:leader="dot" w:pos="9350"/>
        </w:tabs>
        <w:rPr>
          <w:del w:id="800" w:author="Gerard" w:date="2014-06-20T17:32:00Z"/>
          <w:rFonts w:asciiTheme="minorHAnsi" w:eastAsiaTheme="minorEastAsia" w:hAnsiTheme="minorHAnsi" w:cstheme="minorBidi"/>
          <w:smallCaps w:val="0"/>
          <w:noProof/>
          <w:sz w:val="22"/>
          <w:szCs w:val="22"/>
        </w:rPr>
      </w:pPr>
      <w:del w:id="801" w:author="Gerard" w:date="2014-06-20T17:32:00Z">
        <w:r w:rsidDel="00976D6B">
          <w:rPr>
            <w:noProof/>
          </w:rPr>
          <w:delText>3.6. Material Section</w:delText>
        </w:r>
        <w:r w:rsidDel="00976D6B">
          <w:rPr>
            <w:noProof/>
          </w:rPr>
          <w:tab/>
          <w:delText>28</w:delText>
        </w:r>
      </w:del>
    </w:p>
    <w:p w14:paraId="301A846C" w14:textId="77777777" w:rsidR="00473134" w:rsidDel="00976D6B" w:rsidRDefault="00473134">
      <w:pPr>
        <w:pStyle w:val="TOC2"/>
        <w:tabs>
          <w:tab w:val="right" w:leader="dot" w:pos="9350"/>
        </w:tabs>
        <w:rPr>
          <w:del w:id="802" w:author="Gerard" w:date="2014-06-20T17:32:00Z"/>
          <w:rFonts w:asciiTheme="minorHAnsi" w:eastAsiaTheme="minorEastAsia" w:hAnsiTheme="minorHAnsi" w:cstheme="minorBidi"/>
          <w:smallCaps w:val="0"/>
          <w:noProof/>
          <w:sz w:val="22"/>
          <w:szCs w:val="22"/>
        </w:rPr>
      </w:pPr>
      <w:del w:id="803" w:author="Gerard" w:date="2014-06-20T17:32:00Z">
        <w:r w:rsidDel="00976D6B">
          <w:rPr>
            <w:noProof/>
          </w:rPr>
          <w:delText>3.7. Geometry Section</w:delText>
        </w:r>
        <w:r w:rsidDel="00976D6B">
          <w:rPr>
            <w:noProof/>
          </w:rPr>
          <w:tab/>
          <w:delText>29</w:delText>
        </w:r>
      </w:del>
    </w:p>
    <w:p w14:paraId="0456EAF2" w14:textId="77777777" w:rsidR="00473134" w:rsidDel="00976D6B" w:rsidRDefault="00473134">
      <w:pPr>
        <w:pStyle w:val="TOC3"/>
        <w:tabs>
          <w:tab w:val="right" w:leader="dot" w:pos="9350"/>
        </w:tabs>
        <w:rPr>
          <w:del w:id="804" w:author="Gerard" w:date="2014-06-20T17:32:00Z"/>
          <w:rFonts w:asciiTheme="minorHAnsi" w:eastAsiaTheme="minorEastAsia" w:hAnsiTheme="minorHAnsi" w:cstheme="minorBidi"/>
          <w:i w:val="0"/>
          <w:iCs w:val="0"/>
          <w:noProof/>
          <w:sz w:val="22"/>
          <w:szCs w:val="22"/>
        </w:rPr>
      </w:pPr>
      <w:del w:id="805" w:author="Gerard" w:date="2014-06-20T17:32:00Z">
        <w:r w:rsidRPr="006B1F9E" w:rsidDel="00976D6B">
          <w:rPr>
            <w:noProof/>
            <w:color w:val="000000"/>
          </w:rPr>
          <w:delText>3.7.1.</w:delText>
        </w:r>
        <w:r w:rsidDel="00976D6B">
          <w:rPr>
            <w:noProof/>
          </w:rPr>
          <w:delText xml:space="preserve"> Nodes Section</w:delText>
        </w:r>
        <w:r w:rsidDel="00976D6B">
          <w:rPr>
            <w:noProof/>
          </w:rPr>
          <w:tab/>
          <w:delText>29</w:delText>
        </w:r>
      </w:del>
    </w:p>
    <w:p w14:paraId="157FF2E0" w14:textId="77777777" w:rsidR="00473134" w:rsidDel="00976D6B" w:rsidRDefault="00473134">
      <w:pPr>
        <w:pStyle w:val="TOC3"/>
        <w:tabs>
          <w:tab w:val="right" w:leader="dot" w:pos="9350"/>
        </w:tabs>
        <w:rPr>
          <w:del w:id="806" w:author="Gerard" w:date="2014-06-20T17:32:00Z"/>
          <w:rFonts w:asciiTheme="minorHAnsi" w:eastAsiaTheme="minorEastAsia" w:hAnsiTheme="minorHAnsi" w:cstheme="minorBidi"/>
          <w:i w:val="0"/>
          <w:iCs w:val="0"/>
          <w:noProof/>
          <w:sz w:val="22"/>
          <w:szCs w:val="22"/>
        </w:rPr>
      </w:pPr>
      <w:del w:id="807" w:author="Gerard" w:date="2014-06-20T17:32:00Z">
        <w:r w:rsidRPr="006B1F9E" w:rsidDel="00976D6B">
          <w:rPr>
            <w:noProof/>
            <w:color w:val="000000"/>
          </w:rPr>
          <w:delText>3.7.2.</w:delText>
        </w:r>
        <w:r w:rsidDel="00976D6B">
          <w:rPr>
            <w:noProof/>
          </w:rPr>
          <w:delText xml:space="preserve"> Elements Section</w:delText>
        </w:r>
        <w:r w:rsidDel="00976D6B">
          <w:rPr>
            <w:noProof/>
          </w:rPr>
          <w:tab/>
          <w:delText>29</w:delText>
        </w:r>
      </w:del>
    </w:p>
    <w:p w14:paraId="68952E40" w14:textId="77777777" w:rsidR="00473134" w:rsidDel="00976D6B" w:rsidRDefault="00473134">
      <w:pPr>
        <w:pStyle w:val="TOC4"/>
        <w:tabs>
          <w:tab w:val="right" w:leader="dot" w:pos="9350"/>
        </w:tabs>
        <w:rPr>
          <w:del w:id="808" w:author="Gerard" w:date="2014-06-20T17:32:00Z"/>
          <w:rFonts w:asciiTheme="minorHAnsi" w:eastAsiaTheme="minorEastAsia" w:hAnsiTheme="minorHAnsi" w:cstheme="minorBidi"/>
          <w:noProof/>
          <w:sz w:val="22"/>
          <w:szCs w:val="22"/>
        </w:rPr>
      </w:pPr>
      <w:del w:id="809" w:author="Gerard" w:date="2014-06-20T17:32:00Z">
        <w:r w:rsidDel="00976D6B">
          <w:rPr>
            <w:noProof/>
          </w:rPr>
          <w:delText>3.7.2.1. Solid Elements</w:delText>
        </w:r>
        <w:r w:rsidDel="00976D6B">
          <w:rPr>
            <w:noProof/>
          </w:rPr>
          <w:tab/>
          <w:delText>29</w:delText>
        </w:r>
      </w:del>
    </w:p>
    <w:p w14:paraId="3E1C33E7" w14:textId="77777777" w:rsidR="00473134" w:rsidDel="00976D6B" w:rsidRDefault="00473134">
      <w:pPr>
        <w:pStyle w:val="TOC4"/>
        <w:tabs>
          <w:tab w:val="right" w:leader="dot" w:pos="9350"/>
        </w:tabs>
        <w:rPr>
          <w:del w:id="810" w:author="Gerard" w:date="2014-06-20T17:32:00Z"/>
          <w:rFonts w:asciiTheme="minorHAnsi" w:eastAsiaTheme="minorEastAsia" w:hAnsiTheme="minorHAnsi" w:cstheme="minorBidi"/>
          <w:noProof/>
          <w:sz w:val="22"/>
          <w:szCs w:val="22"/>
        </w:rPr>
      </w:pPr>
      <w:del w:id="811" w:author="Gerard" w:date="2014-06-20T17:32:00Z">
        <w:r w:rsidDel="00976D6B">
          <w:rPr>
            <w:noProof/>
          </w:rPr>
          <w:delText>3.7.2.2. Shell Elements</w:delText>
        </w:r>
        <w:r w:rsidDel="00976D6B">
          <w:rPr>
            <w:noProof/>
          </w:rPr>
          <w:tab/>
          <w:delText>30</w:delText>
        </w:r>
      </w:del>
    </w:p>
    <w:p w14:paraId="5AFFF8E9" w14:textId="77777777" w:rsidR="00473134" w:rsidDel="00976D6B" w:rsidRDefault="00473134">
      <w:pPr>
        <w:pStyle w:val="TOC4"/>
        <w:tabs>
          <w:tab w:val="right" w:leader="dot" w:pos="9350"/>
        </w:tabs>
        <w:rPr>
          <w:del w:id="812" w:author="Gerard" w:date="2014-06-20T17:32:00Z"/>
          <w:rFonts w:asciiTheme="minorHAnsi" w:eastAsiaTheme="minorEastAsia" w:hAnsiTheme="minorHAnsi" w:cstheme="minorBidi"/>
          <w:noProof/>
          <w:sz w:val="22"/>
          <w:szCs w:val="22"/>
        </w:rPr>
      </w:pPr>
      <w:del w:id="813" w:author="Gerard" w:date="2014-06-20T17:32:00Z">
        <w:r w:rsidDel="00976D6B">
          <w:rPr>
            <w:noProof/>
          </w:rPr>
          <w:delText>3.7.2.3. Surface Elements</w:delText>
        </w:r>
        <w:r w:rsidDel="00976D6B">
          <w:rPr>
            <w:noProof/>
          </w:rPr>
          <w:tab/>
          <w:delText>31</w:delText>
        </w:r>
      </w:del>
    </w:p>
    <w:p w14:paraId="28FCF43D" w14:textId="77777777" w:rsidR="00473134" w:rsidDel="00976D6B" w:rsidRDefault="00473134">
      <w:pPr>
        <w:pStyle w:val="TOC3"/>
        <w:tabs>
          <w:tab w:val="right" w:leader="dot" w:pos="9350"/>
        </w:tabs>
        <w:rPr>
          <w:del w:id="814" w:author="Gerard" w:date="2014-06-20T17:32:00Z"/>
          <w:rFonts w:asciiTheme="minorHAnsi" w:eastAsiaTheme="minorEastAsia" w:hAnsiTheme="minorHAnsi" w:cstheme="minorBidi"/>
          <w:i w:val="0"/>
          <w:iCs w:val="0"/>
          <w:noProof/>
          <w:sz w:val="22"/>
          <w:szCs w:val="22"/>
        </w:rPr>
      </w:pPr>
      <w:del w:id="815" w:author="Gerard" w:date="2014-06-20T17:32:00Z">
        <w:r w:rsidRPr="006B1F9E" w:rsidDel="00976D6B">
          <w:rPr>
            <w:noProof/>
            <w:color w:val="000000"/>
          </w:rPr>
          <w:delText>3.7.3.</w:delText>
        </w:r>
        <w:r w:rsidDel="00976D6B">
          <w:rPr>
            <w:noProof/>
          </w:rPr>
          <w:delText xml:space="preserve"> Element Data Section</w:delText>
        </w:r>
        <w:r w:rsidDel="00976D6B">
          <w:rPr>
            <w:noProof/>
          </w:rPr>
          <w:tab/>
          <w:delText>31</w:delText>
        </w:r>
      </w:del>
    </w:p>
    <w:p w14:paraId="0B3289BA" w14:textId="77777777" w:rsidR="00473134" w:rsidDel="00976D6B" w:rsidRDefault="00473134">
      <w:pPr>
        <w:pStyle w:val="TOC3"/>
        <w:tabs>
          <w:tab w:val="right" w:leader="dot" w:pos="9350"/>
        </w:tabs>
        <w:rPr>
          <w:del w:id="816" w:author="Gerard" w:date="2014-06-20T17:32:00Z"/>
          <w:rFonts w:asciiTheme="minorHAnsi" w:eastAsiaTheme="minorEastAsia" w:hAnsiTheme="minorHAnsi" w:cstheme="minorBidi"/>
          <w:i w:val="0"/>
          <w:iCs w:val="0"/>
          <w:noProof/>
          <w:sz w:val="22"/>
          <w:szCs w:val="22"/>
        </w:rPr>
      </w:pPr>
      <w:del w:id="817" w:author="Gerard" w:date="2014-06-20T17:32:00Z">
        <w:r w:rsidRPr="006B1F9E" w:rsidDel="00976D6B">
          <w:rPr>
            <w:noProof/>
            <w:color w:val="000000"/>
          </w:rPr>
          <w:delText>3.7.4.</w:delText>
        </w:r>
        <w:r w:rsidDel="00976D6B">
          <w:rPr>
            <w:noProof/>
          </w:rPr>
          <w:delText xml:space="preserve"> Surface Section</w:delText>
        </w:r>
        <w:r w:rsidDel="00976D6B">
          <w:rPr>
            <w:noProof/>
          </w:rPr>
          <w:tab/>
          <w:delText>32</w:delText>
        </w:r>
      </w:del>
    </w:p>
    <w:p w14:paraId="2CDA5593" w14:textId="77777777" w:rsidR="00473134" w:rsidDel="00976D6B" w:rsidRDefault="00473134">
      <w:pPr>
        <w:pStyle w:val="TOC3"/>
        <w:tabs>
          <w:tab w:val="right" w:leader="dot" w:pos="9350"/>
        </w:tabs>
        <w:rPr>
          <w:del w:id="818" w:author="Gerard" w:date="2014-06-20T17:32:00Z"/>
          <w:rFonts w:asciiTheme="minorHAnsi" w:eastAsiaTheme="minorEastAsia" w:hAnsiTheme="minorHAnsi" w:cstheme="minorBidi"/>
          <w:i w:val="0"/>
          <w:iCs w:val="0"/>
          <w:noProof/>
          <w:sz w:val="22"/>
          <w:szCs w:val="22"/>
        </w:rPr>
      </w:pPr>
      <w:del w:id="819" w:author="Gerard" w:date="2014-06-20T17:32:00Z">
        <w:r w:rsidRPr="006B1F9E" w:rsidDel="00976D6B">
          <w:rPr>
            <w:noProof/>
            <w:color w:val="000000"/>
          </w:rPr>
          <w:delText>3.7.5.</w:delText>
        </w:r>
        <w:r w:rsidDel="00976D6B">
          <w:rPr>
            <w:noProof/>
          </w:rPr>
          <w:delText xml:space="preserve"> NodeSet Section</w:delText>
        </w:r>
        <w:r w:rsidDel="00976D6B">
          <w:rPr>
            <w:noProof/>
          </w:rPr>
          <w:tab/>
          <w:delText>32</w:delText>
        </w:r>
      </w:del>
    </w:p>
    <w:p w14:paraId="4F11BA4C" w14:textId="77777777" w:rsidR="00473134" w:rsidDel="00976D6B" w:rsidRDefault="00473134">
      <w:pPr>
        <w:pStyle w:val="TOC2"/>
        <w:tabs>
          <w:tab w:val="right" w:leader="dot" w:pos="9350"/>
        </w:tabs>
        <w:rPr>
          <w:del w:id="820" w:author="Gerard" w:date="2014-06-20T17:32:00Z"/>
          <w:rFonts w:asciiTheme="minorHAnsi" w:eastAsiaTheme="minorEastAsia" w:hAnsiTheme="minorHAnsi" w:cstheme="minorBidi"/>
          <w:smallCaps w:val="0"/>
          <w:noProof/>
          <w:sz w:val="22"/>
          <w:szCs w:val="22"/>
        </w:rPr>
      </w:pPr>
      <w:del w:id="821" w:author="Gerard" w:date="2014-06-20T17:32:00Z">
        <w:r w:rsidDel="00976D6B">
          <w:rPr>
            <w:noProof/>
          </w:rPr>
          <w:delText>3.8. Initial Section</w:delText>
        </w:r>
        <w:r w:rsidDel="00976D6B">
          <w:rPr>
            <w:noProof/>
          </w:rPr>
          <w:tab/>
          <w:delText>34</w:delText>
        </w:r>
      </w:del>
    </w:p>
    <w:p w14:paraId="7624E3E7" w14:textId="77777777" w:rsidR="00473134" w:rsidDel="00976D6B" w:rsidRDefault="00473134">
      <w:pPr>
        <w:pStyle w:val="TOC3"/>
        <w:tabs>
          <w:tab w:val="right" w:leader="dot" w:pos="9350"/>
        </w:tabs>
        <w:rPr>
          <w:del w:id="822" w:author="Gerard" w:date="2014-06-20T17:32:00Z"/>
          <w:rFonts w:asciiTheme="minorHAnsi" w:eastAsiaTheme="minorEastAsia" w:hAnsiTheme="minorHAnsi" w:cstheme="minorBidi"/>
          <w:i w:val="0"/>
          <w:iCs w:val="0"/>
          <w:noProof/>
          <w:sz w:val="22"/>
          <w:szCs w:val="22"/>
        </w:rPr>
      </w:pPr>
      <w:del w:id="823" w:author="Gerard" w:date="2014-06-20T17:32:00Z">
        <w:r w:rsidRPr="006B1F9E" w:rsidDel="00976D6B">
          <w:rPr>
            <w:noProof/>
            <w:color w:val="000000"/>
          </w:rPr>
          <w:delText>3.8.1.</w:delText>
        </w:r>
        <w:r w:rsidDel="00976D6B">
          <w:rPr>
            <w:noProof/>
          </w:rPr>
          <w:delText xml:space="preserve"> Initial Nodal Velocities</w:delText>
        </w:r>
        <w:r w:rsidDel="00976D6B">
          <w:rPr>
            <w:noProof/>
          </w:rPr>
          <w:tab/>
          <w:delText>34</w:delText>
        </w:r>
      </w:del>
    </w:p>
    <w:p w14:paraId="0047FD26" w14:textId="77777777" w:rsidR="00473134" w:rsidDel="00976D6B" w:rsidRDefault="00473134">
      <w:pPr>
        <w:pStyle w:val="TOC3"/>
        <w:tabs>
          <w:tab w:val="right" w:leader="dot" w:pos="9350"/>
        </w:tabs>
        <w:rPr>
          <w:del w:id="824" w:author="Gerard" w:date="2014-06-20T17:32:00Z"/>
          <w:rFonts w:asciiTheme="minorHAnsi" w:eastAsiaTheme="minorEastAsia" w:hAnsiTheme="minorHAnsi" w:cstheme="minorBidi"/>
          <w:i w:val="0"/>
          <w:iCs w:val="0"/>
          <w:noProof/>
          <w:sz w:val="22"/>
          <w:szCs w:val="22"/>
        </w:rPr>
      </w:pPr>
      <w:del w:id="825" w:author="Gerard" w:date="2014-06-20T17:32:00Z">
        <w:r w:rsidRPr="006B1F9E" w:rsidDel="00976D6B">
          <w:rPr>
            <w:noProof/>
            <w:color w:val="000000"/>
          </w:rPr>
          <w:delText>3.8.2.</w:delText>
        </w:r>
        <w:r w:rsidDel="00976D6B">
          <w:rPr>
            <w:noProof/>
          </w:rPr>
          <w:delText xml:space="preserve"> Initial Nodal Effective Fluid Pressure</w:delText>
        </w:r>
        <w:r w:rsidDel="00976D6B">
          <w:rPr>
            <w:noProof/>
          </w:rPr>
          <w:tab/>
          <w:delText>34</w:delText>
        </w:r>
      </w:del>
    </w:p>
    <w:p w14:paraId="64C74164" w14:textId="77777777" w:rsidR="00473134" w:rsidDel="00976D6B" w:rsidRDefault="00473134">
      <w:pPr>
        <w:pStyle w:val="TOC3"/>
        <w:tabs>
          <w:tab w:val="right" w:leader="dot" w:pos="9350"/>
        </w:tabs>
        <w:rPr>
          <w:del w:id="826" w:author="Gerard" w:date="2014-06-20T17:32:00Z"/>
          <w:rFonts w:asciiTheme="minorHAnsi" w:eastAsiaTheme="minorEastAsia" w:hAnsiTheme="minorHAnsi" w:cstheme="minorBidi"/>
          <w:i w:val="0"/>
          <w:iCs w:val="0"/>
          <w:noProof/>
          <w:sz w:val="22"/>
          <w:szCs w:val="22"/>
        </w:rPr>
      </w:pPr>
      <w:del w:id="827" w:author="Gerard" w:date="2014-06-20T17:32:00Z">
        <w:r w:rsidRPr="006B1F9E" w:rsidDel="00976D6B">
          <w:rPr>
            <w:noProof/>
            <w:color w:val="000000"/>
          </w:rPr>
          <w:delText>3.8.3.</w:delText>
        </w:r>
        <w:r w:rsidDel="00976D6B">
          <w:rPr>
            <w:noProof/>
          </w:rPr>
          <w:delText xml:space="preserve"> Initial Nodal Effective Concentration</w:delText>
        </w:r>
        <w:r w:rsidDel="00976D6B">
          <w:rPr>
            <w:noProof/>
          </w:rPr>
          <w:tab/>
          <w:delText>34</w:delText>
        </w:r>
      </w:del>
    </w:p>
    <w:p w14:paraId="4B248813" w14:textId="77777777" w:rsidR="00473134" w:rsidDel="00976D6B" w:rsidRDefault="00473134">
      <w:pPr>
        <w:pStyle w:val="TOC2"/>
        <w:tabs>
          <w:tab w:val="right" w:leader="dot" w:pos="9350"/>
        </w:tabs>
        <w:rPr>
          <w:del w:id="828" w:author="Gerard" w:date="2014-06-20T17:32:00Z"/>
          <w:rFonts w:asciiTheme="minorHAnsi" w:eastAsiaTheme="minorEastAsia" w:hAnsiTheme="minorHAnsi" w:cstheme="minorBidi"/>
          <w:smallCaps w:val="0"/>
          <w:noProof/>
          <w:sz w:val="22"/>
          <w:szCs w:val="22"/>
        </w:rPr>
      </w:pPr>
      <w:del w:id="829" w:author="Gerard" w:date="2014-06-20T17:32:00Z">
        <w:r w:rsidDel="00976D6B">
          <w:rPr>
            <w:noProof/>
          </w:rPr>
          <w:delText>3.9. Boundary Section</w:delText>
        </w:r>
        <w:r w:rsidDel="00976D6B">
          <w:rPr>
            <w:noProof/>
          </w:rPr>
          <w:tab/>
          <w:delText>35</w:delText>
        </w:r>
      </w:del>
    </w:p>
    <w:p w14:paraId="53851499" w14:textId="77777777" w:rsidR="00473134" w:rsidDel="00976D6B" w:rsidRDefault="00473134">
      <w:pPr>
        <w:pStyle w:val="TOC3"/>
        <w:tabs>
          <w:tab w:val="right" w:leader="dot" w:pos="9350"/>
        </w:tabs>
        <w:rPr>
          <w:del w:id="830" w:author="Gerard" w:date="2014-06-20T17:32:00Z"/>
          <w:rFonts w:asciiTheme="minorHAnsi" w:eastAsiaTheme="minorEastAsia" w:hAnsiTheme="minorHAnsi" w:cstheme="minorBidi"/>
          <w:i w:val="0"/>
          <w:iCs w:val="0"/>
          <w:noProof/>
          <w:sz w:val="22"/>
          <w:szCs w:val="22"/>
        </w:rPr>
      </w:pPr>
      <w:del w:id="831" w:author="Gerard" w:date="2014-06-20T17:32:00Z">
        <w:r w:rsidRPr="006B1F9E" w:rsidDel="00976D6B">
          <w:rPr>
            <w:noProof/>
            <w:color w:val="000000"/>
          </w:rPr>
          <w:delText>3.9.1.</w:delText>
        </w:r>
        <w:r w:rsidDel="00976D6B">
          <w:rPr>
            <w:noProof/>
          </w:rPr>
          <w:delText xml:space="preserve"> Prescribed Nodal Degrees of Freedom</w:delText>
        </w:r>
        <w:r w:rsidDel="00976D6B">
          <w:rPr>
            <w:noProof/>
          </w:rPr>
          <w:tab/>
          <w:delText>35</w:delText>
        </w:r>
      </w:del>
    </w:p>
    <w:p w14:paraId="3374074D" w14:textId="77777777" w:rsidR="00473134" w:rsidDel="00976D6B" w:rsidRDefault="00473134">
      <w:pPr>
        <w:pStyle w:val="TOC3"/>
        <w:tabs>
          <w:tab w:val="right" w:leader="dot" w:pos="9350"/>
        </w:tabs>
        <w:rPr>
          <w:del w:id="832" w:author="Gerard" w:date="2014-06-20T17:32:00Z"/>
          <w:rFonts w:asciiTheme="minorHAnsi" w:eastAsiaTheme="minorEastAsia" w:hAnsiTheme="minorHAnsi" w:cstheme="minorBidi"/>
          <w:i w:val="0"/>
          <w:iCs w:val="0"/>
          <w:noProof/>
          <w:sz w:val="22"/>
          <w:szCs w:val="22"/>
        </w:rPr>
      </w:pPr>
      <w:del w:id="833" w:author="Gerard" w:date="2014-06-20T17:32:00Z">
        <w:r w:rsidRPr="006B1F9E" w:rsidDel="00976D6B">
          <w:rPr>
            <w:noProof/>
            <w:color w:val="000000"/>
          </w:rPr>
          <w:delText>3.9.2.</w:delText>
        </w:r>
        <w:r w:rsidDel="00976D6B">
          <w:rPr>
            <w:noProof/>
          </w:rPr>
          <w:delText xml:space="preserve"> Fixed Nodal Degrees of Freedom</w:delText>
        </w:r>
        <w:r w:rsidDel="00976D6B">
          <w:rPr>
            <w:noProof/>
          </w:rPr>
          <w:tab/>
          <w:delText>36</w:delText>
        </w:r>
      </w:del>
    </w:p>
    <w:p w14:paraId="0548E706" w14:textId="77777777" w:rsidR="00473134" w:rsidDel="00976D6B" w:rsidRDefault="00473134">
      <w:pPr>
        <w:pStyle w:val="TOC2"/>
        <w:tabs>
          <w:tab w:val="right" w:leader="dot" w:pos="9350"/>
        </w:tabs>
        <w:rPr>
          <w:del w:id="834" w:author="Gerard" w:date="2014-06-20T17:32:00Z"/>
          <w:rFonts w:asciiTheme="minorHAnsi" w:eastAsiaTheme="minorEastAsia" w:hAnsiTheme="minorHAnsi" w:cstheme="minorBidi"/>
          <w:smallCaps w:val="0"/>
          <w:noProof/>
          <w:sz w:val="22"/>
          <w:szCs w:val="22"/>
        </w:rPr>
      </w:pPr>
      <w:del w:id="835" w:author="Gerard" w:date="2014-06-20T17:32:00Z">
        <w:r w:rsidDel="00976D6B">
          <w:rPr>
            <w:noProof/>
          </w:rPr>
          <w:delText>3.10. Loads Section</w:delText>
        </w:r>
        <w:r w:rsidDel="00976D6B">
          <w:rPr>
            <w:noProof/>
          </w:rPr>
          <w:tab/>
          <w:delText>37</w:delText>
        </w:r>
      </w:del>
    </w:p>
    <w:p w14:paraId="58D380AF" w14:textId="77777777" w:rsidR="00473134" w:rsidDel="00976D6B" w:rsidRDefault="00473134">
      <w:pPr>
        <w:pStyle w:val="TOC3"/>
        <w:tabs>
          <w:tab w:val="right" w:leader="dot" w:pos="9350"/>
        </w:tabs>
        <w:rPr>
          <w:del w:id="836" w:author="Gerard" w:date="2014-06-20T17:32:00Z"/>
          <w:rFonts w:asciiTheme="minorHAnsi" w:eastAsiaTheme="minorEastAsia" w:hAnsiTheme="minorHAnsi" w:cstheme="minorBidi"/>
          <w:i w:val="0"/>
          <w:iCs w:val="0"/>
          <w:noProof/>
          <w:sz w:val="22"/>
          <w:szCs w:val="22"/>
        </w:rPr>
      </w:pPr>
      <w:del w:id="837" w:author="Gerard" w:date="2014-06-20T17:32:00Z">
        <w:r w:rsidRPr="006B1F9E" w:rsidDel="00976D6B">
          <w:rPr>
            <w:noProof/>
            <w:color w:val="000000"/>
          </w:rPr>
          <w:delText>3.10.1.</w:delText>
        </w:r>
        <w:r w:rsidDel="00976D6B">
          <w:rPr>
            <w:noProof/>
          </w:rPr>
          <w:delText xml:space="preserve"> Nodal Loads</w:delText>
        </w:r>
        <w:r w:rsidDel="00976D6B">
          <w:rPr>
            <w:noProof/>
          </w:rPr>
          <w:tab/>
          <w:delText>37</w:delText>
        </w:r>
      </w:del>
    </w:p>
    <w:p w14:paraId="44FC998F" w14:textId="77777777" w:rsidR="00473134" w:rsidDel="00976D6B" w:rsidRDefault="00473134">
      <w:pPr>
        <w:pStyle w:val="TOC3"/>
        <w:tabs>
          <w:tab w:val="right" w:leader="dot" w:pos="9350"/>
        </w:tabs>
        <w:rPr>
          <w:del w:id="838" w:author="Gerard" w:date="2014-06-20T17:32:00Z"/>
          <w:rFonts w:asciiTheme="minorHAnsi" w:eastAsiaTheme="minorEastAsia" w:hAnsiTheme="minorHAnsi" w:cstheme="minorBidi"/>
          <w:i w:val="0"/>
          <w:iCs w:val="0"/>
          <w:noProof/>
          <w:sz w:val="22"/>
          <w:szCs w:val="22"/>
        </w:rPr>
      </w:pPr>
      <w:del w:id="839" w:author="Gerard" w:date="2014-06-20T17:32:00Z">
        <w:r w:rsidRPr="006B1F9E" w:rsidDel="00976D6B">
          <w:rPr>
            <w:noProof/>
            <w:color w:val="000000"/>
          </w:rPr>
          <w:delText>3.10.2.</w:delText>
        </w:r>
        <w:r w:rsidDel="00976D6B">
          <w:rPr>
            <w:noProof/>
          </w:rPr>
          <w:delText xml:space="preserve"> Surface Loads</w:delText>
        </w:r>
        <w:r w:rsidDel="00976D6B">
          <w:rPr>
            <w:noProof/>
          </w:rPr>
          <w:tab/>
          <w:delText>37</w:delText>
        </w:r>
      </w:del>
    </w:p>
    <w:p w14:paraId="299BD094" w14:textId="77777777" w:rsidR="00473134" w:rsidDel="00976D6B" w:rsidRDefault="00473134">
      <w:pPr>
        <w:pStyle w:val="TOC4"/>
        <w:tabs>
          <w:tab w:val="right" w:leader="dot" w:pos="9350"/>
        </w:tabs>
        <w:rPr>
          <w:del w:id="840" w:author="Gerard" w:date="2014-06-20T17:32:00Z"/>
          <w:rFonts w:asciiTheme="minorHAnsi" w:eastAsiaTheme="minorEastAsia" w:hAnsiTheme="minorHAnsi" w:cstheme="minorBidi"/>
          <w:noProof/>
          <w:sz w:val="22"/>
          <w:szCs w:val="22"/>
        </w:rPr>
      </w:pPr>
      <w:del w:id="841" w:author="Gerard" w:date="2014-06-20T17:32:00Z">
        <w:r w:rsidDel="00976D6B">
          <w:rPr>
            <w:noProof/>
          </w:rPr>
          <w:delText>3.10.2.1. Pressure Load</w:delText>
        </w:r>
        <w:r w:rsidDel="00976D6B">
          <w:rPr>
            <w:noProof/>
          </w:rPr>
          <w:tab/>
          <w:delText>38</w:delText>
        </w:r>
      </w:del>
    </w:p>
    <w:p w14:paraId="599D7822" w14:textId="77777777" w:rsidR="00473134" w:rsidDel="00976D6B" w:rsidRDefault="00473134">
      <w:pPr>
        <w:pStyle w:val="TOC4"/>
        <w:tabs>
          <w:tab w:val="right" w:leader="dot" w:pos="9350"/>
        </w:tabs>
        <w:rPr>
          <w:del w:id="842" w:author="Gerard" w:date="2014-06-20T17:32:00Z"/>
          <w:rFonts w:asciiTheme="minorHAnsi" w:eastAsiaTheme="minorEastAsia" w:hAnsiTheme="minorHAnsi" w:cstheme="minorBidi"/>
          <w:noProof/>
          <w:sz w:val="22"/>
          <w:szCs w:val="22"/>
        </w:rPr>
      </w:pPr>
      <w:del w:id="843" w:author="Gerard" w:date="2014-06-20T17:32:00Z">
        <w:r w:rsidDel="00976D6B">
          <w:rPr>
            <w:noProof/>
          </w:rPr>
          <w:delText>3.10.2.2. Traction Load</w:delText>
        </w:r>
        <w:r w:rsidDel="00976D6B">
          <w:rPr>
            <w:noProof/>
          </w:rPr>
          <w:tab/>
          <w:delText>38</w:delText>
        </w:r>
      </w:del>
    </w:p>
    <w:p w14:paraId="09169D4D" w14:textId="77777777" w:rsidR="00473134" w:rsidDel="00976D6B" w:rsidRDefault="00473134">
      <w:pPr>
        <w:pStyle w:val="TOC4"/>
        <w:tabs>
          <w:tab w:val="right" w:leader="dot" w:pos="9350"/>
        </w:tabs>
        <w:rPr>
          <w:del w:id="844" w:author="Gerard" w:date="2014-06-20T17:32:00Z"/>
          <w:rFonts w:asciiTheme="minorHAnsi" w:eastAsiaTheme="minorEastAsia" w:hAnsiTheme="minorHAnsi" w:cstheme="minorBidi"/>
          <w:noProof/>
          <w:sz w:val="22"/>
          <w:szCs w:val="22"/>
        </w:rPr>
      </w:pPr>
      <w:del w:id="845" w:author="Gerard" w:date="2014-06-20T17:32:00Z">
        <w:r w:rsidDel="00976D6B">
          <w:rPr>
            <w:noProof/>
          </w:rPr>
          <w:delText>3.10.2.3. Mixture Normal Traction</w:delText>
        </w:r>
        <w:r w:rsidDel="00976D6B">
          <w:rPr>
            <w:noProof/>
          </w:rPr>
          <w:tab/>
          <w:delText>39</w:delText>
        </w:r>
      </w:del>
    </w:p>
    <w:p w14:paraId="439D4A7F" w14:textId="77777777" w:rsidR="00473134" w:rsidDel="00976D6B" w:rsidRDefault="00473134">
      <w:pPr>
        <w:pStyle w:val="TOC4"/>
        <w:tabs>
          <w:tab w:val="right" w:leader="dot" w:pos="9350"/>
        </w:tabs>
        <w:rPr>
          <w:del w:id="846" w:author="Gerard" w:date="2014-06-20T17:32:00Z"/>
          <w:rFonts w:asciiTheme="minorHAnsi" w:eastAsiaTheme="minorEastAsia" w:hAnsiTheme="minorHAnsi" w:cstheme="minorBidi"/>
          <w:noProof/>
          <w:sz w:val="22"/>
          <w:szCs w:val="22"/>
        </w:rPr>
      </w:pPr>
      <w:del w:id="847" w:author="Gerard" w:date="2014-06-20T17:32:00Z">
        <w:r w:rsidDel="00976D6B">
          <w:rPr>
            <w:noProof/>
          </w:rPr>
          <w:delText>3.10.2.4. Fluid Flux</w:delText>
        </w:r>
        <w:r w:rsidDel="00976D6B">
          <w:rPr>
            <w:noProof/>
          </w:rPr>
          <w:tab/>
          <w:delText>40</w:delText>
        </w:r>
      </w:del>
    </w:p>
    <w:p w14:paraId="043FB478" w14:textId="77777777" w:rsidR="00473134" w:rsidDel="00976D6B" w:rsidRDefault="00473134">
      <w:pPr>
        <w:pStyle w:val="TOC4"/>
        <w:tabs>
          <w:tab w:val="right" w:leader="dot" w:pos="9350"/>
        </w:tabs>
        <w:rPr>
          <w:del w:id="848" w:author="Gerard" w:date="2014-06-20T17:32:00Z"/>
          <w:rFonts w:asciiTheme="minorHAnsi" w:eastAsiaTheme="minorEastAsia" w:hAnsiTheme="minorHAnsi" w:cstheme="minorBidi"/>
          <w:noProof/>
          <w:sz w:val="22"/>
          <w:szCs w:val="22"/>
        </w:rPr>
      </w:pPr>
      <w:del w:id="849" w:author="Gerard" w:date="2014-06-20T17:32:00Z">
        <w:r w:rsidDel="00976D6B">
          <w:rPr>
            <w:noProof/>
          </w:rPr>
          <w:delText>3.10.2.5. Solute Flux</w:delText>
        </w:r>
        <w:r w:rsidDel="00976D6B">
          <w:rPr>
            <w:noProof/>
          </w:rPr>
          <w:tab/>
          <w:delText>42</w:delText>
        </w:r>
      </w:del>
    </w:p>
    <w:p w14:paraId="1AFB1A44" w14:textId="77777777" w:rsidR="00473134" w:rsidDel="00976D6B" w:rsidRDefault="00473134">
      <w:pPr>
        <w:pStyle w:val="TOC4"/>
        <w:tabs>
          <w:tab w:val="right" w:leader="dot" w:pos="9350"/>
        </w:tabs>
        <w:rPr>
          <w:del w:id="850" w:author="Gerard" w:date="2014-06-20T17:32:00Z"/>
          <w:rFonts w:asciiTheme="minorHAnsi" w:eastAsiaTheme="minorEastAsia" w:hAnsiTheme="minorHAnsi" w:cstheme="minorBidi"/>
          <w:noProof/>
          <w:sz w:val="22"/>
          <w:szCs w:val="22"/>
        </w:rPr>
      </w:pPr>
      <w:del w:id="851" w:author="Gerard" w:date="2014-06-20T17:32:00Z">
        <w:r w:rsidDel="00976D6B">
          <w:rPr>
            <w:noProof/>
          </w:rPr>
          <w:delText>3.10.2.6. Heat Flux</w:delText>
        </w:r>
        <w:r w:rsidDel="00976D6B">
          <w:rPr>
            <w:noProof/>
          </w:rPr>
          <w:tab/>
          <w:delText>42</w:delText>
        </w:r>
      </w:del>
    </w:p>
    <w:p w14:paraId="2E2B5ECC" w14:textId="77777777" w:rsidR="00473134" w:rsidDel="00976D6B" w:rsidRDefault="00473134">
      <w:pPr>
        <w:pStyle w:val="TOC4"/>
        <w:tabs>
          <w:tab w:val="right" w:leader="dot" w:pos="9350"/>
        </w:tabs>
        <w:rPr>
          <w:del w:id="852" w:author="Gerard" w:date="2014-06-20T17:32:00Z"/>
          <w:rFonts w:asciiTheme="minorHAnsi" w:eastAsiaTheme="minorEastAsia" w:hAnsiTheme="minorHAnsi" w:cstheme="minorBidi"/>
          <w:noProof/>
          <w:sz w:val="22"/>
          <w:szCs w:val="22"/>
        </w:rPr>
      </w:pPr>
      <w:del w:id="853" w:author="Gerard" w:date="2014-06-20T17:32:00Z">
        <w:r w:rsidDel="00976D6B">
          <w:rPr>
            <w:noProof/>
          </w:rPr>
          <w:delText>3.10.2.7. Convective Heat Flux</w:delText>
        </w:r>
        <w:r w:rsidDel="00976D6B">
          <w:rPr>
            <w:noProof/>
          </w:rPr>
          <w:tab/>
          <w:delText>43</w:delText>
        </w:r>
      </w:del>
    </w:p>
    <w:p w14:paraId="50E08582" w14:textId="77777777" w:rsidR="00473134" w:rsidDel="00976D6B" w:rsidRDefault="00473134">
      <w:pPr>
        <w:pStyle w:val="TOC3"/>
        <w:tabs>
          <w:tab w:val="right" w:leader="dot" w:pos="9350"/>
        </w:tabs>
        <w:rPr>
          <w:del w:id="854" w:author="Gerard" w:date="2014-06-20T17:32:00Z"/>
          <w:rFonts w:asciiTheme="minorHAnsi" w:eastAsiaTheme="minorEastAsia" w:hAnsiTheme="minorHAnsi" w:cstheme="minorBidi"/>
          <w:i w:val="0"/>
          <w:iCs w:val="0"/>
          <w:noProof/>
          <w:sz w:val="22"/>
          <w:szCs w:val="22"/>
        </w:rPr>
      </w:pPr>
      <w:del w:id="855" w:author="Gerard" w:date="2014-06-20T17:32:00Z">
        <w:r w:rsidRPr="006B1F9E" w:rsidDel="00976D6B">
          <w:rPr>
            <w:noProof/>
            <w:color w:val="000000"/>
          </w:rPr>
          <w:delText>3.10.3.</w:delText>
        </w:r>
        <w:r w:rsidDel="00976D6B">
          <w:rPr>
            <w:noProof/>
          </w:rPr>
          <w:delText xml:space="preserve"> Body Loads</w:delText>
        </w:r>
        <w:r w:rsidDel="00976D6B">
          <w:rPr>
            <w:noProof/>
          </w:rPr>
          <w:tab/>
          <w:delText>43</w:delText>
        </w:r>
      </w:del>
    </w:p>
    <w:p w14:paraId="506EBE6B" w14:textId="77777777" w:rsidR="00473134" w:rsidDel="00976D6B" w:rsidRDefault="00473134">
      <w:pPr>
        <w:pStyle w:val="TOC4"/>
        <w:tabs>
          <w:tab w:val="right" w:leader="dot" w:pos="9350"/>
        </w:tabs>
        <w:rPr>
          <w:del w:id="856" w:author="Gerard" w:date="2014-06-20T17:32:00Z"/>
          <w:rFonts w:asciiTheme="minorHAnsi" w:eastAsiaTheme="minorEastAsia" w:hAnsiTheme="minorHAnsi" w:cstheme="minorBidi"/>
          <w:noProof/>
          <w:sz w:val="22"/>
          <w:szCs w:val="22"/>
        </w:rPr>
      </w:pPr>
      <w:del w:id="857" w:author="Gerard" w:date="2014-06-20T17:32:00Z">
        <w:r w:rsidDel="00976D6B">
          <w:rPr>
            <w:noProof/>
          </w:rPr>
          <w:delText>3.10.3.1. Constant Body Force</w:delText>
        </w:r>
        <w:r w:rsidDel="00976D6B">
          <w:rPr>
            <w:noProof/>
          </w:rPr>
          <w:tab/>
          <w:delText>43</w:delText>
        </w:r>
      </w:del>
    </w:p>
    <w:p w14:paraId="438BE1D1" w14:textId="77777777" w:rsidR="00473134" w:rsidDel="00976D6B" w:rsidRDefault="00473134">
      <w:pPr>
        <w:pStyle w:val="TOC4"/>
        <w:tabs>
          <w:tab w:val="right" w:leader="dot" w:pos="9350"/>
        </w:tabs>
        <w:rPr>
          <w:del w:id="858" w:author="Gerard" w:date="2014-06-20T17:32:00Z"/>
          <w:rFonts w:asciiTheme="minorHAnsi" w:eastAsiaTheme="minorEastAsia" w:hAnsiTheme="minorHAnsi" w:cstheme="minorBidi"/>
          <w:noProof/>
          <w:sz w:val="22"/>
          <w:szCs w:val="22"/>
        </w:rPr>
      </w:pPr>
      <w:del w:id="859" w:author="Gerard" w:date="2014-06-20T17:32:00Z">
        <w:r w:rsidDel="00976D6B">
          <w:rPr>
            <w:noProof/>
          </w:rPr>
          <w:delText>3.10.3.2. Non-Constant Body Force</w:delText>
        </w:r>
        <w:r w:rsidDel="00976D6B">
          <w:rPr>
            <w:noProof/>
          </w:rPr>
          <w:tab/>
          <w:delText>43</w:delText>
        </w:r>
      </w:del>
    </w:p>
    <w:p w14:paraId="6862EBAF" w14:textId="77777777" w:rsidR="00473134" w:rsidDel="00976D6B" w:rsidRDefault="00473134">
      <w:pPr>
        <w:pStyle w:val="TOC4"/>
        <w:tabs>
          <w:tab w:val="right" w:leader="dot" w:pos="9350"/>
        </w:tabs>
        <w:rPr>
          <w:del w:id="860" w:author="Gerard" w:date="2014-06-20T17:32:00Z"/>
          <w:rFonts w:asciiTheme="minorHAnsi" w:eastAsiaTheme="minorEastAsia" w:hAnsiTheme="minorHAnsi" w:cstheme="minorBidi"/>
          <w:noProof/>
          <w:sz w:val="22"/>
          <w:szCs w:val="22"/>
        </w:rPr>
      </w:pPr>
      <w:del w:id="861" w:author="Gerard" w:date="2014-06-20T17:32:00Z">
        <w:r w:rsidDel="00976D6B">
          <w:rPr>
            <w:noProof/>
          </w:rPr>
          <w:delText>3.10.3.3. Centrifugal Force</w:delText>
        </w:r>
        <w:r w:rsidDel="00976D6B">
          <w:rPr>
            <w:noProof/>
          </w:rPr>
          <w:tab/>
          <w:delText>44</w:delText>
        </w:r>
      </w:del>
    </w:p>
    <w:p w14:paraId="35F893D5" w14:textId="77777777" w:rsidR="00473134" w:rsidDel="00976D6B" w:rsidRDefault="00473134">
      <w:pPr>
        <w:pStyle w:val="TOC4"/>
        <w:tabs>
          <w:tab w:val="right" w:leader="dot" w:pos="9350"/>
        </w:tabs>
        <w:rPr>
          <w:del w:id="862" w:author="Gerard" w:date="2014-06-20T17:32:00Z"/>
          <w:rFonts w:asciiTheme="minorHAnsi" w:eastAsiaTheme="minorEastAsia" w:hAnsiTheme="minorHAnsi" w:cstheme="minorBidi"/>
          <w:noProof/>
          <w:sz w:val="22"/>
          <w:szCs w:val="22"/>
        </w:rPr>
      </w:pPr>
      <w:del w:id="863" w:author="Gerard" w:date="2014-06-20T17:32:00Z">
        <w:r w:rsidDel="00976D6B">
          <w:rPr>
            <w:noProof/>
          </w:rPr>
          <w:delText>3.10.3.4. Heat source</w:delText>
        </w:r>
        <w:r w:rsidDel="00976D6B">
          <w:rPr>
            <w:noProof/>
          </w:rPr>
          <w:tab/>
          <w:delText>44</w:delText>
        </w:r>
      </w:del>
    </w:p>
    <w:p w14:paraId="1C4C2481" w14:textId="77777777" w:rsidR="00473134" w:rsidDel="00976D6B" w:rsidRDefault="00473134">
      <w:pPr>
        <w:pStyle w:val="TOC2"/>
        <w:tabs>
          <w:tab w:val="right" w:leader="dot" w:pos="9350"/>
        </w:tabs>
        <w:rPr>
          <w:del w:id="864" w:author="Gerard" w:date="2014-06-20T17:32:00Z"/>
          <w:rFonts w:asciiTheme="minorHAnsi" w:eastAsiaTheme="minorEastAsia" w:hAnsiTheme="minorHAnsi" w:cstheme="minorBidi"/>
          <w:smallCaps w:val="0"/>
          <w:noProof/>
          <w:sz w:val="22"/>
          <w:szCs w:val="22"/>
        </w:rPr>
      </w:pPr>
      <w:del w:id="865" w:author="Gerard" w:date="2014-06-20T17:32:00Z">
        <w:r w:rsidDel="00976D6B">
          <w:rPr>
            <w:noProof/>
          </w:rPr>
          <w:delText>3.11. Contact Section</w:delText>
        </w:r>
        <w:r w:rsidDel="00976D6B">
          <w:rPr>
            <w:noProof/>
          </w:rPr>
          <w:tab/>
          <w:delText>45</w:delText>
        </w:r>
      </w:del>
    </w:p>
    <w:p w14:paraId="30211F56" w14:textId="77777777" w:rsidR="00473134" w:rsidDel="00976D6B" w:rsidRDefault="00473134">
      <w:pPr>
        <w:pStyle w:val="TOC3"/>
        <w:tabs>
          <w:tab w:val="right" w:leader="dot" w:pos="9350"/>
        </w:tabs>
        <w:rPr>
          <w:del w:id="866" w:author="Gerard" w:date="2014-06-20T17:32:00Z"/>
          <w:rFonts w:asciiTheme="minorHAnsi" w:eastAsiaTheme="minorEastAsia" w:hAnsiTheme="minorHAnsi" w:cstheme="minorBidi"/>
          <w:i w:val="0"/>
          <w:iCs w:val="0"/>
          <w:noProof/>
          <w:sz w:val="22"/>
          <w:szCs w:val="22"/>
        </w:rPr>
      </w:pPr>
      <w:del w:id="867" w:author="Gerard" w:date="2014-06-20T17:32:00Z">
        <w:r w:rsidRPr="006B1F9E" w:rsidDel="00976D6B">
          <w:rPr>
            <w:noProof/>
            <w:color w:val="000000"/>
          </w:rPr>
          <w:delText>3.11.1.</w:delText>
        </w:r>
        <w:r w:rsidDel="00976D6B">
          <w:rPr>
            <w:noProof/>
          </w:rPr>
          <w:delText xml:space="preserve"> Sliding Interfaces</w:delText>
        </w:r>
        <w:r w:rsidDel="00976D6B">
          <w:rPr>
            <w:noProof/>
          </w:rPr>
          <w:tab/>
          <w:delText>45</w:delText>
        </w:r>
      </w:del>
    </w:p>
    <w:p w14:paraId="01BC021C" w14:textId="77777777" w:rsidR="00473134" w:rsidDel="00976D6B" w:rsidRDefault="00473134">
      <w:pPr>
        <w:pStyle w:val="TOC3"/>
        <w:tabs>
          <w:tab w:val="right" w:leader="dot" w:pos="9350"/>
        </w:tabs>
        <w:rPr>
          <w:del w:id="868" w:author="Gerard" w:date="2014-06-20T17:32:00Z"/>
          <w:rFonts w:asciiTheme="minorHAnsi" w:eastAsiaTheme="minorEastAsia" w:hAnsiTheme="minorHAnsi" w:cstheme="minorBidi"/>
          <w:i w:val="0"/>
          <w:iCs w:val="0"/>
          <w:noProof/>
          <w:sz w:val="22"/>
          <w:szCs w:val="22"/>
        </w:rPr>
      </w:pPr>
      <w:del w:id="869" w:author="Gerard" w:date="2014-06-20T17:32:00Z">
        <w:r w:rsidRPr="006B1F9E" w:rsidDel="00976D6B">
          <w:rPr>
            <w:noProof/>
            <w:color w:val="000000"/>
          </w:rPr>
          <w:delText>3.11.2.</w:delText>
        </w:r>
        <w:r w:rsidDel="00976D6B">
          <w:rPr>
            <w:noProof/>
          </w:rPr>
          <w:delText xml:space="preserve"> Biphasic Contact</w:delText>
        </w:r>
        <w:r w:rsidDel="00976D6B">
          <w:rPr>
            <w:noProof/>
          </w:rPr>
          <w:tab/>
          <w:delText>50</w:delText>
        </w:r>
      </w:del>
    </w:p>
    <w:p w14:paraId="24A993D0" w14:textId="77777777" w:rsidR="00473134" w:rsidDel="00976D6B" w:rsidRDefault="00473134">
      <w:pPr>
        <w:pStyle w:val="TOC3"/>
        <w:tabs>
          <w:tab w:val="right" w:leader="dot" w:pos="9350"/>
        </w:tabs>
        <w:rPr>
          <w:del w:id="870" w:author="Gerard" w:date="2014-06-20T17:32:00Z"/>
          <w:rFonts w:asciiTheme="minorHAnsi" w:eastAsiaTheme="minorEastAsia" w:hAnsiTheme="minorHAnsi" w:cstheme="minorBidi"/>
          <w:i w:val="0"/>
          <w:iCs w:val="0"/>
          <w:noProof/>
          <w:sz w:val="22"/>
          <w:szCs w:val="22"/>
        </w:rPr>
      </w:pPr>
      <w:del w:id="871" w:author="Gerard" w:date="2014-06-20T17:32:00Z">
        <w:r w:rsidRPr="006B1F9E" w:rsidDel="00976D6B">
          <w:rPr>
            <w:noProof/>
            <w:color w:val="000000"/>
          </w:rPr>
          <w:delText>3.11.3.</w:delText>
        </w:r>
        <w:r w:rsidDel="00976D6B">
          <w:rPr>
            <w:noProof/>
          </w:rPr>
          <w:delText xml:space="preserve"> Biphasic-Solute and Multiphasic Contact</w:delText>
        </w:r>
        <w:r w:rsidDel="00976D6B">
          <w:rPr>
            <w:noProof/>
          </w:rPr>
          <w:tab/>
          <w:delText>51</w:delText>
        </w:r>
      </w:del>
    </w:p>
    <w:p w14:paraId="1898496A" w14:textId="77777777" w:rsidR="00473134" w:rsidDel="00976D6B" w:rsidRDefault="00473134">
      <w:pPr>
        <w:pStyle w:val="TOC3"/>
        <w:tabs>
          <w:tab w:val="right" w:leader="dot" w:pos="9350"/>
        </w:tabs>
        <w:rPr>
          <w:del w:id="872" w:author="Gerard" w:date="2014-06-20T17:32:00Z"/>
          <w:rFonts w:asciiTheme="minorHAnsi" w:eastAsiaTheme="minorEastAsia" w:hAnsiTheme="minorHAnsi" w:cstheme="minorBidi"/>
          <w:i w:val="0"/>
          <w:iCs w:val="0"/>
          <w:noProof/>
          <w:sz w:val="22"/>
          <w:szCs w:val="22"/>
        </w:rPr>
      </w:pPr>
      <w:del w:id="873" w:author="Gerard" w:date="2014-06-20T17:32:00Z">
        <w:r w:rsidRPr="006B1F9E" w:rsidDel="00976D6B">
          <w:rPr>
            <w:noProof/>
            <w:color w:val="000000"/>
          </w:rPr>
          <w:delText>3.11.4.</w:delText>
        </w:r>
        <w:r w:rsidDel="00976D6B">
          <w:rPr>
            <w:noProof/>
          </w:rPr>
          <w:delText xml:space="preserve"> Rigid Wall Interfaces</w:delText>
        </w:r>
        <w:r w:rsidDel="00976D6B">
          <w:rPr>
            <w:noProof/>
          </w:rPr>
          <w:tab/>
          <w:delText>52</w:delText>
        </w:r>
      </w:del>
    </w:p>
    <w:p w14:paraId="2545307D" w14:textId="77777777" w:rsidR="00473134" w:rsidDel="00976D6B" w:rsidRDefault="00473134">
      <w:pPr>
        <w:pStyle w:val="TOC3"/>
        <w:tabs>
          <w:tab w:val="right" w:leader="dot" w:pos="9350"/>
        </w:tabs>
        <w:rPr>
          <w:del w:id="874" w:author="Gerard" w:date="2014-06-20T17:32:00Z"/>
          <w:rFonts w:asciiTheme="minorHAnsi" w:eastAsiaTheme="minorEastAsia" w:hAnsiTheme="minorHAnsi" w:cstheme="minorBidi"/>
          <w:i w:val="0"/>
          <w:iCs w:val="0"/>
          <w:noProof/>
          <w:sz w:val="22"/>
          <w:szCs w:val="22"/>
        </w:rPr>
      </w:pPr>
      <w:del w:id="875" w:author="Gerard" w:date="2014-06-20T17:32:00Z">
        <w:r w:rsidRPr="006B1F9E" w:rsidDel="00976D6B">
          <w:rPr>
            <w:noProof/>
            <w:color w:val="000000"/>
          </w:rPr>
          <w:delText>3.11.5.</w:delText>
        </w:r>
        <w:r w:rsidDel="00976D6B">
          <w:rPr>
            <w:noProof/>
          </w:rPr>
          <w:delText xml:space="preserve"> Tied Interfaces</w:delText>
        </w:r>
        <w:r w:rsidDel="00976D6B">
          <w:rPr>
            <w:noProof/>
          </w:rPr>
          <w:tab/>
          <w:delText>53</w:delText>
        </w:r>
      </w:del>
    </w:p>
    <w:p w14:paraId="6A62021A" w14:textId="77777777" w:rsidR="00473134" w:rsidDel="00976D6B" w:rsidRDefault="00473134">
      <w:pPr>
        <w:pStyle w:val="TOC3"/>
        <w:tabs>
          <w:tab w:val="right" w:leader="dot" w:pos="9350"/>
        </w:tabs>
        <w:rPr>
          <w:del w:id="876" w:author="Gerard" w:date="2014-06-20T17:32:00Z"/>
          <w:rFonts w:asciiTheme="minorHAnsi" w:eastAsiaTheme="minorEastAsia" w:hAnsiTheme="minorHAnsi" w:cstheme="minorBidi"/>
          <w:i w:val="0"/>
          <w:iCs w:val="0"/>
          <w:noProof/>
          <w:sz w:val="22"/>
          <w:szCs w:val="22"/>
        </w:rPr>
      </w:pPr>
      <w:del w:id="877" w:author="Gerard" w:date="2014-06-20T17:32:00Z">
        <w:r w:rsidRPr="006B1F9E" w:rsidDel="00976D6B">
          <w:rPr>
            <w:noProof/>
            <w:color w:val="000000"/>
          </w:rPr>
          <w:delText>3.11.6.</w:delText>
        </w:r>
        <w:r w:rsidDel="00976D6B">
          <w:rPr>
            <w:noProof/>
          </w:rPr>
          <w:delText xml:space="preserve"> Tied Biphasic Interfaces</w:delText>
        </w:r>
        <w:r w:rsidDel="00976D6B">
          <w:rPr>
            <w:noProof/>
          </w:rPr>
          <w:tab/>
          <w:delText>53</w:delText>
        </w:r>
      </w:del>
    </w:p>
    <w:p w14:paraId="4CF77F5A" w14:textId="77777777" w:rsidR="00473134" w:rsidDel="00976D6B" w:rsidRDefault="00473134">
      <w:pPr>
        <w:pStyle w:val="TOC3"/>
        <w:tabs>
          <w:tab w:val="right" w:leader="dot" w:pos="9350"/>
        </w:tabs>
        <w:rPr>
          <w:del w:id="878" w:author="Gerard" w:date="2014-06-20T17:32:00Z"/>
          <w:rFonts w:asciiTheme="minorHAnsi" w:eastAsiaTheme="minorEastAsia" w:hAnsiTheme="minorHAnsi" w:cstheme="minorBidi"/>
          <w:i w:val="0"/>
          <w:iCs w:val="0"/>
          <w:noProof/>
          <w:sz w:val="22"/>
          <w:szCs w:val="22"/>
        </w:rPr>
      </w:pPr>
      <w:del w:id="879" w:author="Gerard" w:date="2014-06-20T17:32:00Z">
        <w:r w:rsidRPr="006B1F9E" w:rsidDel="00976D6B">
          <w:rPr>
            <w:noProof/>
            <w:color w:val="000000"/>
          </w:rPr>
          <w:delText>3.11.7.</w:delText>
        </w:r>
        <w:r w:rsidDel="00976D6B">
          <w:rPr>
            <w:noProof/>
          </w:rPr>
          <w:delText xml:space="preserve"> Rigid Interfaces</w:delText>
        </w:r>
        <w:r w:rsidDel="00976D6B">
          <w:rPr>
            <w:noProof/>
          </w:rPr>
          <w:tab/>
          <w:delText>54</w:delText>
        </w:r>
      </w:del>
    </w:p>
    <w:p w14:paraId="4DDD8CB7" w14:textId="77777777" w:rsidR="00473134" w:rsidDel="00976D6B" w:rsidRDefault="00473134">
      <w:pPr>
        <w:pStyle w:val="TOC3"/>
        <w:tabs>
          <w:tab w:val="right" w:leader="dot" w:pos="9350"/>
        </w:tabs>
        <w:rPr>
          <w:del w:id="880" w:author="Gerard" w:date="2014-06-20T17:32:00Z"/>
          <w:rFonts w:asciiTheme="minorHAnsi" w:eastAsiaTheme="minorEastAsia" w:hAnsiTheme="minorHAnsi" w:cstheme="minorBidi"/>
          <w:i w:val="0"/>
          <w:iCs w:val="0"/>
          <w:noProof/>
          <w:sz w:val="22"/>
          <w:szCs w:val="22"/>
        </w:rPr>
      </w:pPr>
      <w:del w:id="881" w:author="Gerard" w:date="2014-06-20T17:32:00Z">
        <w:r w:rsidRPr="006B1F9E" w:rsidDel="00976D6B">
          <w:rPr>
            <w:noProof/>
            <w:color w:val="000000"/>
          </w:rPr>
          <w:delText>3.11.8.</w:delText>
        </w:r>
        <w:r w:rsidDel="00976D6B">
          <w:rPr>
            <w:noProof/>
          </w:rPr>
          <w:delText xml:space="preserve"> Rigid Joints</w:delText>
        </w:r>
        <w:r w:rsidDel="00976D6B">
          <w:rPr>
            <w:noProof/>
          </w:rPr>
          <w:tab/>
          <w:delText>54</w:delText>
        </w:r>
      </w:del>
    </w:p>
    <w:p w14:paraId="476C2D55" w14:textId="77777777" w:rsidR="00473134" w:rsidDel="00976D6B" w:rsidRDefault="00473134">
      <w:pPr>
        <w:pStyle w:val="TOC2"/>
        <w:tabs>
          <w:tab w:val="right" w:leader="dot" w:pos="9350"/>
        </w:tabs>
        <w:rPr>
          <w:del w:id="882" w:author="Gerard" w:date="2014-06-20T17:32:00Z"/>
          <w:rFonts w:asciiTheme="minorHAnsi" w:eastAsiaTheme="minorEastAsia" w:hAnsiTheme="minorHAnsi" w:cstheme="minorBidi"/>
          <w:smallCaps w:val="0"/>
          <w:noProof/>
          <w:sz w:val="22"/>
          <w:szCs w:val="22"/>
        </w:rPr>
      </w:pPr>
      <w:del w:id="883" w:author="Gerard" w:date="2014-06-20T17:32:00Z">
        <w:r w:rsidDel="00976D6B">
          <w:rPr>
            <w:noProof/>
          </w:rPr>
          <w:delText>3.12. Constraints Section</w:delText>
        </w:r>
        <w:r w:rsidDel="00976D6B">
          <w:rPr>
            <w:noProof/>
          </w:rPr>
          <w:tab/>
          <w:delText>55</w:delText>
        </w:r>
      </w:del>
    </w:p>
    <w:p w14:paraId="1C140274" w14:textId="77777777" w:rsidR="00473134" w:rsidDel="00976D6B" w:rsidRDefault="00473134">
      <w:pPr>
        <w:pStyle w:val="TOC3"/>
        <w:tabs>
          <w:tab w:val="right" w:leader="dot" w:pos="9350"/>
        </w:tabs>
        <w:rPr>
          <w:del w:id="884" w:author="Gerard" w:date="2014-06-20T17:32:00Z"/>
          <w:rFonts w:asciiTheme="minorHAnsi" w:eastAsiaTheme="minorEastAsia" w:hAnsiTheme="minorHAnsi" w:cstheme="minorBidi"/>
          <w:i w:val="0"/>
          <w:iCs w:val="0"/>
          <w:noProof/>
          <w:sz w:val="22"/>
          <w:szCs w:val="22"/>
        </w:rPr>
      </w:pPr>
      <w:del w:id="885" w:author="Gerard" w:date="2014-06-20T17:32:00Z">
        <w:r w:rsidRPr="006B1F9E" w:rsidDel="00976D6B">
          <w:rPr>
            <w:noProof/>
            <w:color w:val="000000"/>
          </w:rPr>
          <w:delText>3.12.1.</w:delText>
        </w:r>
        <w:r w:rsidDel="00976D6B">
          <w:rPr>
            <w:noProof/>
          </w:rPr>
          <w:delText xml:space="preserve"> Rigid Body Constraints</w:delText>
        </w:r>
        <w:r w:rsidDel="00976D6B">
          <w:rPr>
            <w:noProof/>
          </w:rPr>
          <w:tab/>
          <w:delText>55</w:delText>
        </w:r>
      </w:del>
    </w:p>
    <w:p w14:paraId="46AED72F" w14:textId="77777777" w:rsidR="00473134" w:rsidDel="00976D6B" w:rsidRDefault="00473134">
      <w:pPr>
        <w:pStyle w:val="TOC2"/>
        <w:tabs>
          <w:tab w:val="right" w:leader="dot" w:pos="9350"/>
        </w:tabs>
        <w:rPr>
          <w:del w:id="886" w:author="Gerard" w:date="2014-06-20T17:32:00Z"/>
          <w:rFonts w:asciiTheme="minorHAnsi" w:eastAsiaTheme="minorEastAsia" w:hAnsiTheme="minorHAnsi" w:cstheme="minorBidi"/>
          <w:smallCaps w:val="0"/>
          <w:noProof/>
          <w:sz w:val="22"/>
          <w:szCs w:val="22"/>
        </w:rPr>
      </w:pPr>
      <w:del w:id="887" w:author="Gerard" w:date="2014-06-20T17:32:00Z">
        <w:r w:rsidDel="00976D6B">
          <w:rPr>
            <w:noProof/>
          </w:rPr>
          <w:delText>3.13. Discrete Section</w:delText>
        </w:r>
        <w:r w:rsidDel="00976D6B">
          <w:rPr>
            <w:noProof/>
          </w:rPr>
          <w:tab/>
          <w:delText>57</w:delText>
        </w:r>
      </w:del>
    </w:p>
    <w:p w14:paraId="3C820502" w14:textId="77777777" w:rsidR="00473134" w:rsidDel="00976D6B" w:rsidRDefault="00473134">
      <w:pPr>
        <w:pStyle w:val="TOC3"/>
        <w:tabs>
          <w:tab w:val="right" w:leader="dot" w:pos="9350"/>
        </w:tabs>
        <w:rPr>
          <w:del w:id="888" w:author="Gerard" w:date="2014-06-20T17:32:00Z"/>
          <w:rFonts w:asciiTheme="minorHAnsi" w:eastAsiaTheme="minorEastAsia" w:hAnsiTheme="minorHAnsi" w:cstheme="minorBidi"/>
          <w:i w:val="0"/>
          <w:iCs w:val="0"/>
          <w:noProof/>
          <w:sz w:val="22"/>
          <w:szCs w:val="22"/>
        </w:rPr>
      </w:pPr>
      <w:del w:id="889" w:author="Gerard" w:date="2014-06-20T17:32:00Z">
        <w:r w:rsidRPr="006B1F9E" w:rsidDel="00976D6B">
          <w:rPr>
            <w:noProof/>
            <w:color w:val="000000"/>
          </w:rPr>
          <w:delText>3.13.1.</w:delText>
        </w:r>
        <w:r w:rsidDel="00976D6B">
          <w:rPr>
            <w:noProof/>
          </w:rPr>
          <w:delText xml:space="preserve"> Springs</w:delText>
        </w:r>
        <w:r w:rsidDel="00976D6B">
          <w:rPr>
            <w:noProof/>
          </w:rPr>
          <w:tab/>
          <w:delText>57</w:delText>
        </w:r>
      </w:del>
    </w:p>
    <w:p w14:paraId="6306FCE2" w14:textId="77777777" w:rsidR="00473134" w:rsidDel="00976D6B" w:rsidRDefault="00473134">
      <w:pPr>
        <w:pStyle w:val="TOC2"/>
        <w:tabs>
          <w:tab w:val="right" w:leader="dot" w:pos="9350"/>
        </w:tabs>
        <w:rPr>
          <w:del w:id="890" w:author="Gerard" w:date="2014-06-20T17:32:00Z"/>
          <w:rFonts w:asciiTheme="minorHAnsi" w:eastAsiaTheme="minorEastAsia" w:hAnsiTheme="minorHAnsi" w:cstheme="minorBidi"/>
          <w:smallCaps w:val="0"/>
          <w:noProof/>
          <w:sz w:val="22"/>
          <w:szCs w:val="22"/>
        </w:rPr>
      </w:pPr>
      <w:del w:id="891" w:author="Gerard" w:date="2014-06-20T17:32:00Z">
        <w:r w:rsidDel="00976D6B">
          <w:rPr>
            <w:noProof/>
          </w:rPr>
          <w:delText>3.14. LoadData Section</w:delText>
        </w:r>
        <w:r w:rsidDel="00976D6B">
          <w:rPr>
            <w:noProof/>
          </w:rPr>
          <w:tab/>
          <w:delText>59</w:delText>
        </w:r>
      </w:del>
    </w:p>
    <w:p w14:paraId="1E205E2B" w14:textId="77777777" w:rsidR="00473134" w:rsidDel="00976D6B" w:rsidRDefault="00473134">
      <w:pPr>
        <w:pStyle w:val="TOC2"/>
        <w:tabs>
          <w:tab w:val="right" w:leader="dot" w:pos="9350"/>
        </w:tabs>
        <w:rPr>
          <w:del w:id="892" w:author="Gerard" w:date="2014-06-20T17:32:00Z"/>
          <w:rFonts w:asciiTheme="minorHAnsi" w:eastAsiaTheme="minorEastAsia" w:hAnsiTheme="minorHAnsi" w:cstheme="minorBidi"/>
          <w:smallCaps w:val="0"/>
          <w:noProof/>
          <w:sz w:val="22"/>
          <w:szCs w:val="22"/>
        </w:rPr>
      </w:pPr>
      <w:del w:id="893" w:author="Gerard" w:date="2014-06-20T17:32:00Z">
        <w:r w:rsidDel="00976D6B">
          <w:rPr>
            <w:noProof/>
          </w:rPr>
          <w:delText>3.15. Output Section</w:delText>
        </w:r>
        <w:r w:rsidDel="00976D6B">
          <w:rPr>
            <w:noProof/>
          </w:rPr>
          <w:tab/>
          <w:delText>61</w:delText>
        </w:r>
      </w:del>
    </w:p>
    <w:p w14:paraId="5AC958F5" w14:textId="77777777" w:rsidR="00473134" w:rsidDel="00976D6B" w:rsidRDefault="00473134">
      <w:pPr>
        <w:pStyle w:val="TOC3"/>
        <w:tabs>
          <w:tab w:val="right" w:leader="dot" w:pos="9350"/>
        </w:tabs>
        <w:rPr>
          <w:del w:id="894" w:author="Gerard" w:date="2014-06-20T17:32:00Z"/>
          <w:rFonts w:asciiTheme="minorHAnsi" w:eastAsiaTheme="minorEastAsia" w:hAnsiTheme="minorHAnsi" w:cstheme="minorBidi"/>
          <w:i w:val="0"/>
          <w:iCs w:val="0"/>
          <w:noProof/>
          <w:sz w:val="22"/>
          <w:szCs w:val="22"/>
        </w:rPr>
      </w:pPr>
      <w:del w:id="895" w:author="Gerard" w:date="2014-06-20T17:32:00Z">
        <w:r w:rsidRPr="006B1F9E" w:rsidDel="00976D6B">
          <w:rPr>
            <w:noProof/>
            <w:color w:val="000000"/>
          </w:rPr>
          <w:delText>3.15.1.</w:delText>
        </w:r>
        <w:r w:rsidDel="00976D6B">
          <w:rPr>
            <w:noProof/>
          </w:rPr>
          <w:delText xml:space="preserve"> Logfile</w:delText>
        </w:r>
        <w:r w:rsidDel="00976D6B">
          <w:rPr>
            <w:noProof/>
          </w:rPr>
          <w:tab/>
          <w:delText>61</w:delText>
        </w:r>
      </w:del>
    </w:p>
    <w:p w14:paraId="796697D3" w14:textId="77777777" w:rsidR="00473134" w:rsidDel="00976D6B" w:rsidRDefault="00473134">
      <w:pPr>
        <w:pStyle w:val="TOC4"/>
        <w:tabs>
          <w:tab w:val="right" w:leader="dot" w:pos="9350"/>
        </w:tabs>
        <w:rPr>
          <w:del w:id="896" w:author="Gerard" w:date="2014-06-20T17:32:00Z"/>
          <w:rFonts w:asciiTheme="minorHAnsi" w:eastAsiaTheme="minorEastAsia" w:hAnsiTheme="minorHAnsi" w:cstheme="minorBidi"/>
          <w:noProof/>
          <w:sz w:val="22"/>
          <w:szCs w:val="22"/>
        </w:rPr>
      </w:pPr>
      <w:del w:id="897" w:author="Gerard" w:date="2014-06-20T17:32:00Z">
        <w:r w:rsidDel="00976D6B">
          <w:rPr>
            <w:noProof/>
          </w:rPr>
          <w:delText>3.15.1.1. Node_Data Class</w:delText>
        </w:r>
        <w:r w:rsidDel="00976D6B">
          <w:rPr>
            <w:noProof/>
          </w:rPr>
          <w:tab/>
          <w:delText>63</w:delText>
        </w:r>
      </w:del>
    </w:p>
    <w:p w14:paraId="6FDB7E46" w14:textId="77777777" w:rsidR="00473134" w:rsidDel="00976D6B" w:rsidRDefault="00473134">
      <w:pPr>
        <w:pStyle w:val="TOC4"/>
        <w:tabs>
          <w:tab w:val="right" w:leader="dot" w:pos="9350"/>
        </w:tabs>
        <w:rPr>
          <w:del w:id="898" w:author="Gerard" w:date="2014-06-20T17:32:00Z"/>
          <w:rFonts w:asciiTheme="minorHAnsi" w:eastAsiaTheme="minorEastAsia" w:hAnsiTheme="minorHAnsi" w:cstheme="minorBidi"/>
          <w:noProof/>
          <w:sz w:val="22"/>
          <w:szCs w:val="22"/>
        </w:rPr>
      </w:pPr>
      <w:del w:id="899" w:author="Gerard" w:date="2014-06-20T17:32:00Z">
        <w:r w:rsidDel="00976D6B">
          <w:rPr>
            <w:noProof/>
          </w:rPr>
          <w:delText>3.15.1.2. Element_Data Class</w:delText>
        </w:r>
        <w:r w:rsidDel="00976D6B">
          <w:rPr>
            <w:noProof/>
          </w:rPr>
          <w:tab/>
          <w:delText>64</w:delText>
        </w:r>
      </w:del>
    </w:p>
    <w:p w14:paraId="528830C0" w14:textId="77777777" w:rsidR="00473134" w:rsidDel="00976D6B" w:rsidRDefault="00473134">
      <w:pPr>
        <w:pStyle w:val="TOC4"/>
        <w:tabs>
          <w:tab w:val="right" w:leader="dot" w:pos="9350"/>
        </w:tabs>
        <w:rPr>
          <w:del w:id="900" w:author="Gerard" w:date="2014-06-20T17:32:00Z"/>
          <w:rFonts w:asciiTheme="minorHAnsi" w:eastAsiaTheme="minorEastAsia" w:hAnsiTheme="minorHAnsi" w:cstheme="minorBidi"/>
          <w:noProof/>
          <w:sz w:val="22"/>
          <w:szCs w:val="22"/>
        </w:rPr>
      </w:pPr>
      <w:del w:id="901" w:author="Gerard" w:date="2014-06-20T17:32:00Z">
        <w:r w:rsidDel="00976D6B">
          <w:rPr>
            <w:noProof/>
          </w:rPr>
          <w:delText>3.15.1.3. Rigid_Body_Data Class</w:delText>
        </w:r>
        <w:r w:rsidDel="00976D6B">
          <w:rPr>
            <w:noProof/>
          </w:rPr>
          <w:tab/>
          <w:delText>65</w:delText>
        </w:r>
      </w:del>
    </w:p>
    <w:p w14:paraId="4DC31030" w14:textId="77777777" w:rsidR="00473134" w:rsidDel="00976D6B" w:rsidRDefault="00473134">
      <w:pPr>
        <w:pStyle w:val="TOC3"/>
        <w:tabs>
          <w:tab w:val="right" w:leader="dot" w:pos="9350"/>
        </w:tabs>
        <w:rPr>
          <w:del w:id="902" w:author="Gerard" w:date="2014-06-20T17:32:00Z"/>
          <w:rFonts w:asciiTheme="minorHAnsi" w:eastAsiaTheme="minorEastAsia" w:hAnsiTheme="minorHAnsi" w:cstheme="minorBidi"/>
          <w:i w:val="0"/>
          <w:iCs w:val="0"/>
          <w:noProof/>
          <w:sz w:val="22"/>
          <w:szCs w:val="22"/>
        </w:rPr>
      </w:pPr>
      <w:del w:id="903" w:author="Gerard" w:date="2014-06-20T17:32:00Z">
        <w:r w:rsidRPr="006B1F9E" w:rsidDel="00976D6B">
          <w:rPr>
            <w:noProof/>
            <w:color w:val="000000"/>
          </w:rPr>
          <w:delText>3.15.2.</w:delText>
        </w:r>
        <w:r w:rsidDel="00976D6B">
          <w:rPr>
            <w:noProof/>
          </w:rPr>
          <w:delText xml:space="preserve"> Plotfile</w:delText>
        </w:r>
        <w:r w:rsidDel="00976D6B">
          <w:rPr>
            <w:noProof/>
          </w:rPr>
          <w:tab/>
          <w:delText>66</w:delText>
        </w:r>
      </w:del>
    </w:p>
    <w:p w14:paraId="4F50E47E" w14:textId="77777777" w:rsidR="00473134" w:rsidDel="00976D6B" w:rsidRDefault="00473134">
      <w:pPr>
        <w:pStyle w:val="TOC1"/>
        <w:tabs>
          <w:tab w:val="right" w:leader="dot" w:pos="9350"/>
        </w:tabs>
        <w:rPr>
          <w:del w:id="904" w:author="Gerard" w:date="2014-06-20T17:32:00Z"/>
          <w:rFonts w:asciiTheme="minorHAnsi" w:eastAsiaTheme="minorEastAsia" w:hAnsiTheme="minorHAnsi" w:cstheme="minorBidi"/>
          <w:b w:val="0"/>
          <w:bCs w:val="0"/>
          <w:caps w:val="0"/>
          <w:noProof/>
          <w:sz w:val="22"/>
          <w:szCs w:val="22"/>
        </w:rPr>
      </w:pPr>
      <w:del w:id="905" w:author="Gerard" w:date="2014-06-20T17:32:00Z">
        <w:r w:rsidRPr="006B1F9E" w:rsidDel="00976D6B">
          <w:rPr>
            <w:noProof/>
            <w:color w:val="000000"/>
          </w:rPr>
          <w:delText>Chapter 4</w:delText>
        </w:r>
        <w:r w:rsidDel="00976D6B">
          <w:rPr>
            <w:noProof/>
          </w:rPr>
          <w:delText xml:space="preserve"> Materials</w:delText>
        </w:r>
        <w:r w:rsidDel="00976D6B">
          <w:rPr>
            <w:noProof/>
          </w:rPr>
          <w:tab/>
          <w:delText>68</w:delText>
        </w:r>
      </w:del>
    </w:p>
    <w:p w14:paraId="6D5A948E" w14:textId="77777777" w:rsidR="00473134" w:rsidDel="00976D6B" w:rsidRDefault="00473134">
      <w:pPr>
        <w:pStyle w:val="TOC2"/>
        <w:tabs>
          <w:tab w:val="right" w:leader="dot" w:pos="9350"/>
        </w:tabs>
        <w:rPr>
          <w:del w:id="906" w:author="Gerard" w:date="2014-06-20T17:32:00Z"/>
          <w:rFonts w:asciiTheme="minorHAnsi" w:eastAsiaTheme="minorEastAsia" w:hAnsiTheme="minorHAnsi" w:cstheme="minorBidi"/>
          <w:smallCaps w:val="0"/>
          <w:noProof/>
          <w:sz w:val="22"/>
          <w:szCs w:val="22"/>
        </w:rPr>
      </w:pPr>
      <w:del w:id="907" w:author="Gerard" w:date="2014-06-20T17:32:00Z">
        <w:r w:rsidDel="00976D6B">
          <w:rPr>
            <w:noProof/>
          </w:rPr>
          <w:delText>4.1. Elastic Solids</w:delText>
        </w:r>
        <w:r w:rsidDel="00976D6B">
          <w:rPr>
            <w:noProof/>
          </w:rPr>
          <w:tab/>
          <w:delText>68</w:delText>
        </w:r>
      </w:del>
    </w:p>
    <w:p w14:paraId="4702032C" w14:textId="77777777" w:rsidR="00473134" w:rsidDel="00976D6B" w:rsidRDefault="00473134">
      <w:pPr>
        <w:pStyle w:val="TOC3"/>
        <w:tabs>
          <w:tab w:val="right" w:leader="dot" w:pos="9350"/>
        </w:tabs>
        <w:rPr>
          <w:del w:id="908" w:author="Gerard" w:date="2014-06-20T17:32:00Z"/>
          <w:rFonts w:asciiTheme="minorHAnsi" w:eastAsiaTheme="minorEastAsia" w:hAnsiTheme="minorHAnsi" w:cstheme="minorBidi"/>
          <w:i w:val="0"/>
          <w:iCs w:val="0"/>
          <w:noProof/>
          <w:sz w:val="22"/>
          <w:szCs w:val="22"/>
        </w:rPr>
      </w:pPr>
      <w:del w:id="909" w:author="Gerard" w:date="2014-06-20T17:32:00Z">
        <w:r w:rsidRPr="006B1F9E" w:rsidDel="00976D6B">
          <w:rPr>
            <w:noProof/>
            <w:color w:val="000000"/>
          </w:rPr>
          <w:delText>4.1.1.</w:delText>
        </w:r>
        <w:r w:rsidDel="00976D6B">
          <w:rPr>
            <w:noProof/>
          </w:rPr>
          <w:delText xml:space="preserve"> Specifying Fiber Orientation</w:delText>
        </w:r>
        <w:r w:rsidDel="00976D6B">
          <w:rPr>
            <w:noProof/>
          </w:rPr>
          <w:tab/>
          <w:delText>68</w:delText>
        </w:r>
      </w:del>
    </w:p>
    <w:p w14:paraId="334084EE" w14:textId="77777777" w:rsidR="00473134" w:rsidDel="00976D6B" w:rsidRDefault="00473134">
      <w:pPr>
        <w:pStyle w:val="TOC4"/>
        <w:tabs>
          <w:tab w:val="right" w:leader="dot" w:pos="9350"/>
        </w:tabs>
        <w:rPr>
          <w:del w:id="910" w:author="Gerard" w:date="2014-06-20T17:32:00Z"/>
          <w:rFonts w:asciiTheme="minorHAnsi" w:eastAsiaTheme="minorEastAsia" w:hAnsiTheme="minorHAnsi" w:cstheme="minorBidi"/>
          <w:noProof/>
          <w:sz w:val="22"/>
          <w:szCs w:val="22"/>
        </w:rPr>
      </w:pPr>
      <w:del w:id="911" w:author="Gerard" w:date="2014-06-20T17:32:00Z">
        <w:r w:rsidDel="00976D6B">
          <w:rPr>
            <w:noProof/>
          </w:rPr>
          <w:delText>4.1.1.1. Transversely Isotropic Materials</w:delText>
        </w:r>
        <w:r w:rsidDel="00976D6B">
          <w:rPr>
            <w:noProof/>
          </w:rPr>
          <w:tab/>
          <w:delText>68</w:delText>
        </w:r>
      </w:del>
    </w:p>
    <w:p w14:paraId="4D385F0C" w14:textId="77777777" w:rsidR="00473134" w:rsidDel="00976D6B" w:rsidRDefault="00473134">
      <w:pPr>
        <w:pStyle w:val="TOC4"/>
        <w:tabs>
          <w:tab w:val="right" w:leader="dot" w:pos="9350"/>
        </w:tabs>
        <w:rPr>
          <w:del w:id="912" w:author="Gerard" w:date="2014-06-20T17:32:00Z"/>
          <w:rFonts w:asciiTheme="minorHAnsi" w:eastAsiaTheme="minorEastAsia" w:hAnsiTheme="minorHAnsi" w:cstheme="minorBidi"/>
          <w:noProof/>
          <w:sz w:val="22"/>
          <w:szCs w:val="22"/>
        </w:rPr>
      </w:pPr>
      <w:del w:id="913" w:author="Gerard" w:date="2014-06-20T17:32:00Z">
        <w:r w:rsidDel="00976D6B">
          <w:rPr>
            <w:noProof/>
          </w:rPr>
          <w:delText>4.1.1.2. Orthotropic Materials</w:delText>
        </w:r>
        <w:r w:rsidDel="00976D6B">
          <w:rPr>
            <w:noProof/>
          </w:rPr>
          <w:tab/>
          <w:delText>70</w:delText>
        </w:r>
      </w:del>
    </w:p>
    <w:p w14:paraId="06A33F3B" w14:textId="77777777" w:rsidR="00473134" w:rsidDel="00976D6B" w:rsidRDefault="00473134">
      <w:pPr>
        <w:pStyle w:val="TOC3"/>
        <w:tabs>
          <w:tab w:val="right" w:leader="dot" w:pos="9350"/>
        </w:tabs>
        <w:rPr>
          <w:del w:id="914" w:author="Gerard" w:date="2014-06-20T17:32:00Z"/>
          <w:rFonts w:asciiTheme="minorHAnsi" w:eastAsiaTheme="minorEastAsia" w:hAnsiTheme="minorHAnsi" w:cstheme="minorBidi"/>
          <w:i w:val="0"/>
          <w:iCs w:val="0"/>
          <w:noProof/>
          <w:sz w:val="22"/>
          <w:szCs w:val="22"/>
        </w:rPr>
      </w:pPr>
      <w:del w:id="915" w:author="Gerard" w:date="2014-06-20T17:32:00Z">
        <w:r w:rsidRPr="006B1F9E" w:rsidDel="00976D6B">
          <w:rPr>
            <w:noProof/>
            <w:color w:val="000000"/>
          </w:rPr>
          <w:delText>4.1.2.</w:delText>
        </w:r>
        <w:r w:rsidDel="00976D6B">
          <w:rPr>
            <w:noProof/>
          </w:rPr>
          <w:delText xml:space="preserve"> Uncoupled Materials</w:delText>
        </w:r>
        <w:r w:rsidDel="00976D6B">
          <w:rPr>
            <w:noProof/>
          </w:rPr>
          <w:tab/>
          <w:delText>72</w:delText>
        </w:r>
      </w:del>
    </w:p>
    <w:p w14:paraId="3FBD752D" w14:textId="77777777" w:rsidR="00473134" w:rsidDel="00976D6B" w:rsidRDefault="00473134">
      <w:pPr>
        <w:pStyle w:val="TOC4"/>
        <w:tabs>
          <w:tab w:val="right" w:leader="dot" w:pos="9350"/>
        </w:tabs>
        <w:rPr>
          <w:del w:id="916" w:author="Gerard" w:date="2014-06-20T17:32:00Z"/>
          <w:rFonts w:asciiTheme="minorHAnsi" w:eastAsiaTheme="minorEastAsia" w:hAnsiTheme="minorHAnsi" w:cstheme="minorBidi"/>
          <w:noProof/>
          <w:sz w:val="22"/>
          <w:szCs w:val="22"/>
        </w:rPr>
      </w:pPr>
      <w:del w:id="917" w:author="Gerard" w:date="2014-06-20T17:32:00Z">
        <w:r w:rsidDel="00976D6B">
          <w:rPr>
            <w:noProof/>
          </w:rPr>
          <w:delText>4.1.2.1. Arruda-Boyce</w:delText>
        </w:r>
        <w:r w:rsidDel="00976D6B">
          <w:rPr>
            <w:noProof/>
          </w:rPr>
          <w:tab/>
          <w:delText>74</w:delText>
        </w:r>
      </w:del>
    </w:p>
    <w:p w14:paraId="624528C5" w14:textId="77777777" w:rsidR="00473134" w:rsidDel="00976D6B" w:rsidRDefault="00473134">
      <w:pPr>
        <w:pStyle w:val="TOC4"/>
        <w:tabs>
          <w:tab w:val="right" w:leader="dot" w:pos="9350"/>
        </w:tabs>
        <w:rPr>
          <w:del w:id="918" w:author="Gerard" w:date="2014-06-20T17:32:00Z"/>
          <w:rFonts w:asciiTheme="minorHAnsi" w:eastAsiaTheme="minorEastAsia" w:hAnsiTheme="minorHAnsi" w:cstheme="minorBidi"/>
          <w:noProof/>
          <w:sz w:val="22"/>
          <w:szCs w:val="22"/>
        </w:rPr>
      </w:pPr>
      <w:del w:id="919" w:author="Gerard" w:date="2014-06-20T17:32:00Z">
        <w:r w:rsidDel="00976D6B">
          <w:rPr>
            <w:noProof/>
          </w:rPr>
          <w:delText>4.1.2.2. Ellipsoidal Fiber Distribution</w:delText>
        </w:r>
        <w:r w:rsidDel="00976D6B">
          <w:rPr>
            <w:noProof/>
          </w:rPr>
          <w:tab/>
          <w:delText>75</w:delText>
        </w:r>
      </w:del>
    </w:p>
    <w:p w14:paraId="1239FD36" w14:textId="77777777" w:rsidR="00473134" w:rsidDel="00976D6B" w:rsidRDefault="00473134">
      <w:pPr>
        <w:pStyle w:val="TOC4"/>
        <w:tabs>
          <w:tab w:val="right" w:leader="dot" w:pos="9350"/>
        </w:tabs>
        <w:rPr>
          <w:del w:id="920" w:author="Gerard" w:date="2014-06-20T17:32:00Z"/>
          <w:rFonts w:asciiTheme="minorHAnsi" w:eastAsiaTheme="minorEastAsia" w:hAnsiTheme="minorHAnsi" w:cstheme="minorBidi"/>
          <w:noProof/>
          <w:sz w:val="22"/>
          <w:szCs w:val="22"/>
        </w:rPr>
      </w:pPr>
      <w:del w:id="921" w:author="Gerard" w:date="2014-06-20T17:32:00Z">
        <w:r w:rsidDel="00976D6B">
          <w:rPr>
            <w:noProof/>
          </w:rPr>
          <w:delText>4.1.2.3. Ellipsoidal Fiber Distribution Mooney-Rivlin</w:delText>
        </w:r>
        <w:r w:rsidDel="00976D6B">
          <w:rPr>
            <w:noProof/>
          </w:rPr>
          <w:tab/>
          <w:delText>76</w:delText>
        </w:r>
      </w:del>
    </w:p>
    <w:p w14:paraId="55B3CCD1" w14:textId="77777777" w:rsidR="00473134" w:rsidDel="00976D6B" w:rsidRDefault="00473134">
      <w:pPr>
        <w:pStyle w:val="TOC4"/>
        <w:tabs>
          <w:tab w:val="right" w:leader="dot" w:pos="9350"/>
        </w:tabs>
        <w:rPr>
          <w:del w:id="922" w:author="Gerard" w:date="2014-06-20T17:32:00Z"/>
          <w:rFonts w:asciiTheme="minorHAnsi" w:eastAsiaTheme="minorEastAsia" w:hAnsiTheme="minorHAnsi" w:cstheme="minorBidi"/>
          <w:noProof/>
          <w:sz w:val="22"/>
          <w:szCs w:val="22"/>
        </w:rPr>
      </w:pPr>
      <w:del w:id="923" w:author="Gerard" w:date="2014-06-20T17:32:00Z">
        <w:r w:rsidDel="00976D6B">
          <w:rPr>
            <w:noProof/>
          </w:rPr>
          <w:delText>4.1.2.4. Ellipsoidal Fiber Distribution Veronda-Westmann</w:delText>
        </w:r>
        <w:r w:rsidDel="00976D6B">
          <w:rPr>
            <w:noProof/>
          </w:rPr>
          <w:tab/>
          <w:delText>77</w:delText>
        </w:r>
      </w:del>
    </w:p>
    <w:p w14:paraId="6DC563B6" w14:textId="77777777" w:rsidR="00473134" w:rsidDel="00976D6B" w:rsidRDefault="00473134">
      <w:pPr>
        <w:pStyle w:val="TOC4"/>
        <w:tabs>
          <w:tab w:val="right" w:leader="dot" w:pos="9350"/>
        </w:tabs>
        <w:rPr>
          <w:del w:id="924" w:author="Gerard" w:date="2014-06-20T17:32:00Z"/>
          <w:rFonts w:asciiTheme="minorHAnsi" w:eastAsiaTheme="minorEastAsia" w:hAnsiTheme="minorHAnsi" w:cstheme="minorBidi"/>
          <w:noProof/>
          <w:sz w:val="22"/>
          <w:szCs w:val="22"/>
        </w:rPr>
      </w:pPr>
      <w:del w:id="925" w:author="Gerard" w:date="2014-06-20T17:32:00Z">
        <w:r w:rsidDel="00976D6B">
          <w:rPr>
            <w:noProof/>
          </w:rPr>
          <w:delText>4.1.2.5. Fiber with Exponential-Power Law, Uncoupled Formulation</w:delText>
        </w:r>
        <w:r w:rsidDel="00976D6B">
          <w:rPr>
            <w:noProof/>
          </w:rPr>
          <w:tab/>
          <w:delText>78</w:delText>
        </w:r>
      </w:del>
    </w:p>
    <w:p w14:paraId="488F2BA3" w14:textId="77777777" w:rsidR="00473134" w:rsidDel="00976D6B" w:rsidRDefault="00473134">
      <w:pPr>
        <w:pStyle w:val="TOC4"/>
        <w:tabs>
          <w:tab w:val="right" w:leader="dot" w:pos="9350"/>
        </w:tabs>
        <w:rPr>
          <w:del w:id="926" w:author="Gerard" w:date="2014-06-20T17:32:00Z"/>
          <w:rFonts w:asciiTheme="minorHAnsi" w:eastAsiaTheme="minorEastAsia" w:hAnsiTheme="minorHAnsi" w:cstheme="minorBidi"/>
          <w:noProof/>
          <w:sz w:val="22"/>
          <w:szCs w:val="22"/>
        </w:rPr>
      </w:pPr>
      <w:del w:id="927" w:author="Gerard" w:date="2014-06-20T17:32:00Z">
        <w:r w:rsidDel="00976D6B">
          <w:rPr>
            <w:noProof/>
          </w:rPr>
          <w:delText>4.1.2.6. Fung Orthotropic</w:delText>
        </w:r>
        <w:r w:rsidDel="00976D6B">
          <w:rPr>
            <w:noProof/>
          </w:rPr>
          <w:tab/>
          <w:delText>80</w:delText>
        </w:r>
      </w:del>
    </w:p>
    <w:p w14:paraId="3789E30F" w14:textId="77777777" w:rsidR="00473134" w:rsidDel="00976D6B" w:rsidRDefault="00473134">
      <w:pPr>
        <w:pStyle w:val="TOC4"/>
        <w:tabs>
          <w:tab w:val="right" w:leader="dot" w:pos="9350"/>
        </w:tabs>
        <w:rPr>
          <w:del w:id="928" w:author="Gerard" w:date="2014-06-20T17:32:00Z"/>
          <w:rFonts w:asciiTheme="minorHAnsi" w:eastAsiaTheme="minorEastAsia" w:hAnsiTheme="minorHAnsi" w:cstheme="minorBidi"/>
          <w:noProof/>
          <w:sz w:val="22"/>
          <w:szCs w:val="22"/>
        </w:rPr>
      </w:pPr>
      <w:del w:id="929" w:author="Gerard" w:date="2014-06-20T17:32:00Z">
        <w:r w:rsidDel="00976D6B">
          <w:rPr>
            <w:noProof/>
          </w:rPr>
          <w:delText>4.1.2.7. Mooney-Rivlin</w:delText>
        </w:r>
        <w:r w:rsidDel="00976D6B">
          <w:rPr>
            <w:noProof/>
          </w:rPr>
          <w:tab/>
          <w:delText>81</w:delText>
        </w:r>
      </w:del>
    </w:p>
    <w:p w14:paraId="3FD87DEE" w14:textId="77777777" w:rsidR="00473134" w:rsidDel="00976D6B" w:rsidRDefault="00473134">
      <w:pPr>
        <w:pStyle w:val="TOC4"/>
        <w:tabs>
          <w:tab w:val="right" w:leader="dot" w:pos="9350"/>
        </w:tabs>
        <w:rPr>
          <w:del w:id="930" w:author="Gerard" w:date="2014-06-20T17:32:00Z"/>
          <w:rFonts w:asciiTheme="minorHAnsi" w:eastAsiaTheme="minorEastAsia" w:hAnsiTheme="minorHAnsi" w:cstheme="minorBidi"/>
          <w:noProof/>
          <w:sz w:val="22"/>
          <w:szCs w:val="22"/>
        </w:rPr>
      </w:pPr>
      <w:del w:id="931" w:author="Gerard" w:date="2014-06-20T17:32:00Z">
        <w:r w:rsidDel="00976D6B">
          <w:rPr>
            <w:noProof/>
          </w:rPr>
          <w:delText>4.1.2.8. Muscle Material</w:delText>
        </w:r>
        <w:r w:rsidDel="00976D6B">
          <w:rPr>
            <w:noProof/>
          </w:rPr>
          <w:tab/>
          <w:delText>82</w:delText>
        </w:r>
      </w:del>
    </w:p>
    <w:p w14:paraId="6F63F83D" w14:textId="77777777" w:rsidR="00473134" w:rsidDel="00976D6B" w:rsidRDefault="00473134">
      <w:pPr>
        <w:pStyle w:val="TOC4"/>
        <w:tabs>
          <w:tab w:val="right" w:leader="dot" w:pos="9350"/>
        </w:tabs>
        <w:rPr>
          <w:del w:id="932" w:author="Gerard" w:date="2014-06-20T17:32:00Z"/>
          <w:rFonts w:asciiTheme="minorHAnsi" w:eastAsiaTheme="minorEastAsia" w:hAnsiTheme="minorHAnsi" w:cstheme="minorBidi"/>
          <w:noProof/>
          <w:sz w:val="22"/>
          <w:szCs w:val="22"/>
        </w:rPr>
      </w:pPr>
      <w:del w:id="933" w:author="Gerard" w:date="2014-06-20T17:32:00Z">
        <w:r w:rsidDel="00976D6B">
          <w:rPr>
            <w:noProof/>
          </w:rPr>
          <w:delText>4.1.2.9. Ogden</w:delText>
        </w:r>
        <w:r w:rsidDel="00976D6B">
          <w:rPr>
            <w:noProof/>
          </w:rPr>
          <w:tab/>
          <w:delText>84</w:delText>
        </w:r>
      </w:del>
    </w:p>
    <w:p w14:paraId="693721C3" w14:textId="77777777" w:rsidR="00473134" w:rsidDel="00976D6B" w:rsidRDefault="00473134">
      <w:pPr>
        <w:pStyle w:val="TOC4"/>
        <w:tabs>
          <w:tab w:val="right" w:leader="dot" w:pos="9350"/>
        </w:tabs>
        <w:rPr>
          <w:del w:id="934" w:author="Gerard" w:date="2014-06-20T17:32:00Z"/>
          <w:rFonts w:asciiTheme="minorHAnsi" w:eastAsiaTheme="minorEastAsia" w:hAnsiTheme="minorHAnsi" w:cstheme="minorBidi"/>
          <w:noProof/>
          <w:sz w:val="22"/>
          <w:szCs w:val="22"/>
        </w:rPr>
      </w:pPr>
      <w:del w:id="935" w:author="Gerard" w:date="2014-06-20T17:32:00Z">
        <w:r w:rsidDel="00976D6B">
          <w:rPr>
            <w:noProof/>
          </w:rPr>
          <w:delText>4.1.2.10. Tendon Material</w:delText>
        </w:r>
        <w:r w:rsidDel="00976D6B">
          <w:rPr>
            <w:noProof/>
          </w:rPr>
          <w:tab/>
          <w:delText>85</w:delText>
        </w:r>
      </w:del>
    </w:p>
    <w:p w14:paraId="03171B5F" w14:textId="77777777" w:rsidR="00473134" w:rsidDel="00976D6B" w:rsidRDefault="00473134">
      <w:pPr>
        <w:pStyle w:val="TOC4"/>
        <w:tabs>
          <w:tab w:val="right" w:leader="dot" w:pos="9350"/>
        </w:tabs>
        <w:rPr>
          <w:del w:id="936" w:author="Gerard" w:date="2014-06-20T17:32:00Z"/>
          <w:rFonts w:asciiTheme="minorHAnsi" w:eastAsiaTheme="minorEastAsia" w:hAnsiTheme="minorHAnsi" w:cstheme="minorBidi"/>
          <w:noProof/>
          <w:sz w:val="22"/>
          <w:szCs w:val="22"/>
        </w:rPr>
      </w:pPr>
      <w:del w:id="937" w:author="Gerard" w:date="2014-06-20T17:32:00Z">
        <w:r w:rsidDel="00976D6B">
          <w:rPr>
            <w:noProof/>
          </w:rPr>
          <w:delText>4.1.2.11. Tension-Compression Nonlinear Orthotropic</w:delText>
        </w:r>
        <w:r w:rsidDel="00976D6B">
          <w:rPr>
            <w:noProof/>
          </w:rPr>
          <w:tab/>
          <w:delText>86</w:delText>
        </w:r>
      </w:del>
    </w:p>
    <w:p w14:paraId="2881C3B6" w14:textId="77777777" w:rsidR="00473134" w:rsidDel="00976D6B" w:rsidRDefault="00473134">
      <w:pPr>
        <w:pStyle w:val="TOC4"/>
        <w:tabs>
          <w:tab w:val="right" w:leader="dot" w:pos="9350"/>
        </w:tabs>
        <w:rPr>
          <w:del w:id="938" w:author="Gerard" w:date="2014-06-20T17:32:00Z"/>
          <w:rFonts w:asciiTheme="minorHAnsi" w:eastAsiaTheme="minorEastAsia" w:hAnsiTheme="minorHAnsi" w:cstheme="minorBidi"/>
          <w:noProof/>
          <w:sz w:val="22"/>
          <w:szCs w:val="22"/>
        </w:rPr>
      </w:pPr>
      <w:del w:id="939" w:author="Gerard" w:date="2014-06-20T17:32:00Z">
        <w:r w:rsidDel="00976D6B">
          <w:rPr>
            <w:noProof/>
          </w:rPr>
          <w:delText>4.1.2.12. Transversely Isotropic Mooney-Rivlin</w:delText>
        </w:r>
        <w:r w:rsidDel="00976D6B">
          <w:rPr>
            <w:noProof/>
          </w:rPr>
          <w:tab/>
          <w:delText>87</w:delText>
        </w:r>
      </w:del>
    </w:p>
    <w:p w14:paraId="153DD971" w14:textId="77777777" w:rsidR="00473134" w:rsidDel="00976D6B" w:rsidRDefault="00473134">
      <w:pPr>
        <w:pStyle w:val="TOC4"/>
        <w:tabs>
          <w:tab w:val="right" w:leader="dot" w:pos="9350"/>
        </w:tabs>
        <w:rPr>
          <w:del w:id="940" w:author="Gerard" w:date="2014-06-20T17:32:00Z"/>
          <w:rFonts w:asciiTheme="minorHAnsi" w:eastAsiaTheme="minorEastAsia" w:hAnsiTheme="minorHAnsi" w:cstheme="minorBidi"/>
          <w:noProof/>
          <w:sz w:val="22"/>
          <w:szCs w:val="22"/>
        </w:rPr>
      </w:pPr>
      <w:del w:id="941" w:author="Gerard" w:date="2014-06-20T17:32:00Z">
        <w:r w:rsidDel="00976D6B">
          <w:rPr>
            <w:noProof/>
          </w:rPr>
          <w:delText>4.1.2.13. Transversely Isotropic Veronda-Westmann</w:delText>
        </w:r>
        <w:r w:rsidDel="00976D6B">
          <w:rPr>
            <w:noProof/>
          </w:rPr>
          <w:tab/>
          <w:delText>89</w:delText>
        </w:r>
      </w:del>
    </w:p>
    <w:p w14:paraId="00CB70A3" w14:textId="77777777" w:rsidR="00473134" w:rsidDel="00976D6B" w:rsidRDefault="00473134">
      <w:pPr>
        <w:pStyle w:val="TOC4"/>
        <w:tabs>
          <w:tab w:val="right" w:leader="dot" w:pos="9350"/>
        </w:tabs>
        <w:rPr>
          <w:del w:id="942" w:author="Gerard" w:date="2014-06-20T17:32:00Z"/>
          <w:rFonts w:asciiTheme="minorHAnsi" w:eastAsiaTheme="minorEastAsia" w:hAnsiTheme="minorHAnsi" w:cstheme="minorBidi"/>
          <w:noProof/>
          <w:sz w:val="22"/>
          <w:szCs w:val="22"/>
        </w:rPr>
      </w:pPr>
      <w:del w:id="943" w:author="Gerard" w:date="2014-06-20T17:32:00Z">
        <w:r w:rsidDel="00976D6B">
          <w:rPr>
            <w:noProof/>
          </w:rPr>
          <w:delText>4.1.2.14. Uncoupled Solid Mixture</w:delText>
        </w:r>
        <w:r w:rsidDel="00976D6B">
          <w:rPr>
            <w:noProof/>
          </w:rPr>
          <w:tab/>
          <w:delText>90</w:delText>
        </w:r>
      </w:del>
    </w:p>
    <w:p w14:paraId="17ACD39E" w14:textId="77777777" w:rsidR="00473134" w:rsidDel="00976D6B" w:rsidRDefault="00473134">
      <w:pPr>
        <w:pStyle w:val="TOC4"/>
        <w:tabs>
          <w:tab w:val="right" w:leader="dot" w:pos="9350"/>
        </w:tabs>
        <w:rPr>
          <w:del w:id="944" w:author="Gerard" w:date="2014-06-20T17:32:00Z"/>
          <w:rFonts w:asciiTheme="minorHAnsi" w:eastAsiaTheme="minorEastAsia" w:hAnsiTheme="minorHAnsi" w:cstheme="minorBidi"/>
          <w:noProof/>
          <w:sz w:val="22"/>
          <w:szCs w:val="22"/>
        </w:rPr>
      </w:pPr>
      <w:del w:id="945" w:author="Gerard" w:date="2014-06-20T17:32:00Z">
        <w:r w:rsidDel="00976D6B">
          <w:rPr>
            <w:noProof/>
          </w:rPr>
          <w:delText>4.1.2.15. Veronda-Westmann</w:delText>
        </w:r>
        <w:r w:rsidDel="00976D6B">
          <w:rPr>
            <w:noProof/>
          </w:rPr>
          <w:tab/>
          <w:delText>91</w:delText>
        </w:r>
      </w:del>
    </w:p>
    <w:p w14:paraId="5C3F02EE" w14:textId="77777777" w:rsidR="00473134" w:rsidDel="00976D6B" w:rsidRDefault="00473134">
      <w:pPr>
        <w:pStyle w:val="TOC4"/>
        <w:tabs>
          <w:tab w:val="right" w:leader="dot" w:pos="9350"/>
        </w:tabs>
        <w:rPr>
          <w:del w:id="946" w:author="Gerard" w:date="2014-06-20T17:32:00Z"/>
          <w:rFonts w:asciiTheme="minorHAnsi" w:eastAsiaTheme="minorEastAsia" w:hAnsiTheme="minorHAnsi" w:cstheme="minorBidi"/>
          <w:noProof/>
          <w:sz w:val="22"/>
          <w:szCs w:val="22"/>
        </w:rPr>
      </w:pPr>
      <w:del w:id="947" w:author="Gerard" w:date="2014-06-20T17:32:00Z">
        <w:r w:rsidDel="00976D6B">
          <w:rPr>
            <w:noProof/>
          </w:rPr>
          <w:delText>4.1.2.16. Mooney-Rivlin Von Mises Distributed Fibers</w:delText>
        </w:r>
        <w:r w:rsidDel="00976D6B">
          <w:rPr>
            <w:noProof/>
          </w:rPr>
          <w:tab/>
          <w:delText>92</w:delText>
        </w:r>
      </w:del>
    </w:p>
    <w:p w14:paraId="78604215" w14:textId="77777777" w:rsidR="00473134" w:rsidDel="00976D6B" w:rsidRDefault="00473134">
      <w:pPr>
        <w:pStyle w:val="TOC3"/>
        <w:tabs>
          <w:tab w:val="right" w:leader="dot" w:pos="9350"/>
        </w:tabs>
        <w:rPr>
          <w:del w:id="948" w:author="Gerard" w:date="2014-06-20T17:32:00Z"/>
          <w:rFonts w:asciiTheme="minorHAnsi" w:eastAsiaTheme="minorEastAsia" w:hAnsiTheme="minorHAnsi" w:cstheme="minorBidi"/>
          <w:i w:val="0"/>
          <w:iCs w:val="0"/>
          <w:noProof/>
          <w:sz w:val="22"/>
          <w:szCs w:val="22"/>
        </w:rPr>
      </w:pPr>
      <w:del w:id="949" w:author="Gerard" w:date="2014-06-20T17:32:00Z">
        <w:r w:rsidRPr="006B1F9E" w:rsidDel="00976D6B">
          <w:rPr>
            <w:noProof/>
            <w:color w:val="000000"/>
          </w:rPr>
          <w:delText>4.1.3.</w:delText>
        </w:r>
        <w:r w:rsidDel="00976D6B">
          <w:rPr>
            <w:noProof/>
          </w:rPr>
          <w:delText xml:space="preserve"> Compressible Materials</w:delText>
        </w:r>
        <w:r w:rsidDel="00976D6B">
          <w:rPr>
            <w:noProof/>
          </w:rPr>
          <w:tab/>
          <w:delText>95</w:delText>
        </w:r>
      </w:del>
    </w:p>
    <w:p w14:paraId="1FD40B14" w14:textId="77777777" w:rsidR="00473134" w:rsidDel="00976D6B" w:rsidRDefault="00473134">
      <w:pPr>
        <w:pStyle w:val="TOC4"/>
        <w:tabs>
          <w:tab w:val="right" w:leader="dot" w:pos="9350"/>
        </w:tabs>
        <w:rPr>
          <w:del w:id="950" w:author="Gerard" w:date="2014-06-20T17:32:00Z"/>
          <w:rFonts w:asciiTheme="minorHAnsi" w:eastAsiaTheme="minorEastAsia" w:hAnsiTheme="minorHAnsi" w:cstheme="minorBidi"/>
          <w:noProof/>
          <w:sz w:val="22"/>
          <w:szCs w:val="22"/>
        </w:rPr>
      </w:pPr>
      <w:del w:id="951" w:author="Gerard" w:date="2014-06-20T17:32:00Z">
        <w:r w:rsidDel="00976D6B">
          <w:rPr>
            <w:noProof/>
          </w:rPr>
          <w:delText>4.1.3.1. Carter-Hayes</w:delText>
        </w:r>
        <w:r w:rsidDel="00976D6B">
          <w:rPr>
            <w:noProof/>
          </w:rPr>
          <w:tab/>
          <w:delText>95</w:delText>
        </w:r>
      </w:del>
    </w:p>
    <w:p w14:paraId="24B9C407" w14:textId="77777777" w:rsidR="00473134" w:rsidDel="00976D6B" w:rsidRDefault="00473134">
      <w:pPr>
        <w:pStyle w:val="TOC4"/>
        <w:tabs>
          <w:tab w:val="right" w:leader="dot" w:pos="9350"/>
        </w:tabs>
        <w:rPr>
          <w:del w:id="952" w:author="Gerard" w:date="2014-06-20T17:32:00Z"/>
          <w:rFonts w:asciiTheme="minorHAnsi" w:eastAsiaTheme="minorEastAsia" w:hAnsiTheme="minorHAnsi" w:cstheme="minorBidi"/>
          <w:noProof/>
          <w:sz w:val="22"/>
          <w:szCs w:val="22"/>
        </w:rPr>
      </w:pPr>
      <w:del w:id="953" w:author="Gerard" w:date="2014-06-20T17:32:00Z">
        <w:r w:rsidDel="00976D6B">
          <w:rPr>
            <w:noProof/>
          </w:rPr>
          <w:delText>4.1.3.2. Cell Growth</w:delText>
        </w:r>
        <w:r w:rsidDel="00976D6B">
          <w:rPr>
            <w:noProof/>
          </w:rPr>
          <w:tab/>
          <w:delText>97</w:delText>
        </w:r>
      </w:del>
    </w:p>
    <w:p w14:paraId="05A1F825" w14:textId="77777777" w:rsidR="00473134" w:rsidDel="00976D6B" w:rsidRDefault="00473134">
      <w:pPr>
        <w:pStyle w:val="TOC4"/>
        <w:tabs>
          <w:tab w:val="right" w:leader="dot" w:pos="9350"/>
        </w:tabs>
        <w:rPr>
          <w:del w:id="954" w:author="Gerard" w:date="2014-06-20T17:32:00Z"/>
          <w:rFonts w:asciiTheme="minorHAnsi" w:eastAsiaTheme="minorEastAsia" w:hAnsiTheme="minorHAnsi" w:cstheme="minorBidi"/>
          <w:noProof/>
          <w:sz w:val="22"/>
          <w:szCs w:val="22"/>
        </w:rPr>
      </w:pPr>
      <w:del w:id="955" w:author="Gerard" w:date="2014-06-20T17:32:00Z">
        <w:r w:rsidDel="00976D6B">
          <w:rPr>
            <w:noProof/>
          </w:rPr>
          <w:delText>4.1.3.3. Donnan Equilibrium Swelling</w:delText>
        </w:r>
        <w:r w:rsidDel="00976D6B">
          <w:rPr>
            <w:noProof/>
          </w:rPr>
          <w:tab/>
          <w:delText>99</w:delText>
        </w:r>
      </w:del>
    </w:p>
    <w:p w14:paraId="31B94E60" w14:textId="77777777" w:rsidR="00473134" w:rsidDel="00976D6B" w:rsidRDefault="00473134">
      <w:pPr>
        <w:pStyle w:val="TOC4"/>
        <w:tabs>
          <w:tab w:val="right" w:leader="dot" w:pos="9350"/>
        </w:tabs>
        <w:rPr>
          <w:del w:id="956" w:author="Gerard" w:date="2014-06-20T17:32:00Z"/>
          <w:rFonts w:asciiTheme="minorHAnsi" w:eastAsiaTheme="minorEastAsia" w:hAnsiTheme="minorHAnsi" w:cstheme="minorBidi"/>
          <w:noProof/>
          <w:sz w:val="22"/>
          <w:szCs w:val="22"/>
        </w:rPr>
      </w:pPr>
      <w:del w:id="957" w:author="Gerard" w:date="2014-06-20T17:32:00Z">
        <w:r w:rsidDel="00976D6B">
          <w:rPr>
            <w:noProof/>
          </w:rPr>
          <w:delText>4.1.3.4. Ellipsoidal Fiber Distribution</w:delText>
        </w:r>
        <w:r w:rsidDel="00976D6B">
          <w:rPr>
            <w:noProof/>
          </w:rPr>
          <w:tab/>
          <w:delText>101</w:delText>
        </w:r>
      </w:del>
    </w:p>
    <w:p w14:paraId="2D0095CA" w14:textId="77777777" w:rsidR="00473134" w:rsidDel="00976D6B" w:rsidRDefault="00473134">
      <w:pPr>
        <w:pStyle w:val="TOC4"/>
        <w:tabs>
          <w:tab w:val="right" w:leader="dot" w:pos="9350"/>
        </w:tabs>
        <w:rPr>
          <w:del w:id="958" w:author="Gerard" w:date="2014-06-20T17:32:00Z"/>
          <w:rFonts w:asciiTheme="minorHAnsi" w:eastAsiaTheme="minorEastAsia" w:hAnsiTheme="minorHAnsi" w:cstheme="minorBidi"/>
          <w:noProof/>
          <w:sz w:val="22"/>
          <w:szCs w:val="22"/>
        </w:rPr>
      </w:pPr>
      <w:del w:id="959" w:author="Gerard" w:date="2014-06-20T17:32:00Z">
        <w:r w:rsidDel="00976D6B">
          <w:rPr>
            <w:noProof/>
          </w:rPr>
          <w:delText>4.1.3.5. Ellipsoidal Fiber Distribution Neo-Hookean</w:delText>
        </w:r>
        <w:r w:rsidDel="00976D6B">
          <w:rPr>
            <w:noProof/>
          </w:rPr>
          <w:tab/>
          <w:delText>102</w:delText>
        </w:r>
      </w:del>
    </w:p>
    <w:p w14:paraId="0A7F22DB" w14:textId="77777777" w:rsidR="00473134" w:rsidDel="00976D6B" w:rsidRDefault="00473134">
      <w:pPr>
        <w:pStyle w:val="TOC4"/>
        <w:tabs>
          <w:tab w:val="right" w:leader="dot" w:pos="9350"/>
        </w:tabs>
        <w:rPr>
          <w:del w:id="960" w:author="Gerard" w:date="2014-06-20T17:32:00Z"/>
          <w:rFonts w:asciiTheme="minorHAnsi" w:eastAsiaTheme="minorEastAsia" w:hAnsiTheme="minorHAnsi" w:cstheme="minorBidi"/>
          <w:noProof/>
          <w:sz w:val="22"/>
          <w:szCs w:val="22"/>
        </w:rPr>
      </w:pPr>
      <w:del w:id="961" w:author="Gerard" w:date="2014-06-20T17:32:00Z">
        <w:r w:rsidDel="00976D6B">
          <w:rPr>
            <w:noProof/>
          </w:rPr>
          <w:delText>4.1.3.6. Ellipsoidal Fiber Distribution with Donnan Equilibrium Swelling</w:delText>
        </w:r>
        <w:r w:rsidDel="00976D6B">
          <w:rPr>
            <w:noProof/>
          </w:rPr>
          <w:tab/>
          <w:delText>103</w:delText>
        </w:r>
      </w:del>
    </w:p>
    <w:p w14:paraId="4A68CF13" w14:textId="77777777" w:rsidR="00473134" w:rsidDel="00976D6B" w:rsidRDefault="00473134">
      <w:pPr>
        <w:pStyle w:val="TOC4"/>
        <w:tabs>
          <w:tab w:val="right" w:leader="dot" w:pos="9350"/>
        </w:tabs>
        <w:rPr>
          <w:del w:id="962" w:author="Gerard" w:date="2014-06-20T17:32:00Z"/>
          <w:rFonts w:asciiTheme="minorHAnsi" w:eastAsiaTheme="minorEastAsia" w:hAnsiTheme="minorHAnsi" w:cstheme="minorBidi"/>
          <w:noProof/>
          <w:sz w:val="22"/>
          <w:szCs w:val="22"/>
        </w:rPr>
      </w:pPr>
      <w:del w:id="963" w:author="Gerard" w:date="2014-06-20T17:32:00Z">
        <w:r w:rsidDel="00976D6B">
          <w:rPr>
            <w:noProof/>
          </w:rPr>
          <w:delText>4.1.3.7. Fiber with Exponential-Power Law</w:delText>
        </w:r>
        <w:r w:rsidDel="00976D6B">
          <w:rPr>
            <w:noProof/>
          </w:rPr>
          <w:tab/>
          <w:delText>104</w:delText>
        </w:r>
      </w:del>
    </w:p>
    <w:p w14:paraId="31DCE97D" w14:textId="77777777" w:rsidR="00473134" w:rsidDel="00976D6B" w:rsidRDefault="00473134">
      <w:pPr>
        <w:pStyle w:val="TOC4"/>
        <w:tabs>
          <w:tab w:val="right" w:leader="dot" w:pos="9350"/>
        </w:tabs>
        <w:rPr>
          <w:del w:id="964" w:author="Gerard" w:date="2014-06-20T17:32:00Z"/>
          <w:rFonts w:asciiTheme="minorHAnsi" w:eastAsiaTheme="minorEastAsia" w:hAnsiTheme="minorHAnsi" w:cstheme="minorBidi"/>
          <w:noProof/>
          <w:sz w:val="22"/>
          <w:szCs w:val="22"/>
        </w:rPr>
      </w:pPr>
      <w:del w:id="965" w:author="Gerard" w:date="2014-06-20T17:32:00Z">
        <w:r w:rsidDel="00976D6B">
          <w:rPr>
            <w:noProof/>
          </w:rPr>
          <w:delText>4.1.3.8. Holmes-Mow</w:delText>
        </w:r>
        <w:r w:rsidDel="00976D6B">
          <w:rPr>
            <w:noProof/>
          </w:rPr>
          <w:tab/>
          <w:delText>106</w:delText>
        </w:r>
      </w:del>
    </w:p>
    <w:p w14:paraId="02F6353C" w14:textId="77777777" w:rsidR="00473134" w:rsidDel="00976D6B" w:rsidRDefault="00473134">
      <w:pPr>
        <w:pStyle w:val="TOC4"/>
        <w:tabs>
          <w:tab w:val="right" w:leader="dot" w:pos="9350"/>
        </w:tabs>
        <w:rPr>
          <w:del w:id="966" w:author="Gerard" w:date="2014-06-20T17:32:00Z"/>
          <w:rFonts w:asciiTheme="minorHAnsi" w:eastAsiaTheme="minorEastAsia" w:hAnsiTheme="minorHAnsi" w:cstheme="minorBidi"/>
          <w:noProof/>
          <w:sz w:val="22"/>
          <w:szCs w:val="22"/>
        </w:rPr>
      </w:pPr>
      <w:del w:id="967" w:author="Gerard" w:date="2014-06-20T17:32:00Z">
        <w:r w:rsidDel="00976D6B">
          <w:rPr>
            <w:noProof/>
          </w:rPr>
          <w:delText>4.1.3.9. Isotropic Elastic</w:delText>
        </w:r>
        <w:r w:rsidDel="00976D6B">
          <w:rPr>
            <w:noProof/>
          </w:rPr>
          <w:tab/>
          <w:delText>107</w:delText>
        </w:r>
      </w:del>
    </w:p>
    <w:p w14:paraId="3A64E396" w14:textId="77777777" w:rsidR="00473134" w:rsidDel="00976D6B" w:rsidRDefault="00473134">
      <w:pPr>
        <w:pStyle w:val="TOC4"/>
        <w:tabs>
          <w:tab w:val="right" w:leader="dot" w:pos="9350"/>
        </w:tabs>
        <w:rPr>
          <w:del w:id="968" w:author="Gerard" w:date="2014-06-20T17:32:00Z"/>
          <w:rFonts w:asciiTheme="minorHAnsi" w:eastAsiaTheme="minorEastAsia" w:hAnsiTheme="minorHAnsi" w:cstheme="minorBidi"/>
          <w:noProof/>
          <w:sz w:val="22"/>
          <w:szCs w:val="22"/>
        </w:rPr>
      </w:pPr>
      <w:del w:id="969" w:author="Gerard" w:date="2014-06-20T17:32:00Z">
        <w:r w:rsidDel="00976D6B">
          <w:rPr>
            <w:noProof/>
          </w:rPr>
          <w:delText>4.1.3.10. Orthotropic Elastic</w:delText>
        </w:r>
        <w:r w:rsidDel="00976D6B">
          <w:rPr>
            <w:noProof/>
          </w:rPr>
          <w:tab/>
          <w:delText>108</w:delText>
        </w:r>
      </w:del>
    </w:p>
    <w:p w14:paraId="4B7BD274" w14:textId="77777777" w:rsidR="00473134" w:rsidDel="00976D6B" w:rsidRDefault="00473134">
      <w:pPr>
        <w:pStyle w:val="TOC4"/>
        <w:tabs>
          <w:tab w:val="right" w:leader="dot" w:pos="9350"/>
        </w:tabs>
        <w:rPr>
          <w:del w:id="970" w:author="Gerard" w:date="2014-06-20T17:32:00Z"/>
          <w:rFonts w:asciiTheme="minorHAnsi" w:eastAsiaTheme="minorEastAsia" w:hAnsiTheme="minorHAnsi" w:cstheme="minorBidi"/>
          <w:noProof/>
          <w:sz w:val="22"/>
          <w:szCs w:val="22"/>
        </w:rPr>
      </w:pPr>
      <w:del w:id="971" w:author="Gerard" w:date="2014-06-20T17:32:00Z">
        <w:r w:rsidDel="00976D6B">
          <w:rPr>
            <w:noProof/>
          </w:rPr>
          <w:delText>4.1.3.11. Neo-Hookean</w:delText>
        </w:r>
        <w:r w:rsidDel="00976D6B">
          <w:rPr>
            <w:noProof/>
          </w:rPr>
          <w:tab/>
          <w:delText>109</w:delText>
        </w:r>
      </w:del>
    </w:p>
    <w:p w14:paraId="68457844" w14:textId="77777777" w:rsidR="00473134" w:rsidDel="00976D6B" w:rsidRDefault="00473134">
      <w:pPr>
        <w:pStyle w:val="TOC4"/>
        <w:tabs>
          <w:tab w:val="right" w:leader="dot" w:pos="9350"/>
        </w:tabs>
        <w:rPr>
          <w:del w:id="972" w:author="Gerard" w:date="2014-06-20T17:32:00Z"/>
          <w:rFonts w:asciiTheme="minorHAnsi" w:eastAsiaTheme="minorEastAsia" w:hAnsiTheme="minorHAnsi" w:cstheme="minorBidi"/>
          <w:noProof/>
          <w:sz w:val="22"/>
          <w:szCs w:val="22"/>
        </w:rPr>
      </w:pPr>
      <w:del w:id="973" w:author="Gerard" w:date="2014-06-20T17:32:00Z">
        <w:r w:rsidDel="00976D6B">
          <w:rPr>
            <w:noProof/>
          </w:rPr>
          <w:delText>4.1.3.12. Ogden Unconstrained</w:delText>
        </w:r>
        <w:r w:rsidDel="00976D6B">
          <w:rPr>
            <w:noProof/>
          </w:rPr>
          <w:tab/>
          <w:delText>110</w:delText>
        </w:r>
      </w:del>
    </w:p>
    <w:p w14:paraId="4C23B786" w14:textId="77777777" w:rsidR="00473134" w:rsidDel="00976D6B" w:rsidRDefault="00473134">
      <w:pPr>
        <w:pStyle w:val="TOC4"/>
        <w:tabs>
          <w:tab w:val="right" w:leader="dot" w:pos="9350"/>
        </w:tabs>
        <w:rPr>
          <w:del w:id="974" w:author="Gerard" w:date="2014-06-20T17:32:00Z"/>
          <w:rFonts w:asciiTheme="minorHAnsi" w:eastAsiaTheme="minorEastAsia" w:hAnsiTheme="minorHAnsi" w:cstheme="minorBidi"/>
          <w:noProof/>
          <w:sz w:val="22"/>
          <w:szCs w:val="22"/>
        </w:rPr>
      </w:pPr>
      <w:del w:id="975" w:author="Gerard" w:date="2014-06-20T17:32:00Z">
        <w:r w:rsidDel="00976D6B">
          <w:rPr>
            <w:noProof/>
          </w:rPr>
          <w:delText>4.1.3.13. Perfect Osmometer Equilibrium Osmotic Pressure</w:delText>
        </w:r>
        <w:r w:rsidDel="00976D6B">
          <w:rPr>
            <w:noProof/>
          </w:rPr>
          <w:tab/>
          <w:delText>111</w:delText>
        </w:r>
      </w:del>
    </w:p>
    <w:p w14:paraId="11445BF6" w14:textId="77777777" w:rsidR="00473134" w:rsidDel="00976D6B" w:rsidRDefault="00473134">
      <w:pPr>
        <w:pStyle w:val="TOC4"/>
        <w:tabs>
          <w:tab w:val="right" w:leader="dot" w:pos="9350"/>
        </w:tabs>
        <w:rPr>
          <w:del w:id="976" w:author="Gerard" w:date="2014-06-20T17:32:00Z"/>
          <w:rFonts w:asciiTheme="minorHAnsi" w:eastAsiaTheme="minorEastAsia" w:hAnsiTheme="minorHAnsi" w:cstheme="minorBidi"/>
          <w:noProof/>
          <w:sz w:val="22"/>
          <w:szCs w:val="22"/>
        </w:rPr>
      </w:pPr>
      <w:del w:id="977" w:author="Gerard" w:date="2014-06-20T17:32:00Z">
        <w:r w:rsidDel="00976D6B">
          <w:rPr>
            <w:noProof/>
          </w:rPr>
          <w:delText>4.1.3.14. Solid Mixture</w:delText>
        </w:r>
        <w:r w:rsidDel="00976D6B">
          <w:rPr>
            <w:noProof/>
          </w:rPr>
          <w:tab/>
          <w:delText>113</w:delText>
        </w:r>
      </w:del>
    </w:p>
    <w:p w14:paraId="06889C66" w14:textId="77777777" w:rsidR="00473134" w:rsidDel="00976D6B" w:rsidRDefault="00473134">
      <w:pPr>
        <w:pStyle w:val="TOC4"/>
        <w:tabs>
          <w:tab w:val="right" w:leader="dot" w:pos="9350"/>
        </w:tabs>
        <w:rPr>
          <w:del w:id="978" w:author="Gerard" w:date="2014-06-20T17:32:00Z"/>
          <w:rFonts w:asciiTheme="minorHAnsi" w:eastAsiaTheme="minorEastAsia" w:hAnsiTheme="minorHAnsi" w:cstheme="minorBidi"/>
          <w:noProof/>
          <w:sz w:val="22"/>
          <w:szCs w:val="22"/>
        </w:rPr>
      </w:pPr>
      <w:del w:id="979" w:author="Gerard" w:date="2014-06-20T17:32:00Z">
        <w:r w:rsidDel="00976D6B">
          <w:rPr>
            <w:noProof/>
          </w:rPr>
          <w:delText>4.1.3.15. Spherical Fiber Distribution</w:delText>
        </w:r>
        <w:r w:rsidDel="00976D6B">
          <w:rPr>
            <w:noProof/>
          </w:rPr>
          <w:tab/>
          <w:delText>114</w:delText>
        </w:r>
      </w:del>
    </w:p>
    <w:p w14:paraId="41E4B917" w14:textId="77777777" w:rsidR="00473134" w:rsidDel="00976D6B" w:rsidRDefault="00473134">
      <w:pPr>
        <w:pStyle w:val="TOC4"/>
        <w:tabs>
          <w:tab w:val="right" w:leader="dot" w:pos="9350"/>
        </w:tabs>
        <w:rPr>
          <w:del w:id="980" w:author="Gerard" w:date="2014-06-20T17:32:00Z"/>
          <w:rFonts w:asciiTheme="minorHAnsi" w:eastAsiaTheme="minorEastAsia" w:hAnsiTheme="minorHAnsi" w:cstheme="minorBidi"/>
          <w:noProof/>
          <w:sz w:val="22"/>
          <w:szCs w:val="22"/>
        </w:rPr>
      </w:pPr>
      <w:del w:id="981" w:author="Gerard" w:date="2014-06-20T17:32:00Z">
        <w:r w:rsidDel="00976D6B">
          <w:rPr>
            <w:noProof/>
          </w:rPr>
          <w:delText>4.1.3.16. Spherical Fiber Distribution from Solid-Bound Molecule</w:delText>
        </w:r>
        <w:r w:rsidDel="00976D6B">
          <w:rPr>
            <w:noProof/>
          </w:rPr>
          <w:tab/>
          <w:delText>116</w:delText>
        </w:r>
      </w:del>
    </w:p>
    <w:p w14:paraId="7E9D7E7E" w14:textId="77777777" w:rsidR="00473134" w:rsidDel="00976D6B" w:rsidRDefault="00473134">
      <w:pPr>
        <w:pStyle w:val="TOC4"/>
        <w:tabs>
          <w:tab w:val="right" w:leader="dot" w:pos="9350"/>
        </w:tabs>
        <w:rPr>
          <w:del w:id="982" w:author="Gerard" w:date="2014-06-20T17:32:00Z"/>
          <w:rFonts w:asciiTheme="minorHAnsi" w:eastAsiaTheme="minorEastAsia" w:hAnsiTheme="minorHAnsi" w:cstheme="minorBidi"/>
          <w:noProof/>
          <w:sz w:val="22"/>
          <w:szCs w:val="22"/>
        </w:rPr>
      </w:pPr>
      <w:del w:id="983" w:author="Gerard" w:date="2014-06-20T17:32:00Z">
        <w:r w:rsidDel="00976D6B">
          <w:rPr>
            <w:noProof/>
          </w:rPr>
          <w:delText>4.1.3.17. Coupled Transversely Isotropic Mooney-Rivlin</w:delText>
        </w:r>
        <w:r w:rsidDel="00976D6B">
          <w:rPr>
            <w:noProof/>
          </w:rPr>
          <w:tab/>
          <w:delText>118</w:delText>
        </w:r>
      </w:del>
    </w:p>
    <w:p w14:paraId="7B0AB17D" w14:textId="77777777" w:rsidR="00473134" w:rsidDel="00976D6B" w:rsidRDefault="00473134">
      <w:pPr>
        <w:pStyle w:val="TOC4"/>
        <w:tabs>
          <w:tab w:val="right" w:leader="dot" w:pos="9350"/>
        </w:tabs>
        <w:rPr>
          <w:del w:id="984" w:author="Gerard" w:date="2014-06-20T17:32:00Z"/>
          <w:rFonts w:asciiTheme="minorHAnsi" w:eastAsiaTheme="minorEastAsia" w:hAnsiTheme="minorHAnsi" w:cstheme="minorBidi"/>
          <w:noProof/>
          <w:sz w:val="22"/>
          <w:szCs w:val="22"/>
        </w:rPr>
      </w:pPr>
      <w:del w:id="985" w:author="Gerard" w:date="2014-06-20T17:32:00Z">
        <w:r w:rsidDel="00976D6B">
          <w:rPr>
            <w:noProof/>
          </w:rPr>
          <w:delText>4.1.3.18. Coupled Transversely Isotropic Veronda-Westmann</w:delText>
        </w:r>
        <w:r w:rsidDel="00976D6B">
          <w:rPr>
            <w:noProof/>
          </w:rPr>
          <w:tab/>
          <w:delText>119</w:delText>
        </w:r>
      </w:del>
    </w:p>
    <w:p w14:paraId="64480337" w14:textId="77777777" w:rsidR="00473134" w:rsidDel="00976D6B" w:rsidRDefault="00473134">
      <w:pPr>
        <w:pStyle w:val="TOC2"/>
        <w:tabs>
          <w:tab w:val="right" w:leader="dot" w:pos="9350"/>
        </w:tabs>
        <w:rPr>
          <w:del w:id="986" w:author="Gerard" w:date="2014-06-20T17:32:00Z"/>
          <w:rFonts w:asciiTheme="minorHAnsi" w:eastAsiaTheme="minorEastAsia" w:hAnsiTheme="minorHAnsi" w:cstheme="minorBidi"/>
          <w:smallCaps w:val="0"/>
          <w:noProof/>
          <w:sz w:val="22"/>
          <w:szCs w:val="22"/>
        </w:rPr>
      </w:pPr>
      <w:del w:id="987" w:author="Gerard" w:date="2014-06-20T17:32:00Z">
        <w:r w:rsidDel="00976D6B">
          <w:rPr>
            <w:noProof/>
          </w:rPr>
          <w:delText>4.2. Viscoelastic Solids</w:delText>
        </w:r>
        <w:r w:rsidDel="00976D6B">
          <w:rPr>
            <w:noProof/>
          </w:rPr>
          <w:tab/>
          <w:delText>120</w:delText>
        </w:r>
      </w:del>
    </w:p>
    <w:p w14:paraId="39B04A18" w14:textId="77777777" w:rsidR="00473134" w:rsidDel="00976D6B" w:rsidRDefault="00473134">
      <w:pPr>
        <w:pStyle w:val="TOC3"/>
        <w:tabs>
          <w:tab w:val="right" w:leader="dot" w:pos="9350"/>
        </w:tabs>
        <w:rPr>
          <w:del w:id="988" w:author="Gerard" w:date="2014-06-20T17:32:00Z"/>
          <w:rFonts w:asciiTheme="minorHAnsi" w:eastAsiaTheme="minorEastAsia" w:hAnsiTheme="minorHAnsi" w:cstheme="minorBidi"/>
          <w:i w:val="0"/>
          <w:iCs w:val="0"/>
          <w:noProof/>
          <w:sz w:val="22"/>
          <w:szCs w:val="22"/>
        </w:rPr>
      </w:pPr>
      <w:del w:id="989" w:author="Gerard" w:date="2014-06-20T17:32:00Z">
        <w:r w:rsidRPr="006B1F9E" w:rsidDel="00976D6B">
          <w:rPr>
            <w:noProof/>
            <w:color w:val="000000"/>
          </w:rPr>
          <w:delText>4.2.1.</w:delText>
        </w:r>
        <w:r w:rsidDel="00976D6B">
          <w:rPr>
            <w:noProof/>
          </w:rPr>
          <w:delText xml:space="preserve"> Uncoupled Viscoelastic Materials</w:delText>
        </w:r>
        <w:r w:rsidDel="00976D6B">
          <w:rPr>
            <w:noProof/>
          </w:rPr>
          <w:tab/>
          <w:delText>120</w:delText>
        </w:r>
      </w:del>
    </w:p>
    <w:p w14:paraId="3B1750E3" w14:textId="77777777" w:rsidR="00473134" w:rsidDel="00976D6B" w:rsidRDefault="00473134">
      <w:pPr>
        <w:pStyle w:val="TOC3"/>
        <w:tabs>
          <w:tab w:val="right" w:leader="dot" w:pos="9350"/>
        </w:tabs>
        <w:rPr>
          <w:del w:id="990" w:author="Gerard" w:date="2014-06-20T17:32:00Z"/>
          <w:rFonts w:asciiTheme="minorHAnsi" w:eastAsiaTheme="minorEastAsia" w:hAnsiTheme="minorHAnsi" w:cstheme="minorBidi"/>
          <w:i w:val="0"/>
          <w:iCs w:val="0"/>
          <w:noProof/>
          <w:sz w:val="22"/>
          <w:szCs w:val="22"/>
        </w:rPr>
      </w:pPr>
      <w:del w:id="991" w:author="Gerard" w:date="2014-06-20T17:32:00Z">
        <w:r w:rsidRPr="006B1F9E" w:rsidDel="00976D6B">
          <w:rPr>
            <w:noProof/>
            <w:color w:val="000000"/>
          </w:rPr>
          <w:delText>4.2.2.</w:delText>
        </w:r>
        <w:r w:rsidDel="00976D6B">
          <w:rPr>
            <w:noProof/>
          </w:rPr>
          <w:delText xml:space="preserve"> Compressible Viscoelastic Materials</w:delText>
        </w:r>
        <w:r w:rsidDel="00976D6B">
          <w:rPr>
            <w:noProof/>
          </w:rPr>
          <w:tab/>
          <w:delText>121</w:delText>
        </w:r>
      </w:del>
    </w:p>
    <w:p w14:paraId="0886E9F6" w14:textId="77777777" w:rsidR="00473134" w:rsidDel="00976D6B" w:rsidRDefault="00473134">
      <w:pPr>
        <w:pStyle w:val="TOC2"/>
        <w:tabs>
          <w:tab w:val="right" w:leader="dot" w:pos="9350"/>
        </w:tabs>
        <w:rPr>
          <w:del w:id="992" w:author="Gerard" w:date="2014-06-20T17:32:00Z"/>
          <w:rFonts w:asciiTheme="minorHAnsi" w:eastAsiaTheme="minorEastAsia" w:hAnsiTheme="minorHAnsi" w:cstheme="minorBidi"/>
          <w:smallCaps w:val="0"/>
          <w:noProof/>
          <w:sz w:val="22"/>
          <w:szCs w:val="22"/>
        </w:rPr>
      </w:pPr>
      <w:del w:id="993" w:author="Gerard" w:date="2014-06-20T17:32:00Z">
        <w:r w:rsidDel="00976D6B">
          <w:rPr>
            <w:noProof/>
          </w:rPr>
          <w:delText>4.3. Multigeneration Solids</w:delText>
        </w:r>
        <w:r w:rsidDel="00976D6B">
          <w:rPr>
            <w:noProof/>
          </w:rPr>
          <w:tab/>
          <w:delText>121</w:delText>
        </w:r>
      </w:del>
    </w:p>
    <w:p w14:paraId="3ACA3F82" w14:textId="77777777" w:rsidR="00473134" w:rsidDel="00976D6B" w:rsidRDefault="00473134">
      <w:pPr>
        <w:pStyle w:val="TOC3"/>
        <w:tabs>
          <w:tab w:val="right" w:leader="dot" w:pos="9350"/>
        </w:tabs>
        <w:rPr>
          <w:del w:id="994" w:author="Gerard" w:date="2014-06-20T17:32:00Z"/>
          <w:rFonts w:asciiTheme="minorHAnsi" w:eastAsiaTheme="minorEastAsia" w:hAnsiTheme="minorHAnsi" w:cstheme="minorBidi"/>
          <w:i w:val="0"/>
          <w:iCs w:val="0"/>
          <w:noProof/>
          <w:sz w:val="22"/>
          <w:szCs w:val="22"/>
        </w:rPr>
      </w:pPr>
      <w:del w:id="995" w:author="Gerard" w:date="2014-06-20T17:32:00Z">
        <w:r w:rsidRPr="006B1F9E" w:rsidDel="00976D6B">
          <w:rPr>
            <w:noProof/>
            <w:color w:val="000000"/>
          </w:rPr>
          <w:delText>4.3.1.</w:delText>
        </w:r>
        <w:r w:rsidDel="00976D6B">
          <w:rPr>
            <w:noProof/>
          </w:rPr>
          <w:delText xml:space="preserve"> General Specification of Multigeneration Solids</w:delText>
        </w:r>
        <w:r w:rsidDel="00976D6B">
          <w:rPr>
            <w:noProof/>
          </w:rPr>
          <w:tab/>
          <w:delText>122</w:delText>
        </w:r>
      </w:del>
    </w:p>
    <w:p w14:paraId="7BF34074" w14:textId="77777777" w:rsidR="00473134" w:rsidDel="00976D6B" w:rsidRDefault="00473134">
      <w:pPr>
        <w:pStyle w:val="TOC2"/>
        <w:tabs>
          <w:tab w:val="right" w:leader="dot" w:pos="9350"/>
        </w:tabs>
        <w:rPr>
          <w:del w:id="996" w:author="Gerard" w:date="2014-06-20T17:32:00Z"/>
          <w:rFonts w:asciiTheme="minorHAnsi" w:eastAsiaTheme="minorEastAsia" w:hAnsiTheme="minorHAnsi" w:cstheme="minorBidi"/>
          <w:smallCaps w:val="0"/>
          <w:noProof/>
          <w:sz w:val="22"/>
          <w:szCs w:val="22"/>
        </w:rPr>
      </w:pPr>
      <w:del w:id="997" w:author="Gerard" w:date="2014-06-20T17:32:00Z">
        <w:r w:rsidDel="00976D6B">
          <w:rPr>
            <w:noProof/>
          </w:rPr>
          <w:delText>4.4. Biphasic Materials</w:delText>
        </w:r>
        <w:r w:rsidDel="00976D6B">
          <w:rPr>
            <w:noProof/>
          </w:rPr>
          <w:tab/>
          <w:delText>124</w:delText>
        </w:r>
      </w:del>
    </w:p>
    <w:p w14:paraId="3DFCA75D" w14:textId="77777777" w:rsidR="00473134" w:rsidDel="00976D6B" w:rsidRDefault="00473134">
      <w:pPr>
        <w:pStyle w:val="TOC3"/>
        <w:tabs>
          <w:tab w:val="right" w:leader="dot" w:pos="9350"/>
        </w:tabs>
        <w:rPr>
          <w:del w:id="998" w:author="Gerard" w:date="2014-06-20T17:32:00Z"/>
          <w:rFonts w:asciiTheme="minorHAnsi" w:eastAsiaTheme="minorEastAsia" w:hAnsiTheme="minorHAnsi" w:cstheme="minorBidi"/>
          <w:i w:val="0"/>
          <w:iCs w:val="0"/>
          <w:noProof/>
          <w:sz w:val="22"/>
          <w:szCs w:val="22"/>
        </w:rPr>
      </w:pPr>
      <w:del w:id="999" w:author="Gerard" w:date="2014-06-20T17:32:00Z">
        <w:r w:rsidRPr="006B1F9E" w:rsidDel="00976D6B">
          <w:rPr>
            <w:noProof/>
            <w:color w:val="000000"/>
          </w:rPr>
          <w:delText>4.4.1.</w:delText>
        </w:r>
        <w:r w:rsidDel="00976D6B">
          <w:rPr>
            <w:noProof/>
          </w:rPr>
          <w:delText xml:space="preserve"> General Specification of Biphasic Materials</w:delText>
        </w:r>
        <w:r w:rsidDel="00976D6B">
          <w:rPr>
            <w:noProof/>
          </w:rPr>
          <w:tab/>
          <w:delText>125</w:delText>
        </w:r>
      </w:del>
    </w:p>
    <w:p w14:paraId="20AD7321" w14:textId="77777777" w:rsidR="00473134" w:rsidDel="00976D6B" w:rsidRDefault="00473134">
      <w:pPr>
        <w:pStyle w:val="TOC3"/>
        <w:tabs>
          <w:tab w:val="right" w:leader="dot" w:pos="9350"/>
        </w:tabs>
        <w:rPr>
          <w:del w:id="1000" w:author="Gerard" w:date="2014-06-20T17:32:00Z"/>
          <w:rFonts w:asciiTheme="minorHAnsi" w:eastAsiaTheme="minorEastAsia" w:hAnsiTheme="minorHAnsi" w:cstheme="minorBidi"/>
          <w:i w:val="0"/>
          <w:iCs w:val="0"/>
          <w:noProof/>
          <w:sz w:val="22"/>
          <w:szCs w:val="22"/>
        </w:rPr>
      </w:pPr>
      <w:del w:id="1001" w:author="Gerard" w:date="2014-06-20T17:32:00Z">
        <w:r w:rsidRPr="006B1F9E" w:rsidDel="00976D6B">
          <w:rPr>
            <w:noProof/>
            <w:color w:val="000000"/>
          </w:rPr>
          <w:delText>4.4.2.</w:delText>
        </w:r>
        <w:r w:rsidDel="00976D6B">
          <w:rPr>
            <w:noProof/>
          </w:rPr>
          <w:delText xml:space="preserve"> Permeability Materials</w:delText>
        </w:r>
        <w:r w:rsidDel="00976D6B">
          <w:rPr>
            <w:noProof/>
          </w:rPr>
          <w:tab/>
          <w:delText>126</w:delText>
        </w:r>
      </w:del>
    </w:p>
    <w:p w14:paraId="39267262" w14:textId="77777777" w:rsidR="00473134" w:rsidDel="00976D6B" w:rsidRDefault="00473134">
      <w:pPr>
        <w:pStyle w:val="TOC4"/>
        <w:tabs>
          <w:tab w:val="right" w:leader="dot" w:pos="9350"/>
        </w:tabs>
        <w:rPr>
          <w:del w:id="1002" w:author="Gerard" w:date="2014-06-20T17:32:00Z"/>
          <w:rFonts w:asciiTheme="minorHAnsi" w:eastAsiaTheme="minorEastAsia" w:hAnsiTheme="minorHAnsi" w:cstheme="minorBidi"/>
          <w:noProof/>
          <w:sz w:val="22"/>
          <w:szCs w:val="22"/>
        </w:rPr>
      </w:pPr>
      <w:del w:id="1003" w:author="Gerard" w:date="2014-06-20T17:32:00Z">
        <w:r w:rsidDel="00976D6B">
          <w:rPr>
            <w:noProof/>
          </w:rPr>
          <w:delText>4.4.2.1. Constant Isotropic Permeability</w:delText>
        </w:r>
        <w:r w:rsidDel="00976D6B">
          <w:rPr>
            <w:noProof/>
          </w:rPr>
          <w:tab/>
          <w:delText>127</w:delText>
        </w:r>
      </w:del>
    </w:p>
    <w:p w14:paraId="12FEF8B0" w14:textId="77777777" w:rsidR="00473134" w:rsidDel="00976D6B" w:rsidRDefault="00473134">
      <w:pPr>
        <w:pStyle w:val="TOC4"/>
        <w:tabs>
          <w:tab w:val="right" w:leader="dot" w:pos="9350"/>
        </w:tabs>
        <w:rPr>
          <w:del w:id="1004" w:author="Gerard" w:date="2014-06-20T17:32:00Z"/>
          <w:rFonts w:asciiTheme="minorHAnsi" w:eastAsiaTheme="minorEastAsia" w:hAnsiTheme="minorHAnsi" w:cstheme="minorBidi"/>
          <w:noProof/>
          <w:sz w:val="22"/>
          <w:szCs w:val="22"/>
        </w:rPr>
      </w:pPr>
      <w:del w:id="1005" w:author="Gerard" w:date="2014-06-20T17:32:00Z">
        <w:r w:rsidDel="00976D6B">
          <w:rPr>
            <w:noProof/>
          </w:rPr>
          <w:delText>4.4.2.2. Holmes-Mow</w:delText>
        </w:r>
        <w:r w:rsidDel="00976D6B">
          <w:rPr>
            <w:noProof/>
          </w:rPr>
          <w:tab/>
          <w:delText>128</w:delText>
        </w:r>
      </w:del>
    </w:p>
    <w:p w14:paraId="5A973EAB" w14:textId="77777777" w:rsidR="00473134" w:rsidDel="00976D6B" w:rsidRDefault="00473134">
      <w:pPr>
        <w:pStyle w:val="TOC4"/>
        <w:tabs>
          <w:tab w:val="right" w:leader="dot" w:pos="9350"/>
        </w:tabs>
        <w:rPr>
          <w:del w:id="1006" w:author="Gerard" w:date="2014-06-20T17:32:00Z"/>
          <w:rFonts w:asciiTheme="minorHAnsi" w:eastAsiaTheme="minorEastAsia" w:hAnsiTheme="minorHAnsi" w:cstheme="minorBidi"/>
          <w:noProof/>
          <w:sz w:val="22"/>
          <w:szCs w:val="22"/>
        </w:rPr>
      </w:pPr>
      <w:del w:id="1007" w:author="Gerard" w:date="2014-06-20T17:32:00Z">
        <w:r w:rsidDel="00976D6B">
          <w:rPr>
            <w:noProof/>
          </w:rPr>
          <w:delText>4.4.2.3. Referentially Isotropic Permeability</w:delText>
        </w:r>
        <w:r w:rsidDel="00976D6B">
          <w:rPr>
            <w:noProof/>
          </w:rPr>
          <w:tab/>
          <w:delText>129</w:delText>
        </w:r>
      </w:del>
    </w:p>
    <w:p w14:paraId="774C11F1" w14:textId="77777777" w:rsidR="00473134" w:rsidDel="00976D6B" w:rsidRDefault="00473134">
      <w:pPr>
        <w:pStyle w:val="TOC4"/>
        <w:tabs>
          <w:tab w:val="right" w:leader="dot" w:pos="9350"/>
        </w:tabs>
        <w:rPr>
          <w:del w:id="1008" w:author="Gerard" w:date="2014-06-20T17:32:00Z"/>
          <w:rFonts w:asciiTheme="minorHAnsi" w:eastAsiaTheme="minorEastAsia" w:hAnsiTheme="minorHAnsi" w:cstheme="minorBidi"/>
          <w:noProof/>
          <w:sz w:val="22"/>
          <w:szCs w:val="22"/>
        </w:rPr>
      </w:pPr>
      <w:del w:id="1009" w:author="Gerard" w:date="2014-06-20T17:32:00Z">
        <w:r w:rsidDel="00976D6B">
          <w:rPr>
            <w:noProof/>
          </w:rPr>
          <w:delText>4.4.2.4. Referentially Orthotropic Permeability</w:delText>
        </w:r>
        <w:r w:rsidDel="00976D6B">
          <w:rPr>
            <w:noProof/>
          </w:rPr>
          <w:tab/>
          <w:delText>130</w:delText>
        </w:r>
      </w:del>
    </w:p>
    <w:p w14:paraId="3C593300" w14:textId="77777777" w:rsidR="00473134" w:rsidDel="00976D6B" w:rsidRDefault="00473134">
      <w:pPr>
        <w:pStyle w:val="TOC4"/>
        <w:tabs>
          <w:tab w:val="right" w:leader="dot" w:pos="9350"/>
        </w:tabs>
        <w:rPr>
          <w:del w:id="1010" w:author="Gerard" w:date="2014-06-20T17:32:00Z"/>
          <w:rFonts w:asciiTheme="minorHAnsi" w:eastAsiaTheme="minorEastAsia" w:hAnsiTheme="minorHAnsi" w:cstheme="minorBidi"/>
          <w:noProof/>
          <w:sz w:val="22"/>
          <w:szCs w:val="22"/>
        </w:rPr>
      </w:pPr>
      <w:del w:id="1011" w:author="Gerard" w:date="2014-06-20T17:32:00Z">
        <w:r w:rsidDel="00976D6B">
          <w:rPr>
            <w:noProof/>
          </w:rPr>
          <w:delText>4.4.2.5. Referentially Transversely Isotropic Permeability</w:delText>
        </w:r>
        <w:r w:rsidDel="00976D6B">
          <w:rPr>
            <w:noProof/>
          </w:rPr>
          <w:tab/>
          <w:delText>132</w:delText>
        </w:r>
      </w:del>
    </w:p>
    <w:p w14:paraId="450668EE" w14:textId="77777777" w:rsidR="00473134" w:rsidDel="00976D6B" w:rsidRDefault="00473134">
      <w:pPr>
        <w:pStyle w:val="TOC3"/>
        <w:tabs>
          <w:tab w:val="right" w:leader="dot" w:pos="9350"/>
        </w:tabs>
        <w:rPr>
          <w:del w:id="1012" w:author="Gerard" w:date="2014-06-20T17:32:00Z"/>
          <w:rFonts w:asciiTheme="minorHAnsi" w:eastAsiaTheme="minorEastAsia" w:hAnsiTheme="minorHAnsi" w:cstheme="minorBidi"/>
          <w:i w:val="0"/>
          <w:iCs w:val="0"/>
          <w:noProof/>
          <w:sz w:val="22"/>
          <w:szCs w:val="22"/>
        </w:rPr>
      </w:pPr>
      <w:del w:id="1013" w:author="Gerard" w:date="2014-06-20T17:32:00Z">
        <w:r w:rsidRPr="006B1F9E" w:rsidDel="00976D6B">
          <w:rPr>
            <w:noProof/>
            <w:color w:val="000000"/>
          </w:rPr>
          <w:delText>4.4.3.</w:delText>
        </w:r>
        <w:r w:rsidDel="00976D6B">
          <w:rPr>
            <w:noProof/>
          </w:rPr>
          <w:delText xml:space="preserve"> Fluid Supply Materials</w:delText>
        </w:r>
        <w:r w:rsidDel="00976D6B">
          <w:rPr>
            <w:noProof/>
          </w:rPr>
          <w:tab/>
          <w:delText>134</w:delText>
        </w:r>
      </w:del>
    </w:p>
    <w:p w14:paraId="21F45BD0" w14:textId="77777777" w:rsidR="00473134" w:rsidDel="00976D6B" w:rsidRDefault="00473134">
      <w:pPr>
        <w:pStyle w:val="TOC4"/>
        <w:tabs>
          <w:tab w:val="right" w:leader="dot" w:pos="9350"/>
        </w:tabs>
        <w:rPr>
          <w:del w:id="1014" w:author="Gerard" w:date="2014-06-20T17:32:00Z"/>
          <w:rFonts w:asciiTheme="minorHAnsi" w:eastAsiaTheme="minorEastAsia" w:hAnsiTheme="minorHAnsi" w:cstheme="minorBidi"/>
          <w:noProof/>
          <w:sz w:val="22"/>
          <w:szCs w:val="22"/>
        </w:rPr>
      </w:pPr>
      <w:del w:id="1015" w:author="Gerard" w:date="2014-06-20T17:32:00Z">
        <w:r w:rsidDel="00976D6B">
          <w:rPr>
            <w:noProof/>
          </w:rPr>
          <w:delText>4.4.3.1. Starling Equation</w:delText>
        </w:r>
        <w:r w:rsidDel="00976D6B">
          <w:rPr>
            <w:noProof/>
          </w:rPr>
          <w:tab/>
          <w:delText>135</w:delText>
        </w:r>
      </w:del>
    </w:p>
    <w:p w14:paraId="3672FCE0" w14:textId="77777777" w:rsidR="00473134" w:rsidDel="00976D6B" w:rsidRDefault="00473134">
      <w:pPr>
        <w:pStyle w:val="TOC2"/>
        <w:tabs>
          <w:tab w:val="right" w:leader="dot" w:pos="9350"/>
        </w:tabs>
        <w:rPr>
          <w:del w:id="1016" w:author="Gerard" w:date="2014-06-20T17:32:00Z"/>
          <w:rFonts w:asciiTheme="minorHAnsi" w:eastAsiaTheme="minorEastAsia" w:hAnsiTheme="minorHAnsi" w:cstheme="minorBidi"/>
          <w:smallCaps w:val="0"/>
          <w:noProof/>
          <w:sz w:val="22"/>
          <w:szCs w:val="22"/>
        </w:rPr>
      </w:pPr>
      <w:del w:id="1017" w:author="Gerard" w:date="2014-06-20T17:32:00Z">
        <w:r w:rsidDel="00976D6B">
          <w:rPr>
            <w:noProof/>
          </w:rPr>
          <w:delText>4.5. Biphasic-Solute Materials</w:delText>
        </w:r>
        <w:r w:rsidDel="00976D6B">
          <w:rPr>
            <w:noProof/>
          </w:rPr>
          <w:tab/>
          <w:delText>136</w:delText>
        </w:r>
      </w:del>
    </w:p>
    <w:p w14:paraId="745BEDB2" w14:textId="77777777" w:rsidR="00473134" w:rsidDel="00976D6B" w:rsidRDefault="00473134">
      <w:pPr>
        <w:pStyle w:val="TOC3"/>
        <w:tabs>
          <w:tab w:val="right" w:leader="dot" w:pos="9350"/>
        </w:tabs>
        <w:rPr>
          <w:del w:id="1018" w:author="Gerard" w:date="2014-06-20T17:32:00Z"/>
          <w:rFonts w:asciiTheme="minorHAnsi" w:eastAsiaTheme="minorEastAsia" w:hAnsiTheme="minorHAnsi" w:cstheme="minorBidi"/>
          <w:i w:val="0"/>
          <w:iCs w:val="0"/>
          <w:noProof/>
          <w:sz w:val="22"/>
          <w:szCs w:val="22"/>
        </w:rPr>
      </w:pPr>
      <w:del w:id="1019" w:author="Gerard" w:date="2014-06-20T17:32:00Z">
        <w:r w:rsidRPr="006B1F9E" w:rsidDel="00976D6B">
          <w:rPr>
            <w:noProof/>
            <w:color w:val="000000"/>
          </w:rPr>
          <w:delText>4.5.1.</w:delText>
        </w:r>
        <w:r w:rsidDel="00976D6B">
          <w:rPr>
            <w:noProof/>
          </w:rPr>
          <w:delText xml:space="preserve"> Guidelines for Biphasic-Solute Analyses</w:delText>
        </w:r>
        <w:r w:rsidDel="00976D6B">
          <w:rPr>
            <w:noProof/>
          </w:rPr>
          <w:tab/>
          <w:delText>138</w:delText>
        </w:r>
      </w:del>
    </w:p>
    <w:p w14:paraId="05BABB15" w14:textId="77777777" w:rsidR="00473134" w:rsidDel="00976D6B" w:rsidRDefault="00473134">
      <w:pPr>
        <w:pStyle w:val="TOC4"/>
        <w:tabs>
          <w:tab w:val="right" w:leader="dot" w:pos="9350"/>
        </w:tabs>
        <w:rPr>
          <w:del w:id="1020" w:author="Gerard" w:date="2014-06-20T17:32:00Z"/>
          <w:rFonts w:asciiTheme="minorHAnsi" w:eastAsiaTheme="minorEastAsia" w:hAnsiTheme="minorHAnsi" w:cstheme="minorBidi"/>
          <w:noProof/>
          <w:sz w:val="22"/>
          <w:szCs w:val="22"/>
        </w:rPr>
      </w:pPr>
      <w:del w:id="1021" w:author="Gerard" w:date="2014-06-20T17:32:00Z">
        <w:r w:rsidDel="00976D6B">
          <w:rPr>
            <w:noProof/>
          </w:rPr>
          <w:delText>4.5.1.1. Prescribed Boundary Conditions</w:delText>
        </w:r>
        <w:r w:rsidDel="00976D6B">
          <w:rPr>
            <w:noProof/>
          </w:rPr>
          <w:tab/>
          <w:delText>138</w:delText>
        </w:r>
      </w:del>
    </w:p>
    <w:p w14:paraId="67A7BA04" w14:textId="77777777" w:rsidR="00473134" w:rsidDel="00976D6B" w:rsidRDefault="00473134">
      <w:pPr>
        <w:pStyle w:val="TOC4"/>
        <w:tabs>
          <w:tab w:val="right" w:leader="dot" w:pos="9350"/>
        </w:tabs>
        <w:rPr>
          <w:del w:id="1022" w:author="Gerard" w:date="2014-06-20T17:32:00Z"/>
          <w:rFonts w:asciiTheme="minorHAnsi" w:eastAsiaTheme="minorEastAsia" w:hAnsiTheme="minorHAnsi" w:cstheme="minorBidi"/>
          <w:noProof/>
          <w:sz w:val="22"/>
          <w:szCs w:val="22"/>
        </w:rPr>
      </w:pPr>
      <w:del w:id="1023" w:author="Gerard" w:date="2014-06-20T17:32:00Z">
        <w:r w:rsidDel="00976D6B">
          <w:rPr>
            <w:noProof/>
          </w:rPr>
          <w:delText>4.5.1.2. Prescribed Initial Conditions</w:delText>
        </w:r>
        <w:r w:rsidDel="00976D6B">
          <w:rPr>
            <w:noProof/>
          </w:rPr>
          <w:tab/>
          <w:delText>138</w:delText>
        </w:r>
      </w:del>
    </w:p>
    <w:p w14:paraId="28981DCC" w14:textId="77777777" w:rsidR="00473134" w:rsidDel="00976D6B" w:rsidRDefault="00473134">
      <w:pPr>
        <w:pStyle w:val="TOC3"/>
        <w:tabs>
          <w:tab w:val="right" w:leader="dot" w:pos="9350"/>
        </w:tabs>
        <w:rPr>
          <w:del w:id="1024" w:author="Gerard" w:date="2014-06-20T17:32:00Z"/>
          <w:rFonts w:asciiTheme="minorHAnsi" w:eastAsiaTheme="minorEastAsia" w:hAnsiTheme="minorHAnsi" w:cstheme="minorBidi"/>
          <w:i w:val="0"/>
          <w:iCs w:val="0"/>
          <w:noProof/>
          <w:sz w:val="22"/>
          <w:szCs w:val="22"/>
        </w:rPr>
      </w:pPr>
      <w:del w:id="1025" w:author="Gerard" w:date="2014-06-20T17:32:00Z">
        <w:r w:rsidRPr="006B1F9E" w:rsidDel="00976D6B">
          <w:rPr>
            <w:noProof/>
            <w:color w:val="000000"/>
          </w:rPr>
          <w:delText>4.5.2.</w:delText>
        </w:r>
        <w:r w:rsidDel="00976D6B">
          <w:rPr>
            <w:noProof/>
          </w:rPr>
          <w:delText xml:space="preserve"> General Specification of Biphasic-Solute Materials</w:delText>
        </w:r>
        <w:r w:rsidDel="00976D6B">
          <w:rPr>
            <w:noProof/>
          </w:rPr>
          <w:tab/>
          <w:delText>139</w:delText>
        </w:r>
      </w:del>
    </w:p>
    <w:p w14:paraId="6EBBD5A0" w14:textId="77777777" w:rsidR="00473134" w:rsidDel="00976D6B" w:rsidRDefault="00473134">
      <w:pPr>
        <w:pStyle w:val="TOC3"/>
        <w:tabs>
          <w:tab w:val="right" w:leader="dot" w:pos="9350"/>
        </w:tabs>
        <w:rPr>
          <w:del w:id="1026" w:author="Gerard" w:date="2014-06-20T17:32:00Z"/>
          <w:rFonts w:asciiTheme="minorHAnsi" w:eastAsiaTheme="minorEastAsia" w:hAnsiTheme="minorHAnsi" w:cstheme="minorBidi"/>
          <w:i w:val="0"/>
          <w:iCs w:val="0"/>
          <w:noProof/>
          <w:sz w:val="22"/>
          <w:szCs w:val="22"/>
        </w:rPr>
      </w:pPr>
      <w:del w:id="1027" w:author="Gerard" w:date="2014-06-20T17:32:00Z">
        <w:r w:rsidRPr="006B1F9E" w:rsidDel="00976D6B">
          <w:rPr>
            <w:noProof/>
            <w:color w:val="000000"/>
          </w:rPr>
          <w:delText>4.5.3.</w:delText>
        </w:r>
        <w:r w:rsidDel="00976D6B">
          <w:rPr>
            <w:noProof/>
          </w:rPr>
          <w:delText xml:space="preserve"> Diffusivity Materials</w:delText>
        </w:r>
        <w:r w:rsidDel="00976D6B">
          <w:rPr>
            <w:noProof/>
          </w:rPr>
          <w:tab/>
          <w:delText>141</w:delText>
        </w:r>
      </w:del>
    </w:p>
    <w:p w14:paraId="36FF5602" w14:textId="77777777" w:rsidR="00473134" w:rsidDel="00976D6B" w:rsidRDefault="00473134">
      <w:pPr>
        <w:pStyle w:val="TOC4"/>
        <w:tabs>
          <w:tab w:val="right" w:leader="dot" w:pos="9350"/>
        </w:tabs>
        <w:rPr>
          <w:del w:id="1028" w:author="Gerard" w:date="2014-06-20T17:32:00Z"/>
          <w:rFonts w:asciiTheme="minorHAnsi" w:eastAsiaTheme="minorEastAsia" w:hAnsiTheme="minorHAnsi" w:cstheme="minorBidi"/>
          <w:noProof/>
          <w:sz w:val="22"/>
          <w:szCs w:val="22"/>
        </w:rPr>
      </w:pPr>
      <w:del w:id="1029" w:author="Gerard" w:date="2014-06-20T17:32:00Z">
        <w:r w:rsidDel="00976D6B">
          <w:rPr>
            <w:noProof/>
          </w:rPr>
          <w:delText>4.5.3.1. Constant Isotropic Diffusivity</w:delText>
        </w:r>
        <w:r w:rsidDel="00976D6B">
          <w:rPr>
            <w:noProof/>
          </w:rPr>
          <w:tab/>
          <w:delText>141</w:delText>
        </w:r>
      </w:del>
    </w:p>
    <w:p w14:paraId="7C93605E" w14:textId="77777777" w:rsidR="00473134" w:rsidDel="00976D6B" w:rsidRDefault="00473134">
      <w:pPr>
        <w:pStyle w:val="TOC4"/>
        <w:tabs>
          <w:tab w:val="right" w:leader="dot" w:pos="9350"/>
        </w:tabs>
        <w:rPr>
          <w:del w:id="1030" w:author="Gerard" w:date="2014-06-20T17:32:00Z"/>
          <w:rFonts w:asciiTheme="minorHAnsi" w:eastAsiaTheme="minorEastAsia" w:hAnsiTheme="minorHAnsi" w:cstheme="minorBidi"/>
          <w:noProof/>
          <w:sz w:val="22"/>
          <w:szCs w:val="22"/>
        </w:rPr>
      </w:pPr>
      <w:del w:id="1031" w:author="Gerard" w:date="2014-06-20T17:32:00Z">
        <w:r w:rsidDel="00976D6B">
          <w:rPr>
            <w:noProof/>
          </w:rPr>
          <w:delText>4.5.3.2. Constant Orthotropic Diffusivity</w:delText>
        </w:r>
        <w:r w:rsidDel="00976D6B">
          <w:rPr>
            <w:noProof/>
          </w:rPr>
          <w:tab/>
          <w:delText>142</w:delText>
        </w:r>
      </w:del>
    </w:p>
    <w:p w14:paraId="3CE4E797" w14:textId="77777777" w:rsidR="00473134" w:rsidDel="00976D6B" w:rsidRDefault="00473134">
      <w:pPr>
        <w:pStyle w:val="TOC4"/>
        <w:tabs>
          <w:tab w:val="right" w:leader="dot" w:pos="9350"/>
        </w:tabs>
        <w:rPr>
          <w:del w:id="1032" w:author="Gerard" w:date="2014-06-20T17:32:00Z"/>
          <w:rFonts w:asciiTheme="minorHAnsi" w:eastAsiaTheme="minorEastAsia" w:hAnsiTheme="minorHAnsi" w:cstheme="minorBidi"/>
          <w:noProof/>
          <w:sz w:val="22"/>
          <w:szCs w:val="22"/>
        </w:rPr>
      </w:pPr>
      <w:del w:id="1033" w:author="Gerard" w:date="2014-06-20T17:32:00Z">
        <w:r w:rsidDel="00976D6B">
          <w:rPr>
            <w:noProof/>
          </w:rPr>
          <w:delText>4.5.3.3. Referentially Isotropic Diffusivity</w:delText>
        </w:r>
        <w:r w:rsidDel="00976D6B">
          <w:rPr>
            <w:noProof/>
          </w:rPr>
          <w:tab/>
          <w:delText>143</w:delText>
        </w:r>
      </w:del>
    </w:p>
    <w:p w14:paraId="349565FF" w14:textId="77777777" w:rsidR="00473134" w:rsidDel="00976D6B" w:rsidRDefault="00473134">
      <w:pPr>
        <w:pStyle w:val="TOC4"/>
        <w:tabs>
          <w:tab w:val="right" w:leader="dot" w:pos="9350"/>
        </w:tabs>
        <w:rPr>
          <w:del w:id="1034" w:author="Gerard" w:date="2014-06-20T17:32:00Z"/>
          <w:rFonts w:asciiTheme="minorHAnsi" w:eastAsiaTheme="minorEastAsia" w:hAnsiTheme="minorHAnsi" w:cstheme="minorBidi"/>
          <w:noProof/>
          <w:sz w:val="22"/>
          <w:szCs w:val="22"/>
        </w:rPr>
      </w:pPr>
      <w:del w:id="1035" w:author="Gerard" w:date="2014-06-20T17:32:00Z">
        <w:r w:rsidDel="00976D6B">
          <w:rPr>
            <w:noProof/>
          </w:rPr>
          <w:delText>4.5.3.4. Referentially Orthotropic Diffusivity</w:delText>
        </w:r>
        <w:r w:rsidDel="00976D6B">
          <w:rPr>
            <w:noProof/>
          </w:rPr>
          <w:tab/>
          <w:delText>144</w:delText>
        </w:r>
      </w:del>
    </w:p>
    <w:p w14:paraId="6276AED1" w14:textId="77777777" w:rsidR="00473134" w:rsidDel="00976D6B" w:rsidRDefault="00473134">
      <w:pPr>
        <w:pStyle w:val="TOC4"/>
        <w:tabs>
          <w:tab w:val="right" w:leader="dot" w:pos="9350"/>
        </w:tabs>
        <w:rPr>
          <w:del w:id="1036" w:author="Gerard" w:date="2014-06-20T17:32:00Z"/>
          <w:rFonts w:asciiTheme="minorHAnsi" w:eastAsiaTheme="minorEastAsia" w:hAnsiTheme="minorHAnsi" w:cstheme="minorBidi"/>
          <w:noProof/>
          <w:sz w:val="22"/>
          <w:szCs w:val="22"/>
        </w:rPr>
      </w:pPr>
      <w:del w:id="1037" w:author="Gerard" w:date="2014-06-20T17:32:00Z">
        <w:r w:rsidDel="00976D6B">
          <w:rPr>
            <w:noProof/>
          </w:rPr>
          <w:delText>4.5.3.5. Albro Isotropic Diffusivity</w:delText>
        </w:r>
        <w:r w:rsidDel="00976D6B">
          <w:rPr>
            <w:noProof/>
          </w:rPr>
          <w:tab/>
          <w:delText>146</w:delText>
        </w:r>
      </w:del>
    </w:p>
    <w:p w14:paraId="7E1D7731" w14:textId="77777777" w:rsidR="00473134" w:rsidDel="00976D6B" w:rsidRDefault="00473134">
      <w:pPr>
        <w:pStyle w:val="TOC3"/>
        <w:tabs>
          <w:tab w:val="right" w:leader="dot" w:pos="9350"/>
        </w:tabs>
        <w:rPr>
          <w:del w:id="1038" w:author="Gerard" w:date="2014-06-20T17:32:00Z"/>
          <w:rFonts w:asciiTheme="minorHAnsi" w:eastAsiaTheme="minorEastAsia" w:hAnsiTheme="minorHAnsi" w:cstheme="minorBidi"/>
          <w:i w:val="0"/>
          <w:iCs w:val="0"/>
          <w:noProof/>
          <w:sz w:val="22"/>
          <w:szCs w:val="22"/>
        </w:rPr>
      </w:pPr>
      <w:del w:id="1039" w:author="Gerard" w:date="2014-06-20T17:32:00Z">
        <w:r w:rsidRPr="006B1F9E" w:rsidDel="00976D6B">
          <w:rPr>
            <w:noProof/>
            <w:color w:val="000000"/>
          </w:rPr>
          <w:delText>4.5.4.</w:delText>
        </w:r>
        <w:r w:rsidDel="00976D6B">
          <w:rPr>
            <w:noProof/>
          </w:rPr>
          <w:delText xml:space="preserve"> Solubility Materials</w:delText>
        </w:r>
        <w:r w:rsidDel="00976D6B">
          <w:rPr>
            <w:noProof/>
          </w:rPr>
          <w:tab/>
          <w:delText>147</w:delText>
        </w:r>
      </w:del>
    </w:p>
    <w:p w14:paraId="4B7288E3" w14:textId="77777777" w:rsidR="00473134" w:rsidDel="00976D6B" w:rsidRDefault="00473134">
      <w:pPr>
        <w:pStyle w:val="TOC4"/>
        <w:tabs>
          <w:tab w:val="right" w:leader="dot" w:pos="9350"/>
        </w:tabs>
        <w:rPr>
          <w:del w:id="1040" w:author="Gerard" w:date="2014-06-20T17:32:00Z"/>
          <w:rFonts w:asciiTheme="minorHAnsi" w:eastAsiaTheme="minorEastAsia" w:hAnsiTheme="minorHAnsi" w:cstheme="minorBidi"/>
          <w:noProof/>
          <w:sz w:val="22"/>
          <w:szCs w:val="22"/>
        </w:rPr>
      </w:pPr>
      <w:del w:id="1041" w:author="Gerard" w:date="2014-06-20T17:32:00Z">
        <w:r w:rsidDel="00976D6B">
          <w:rPr>
            <w:noProof/>
          </w:rPr>
          <w:delText>4.5.4.1. Constant Solubility</w:delText>
        </w:r>
        <w:r w:rsidDel="00976D6B">
          <w:rPr>
            <w:noProof/>
          </w:rPr>
          <w:tab/>
          <w:delText>147</w:delText>
        </w:r>
      </w:del>
    </w:p>
    <w:p w14:paraId="03FA5080" w14:textId="77777777" w:rsidR="00473134" w:rsidDel="00976D6B" w:rsidRDefault="00473134">
      <w:pPr>
        <w:pStyle w:val="TOC3"/>
        <w:tabs>
          <w:tab w:val="right" w:leader="dot" w:pos="9350"/>
        </w:tabs>
        <w:rPr>
          <w:del w:id="1042" w:author="Gerard" w:date="2014-06-20T17:32:00Z"/>
          <w:rFonts w:asciiTheme="minorHAnsi" w:eastAsiaTheme="minorEastAsia" w:hAnsiTheme="minorHAnsi" w:cstheme="minorBidi"/>
          <w:i w:val="0"/>
          <w:iCs w:val="0"/>
          <w:noProof/>
          <w:sz w:val="22"/>
          <w:szCs w:val="22"/>
        </w:rPr>
      </w:pPr>
      <w:del w:id="1043" w:author="Gerard" w:date="2014-06-20T17:32:00Z">
        <w:r w:rsidRPr="006B1F9E" w:rsidDel="00976D6B">
          <w:rPr>
            <w:noProof/>
            <w:color w:val="000000"/>
          </w:rPr>
          <w:delText>4.5.5.</w:delText>
        </w:r>
        <w:r w:rsidDel="00976D6B">
          <w:rPr>
            <w:noProof/>
          </w:rPr>
          <w:delText xml:space="preserve"> Osmotic Coefficient Materials</w:delText>
        </w:r>
        <w:r w:rsidDel="00976D6B">
          <w:rPr>
            <w:noProof/>
          </w:rPr>
          <w:tab/>
          <w:delText>148</w:delText>
        </w:r>
      </w:del>
    </w:p>
    <w:p w14:paraId="34EEDE6C" w14:textId="77777777" w:rsidR="00473134" w:rsidDel="00976D6B" w:rsidRDefault="00473134">
      <w:pPr>
        <w:pStyle w:val="TOC4"/>
        <w:tabs>
          <w:tab w:val="right" w:leader="dot" w:pos="9350"/>
        </w:tabs>
        <w:rPr>
          <w:del w:id="1044" w:author="Gerard" w:date="2014-06-20T17:32:00Z"/>
          <w:rFonts w:asciiTheme="minorHAnsi" w:eastAsiaTheme="minorEastAsia" w:hAnsiTheme="minorHAnsi" w:cstheme="minorBidi"/>
          <w:noProof/>
          <w:sz w:val="22"/>
          <w:szCs w:val="22"/>
        </w:rPr>
      </w:pPr>
      <w:del w:id="1045" w:author="Gerard" w:date="2014-06-20T17:32:00Z">
        <w:r w:rsidDel="00976D6B">
          <w:rPr>
            <w:noProof/>
          </w:rPr>
          <w:delText>4.5.5.1. Constant Osmotic Coefficient</w:delText>
        </w:r>
        <w:r w:rsidDel="00976D6B">
          <w:rPr>
            <w:noProof/>
          </w:rPr>
          <w:tab/>
          <w:delText>148</w:delText>
        </w:r>
      </w:del>
    </w:p>
    <w:p w14:paraId="4AD7973F" w14:textId="77777777" w:rsidR="00473134" w:rsidDel="00976D6B" w:rsidRDefault="00473134">
      <w:pPr>
        <w:pStyle w:val="TOC2"/>
        <w:tabs>
          <w:tab w:val="right" w:leader="dot" w:pos="9350"/>
        </w:tabs>
        <w:rPr>
          <w:del w:id="1046" w:author="Gerard" w:date="2014-06-20T17:32:00Z"/>
          <w:rFonts w:asciiTheme="minorHAnsi" w:eastAsiaTheme="minorEastAsia" w:hAnsiTheme="minorHAnsi" w:cstheme="minorBidi"/>
          <w:smallCaps w:val="0"/>
          <w:noProof/>
          <w:sz w:val="22"/>
          <w:szCs w:val="22"/>
        </w:rPr>
      </w:pPr>
      <w:del w:id="1047" w:author="Gerard" w:date="2014-06-20T17:32:00Z">
        <w:r w:rsidDel="00976D6B">
          <w:rPr>
            <w:noProof/>
          </w:rPr>
          <w:delText>4.6. Triphasic and Multiphasic Materials</w:delText>
        </w:r>
        <w:r w:rsidDel="00976D6B">
          <w:rPr>
            <w:noProof/>
          </w:rPr>
          <w:tab/>
          <w:delText>149</w:delText>
        </w:r>
      </w:del>
    </w:p>
    <w:p w14:paraId="4BD226B3" w14:textId="77777777" w:rsidR="00473134" w:rsidDel="00976D6B" w:rsidRDefault="00473134">
      <w:pPr>
        <w:pStyle w:val="TOC3"/>
        <w:tabs>
          <w:tab w:val="right" w:leader="dot" w:pos="9350"/>
        </w:tabs>
        <w:rPr>
          <w:del w:id="1048" w:author="Gerard" w:date="2014-06-20T17:32:00Z"/>
          <w:rFonts w:asciiTheme="minorHAnsi" w:eastAsiaTheme="minorEastAsia" w:hAnsiTheme="minorHAnsi" w:cstheme="minorBidi"/>
          <w:i w:val="0"/>
          <w:iCs w:val="0"/>
          <w:noProof/>
          <w:sz w:val="22"/>
          <w:szCs w:val="22"/>
        </w:rPr>
      </w:pPr>
      <w:del w:id="1049" w:author="Gerard" w:date="2014-06-20T17:32:00Z">
        <w:r w:rsidRPr="006B1F9E" w:rsidDel="00976D6B">
          <w:rPr>
            <w:noProof/>
            <w:color w:val="000000"/>
          </w:rPr>
          <w:delText>4.6.1.</w:delText>
        </w:r>
        <w:r w:rsidDel="00976D6B">
          <w:rPr>
            <w:noProof/>
          </w:rPr>
          <w:delText xml:space="preserve"> General Specification of Multiphasic Materials</w:delText>
        </w:r>
        <w:r w:rsidDel="00976D6B">
          <w:rPr>
            <w:noProof/>
          </w:rPr>
          <w:tab/>
          <w:delText>152</w:delText>
        </w:r>
      </w:del>
    </w:p>
    <w:p w14:paraId="5823808F" w14:textId="77777777" w:rsidR="00473134" w:rsidDel="00976D6B" w:rsidRDefault="00473134">
      <w:pPr>
        <w:pStyle w:val="TOC3"/>
        <w:tabs>
          <w:tab w:val="right" w:leader="dot" w:pos="9350"/>
        </w:tabs>
        <w:rPr>
          <w:del w:id="1050" w:author="Gerard" w:date="2014-06-20T17:32:00Z"/>
          <w:rFonts w:asciiTheme="minorHAnsi" w:eastAsiaTheme="minorEastAsia" w:hAnsiTheme="minorHAnsi" w:cstheme="minorBidi"/>
          <w:i w:val="0"/>
          <w:iCs w:val="0"/>
          <w:noProof/>
          <w:sz w:val="22"/>
          <w:szCs w:val="22"/>
        </w:rPr>
      </w:pPr>
      <w:del w:id="1051" w:author="Gerard" w:date="2014-06-20T17:32:00Z">
        <w:r w:rsidRPr="006B1F9E" w:rsidDel="00976D6B">
          <w:rPr>
            <w:noProof/>
            <w:color w:val="000000"/>
          </w:rPr>
          <w:delText>4.6.2.</w:delText>
        </w:r>
        <w:r w:rsidDel="00976D6B">
          <w:rPr>
            <w:noProof/>
          </w:rPr>
          <w:delText xml:space="preserve"> Solvent Supply Materials</w:delText>
        </w:r>
        <w:r w:rsidDel="00976D6B">
          <w:rPr>
            <w:noProof/>
          </w:rPr>
          <w:tab/>
          <w:delText>156</w:delText>
        </w:r>
      </w:del>
    </w:p>
    <w:p w14:paraId="6507DE7D" w14:textId="77777777" w:rsidR="00473134" w:rsidDel="00976D6B" w:rsidRDefault="00473134">
      <w:pPr>
        <w:pStyle w:val="TOC4"/>
        <w:tabs>
          <w:tab w:val="right" w:leader="dot" w:pos="9350"/>
        </w:tabs>
        <w:rPr>
          <w:del w:id="1052" w:author="Gerard" w:date="2014-06-20T17:32:00Z"/>
          <w:rFonts w:asciiTheme="minorHAnsi" w:eastAsiaTheme="minorEastAsia" w:hAnsiTheme="minorHAnsi" w:cstheme="minorBidi"/>
          <w:noProof/>
          <w:sz w:val="22"/>
          <w:szCs w:val="22"/>
        </w:rPr>
      </w:pPr>
      <w:del w:id="1053" w:author="Gerard" w:date="2014-06-20T17:32:00Z">
        <w:r w:rsidDel="00976D6B">
          <w:rPr>
            <w:noProof/>
          </w:rPr>
          <w:delText>4.6.2.1. Starling Equation</w:delText>
        </w:r>
        <w:r w:rsidDel="00976D6B">
          <w:rPr>
            <w:noProof/>
          </w:rPr>
          <w:tab/>
          <w:delText>157</w:delText>
        </w:r>
      </w:del>
    </w:p>
    <w:p w14:paraId="79EF5ADE" w14:textId="77777777" w:rsidR="00473134" w:rsidDel="00976D6B" w:rsidRDefault="00473134">
      <w:pPr>
        <w:pStyle w:val="TOC2"/>
        <w:tabs>
          <w:tab w:val="right" w:leader="dot" w:pos="9350"/>
        </w:tabs>
        <w:rPr>
          <w:del w:id="1054" w:author="Gerard" w:date="2014-06-20T17:32:00Z"/>
          <w:rFonts w:asciiTheme="minorHAnsi" w:eastAsiaTheme="minorEastAsia" w:hAnsiTheme="minorHAnsi" w:cstheme="minorBidi"/>
          <w:smallCaps w:val="0"/>
          <w:noProof/>
          <w:sz w:val="22"/>
          <w:szCs w:val="22"/>
        </w:rPr>
      </w:pPr>
      <w:del w:id="1055" w:author="Gerard" w:date="2014-06-20T17:32:00Z">
        <w:r w:rsidDel="00976D6B">
          <w:rPr>
            <w:noProof/>
          </w:rPr>
          <w:delText>4.7. Chemical Reactions</w:delText>
        </w:r>
        <w:r w:rsidDel="00976D6B">
          <w:rPr>
            <w:noProof/>
          </w:rPr>
          <w:tab/>
          <w:delText>158</w:delText>
        </w:r>
      </w:del>
    </w:p>
    <w:p w14:paraId="6E7DE158" w14:textId="77777777" w:rsidR="00473134" w:rsidDel="00976D6B" w:rsidRDefault="00473134">
      <w:pPr>
        <w:pStyle w:val="TOC3"/>
        <w:tabs>
          <w:tab w:val="right" w:leader="dot" w:pos="9350"/>
        </w:tabs>
        <w:rPr>
          <w:del w:id="1056" w:author="Gerard" w:date="2014-06-20T17:32:00Z"/>
          <w:rFonts w:asciiTheme="minorHAnsi" w:eastAsiaTheme="minorEastAsia" w:hAnsiTheme="minorHAnsi" w:cstheme="minorBidi"/>
          <w:i w:val="0"/>
          <w:iCs w:val="0"/>
          <w:noProof/>
          <w:sz w:val="22"/>
          <w:szCs w:val="22"/>
        </w:rPr>
      </w:pPr>
      <w:del w:id="1057" w:author="Gerard" w:date="2014-06-20T17:32:00Z">
        <w:r w:rsidRPr="006B1F9E" w:rsidDel="00976D6B">
          <w:rPr>
            <w:noProof/>
            <w:color w:val="000000"/>
          </w:rPr>
          <w:delText>4.7.1.</w:delText>
        </w:r>
        <w:r w:rsidDel="00976D6B">
          <w:rPr>
            <w:noProof/>
          </w:rPr>
          <w:delText xml:space="preserve"> Guidelines for Chemical Reaction Analyses</w:delText>
        </w:r>
        <w:r w:rsidDel="00976D6B">
          <w:rPr>
            <w:noProof/>
          </w:rPr>
          <w:tab/>
          <w:delText>158</w:delText>
        </w:r>
      </w:del>
    </w:p>
    <w:p w14:paraId="6E3ADFFB" w14:textId="77777777" w:rsidR="00473134" w:rsidDel="00976D6B" w:rsidRDefault="00473134">
      <w:pPr>
        <w:pStyle w:val="TOC3"/>
        <w:tabs>
          <w:tab w:val="right" w:leader="dot" w:pos="9350"/>
        </w:tabs>
        <w:rPr>
          <w:del w:id="1058" w:author="Gerard" w:date="2014-06-20T17:32:00Z"/>
          <w:rFonts w:asciiTheme="minorHAnsi" w:eastAsiaTheme="minorEastAsia" w:hAnsiTheme="minorHAnsi" w:cstheme="minorBidi"/>
          <w:i w:val="0"/>
          <w:iCs w:val="0"/>
          <w:noProof/>
          <w:sz w:val="22"/>
          <w:szCs w:val="22"/>
        </w:rPr>
      </w:pPr>
      <w:del w:id="1059" w:author="Gerard" w:date="2014-06-20T17:32:00Z">
        <w:r w:rsidRPr="006B1F9E" w:rsidDel="00976D6B">
          <w:rPr>
            <w:noProof/>
            <w:color w:val="000000"/>
          </w:rPr>
          <w:delText>4.7.2.</w:delText>
        </w:r>
        <w:r w:rsidDel="00976D6B">
          <w:rPr>
            <w:noProof/>
          </w:rPr>
          <w:delText xml:space="preserve"> General Specification for Chemical Reactions</w:delText>
        </w:r>
        <w:r w:rsidDel="00976D6B">
          <w:rPr>
            <w:noProof/>
          </w:rPr>
          <w:tab/>
          <w:delText>161</w:delText>
        </w:r>
      </w:del>
    </w:p>
    <w:p w14:paraId="63AF997E" w14:textId="77777777" w:rsidR="00473134" w:rsidDel="00976D6B" w:rsidRDefault="00473134">
      <w:pPr>
        <w:pStyle w:val="TOC3"/>
        <w:tabs>
          <w:tab w:val="right" w:leader="dot" w:pos="9350"/>
        </w:tabs>
        <w:rPr>
          <w:del w:id="1060" w:author="Gerard" w:date="2014-06-20T17:32:00Z"/>
          <w:rFonts w:asciiTheme="minorHAnsi" w:eastAsiaTheme="minorEastAsia" w:hAnsiTheme="minorHAnsi" w:cstheme="minorBidi"/>
          <w:i w:val="0"/>
          <w:iCs w:val="0"/>
          <w:noProof/>
          <w:sz w:val="22"/>
          <w:szCs w:val="22"/>
        </w:rPr>
      </w:pPr>
      <w:del w:id="1061" w:author="Gerard" w:date="2014-06-20T17:32:00Z">
        <w:r w:rsidRPr="006B1F9E" w:rsidDel="00976D6B">
          <w:rPr>
            <w:noProof/>
            <w:color w:val="000000"/>
          </w:rPr>
          <w:delText>4.7.3.</w:delText>
        </w:r>
        <w:r w:rsidDel="00976D6B">
          <w:rPr>
            <w:noProof/>
          </w:rPr>
          <w:delText xml:space="preserve"> Chemical Reaction Materials</w:delText>
        </w:r>
        <w:r w:rsidDel="00976D6B">
          <w:rPr>
            <w:noProof/>
          </w:rPr>
          <w:tab/>
          <w:delText>162</w:delText>
        </w:r>
      </w:del>
    </w:p>
    <w:p w14:paraId="62A0539C" w14:textId="77777777" w:rsidR="00473134" w:rsidDel="00976D6B" w:rsidRDefault="00473134">
      <w:pPr>
        <w:pStyle w:val="TOC4"/>
        <w:tabs>
          <w:tab w:val="right" w:leader="dot" w:pos="9350"/>
        </w:tabs>
        <w:rPr>
          <w:del w:id="1062" w:author="Gerard" w:date="2014-06-20T17:32:00Z"/>
          <w:rFonts w:asciiTheme="minorHAnsi" w:eastAsiaTheme="minorEastAsia" w:hAnsiTheme="minorHAnsi" w:cstheme="minorBidi"/>
          <w:noProof/>
          <w:sz w:val="22"/>
          <w:szCs w:val="22"/>
        </w:rPr>
      </w:pPr>
      <w:del w:id="1063" w:author="Gerard" w:date="2014-06-20T17:32:00Z">
        <w:r w:rsidDel="00976D6B">
          <w:rPr>
            <w:noProof/>
          </w:rPr>
          <w:delText>4.7.3.1. Law of Mass Action for Forward Reactions</w:delText>
        </w:r>
        <w:r w:rsidDel="00976D6B">
          <w:rPr>
            <w:noProof/>
          </w:rPr>
          <w:tab/>
          <w:delText>162</w:delText>
        </w:r>
      </w:del>
    </w:p>
    <w:p w14:paraId="3BB46389" w14:textId="77777777" w:rsidR="00473134" w:rsidDel="00976D6B" w:rsidRDefault="00473134">
      <w:pPr>
        <w:pStyle w:val="TOC4"/>
        <w:tabs>
          <w:tab w:val="right" w:leader="dot" w:pos="9350"/>
        </w:tabs>
        <w:rPr>
          <w:del w:id="1064" w:author="Gerard" w:date="2014-06-20T17:32:00Z"/>
          <w:rFonts w:asciiTheme="minorHAnsi" w:eastAsiaTheme="minorEastAsia" w:hAnsiTheme="minorHAnsi" w:cstheme="minorBidi"/>
          <w:noProof/>
          <w:sz w:val="22"/>
          <w:szCs w:val="22"/>
        </w:rPr>
      </w:pPr>
      <w:del w:id="1065" w:author="Gerard" w:date="2014-06-20T17:32:00Z">
        <w:r w:rsidDel="00976D6B">
          <w:rPr>
            <w:noProof/>
          </w:rPr>
          <w:delText>4.7.3.2. Law of Mass Action for Reversible Reactions</w:delText>
        </w:r>
        <w:r w:rsidDel="00976D6B">
          <w:rPr>
            <w:noProof/>
          </w:rPr>
          <w:tab/>
          <w:delText>163</w:delText>
        </w:r>
      </w:del>
    </w:p>
    <w:p w14:paraId="125B4CC6" w14:textId="77777777" w:rsidR="00473134" w:rsidDel="00976D6B" w:rsidRDefault="00473134">
      <w:pPr>
        <w:pStyle w:val="TOC4"/>
        <w:tabs>
          <w:tab w:val="right" w:leader="dot" w:pos="9350"/>
        </w:tabs>
        <w:rPr>
          <w:del w:id="1066" w:author="Gerard" w:date="2014-06-20T17:32:00Z"/>
          <w:rFonts w:asciiTheme="minorHAnsi" w:eastAsiaTheme="minorEastAsia" w:hAnsiTheme="minorHAnsi" w:cstheme="minorBidi"/>
          <w:noProof/>
          <w:sz w:val="22"/>
          <w:szCs w:val="22"/>
        </w:rPr>
      </w:pPr>
      <w:del w:id="1067" w:author="Gerard" w:date="2014-06-20T17:32:00Z">
        <w:r w:rsidDel="00976D6B">
          <w:rPr>
            <w:noProof/>
          </w:rPr>
          <w:delText>4.7.3.3. Michaelis-Menten Reaction</w:delText>
        </w:r>
        <w:r w:rsidDel="00976D6B">
          <w:rPr>
            <w:noProof/>
          </w:rPr>
          <w:tab/>
          <w:delText>164</w:delText>
        </w:r>
      </w:del>
    </w:p>
    <w:p w14:paraId="539CFEC7" w14:textId="77777777" w:rsidR="00473134" w:rsidDel="00976D6B" w:rsidRDefault="00473134">
      <w:pPr>
        <w:pStyle w:val="TOC3"/>
        <w:tabs>
          <w:tab w:val="right" w:leader="dot" w:pos="9350"/>
        </w:tabs>
        <w:rPr>
          <w:del w:id="1068" w:author="Gerard" w:date="2014-06-20T17:32:00Z"/>
          <w:rFonts w:asciiTheme="minorHAnsi" w:eastAsiaTheme="minorEastAsia" w:hAnsiTheme="minorHAnsi" w:cstheme="minorBidi"/>
          <w:i w:val="0"/>
          <w:iCs w:val="0"/>
          <w:noProof/>
          <w:sz w:val="22"/>
          <w:szCs w:val="22"/>
        </w:rPr>
      </w:pPr>
      <w:del w:id="1069" w:author="Gerard" w:date="2014-06-20T17:32:00Z">
        <w:r w:rsidRPr="006B1F9E" w:rsidDel="00976D6B">
          <w:rPr>
            <w:noProof/>
            <w:color w:val="000000"/>
          </w:rPr>
          <w:delText>4.7.4.</w:delText>
        </w:r>
        <w:r w:rsidDel="00976D6B">
          <w:rPr>
            <w:noProof/>
          </w:rPr>
          <w:delText xml:space="preserve"> Specific Reaction Rate Materials</w:delText>
        </w:r>
        <w:r w:rsidDel="00976D6B">
          <w:rPr>
            <w:noProof/>
          </w:rPr>
          <w:tab/>
          <w:delText>165</w:delText>
        </w:r>
      </w:del>
    </w:p>
    <w:p w14:paraId="48E6F0A2" w14:textId="77777777" w:rsidR="00473134" w:rsidDel="00976D6B" w:rsidRDefault="00473134">
      <w:pPr>
        <w:pStyle w:val="TOC4"/>
        <w:tabs>
          <w:tab w:val="right" w:leader="dot" w:pos="9350"/>
        </w:tabs>
        <w:rPr>
          <w:del w:id="1070" w:author="Gerard" w:date="2014-06-20T17:32:00Z"/>
          <w:rFonts w:asciiTheme="minorHAnsi" w:eastAsiaTheme="minorEastAsia" w:hAnsiTheme="minorHAnsi" w:cstheme="minorBidi"/>
          <w:noProof/>
          <w:sz w:val="22"/>
          <w:szCs w:val="22"/>
        </w:rPr>
      </w:pPr>
      <w:del w:id="1071" w:author="Gerard" w:date="2014-06-20T17:32:00Z">
        <w:r w:rsidDel="00976D6B">
          <w:rPr>
            <w:noProof/>
          </w:rPr>
          <w:delText>4.7.4.1. Constant Reaction Rate</w:delText>
        </w:r>
        <w:r w:rsidDel="00976D6B">
          <w:rPr>
            <w:noProof/>
          </w:rPr>
          <w:tab/>
          <w:delText>166</w:delText>
        </w:r>
      </w:del>
    </w:p>
    <w:p w14:paraId="5EAA569C" w14:textId="77777777" w:rsidR="00473134" w:rsidDel="00976D6B" w:rsidRDefault="00473134">
      <w:pPr>
        <w:pStyle w:val="TOC4"/>
        <w:tabs>
          <w:tab w:val="right" w:leader="dot" w:pos="9350"/>
        </w:tabs>
        <w:rPr>
          <w:del w:id="1072" w:author="Gerard" w:date="2014-06-20T17:32:00Z"/>
          <w:rFonts w:asciiTheme="minorHAnsi" w:eastAsiaTheme="minorEastAsia" w:hAnsiTheme="minorHAnsi" w:cstheme="minorBidi"/>
          <w:noProof/>
          <w:sz w:val="22"/>
          <w:szCs w:val="22"/>
        </w:rPr>
      </w:pPr>
      <w:del w:id="1073" w:author="Gerard" w:date="2014-06-20T17:32:00Z">
        <w:r w:rsidDel="00976D6B">
          <w:rPr>
            <w:noProof/>
          </w:rPr>
          <w:delText>4.7.4.2. Huiskes Reaction Rate</w:delText>
        </w:r>
        <w:r w:rsidDel="00976D6B">
          <w:rPr>
            <w:noProof/>
          </w:rPr>
          <w:tab/>
          <w:delText>167</w:delText>
        </w:r>
      </w:del>
    </w:p>
    <w:p w14:paraId="47C97DC1" w14:textId="77777777" w:rsidR="00473134" w:rsidDel="00976D6B" w:rsidRDefault="00473134">
      <w:pPr>
        <w:pStyle w:val="TOC2"/>
        <w:tabs>
          <w:tab w:val="right" w:leader="dot" w:pos="9350"/>
        </w:tabs>
        <w:rPr>
          <w:del w:id="1074" w:author="Gerard" w:date="2014-06-20T17:32:00Z"/>
          <w:rFonts w:asciiTheme="minorHAnsi" w:eastAsiaTheme="minorEastAsia" w:hAnsiTheme="minorHAnsi" w:cstheme="minorBidi"/>
          <w:smallCaps w:val="0"/>
          <w:noProof/>
          <w:sz w:val="22"/>
          <w:szCs w:val="22"/>
        </w:rPr>
      </w:pPr>
      <w:del w:id="1075" w:author="Gerard" w:date="2014-06-20T17:32:00Z">
        <w:r w:rsidDel="00976D6B">
          <w:rPr>
            <w:noProof/>
          </w:rPr>
          <w:delText>4.8. Rigid Body</w:delText>
        </w:r>
        <w:r w:rsidDel="00976D6B">
          <w:rPr>
            <w:noProof/>
          </w:rPr>
          <w:tab/>
          <w:delText>168</w:delText>
        </w:r>
      </w:del>
    </w:p>
    <w:p w14:paraId="17EA4236" w14:textId="77777777" w:rsidR="00473134" w:rsidDel="00976D6B" w:rsidRDefault="00473134">
      <w:pPr>
        <w:pStyle w:val="TOC1"/>
        <w:tabs>
          <w:tab w:val="right" w:leader="dot" w:pos="9350"/>
        </w:tabs>
        <w:rPr>
          <w:del w:id="1076" w:author="Gerard" w:date="2014-06-20T17:32:00Z"/>
          <w:rFonts w:asciiTheme="minorHAnsi" w:eastAsiaTheme="minorEastAsia" w:hAnsiTheme="minorHAnsi" w:cstheme="minorBidi"/>
          <w:b w:val="0"/>
          <w:bCs w:val="0"/>
          <w:caps w:val="0"/>
          <w:noProof/>
          <w:sz w:val="22"/>
          <w:szCs w:val="22"/>
        </w:rPr>
      </w:pPr>
      <w:del w:id="1077" w:author="Gerard" w:date="2014-06-20T17:32:00Z">
        <w:r w:rsidRPr="006B1F9E" w:rsidDel="00976D6B">
          <w:rPr>
            <w:noProof/>
            <w:color w:val="000000"/>
          </w:rPr>
          <w:delText>Chapter 5</w:delText>
        </w:r>
        <w:r w:rsidDel="00976D6B">
          <w:rPr>
            <w:noProof/>
          </w:rPr>
          <w:delText xml:space="preserve"> Restart Input file</w:delText>
        </w:r>
        <w:r w:rsidDel="00976D6B">
          <w:rPr>
            <w:noProof/>
          </w:rPr>
          <w:tab/>
          <w:delText>169</w:delText>
        </w:r>
      </w:del>
    </w:p>
    <w:p w14:paraId="10FAD714" w14:textId="77777777" w:rsidR="00473134" w:rsidDel="00976D6B" w:rsidRDefault="00473134">
      <w:pPr>
        <w:pStyle w:val="TOC2"/>
        <w:tabs>
          <w:tab w:val="right" w:leader="dot" w:pos="9350"/>
        </w:tabs>
        <w:rPr>
          <w:del w:id="1078" w:author="Gerard" w:date="2014-06-20T17:32:00Z"/>
          <w:rFonts w:asciiTheme="minorHAnsi" w:eastAsiaTheme="minorEastAsia" w:hAnsiTheme="minorHAnsi" w:cstheme="minorBidi"/>
          <w:smallCaps w:val="0"/>
          <w:noProof/>
          <w:sz w:val="22"/>
          <w:szCs w:val="22"/>
        </w:rPr>
      </w:pPr>
      <w:del w:id="1079" w:author="Gerard" w:date="2014-06-20T17:32:00Z">
        <w:r w:rsidDel="00976D6B">
          <w:rPr>
            <w:noProof/>
          </w:rPr>
          <w:delText>5.1. The Archive Section</w:delText>
        </w:r>
        <w:r w:rsidDel="00976D6B">
          <w:rPr>
            <w:noProof/>
          </w:rPr>
          <w:tab/>
          <w:delText>169</w:delText>
        </w:r>
      </w:del>
    </w:p>
    <w:p w14:paraId="0219DC5B" w14:textId="77777777" w:rsidR="00473134" w:rsidDel="00976D6B" w:rsidRDefault="00473134">
      <w:pPr>
        <w:pStyle w:val="TOC2"/>
        <w:tabs>
          <w:tab w:val="right" w:leader="dot" w:pos="9350"/>
        </w:tabs>
        <w:rPr>
          <w:del w:id="1080" w:author="Gerard" w:date="2014-06-20T17:32:00Z"/>
          <w:rFonts w:asciiTheme="minorHAnsi" w:eastAsiaTheme="minorEastAsia" w:hAnsiTheme="minorHAnsi" w:cstheme="minorBidi"/>
          <w:smallCaps w:val="0"/>
          <w:noProof/>
          <w:sz w:val="22"/>
          <w:szCs w:val="22"/>
        </w:rPr>
      </w:pPr>
      <w:del w:id="1081" w:author="Gerard" w:date="2014-06-20T17:32:00Z">
        <w:r w:rsidDel="00976D6B">
          <w:rPr>
            <w:noProof/>
          </w:rPr>
          <w:delText>5.2. The Control Section</w:delText>
        </w:r>
        <w:r w:rsidDel="00976D6B">
          <w:rPr>
            <w:noProof/>
          </w:rPr>
          <w:tab/>
          <w:delText>170</w:delText>
        </w:r>
      </w:del>
    </w:p>
    <w:p w14:paraId="35274A7A" w14:textId="77777777" w:rsidR="00473134" w:rsidDel="00976D6B" w:rsidRDefault="00473134">
      <w:pPr>
        <w:pStyle w:val="TOC2"/>
        <w:tabs>
          <w:tab w:val="right" w:leader="dot" w:pos="9350"/>
        </w:tabs>
        <w:rPr>
          <w:del w:id="1082" w:author="Gerard" w:date="2014-06-20T17:32:00Z"/>
          <w:rFonts w:asciiTheme="minorHAnsi" w:eastAsiaTheme="minorEastAsia" w:hAnsiTheme="minorHAnsi" w:cstheme="minorBidi"/>
          <w:smallCaps w:val="0"/>
          <w:noProof/>
          <w:sz w:val="22"/>
          <w:szCs w:val="22"/>
        </w:rPr>
      </w:pPr>
      <w:del w:id="1083" w:author="Gerard" w:date="2014-06-20T17:32:00Z">
        <w:r w:rsidDel="00976D6B">
          <w:rPr>
            <w:noProof/>
          </w:rPr>
          <w:delText>5.3. The LoadData Section</w:delText>
        </w:r>
        <w:r w:rsidDel="00976D6B">
          <w:rPr>
            <w:noProof/>
          </w:rPr>
          <w:tab/>
          <w:delText>170</w:delText>
        </w:r>
      </w:del>
    </w:p>
    <w:p w14:paraId="3F6105BC" w14:textId="77777777" w:rsidR="00473134" w:rsidDel="00976D6B" w:rsidRDefault="00473134">
      <w:pPr>
        <w:pStyle w:val="TOC2"/>
        <w:tabs>
          <w:tab w:val="right" w:leader="dot" w:pos="9350"/>
        </w:tabs>
        <w:rPr>
          <w:del w:id="1084" w:author="Gerard" w:date="2014-06-20T17:32:00Z"/>
          <w:rFonts w:asciiTheme="minorHAnsi" w:eastAsiaTheme="minorEastAsia" w:hAnsiTheme="minorHAnsi" w:cstheme="minorBidi"/>
          <w:smallCaps w:val="0"/>
          <w:noProof/>
          <w:sz w:val="22"/>
          <w:szCs w:val="22"/>
        </w:rPr>
      </w:pPr>
      <w:del w:id="1085" w:author="Gerard" w:date="2014-06-20T17:32:00Z">
        <w:r w:rsidDel="00976D6B">
          <w:rPr>
            <w:noProof/>
          </w:rPr>
          <w:delText>5.4. Example</w:delText>
        </w:r>
        <w:r w:rsidDel="00976D6B">
          <w:rPr>
            <w:noProof/>
          </w:rPr>
          <w:tab/>
          <w:delText>170</w:delText>
        </w:r>
      </w:del>
    </w:p>
    <w:p w14:paraId="0825DEDB" w14:textId="77777777" w:rsidR="00473134" w:rsidDel="00976D6B" w:rsidRDefault="00473134">
      <w:pPr>
        <w:pStyle w:val="TOC1"/>
        <w:tabs>
          <w:tab w:val="right" w:leader="dot" w:pos="9350"/>
        </w:tabs>
        <w:rPr>
          <w:del w:id="1086" w:author="Gerard" w:date="2014-06-20T17:32:00Z"/>
          <w:rFonts w:asciiTheme="minorHAnsi" w:eastAsiaTheme="minorEastAsia" w:hAnsiTheme="minorHAnsi" w:cstheme="minorBidi"/>
          <w:b w:val="0"/>
          <w:bCs w:val="0"/>
          <w:caps w:val="0"/>
          <w:noProof/>
          <w:sz w:val="22"/>
          <w:szCs w:val="22"/>
        </w:rPr>
      </w:pPr>
      <w:del w:id="1087" w:author="Gerard" w:date="2014-06-20T17:32:00Z">
        <w:r w:rsidRPr="006B1F9E" w:rsidDel="00976D6B">
          <w:rPr>
            <w:noProof/>
            <w:color w:val="000000"/>
          </w:rPr>
          <w:delText>Chapter 6</w:delText>
        </w:r>
        <w:r w:rsidDel="00976D6B">
          <w:rPr>
            <w:noProof/>
          </w:rPr>
          <w:delText xml:space="preserve"> Multi-step Analysis</w:delText>
        </w:r>
        <w:r w:rsidDel="00976D6B">
          <w:rPr>
            <w:noProof/>
          </w:rPr>
          <w:tab/>
          <w:delText>171</w:delText>
        </w:r>
      </w:del>
    </w:p>
    <w:p w14:paraId="2FE33E11" w14:textId="77777777" w:rsidR="00473134" w:rsidDel="00976D6B" w:rsidRDefault="00473134">
      <w:pPr>
        <w:pStyle w:val="TOC2"/>
        <w:tabs>
          <w:tab w:val="right" w:leader="dot" w:pos="9350"/>
        </w:tabs>
        <w:rPr>
          <w:del w:id="1088" w:author="Gerard" w:date="2014-06-20T17:32:00Z"/>
          <w:rFonts w:asciiTheme="minorHAnsi" w:eastAsiaTheme="minorEastAsia" w:hAnsiTheme="minorHAnsi" w:cstheme="minorBidi"/>
          <w:smallCaps w:val="0"/>
          <w:noProof/>
          <w:sz w:val="22"/>
          <w:szCs w:val="22"/>
        </w:rPr>
      </w:pPr>
      <w:del w:id="1089" w:author="Gerard" w:date="2014-06-20T17:32:00Z">
        <w:r w:rsidDel="00976D6B">
          <w:rPr>
            <w:noProof/>
          </w:rPr>
          <w:delText>6.1. The Step Section</w:delText>
        </w:r>
        <w:r w:rsidDel="00976D6B">
          <w:rPr>
            <w:noProof/>
          </w:rPr>
          <w:tab/>
          <w:delText>171</w:delText>
        </w:r>
      </w:del>
    </w:p>
    <w:p w14:paraId="3BD0E918" w14:textId="77777777" w:rsidR="00473134" w:rsidDel="00976D6B" w:rsidRDefault="00473134">
      <w:pPr>
        <w:pStyle w:val="TOC3"/>
        <w:tabs>
          <w:tab w:val="right" w:leader="dot" w:pos="9350"/>
        </w:tabs>
        <w:rPr>
          <w:del w:id="1090" w:author="Gerard" w:date="2014-06-20T17:32:00Z"/>
          <w:rFonts w:asciiTheme="minorHAnsi" w:eastAsiaTheme="minorEastAsia" w:hAnsiTheme="minorHAnsi" w:cstheme="minorBidi"/>
          <w:i w:val="0"/>
          <w:iCs w:val="0"/>
          <w:noProof/>
          <w:sz w:val="22"/>
          <w:szCs w:val="22"/>
        </w:rPr>
      </w:pPr>
      <w:del w:id="1091" w:author="Gerard" w:date="2014-06-20T17:32:00Z">
        <w:r w:rsidRPr="006B1F9E" w:rsidDel="00976D6B">
          <w:rPr>
            <w:noProof/>
            <w:color w:val="000000"/>
          </w:rPr>
          <w:delText>6.1.1.</w:delText>
        </w:r>
        <w:r w:rsidDel="00976D6B">
          <w:rPr>
            <w:noProof/>
          </w:rPr>
          <w:delText xml:space="preserve"> Control Settings</w:delText>
        </w:r>
        <w:r w:rsidDel="00976D6B">
          <w:rPr>
            <w:noProof/>
          </w:rPr>
          <w:tab/>
          <w:delText>172</w:delText>
        </w:r>
      </w:del>
    </w:p>
    <w:p w14:paraId="588B0C2B" w14:textId="77777777" w:rsidR="00473134" w:rsidDel="00976D6B" w:rsidRDefault="00473134">
      <w:pPr>
        <w:pStyle w:val="TOC3"/>
        <w:tabs>
          <w:tab w:val="right" w:leader="dot" w:pos="9350"/>
        </w:tabs>
        <w:rPr>
          <w:del w:id="1092" w:author="Gerard" w:date="2014-06-20T17:32:00Z"/>
          <w:rFonts w:asciiTheme="minorHAnsi" w:eastAsiaTheme="minorEastAsia" w:hAnsiTheme="minorHAnsi" w:cstheme="minorBidi"/>
          <w:i w:val="0"/>
          <w:iCs w:val="0"/>
          <w:noProof/>
          <w:sz w:val="22"/>
          <w:szCs w:val="22"/>
        </w:rPr>
      </w:pPr>
      <w:del w:id="1093" w:author="Gerard" w:date="2014-06-20T17:32:00Z">
        <w:r w:rsidRPr="006B1F9E" w:rsidDel="00976D6B">
          <w:rPr>
            <w:noProof/>
            <w:color w:val="000000"/>
          </w:rPr>
          <w:delText>6.1.2.</w:delText>
        </w:r>
        <w:r w:rsidDel="00976D6B">
          <w:rPr>
            <w:noProof/>
          </w:rPr>
          <w:delText xml:space="preserve"> Boundary Conditions</w:delText>
        </w:r>
        <w:r w:rsidDel="00976D6B">
          <w:rPr>
            <w:noProof/>
          </w:rPr>
          <w:tab/>
          <w:delText>172</w:delText>
        </w:r>
      </w:del>
    </w:p>
    <w:p w14:paraId="695EAE47" w14:textId="77777777" w:rsidR="00473134" w:rsidDel="00976D6B" w:rsidRDefault="00473134">
      <w:pPr>
        <w:pStyle w:val="TOC3"/>
        <w:tabs>
          <w:tab w:val="right" w:leader="dot" w:pos="9350"/>
        </w:tabs>
        <w:rPr>
          <w:del w:id="1094" w:author="Gerard" w:date="2014-06-20T17:32:00Z"/>
          <w:rFonts w:asciiTheme="minorHAnsi" w:eastAsiaTheme="minorEastAsia" w:hAnsiTheme="minorHAnsi" w:cstheme="minorBidi"/>
          <w:i w:val="0"/>
          <w:iCs w:val="0"/>
          <w:noProof/>
          <w:sz w:val="22"/>
          <w:szCs w:val="22"/>
        </w:rPr>
      </w:pPr>
      <w:del w:id="1095" w:author="Gerard" w:date="2014-06-20T17:32:00Z">
        <w:r w:rsidRPr="006B1F9E" w:rsidDel="00976D6B">
          <w:rPr>
            <w:noProof/>
            <w:color w:val="000000"/>
          </w:rPr>
          <w:delText>6.1.3.</w:delText>
        </w:r>
        <w:r w:rsidDel="00976D6B">
          <w:rPr>
            <w:noProof/>
          </w:rPr>
          <w:delText xml:space="preserve"> Relative Boundary Conditions</w:delText>
        </w:r>
        <w:r w:rsidDel="00976D6B">
          <w:rPr>
            <w:noProof/>
          </w:rPr>
          <w:tab/>
          <w:delText>172</w:delText>
        </w:r>
      </w:del>
    </w:p>
    <w:p w14:paraId="7050BFC5" w14:textId="77777777" w:rsidR="00473134" w:rsidDel="00976D6B" w:rsidRDefault="00473134">
      <w:pPr>
        <w:pStyle w:val="TOC2"/>
        <w:tabs>
          <w:tab w:val="right" w:leader="dot" w:pos="9350"/>
        </w:tabs>
        <w:rPr>
          <w:del w:id="1096" w:author="Gerard" w:date="2014-06-20T17:32:00Z"/>
          <w:rFonts w:asciiTheme="minorHAnsi" w:eastAsiaTheme="minorEastAsia" w:hAnsiTheme="minorHAnsi" w:cstheme="minorBidi"/>
          <w:smallCaps w:val="0"/>
          <w:noProof/>
          <w:sz w:val="22"/>
          <w:szCs w:val="22"/>
        </w:rPr>
      </w:pPr>
      <w:del w:id="1097" w:author="Gerard" w:date="2014-06-20T17:32:00Z">
        <w:r w:rsidDel="00976D6B">
          <w:rPr>
            <w:noProof/>
          </w:rPr>
          <w:delText>6.2. An Example</w:delText>
        </w:r>
        <w:r w:rsidDel="00976D6B">
          <w:rPr>
            <w:noProof/>
          </w:rPr>
          <w:tab/>
          <w:delText>172</w:delText>
        </w:r>
      </w:del>
    </w:p>
    <w:p w14:paraId="64D9CA92" w14:textId="77777777" w:rsidR="00473134" w:rsidDel="00976D6B" w:rsidRDefault="00473134">
      <w:pPr>
        <w:pStyle w:val="TOC1"/>
        <w:tabs>
          <w:tab w:val="right" w:leader="dot" w:pos="9350"/>
        </w:tabs>
        <w:rPr>
          <w:del w:id="1098" w:author="Gerard" w:date="2014-06-20T17:32:00Z"/>
          <w:rFonts w:asciiTheme="minorHAnsi" w:eastAsiaTheme="minorEastAsia" w:hAnsiTheme="minorHAnsi" w:cstheme="minorBidi"/>
          <w:b w:val="0"/>
          <w:bCs w:val="0"/>
          <w:caps w:val="0"/>
          <w:noProof/>
          <w:sz w:val="22"/>
          <w:szCs w:val="22"/>
        </w:rPr>
      </w:pPr>
      <w:del w:id="1099" w:author="Gerard" w:date="2014-06-20T17:32:00Z">
        <w:r w:rsidRPr="006B1F9E" w:rsidDel="00976D6B">
          <w:rPr>
            <w:noProof/>
            <w:color w:val="000000"/>
          </w:rPr>
          <w:delText>Chapter 7</w:delText>
        </w:r>
        <w:r w:rsidDel="00976D6B">
          <w:rPr>
            <w:noProof/>
          </w:rPr>
          <w:delText xml:space="preserve"> Parameter Optimization</w:delText>
        </w:r>
        <w:r w:rsidDel="00976D6B">
          <w:rPr>
            <w:noProof/>
          </w:rPr>
          <w:tab/>
          <w:delText>175</w:delText>
        </w:r>
      </w:del>
    </w:p>
    <w:p w14:paraId="123D335C" w14:textId="77777777" w:rsidR="00473134" w:rsidDel="00976D6B" w:rsidRDefault="00473134">
      <w:pPr>
        <w:pStyle w:val="TOC2"/>
        <w:tabs>
          <w:tab w:val="right" w:leader="dot" w:pos="9350"/>
        </w:tabs>
        <w:rPr>
          <w:del w:id="1100" w:author="Gerard" w:date="2014-06-20T17:32:00Z"/>
          <w:rFonts w:asciiTheme="minorHAnsi" w:eastAsiaTheme="minorEastAsia" w:hAnsiTheme="minorHAnsi" w:cstheme="minorBidi"/>
          <w:smallCaps w:val="0"/>
          <w:noProof/>
          <w:sz w:val="22"/>
          <w:szCs w:val="22"/>
        </w:rPr>
      </w:pPr>
      <w:del w:id="1101" w:author="Gerard" w:date="2014-06-20T17:32:00Z">
        <w:r w:rsidDel="00976D6B">
          <w:rPr>
            <w:noProof/>
          </w:rPr>
          <w:delText>7.1. Optimization Input File</w:delText>
        </w:r>
        <w:r w:rsidDel="00976D6B">
          <w:rPr>
            <w:noProof/>
          </w:rPr>
          <w:tab/>
          <w:delText>175</w:delText>
        </w:r>
      </w:del>
    </w:p>
    <w:p w14:paraId="50E80E9D" w14:textId="77777777" w:rsidR="00473134" w:rsidDel="00976D6B" w:rsidRDefault="00473134">
      <w:pPr>
        <w:pStyle w:val="TOC3"/>
        <w:tabs>
          <w:tab w:val="right" w:leader="dot" w:pos="9350"/>
        </w:tabs>
        <w:rPr>
          <w:del w:id="1102" w:author="Gerard" w:date="2014-06-20T17:32:00Z"/>
          <w:rFonts w:asciiTheme="minorHAnsi" w:eastAsiaTheme="minorEastAsia" w:hAnsiTheme="minorHAnsi" w:cstheme="minorBidi"/>
          <w:i w:val="0"/>
          <w:iCs w:val="0"/>
          <w:noProof/>
          <w:sz w:val="22"/>
          <w:szCs w:val="22"/>
        </w:rPr>
      </w:pPr>
      <w:del w:id="1103" w:author="Gerard" w:date="2014-06-20T17:32:00Z">
        <w:r w:rsidRPr="006B1F9E" w:rsidDel="00976D6B">
          <w:rPr>
            <w:noProof/>
            <w:color w:val="000000"/>
          </w:rPr>
          <w:delText>7.1.1.</w:delText>
        </w:r>
        <w:r w:rsidDel="00976D6B">
          <w:rPr>
            <w:noProof/>
          </w:rPr>
          <w:delText xml:space="preserve"> Model Section</w:delText>
        </w:r>
        <w:r w:rsidDel="00976D6B">
          <w:rPr>
            <w:noProof/>
          </w:rPr>
          <w:tab/>
          <w:delText>175</w:delText>
        </w:r>
      </w:del>
    </w:p>
    <w:p w14:paraId="71856DBB" w14:textId="77777777" w:rsidR="00473134" w:rsidDel="00976D6B" w:rsidRDefault="00473134">
      <w:pPr>
        <w:pStyle w:val="TOC3"/>
        <w:tabs>
          <w:tab w:val="right" w:leader="dot" w:pos="9350"/>
        </w:tabs>
        <w:rPr>
          <w:del w:id="1104" w:author="Gerard" w:date="2014-06-20T17:32:00Z"/>
          <w:rFonts w:asciiTheme="minorHAnsi" w:eastAsiaTheme="minorEastAsia" w:hAnsiTheme="minorHAnsi" w:cstheme="minorBidi"/>
          <w:i w:val="0"/>
          <w:iCs w:val="0"/>
          <w:noProof/>
          <w:sz w:val="22"/>
          <w:szCs w:val="22"/>
        </w:rPr>
      </w:pPr>
      <w:del w:id="1105" w:author="Gerard" w:date="2014-06-20T17:32:00Z">
        <w:r w:rsidRPr="006B1F9E" w:rsidDel="00976D6B">
          <w:rPr>
            <w:noProof/>
            <w:color w:val="000000"/>
          </w:rPr>
          <w:delText>7.1.2.</w:delText>
        </w:r>
        <w:r w:rsidDel="00976D6B">
          <w:rPr>
            <w:noProof/>
          </w:rPr>
          <w:delText xml:space="preserve"> Options Section</w:delText>
        </w:r>
        <w:r w:rsidDel="00976D6B">
          <w:rPr>
            <w:noProof/>
          </w:rPr>
          <w:tab/>
          <w:delText>175</w:delText>
        </w:r>
      </w:del>
    </w:p>
    <w:p w14:paraId="26CF90D4" w14:textId="77777777" w:rsidR="00473134" w:rsidDel="00976D6B" w:rsidRDefault="00473134">
      <w:pPr>
        <w:pStyle w:val="TOC3"/>
        <w:tabs>
          <w:tab w:val="right" w:leader="dot" w:pos="9350"/>
        </w:tabs>
        <w:rPr>
          <w:del w:id="1106" w:author="Gerard" w:date="2014-06-20T17:32:00Z"/>
          <w:rFonts w:asciiTheme="minorHAnsi" w:eastAsiaTheme="minorEastAsia" w:hAnsiTheme="minorHAnsi" w:cstheme="minorBidi"/>
          <w:i w:val="0"/>
          <w:iCs w:val="0"/>
          <w:noProof/>
          <w:sz w:val="22"/>
          <w:szCs w:val="22"/>
        </w:rPr>
      </w:pPr>
      <w:del w:id="1107" w:author="Gerard" w:date="2014-06-20T17:32:00Z">
        <w:r w:rsidRPr="006B1F9E" w:rsidDel="00976D6B">
          <w:rPr>
            <w:noProof/>
            <w:color w:val="000000"/>
          </w:rPr>
          <w:delText>7.1.3.</w:delText>
        </w:r>
        <w:r w:rsidDel="00976D6B">
          <w:rPr>
            <w:noProof/>
          </w:rPr>
          <w:delText xml:space="preserve"> Function Section</w:delText>
        </w:r>
        <w:r w:rsidDel="00976D6B">
          <w:rPr>
            <w:noProof/>
          </w:rPr>
          <w:tab/>
          <w:delText>177</w:delText>
        </w:r>
      </w:del>
    </w:p>
    <w:p w14:paraId="03F3CC18" w14:textId="77777777" w:rsidR="00473134" w:rsidDel="00976D6B" w:rsidRDefault="00473134">
      <w:pPr>
        <w:pStyle w:val="TOC3"/>
        <w:tabs>
          <w:tab w:val="right" w:leader="dot" w:pos="9350"/>
        </w:tabs>
        <w:rPr>
          <w:del w:id="1108" w:author="Gerard" w:date="2014-06-20T17:32:00Z"/>
          <w:rFonts w:asciiTheme="minorHAnsi" w:eastAsiaTheme="minorEastAsia" w:hAnsiTheme="minorHAnsi" w:cstheme="minorBidi"/>
          <w:i w:val="0"/>
          <w:iCs w:val="0"/>
          <w:noProof/>
          <w:sz w:val="22"/>
          <w:szCs w:val="22"/>
        </w:rPr>
      </w:pPr>
      <w:del w:id="1109" w:author="Gerard" w:date="2014-06-20T17:32:00Z">
        <w:r w:rsidRPr="006B1F9E" w:rsidDel="00976D6B">
          <w:rPr>
            <w:noProof/>
            <w:color w:val="000000"/>
          </w:rPr>
          <w:delText>7.1.4.</w:delText>
        </w:r>
        <w:r w:rsidDel="00976D6B">
          <w:rPr>
            <w:noProof/>
          </w:rPr>
          <w:delText xml:space="preserve"> Parameters Section</w:delText>
        </w:r>
        <w:r w:rsidDel="00976D6B">
          <w:rPr>
            <w:noProof/>
          </w:rPr>
          <w:tab/>
          <w:delText>177</w:delText>
        </w:r>
      </w:del>
    </w:p>
    <w:p w14:paraId="3AE9553D" w14:textId="77777777" w:rsidR="00473134" w:rsidDel="00976D6B" w:rsidRDefault="00473134">
      <w:pPr>
        <w:pStyle w:val="TOC3"/>
        <w:tabs>
          <w:tab w:val="right" w:leader="dot" w:pos="9350"/>
        </w:tabs>
        <w:rPr>
          <w:del w:id="1110" w:author="Gerard" w:date="2014-06-20T17:32:00Z"/>
          <w:rFonts w:asciiTheme="minorHAnsi" w:eastAsiaTheme="minorEastAsia" w:hAnsiTheme="minorHAnsi" w:cstheme="minorBidi"/>
          <w:i w:val="0"/>
          <w:iCs w:val="0"/>
          <w:noProof/>
          <w:sz w:val="22"/>
          <w:szCs w:val="22"/>
        </w:rPr>
      </w:pPr>
      <w:del w:id="1111" w:author="Gerard" w:date="2014-06-20T17:32:00Z">
        <w:r w:rsidRPr="006B1F9E" w:rsidDel="00976D6B">
          <w:rPr>
            <w:noProof/>
            <w:color w:val="000000"/>
          </w:rPr>
          <w:delText>7.1.5.</w:delText>
        </w:r>
        <w:r w:rsidDel="00976D6B">
          <w:rPr>
            <w:noProof/>
          </w:rPr>
          <w:delText xml:space="preserve"> Constraints Section</w:delText>
        </w:r>
        <w:r w:rsidDel="00976D6B">
          <w:rPr>
            <w:noProof/>
          </w:rPr>
          <w:tab/>
          <w:delText>179</w:delText>
        </w:r>
      </w:del>
    </w:p>
    <w:p w14:paraId="2477D88F" w14:textId="77777777" w:rsidR="00473134" w:rsidDel="00976D6B" w:rsidRDefault="00473134">
      <w:pPr>
        <w:pStyle w:val="TOC3"/>
        <w:tabs>
          <w:tab w:val="right" w:leader="dot" w:pos="9350"/>
        </w:tabs>
        <w:rPr>
          <w:del w:id="1112" w:author="Gerard" w:date="2014-06-20T17:32:00Z"/>
          <w:rFonts w:asciiTheme="minorHAnsi" w:eastAsiaTheme="minorEastAsia" w:hAnsiTheme="minorHAnsi" w:cstheme="minorBidi"/>
          <w:i w:val="0"/>
          <w:iCs w:val="0"/>
          <w:noProof/>
          <w:sz w:val="22"/>
          <w:szCs w:val="22"/>
        </w:rPr>
      </w:pPr>
      <w:del w:id="1113" w:author="Gerard" w:date="2014-06-20T17:32:00Z">
        <w:r w:rsidRPr="006B1F9E" w:rsidDel="00976D6B">
          <w:rPr>
            <w:noProof/>
            <w:color w:val="000000"/>
          </w:rPr>
          <w:delText>7.1.6.</w:delText>
        </w:r>
        <w:r w:rsidDel="00976D6B">
          <w:rPr>
            <w:noProof/>
          </w:rPr>
          <w:delText xml:space="preserve"> Load Data Section</w:delText>
        </w:r>
        <w:r w:rsidDel="00976D6B">
          <w:rPr>
            <w:noProof/>
          </w:rPr>
          <w:tab/>
          <w:delText>180</w:delText>
        </w:r>
      </w:del>
    </w:p>
    <w:p w14:paraId="24BB9FCC" w14:textId="77777777" w:rsidR="00473134" w:rsidDel="00976D6B" w:rsidRDefault="00473134">
      <w:pPr>
        <w:pStyle w:val="TOC2"/>
        <w:tabs>
          <w:tab w:val="right" w:leader="dot" w:pos="9350"/>
        </w:tabs>
        <w:rPr>
          <w:del w:id="1114" w:author="Gerard" w:date="2014-06-20T17:32:00Z"/>
          <w:rFonts w:asciiTheme="minorHAnsi" w:eastAsiaTheme="minorEastAsia" w:hAnsiTheme="minorHAnsi" w:cstheme="minorBidi"/>
          <w:smallCaps w:val="0"/>
          <w:noProof/>
          <w:sz w:val="22"/>
          <w:szCs w:val="22"/>
        </w:rPr>
      </w:pPr>
      <w:del w:id="1115" w:author="Gerard" w:date="2014-06-20T17:32:00Z">
        <w:r w:rsidDel="00976D6B">
          <w:rPr>
            <w:noProof/>
          </w:rPr>
          <w:delText>7.2. Running a Parameter Optimization</w:delText>
        </w:r>
        <w:r w:rsidDel="00976D6B">
          <w:rPr>
            <w:noProof/>
          </w:rPr>
          <w:tab/>
          <w:delText>180</w:delText>
        </w:r>
      </w:del>
    </w:p>
    <w:p w14:paraId="4CEE1147" w14:textId="77777777" w:rsidR="00473134" w:rsidDel="00976D6B" w:rsidRDefault="00473134">
      <w:pPr>
        <w:pStyle w:val="TOC2"/>
        <w:tabs>
          <w:tab w:val="right" w:leader="dot" w:pos="9350"/>
        </w:tabs>
        <w:rPr>
          <w:del w:id="1116" w:author="Gerard" w:date="2014-06-20T17:32:00Z"/>
          <w:rFonts w:asciiTheme="minorHAnsi" w:eastAsiaTheme="minorEastAsia" w:hAnsiTheme="minorHAnsi" w:cstheme="minorBidi"/>
          <w:smallCaps w:val="0"/>
          <w:noProof/>
          <w:sz w:val="22"/>
          <w:szCs w:val="22"/>
        </w:rPr>
      </w:pPr>
      <w:del w:id="1117" w:author="Gerard" w:date="2014-06-20T17:32:00Z">
        <w:r w:rsidDel="00976D6B">
          <w:rPr>
            <w:noProof/>
          </w:rPr>
          <w:delText>7.3. An Example Input File</w:delText>
        </w:r>
        <w:r w:rsidDel="00976D6B">
          <w:rPr>
            <w:noProof/>
          </w:rPr>
          <w:tab/>
          <w:delText>180</w:delText>
        </w:r>
      </w:del>
    </w:p>
    <w:p w14:paraId="6419A529" w14:textId="77777777" w:rsidR="00473134" w:rsidDel="00976D6B" w:rsidRDefault="00473134">
      <w:pPr>
        <w:pStyle w:val="TOC1"/>
        <w:tabs>
          <w:tab w:val="right" w:leader="dot" w:pos="9350"/>
        </w:tabs>
        <w:rPr>
          <w:del w:id="1118" w:author="Gerard" w:date="2014-06-20T17:32:00Z"/>
          <w:rFonts w:asciiTheme="minorHAnsi" w:eastAsiaTheme="minorEastAsia" w:hAnsiTheme="minorHAnsi" w:cstheme="minorBidi"/>
          <w:b w:val="0"/>
          <w:bCs w:val="0"/>
          <w:caps w:val="0"/>
          <w:noProof/>
          <w:sz w:val="22"/>
          <w:szCs w:val="22"/>
        </w:rPr>
      </w:pPr>
      <w:del w:id="1119" w:author="Gerard" w:date="2014-06-20T17:32:00Z">
        <w:r w:rsidRPr="006B1F9E" w:rsidDel="00976D6B">
          <w:rPr>
            <w:noProof/>
            <w:color w:val="000000"/>
          </w:rPr>
          <w:delText>Chapter 8</w:delText>
        </w:r>
        <w:r w:rsidDel="00976D6B">
          <w:rPr>
            <w:noProof/>
          </w:rPr>
          <w:delText xml:space="preserve"> Troubleshooting</w:delText>
        </w:r>
        <w:r w:rsidDel="00976D6B">
          <w:rPr>
            <w:noProof/>
          </w:rPr>
          <w:tab/>
          <w:delText>182</w:delText>
        </w:r>
      </w:del>
    </w:p>
    <w:p w14:paraId="46E203F7" w14:textId="77777777" w:rsidR="00473134" w:rsidDel="00976D6B" w:rsidRDefault="00473134">
      <w:pPr>
        <w:pStyle w:val="TOC2"/>
        <w:tabs>
          <w:tab w:val="right" w:leader="dot" w:pos="9350"/>
        </w:tabs>
        <w:rPr>
          <w:del w:id="1120" w:author="Gerard" w:date="2014-06-20T17:32:00Z"/>
          <w:rFonts w:asciiTheme="minorHAnsi" w:eastAsiaTheme="minorEastAsia" w:hAnsiTheme="minorHAnsi" w:cstheme="minorBidi"/>
          <w:smallCaps w:val="0"/>
          <w:noProof/>
          <w:sz w:val="22"/>
          <w:szCs w:val="22"/>
        </w:rPr>
      </w:pPr>
      <w:del w:id="1121" w:author="Gerard" w:date="2014-06-20T17:32:00Z">
        <w:r w:rsidDel="00976D6B">
          <w:rPr>
            <w:noProof/>
          </w:rPr>
          <w:delText>8.1. Before You Run Your Model</w:delText>
        </w:r>
        <w:r w:rsidDel="00976D6B">
          <w:rPr>
            <w:noProof/>
          </w:rPr>
          <w:tab/>
          <w:delText>182</w:delText>
        </w:r>
      </w:del>
    </w:p>
    <w:p w14:paraId="67BEEE0C" w14:textId="77777777" w:rsidR="00473134" w:rsidDel="00976D6B" w:rsidRDefault="00473134">
      <w:pPr>
        <w:pStyle w:val="TOC3"/>
        <w:tabs>
          <w:tab w:val="right" w:leader="dot" w:pos="9350"/>
        </w:tabs>
        <w:rPr>
          <w:del w:id="1122" w:author="Gerard" w:date="2014-06-20T17:32:00Z"/>
          <w:rFonts w:asciiTheme="minorHAnsi" w:eastAsiaTheme="minorEastAsia" w:hAnsiTheme="minorHAnsi" w:cstheme="minorBidi"/>
          <w:i w:val="0"/>
          <w:iCs w:val="0"/>
          <w:noProof/>
          <w:sz w:val="22"/>
          <w:szCs w:val="22"/>
        </w:rPr>
      </w:pPr>
      <w:del w:id="1123" w:author="Gerard" w:date="2014-06-20T17:32:00Z">
        <w:r w:rsidRPr="006B1F9E" w:rsidDel="00976D6B">
          <w:rPr>
            <w:noProof/>
            <w:color w:val="000000"/>
          </w:rPr>
          <w:delText>8.1.1.</w:delText>
        </w:r>
        <w:r w:rsidDel="00976D6B">
          <w:rPr>
            <w:noProof/>
          </w:rPr>
          <w:delText xml:space="preserve"> The Finite Element Mesh</w:delText>
        </w:r>
        <w:r w:rsidDel="00976D6B">
          <w:rPr>
            <w:noProof/>
          </w:rPr>
          <w:tab/>
          <w:delText>182</w:delText>
        </w:r>
      </w:del>
    </w:p>
    <w:p w14:paraId="22BF41F7" w14:textId="77777777" w:rsidR="00473134" w:rsidDel="00976D6B" w:rsidRDefault="00473134">
      <w:pPr>
        <w:pStyle w:val="TOC3"/>
        <w:tabs>
          <w:tab w:val="right" w:leader="dot" w:pos="9350"/>
        </w:tabs>
        <w:rPr>
          <w:del w:id="1124" w:author="Gerard" w:date="2014-06-20T17:32:00Z"/>
          <w:rFonts w:asciiTheme="minorHAnsi" w:eastAsiaTheme="minorEastAsia" w:hAnsiTheme="minorHAnsi" w:cstheme="minorBidi"/>
          <w:i w:val="0"/>
          <w:iCs w:val="0"/>
          <w:noProof/>
          <w:sz w:val="22"/>
          <w:szCs w:val="22"/>
        </w:rPr>
      </w:pPr>
      <w:del w:id="1125" w:author="Gerard" w:date="2014-06-20T17:32:00Z">
        <w:r w:rsidRPr="006B1F9E" w:rsidDel="00976D6B">
          <w:rPr>
            <w:noProof/>
            <w:color w:val="000000"/>
          </w:rPr>
          <w:delText>8.1.2.</w:delText>
        </w:r>
        <w:r w:rsidDel="00976D6B">
          <w:rPr>
            <w:noProof/>
          </w:rPr>
          <w:delText xml:space="preserve"> Materials</w:delText>
        </w:r>
        <w:r w:rsidDel="00976D6B">
          <w:rPr>
            <w:noProof/>
          </w:rPr>
          <w:tab/>
          <w:delText>183</w:delText>
        </w:r>
      </w:del>
    </w:p>
    <w:p w14:paraId="1E526105" w14:textId="77777777" w:rsidR="00473134" w:rsidDel="00976D6B" w:rsidRDefault="00473134">
      <w:pPr>
        <w:pStyle w:val="TOC3"/>
        <w:tabs>
          <w:tab w:val="right" w:leader="dot" w:pos="9350"/>
        </w:tabs>
        <w:rPr>
          <w:del w:id="1126" w:author="Gerard" w:date="2014-06-20T17:32:00Z"/>
          <w:rFonts w:asciiTheme="minorHAnsi" w:eastAsiaTheme="minorEastAsia" w:hAnsiTheme="minorHAnsi" w:cstheme="minorBidi"/>
          <w:i w:val="0"/>
          <w:iCs w:val="0"/>
          <w:noProof/>
          <w:sz w:val="22"/>
          <w:szCs w:val="22"/>
        </w:rPr>
      </w:pPr>
      <w:del w:id="1127" w:author="Gerard" w:date="2014-06-20T17:32:00Z">
        <w:r w:rsidRPr="006B1F9E" w:rsidDel="00976D6B">
          <w:rPr>
            <w:noProof/>
            <w:color w:val="000000"/>
          </w:rPr>
          <w:delText>8.1.3.</w:delText>
        </w:r>
        <w:r w:rsidDel="00976D6B">
          <w:rPr>
            <w:noProof/>
          </w:rPr>
          <w:delText xml:space="preserve"> Boundary Conditions</w:delText>
        </w:r>
        <w:r w:rsidDel="00976D6B">
          <w:rPr>
            <w:noProof/>
          </w:rPr>
          <w:tab/>
          <w:delText>183</w:delText>
        </w:r>
      </w:del>
    </w:p>
    <w:p w14:paraId="5960D0CF" w14:textId="77777777" w:rsidR="00473134" w:rsidDel="00976D6B" w:rsidRDefault="00473134">
      <w:pPr>
        <w:pStyle w:val="TOC2"/>
        <w:tabs>
          <w:tab w:val="right" w:leader="dot" w:pos="9350"/>
        </w:tabs>
        <w:rPr>
          <w:del w:id="1128" w:author="Gerard" w:date="2014-06-20T17:32:00Z"/>
          <w:rFonts w:asciiTheme="minorHAnsi" w:eastAsiaTheme="minorEastAsia" w:hAnsiTheme="minorHAnsi" w:cstheme="minorBidi"/>
          <w:smallCaps w:val="0"/>
          <w:noProof/>
          <w:sz w:val="22"/>
          <w:szCs w:val="22"/>
        </w:rPr>
      </w:pPr>
      <w:del w:id="1129" w:author="Gerard" w:date="2014-06-20T17:32:00Z">
        <w:r w:rsidDel="00976D6B">
          <w:rPr>
            <w:noProof/>
          </w:rPr>
          <w:delText>8.2. Debugging a Model</w:delText>
        </w:r>
        <w:r w:rsidDel="00976D6B">
          <w:rPr>
            <w:noProof/>
          </w:rPr>
          <w:tab/>
          <w:delText>184</w:delText>
        </w:r>
      </w:del>
    </w:p>
    <w:p w14:paraId="723786CA" w14:textId="77777777" w:rsidR="00473134" w:rsidDel="00976D6B" w:rsidRDefault="00473134">
      <w:pPr>
        <w:pStyle w:val="TOC2"/>
        <w:tabs>
          <w:tab w:val="right" w:leader="dot" w:pos="9350"/>
        </w:tabs>
        <w:rPr>
          <w:del w:id="1130" w:author="Gerard" w:date="2014-06-20T17:32:00Z"/>
          <w:rFonts w:asciiTheme="minorHAnsi" w:eastAsiaTheme="minorEastAsia" w:hAnsiTheme="minorHAnsi" w:cstheme="minorBidi"/>
          <w:smallCaps w:val="0"/>
          <w:noProof/>
          <w:sz w:val="22"/>
          <w:szCs w:val="22"/>
        </w:rPr>
      </w:pPr>
      <w:del w:id="1131" w:author="Gerard" w:date="2014-06-20T17:32:00Z">
        <w:r w:rsidDel="00976D6B">
          <w:rPr>
            <w:noProof/>
          </w:rPr>
          <w:delText>8.3. Common Issues</w:delText>
        </w:r>
        <w:r w:rsidDel="00976D6B">
          <w:rPr>
            <w:noProof/>
          </w:rPr>
          <w:tab/>
          <w:delText>184</w:delText>
        </w:r>
      </w:del>
    </w:p>
    <w:p w14:paraId="573ADB4F" w14:textId="77777777" w:rsidR="00473134" w:rsidDel="00976D6B" w:rsidRDefault="00473134">
      <w:pPr>
        <w:pStyle w:val="TOC3"/>
        <w:tabs>
          <w:tab w:val="right" w:leader="dot" w:pos="9350"/>
        </w:tabs>
        <w:rPr>
          <w:del w:id="1132" w:author="Gerard" w:date="2014-06-20T17:32:00Z"/>
          <w:rFonts w:asciiTheme="minorHAnsi" w:eastAsiaTheme="minorEastAsia" w:hAnsiTheme="minorHAnsi" w:cstheme="minorBidi"/>
          <w:i w:val="0"/>
          <w:iCs w:val="0"/>
          <w:noProof/>
          <w:sz w:val="22"/>
          <w:szCs w:val="22"/>
        </w:rPr>
      </w:pPr>
      <w:del w:id="1133" w:author="Gerard" w:date="2014-06-20T17:32:00Z">
        <w:r w:rsidRPr="006B1F9E" w:rsidDel="00976D6B">
          <w:rPr>
            <w:noProof/>
            <w:color w:val="000000"/>
          </w:rPr>
          <w:delText>8.3.1.</w:delText>
        </w:r>
        <w:r w:rsidDel="00976D6B">
          <w:rPr>
            <w:noProof/>
          </w:rPr>
          <w:delText xml:space="preserve"> Inverted elements</w:delText>
        </w:r>
        <w:r w:rsidDel="00976D6B">
          <w:rPr>
            <w:noProof/>
          </w:rPr>
          <w:tab/>
          <w:delText>184</w:delText>
        </w:r>
      </w:del>
    </w:p>
    <w:p w14:paraId="07FC3D25" w14:textId="77777777" w:rsidR="00473134" w:rsidDel="00976D6B" w:rsidRDefault="00473134">
      <w:pPr>
        <w:pStyle w:val="TOC4"/>
        <w:tabs>
          <w:tab w:val="right" w:leader="dot" w:pos="9350"/>
        </w:tabs>
        <w:rPr>
          <w:del w:id="1134" w:author="Gerard" w:date="2014-06-20T17:32:00Z"/>
          <w:rFonts w:asciiTheme="minorHAnsi" w:eastAsiaTheme="minorEastAsia" w:hAnsiTheme="minorHAnsi" w:cstheme="minorBidi"/>
          <w:noProof/>
          <w:sz w:val="22"/>
          <w:szCs w:val="22"/>
        </w:rPr>
      </w:pPr>
      <w:del w:id="1135" w:author="Gerard" w:date="2014-06-20T17:32:00Z">
        <w:r w:rsidDel="00976D6B">
          <w:rPr>
            <w:noProof/>
          </w:rPr>
          <w:delText>8.3.1.1. Material instability</w:delText>
        </w:r>
        <w:r w:rsidDel="00976D6B">
          <w:rPr>
            <w:noProof/>
          </w:rPr>
          <w:tab/>
          <w:delText>185</w:delText>
        </w:r>
      </w:del>
    </w:p>
    <w:p w14:paraId="72C266F1" w14:textId="77777777" w:rsidR="00473134" w:rsidDel="00976D6B" w:rsidRDefault="00473134">
      <w:pPr>
        <w:pStyle w:val="TOC4"/>
        <w:tabs>
          <w:tab w:val="right" w:leader="dot" w:pos="9350"/>
        </w:tabs>
        <w:rPr>
          <w:del w:id="1136" w:author="Gerard" w:date="2014-06-20T17:32:00Z"/>
          <w:rFonts w:asciiTheme="minorHAnsi" w:eastAsiaTheme="minorEastAsia" w:hAnsiTheme="minorHAnsi" w:cstheme="minorBidi"/>
          <w:noProof/>
          <w:sz w:val="22"/>
          <w:szCs w:val="22"/>
        </w:rPr>
      </w:pPr>
      <w:del w:id="1137" w:author="Gerard" w:date="2014-06-20T17:32:00Z">
        <w:r w:rsidDel="00976D6B">
          <w:rPr>
            <w:noProof/>
          </w:rPr>
          <w:delText>8.3.1.2. Time step too large</w:delText>
        </w:r>
        <w:r w:rsidDel="00976D6B">
          <w:rPr>
            <w:noProof/>
          </w:rPr>
          <w:tab/>
          <w:delText>185</w:delText>
        </w:r>
      </w:del>
    </w:p>
    <w:p w14:paraId="26F415BA" w14:textId="77777777" w:rsidR="00473134" w:rsidDel="00976D6B" w:rsidRDefault="00473134">
      <w:pPr>
        <w:pStyle w:val="TOC4"/>
        <w:tabs>
          <w:tab w:val="right" w:leader="dot" w:pos="9350"/>
        </w:tabs>
        <w:rPr>
          <w:del w:id="1138" w:author="Gerard" w:date="2014-06-20T17:32:00Z"/>
          <w:rFonts w:asciiTheme="minorHAnsi" w:eastAsiaTheme="minorEastAsia" w:hAnsiTheme="minorHAnsi" w:cstheme="minorBidi"/>
          <w:noProof/>
          <w:sz w:val="22"/>
          <w:szCs w:val="22"/>
        </w:rPr>
      </w:pPr>
      <w:del w:id="1139" w:author="Gerard" w:date="2014-06-20T17:32:00Z">
        <w:r w:rsidDel="00976D6B">
          <w:rPr>
            <w:noProof/>
          </w:rPr>
          <w:delText>8.3.1.3. Elements too distorted</w:delText>
        </w:r>
        <w:r w:rsidDel="00976D6B">
          <w:rPr>
            <w:noProof/>
          </w:rPr>
          <w:tab/>
          <w:delText>185</w:delText>
        </w:r>
      </w:del>
    </w:p>
    <w:p w14:paraId="7CF242E1" w14:textId="77777777" w:rsidR="00473134" w:rsidDel="00976D6B" w:rsidRDefault="00473134">
      <w:pPr>
        <w:pStyle w:val="TOC4"/>
        <w:tabs>
          <w:tab w:val="right" w:leader="dot" w:pos="9350"/>
        </w:tabs>
        <w:rPr>
          <w:del w:id="1140" w:author="Gerard" w:date="2014-06-20T17:32:00Z"/>
          <w:rFonts w:asciiTheme="minorHAnsi" w:eastAsiaTheme="minorEastAsia" w:hAnsiTheme="minorHAnsi" w:cstheme="minorBidi"/>
          <w:noProof/>
          <w:sz w:val="22"/>
          <w:szCs w:val="22"/>
        </w:rPr>
      </w:pPr>
      <w:del w:id="1141" w:author="Gerard" w:date="2014-06-20T17:32:00Z">
        <w:r w:rsidDel="00976D6B">
          <w:rPr>
            <w:noProof/>
          </w:rPr>
          <w:delText>8.3.1.4. Shells are too thick</w:delText>
        </w:r>
        <w:r w:rsidDel="00976D6B">
          <w:rPr>
            <w:noProof/>
          </w:rPr>
          <w:tab/>
          <w:delText>185</w:delText>
        </w:r>
      </w:del>
    </w:p>
    <w:p w14:paraId="74FCA86C" w14:textId="77777777" w:rsidR="00473134" w:rsidDel="00976D6B" w:rsidRDefault="00473134">
      <w:pPr>
        <w:pStyle w:val="TOC4"/>
        <w:tabs>
          <w:tab w:val="right" w:leader="dot" w:pos="9350"/>
        </w:tabs>
        <w:rPr>
          <w:del w:id="1142" w:author="Gerard" w:date="2014-06-20T17:32:00Z"/>
          <w:rFonts w:asciiTheme="minorHAnsi" w:eastAsiaTheme="minorEastAsia" w:hAnsiTheme="minorHAnsi" w:cstheme="minorBidi"/>
          <w:noProof/>
          <w:sz w:val="22"/>
          <w:szCs w:val="22"/>
        </w:rPr>
      </w:pPr>
      <w:del w:id="1143" w:author="Gerard" w:date="2014-06-20T17:32:00Z">
        <w:r w:rsidDel="00976D6B">
          <w:rPr>
            <w:noProof/>
          </w:rPr>
          <w:delText>8.3.1.5. Rigid body modes</w:delText>
        </w:r>
        <w:r w:rsidDel="00976D6B">
          <w:rPr>
            <w:noProof/>
          </w:rPr>
          <w:tab/>
          <w:delText>185</w:delText>
        </w:r>
      </w:del>
    </w:p>
    <w:p w14:paraId="1BD62CA6" w14:textId="77777777" w:rsidR="00473134" w:rsidDel="00976D6B" w:rsidRDefault="00473134">
      <w:pPr>
        <w:pStyle w:val="TOC3"/>
        <w:tabs>
          <w:tab w:val="right" w:leader="dot" w:pos="9350"/>
        </w:tabs>
        <w:rPr>
          <w:del w:id="1144" w:author="Gerard" w:date="2014-06-20T17:32:00Z"/>
          <w:rFonts w:asciiTheme="minorHAnsi" w:eastAsiaTheme="minorEastAsia" w:hAnsiTheme="minorHAnsi" w:cstheme="minorBidi"/>
          <w:i w:val="0"/>
          <w:iCs w:val="0"/>
          <w:noProof/>
          <w:sz w:val="22"/>
          <w:szCs w:val="22"/>
        </w:rPr>
      </w:pPr>
      <w:del w:id="1145" w:author="Gerard" w:date="2014-06-20T17:32:00Z">
        <w:r w:rsidRPr="006B1F9E" w:rsidDel="00976D6B">
          <w:rPr>
            <w:noProof/>
            <w:color w:val="000000"/>
          </w:rPr>
          <w:delText>8.3.2.</w:delText>
        </w:r>
        <w:r w:rsidDel="00976D6B">
          <w:rPr>
            <w:noProof/>
          </w:rPr>
          <w:delText xml:space="preserve"> Failure to converge</w:delText>
        </w:r>
        <w:r w:rsidDel="00976D6B">
          <w:rPr>
            <w:noProof/>
          </w:rPr>
          <w:tab/>
          <w:delText>185</w:delText>
        </w:r>
      </w:del>
    </w:p>
    <w:p w14:paraId="027BA810" w14:textId="77777777" w:rsidR="00473134" w:rsidDel="00976D6B" w:rsidRDefault="00473134">
      <w:pPr>
        <w:pStyle w:val="TOC4"/>
        <w:tabs>
          <w:tab w:val="right" w:leader="dot" w:pos="9350"/>
        </w:tabs>
        <w:rPr>
          <w:del w:id="1146" w:author="Gerard" w:date="2014-06-20T17:32:00Z"/>
          <w:rFonts w:asciiTheme="minorHAnsi" w:eastAsiaTheme="minorEastAsia" w:hAnsiTheme="minorHAnsi" w:cstheme="minorBidi"/>
          <w:noProof/>
          <w:sz w:val="22"/>
          <w:szCs w:val="22"/>
        </w:rPr>
      </w:pPr>
      <w:del w:id="1147" w:author="Gerard" w:date="2014-06-20T17:32:00Z">
        <w:r w:rsidDel="00976D6B">
          <w:rPr>
            <w:noProof/>
          </w:rPr>
          <w:delText>8.3.2.1. No loads applied</w:delText>
        </w:r>
        <w:r w:rsidDel="00976D6B">
          <w:rPr>
            <w:noProof/>
          </w:rPr>
          <w:tab/>
          <w:delText>186</w:delText>
        </w:r>
      </w:del>
    </w:p>
    <w:p w14:paraId="5CEB136D" w14:textId="77777777" w:rsidR="00473134" w:rsidDel="00976D6B" w:rsidRDefault="00473134">
      <w:pPr>
        <w:pStyle w:val="TOC4"/>
        <w:tabs>
          <w:tab w:val="right" w:leader="dot" w:pos="9350"/>
        </w:tabs>
        <w:rPr>
          <w:del w:id="1148" w:author="Gerard" w:date="2014-06-20T17:32:00Z"/>
          <w:rFonts w:asciiTheme="minorHAnsi" w:eastAsiaTheme="minorEastAsia" w:hAnsiTheme="minorHAnsi" w:cstheme="minorBidi"/>
          <w:noProof/>
          <w:sz w:val="22"/>
          <w:szCs w:val="22"/>
        </w:rPr>
      </w:pPr>
      <w:del w:id="1149" w:author="Gerard" w:date="2014-06-20T17:32:00Z">
        <w:r w:rsidDel="00976D6B">
          <w:rPr>
            <w:noProof/>
          </w:rPr>
          <w:delText>8.3.2.2. Convergence Tolerance Too Tight</w:delText>
        </w:r>
        <w:r w:rsidDel="00976D6B">
          <w:rPr>
            <w:noProof/>
          </w:rPr>
          <w:tab/>
          <w:delText>186</w:delText>
        </w:r>
      </w:del>
    </w:p>
    <w:p w14:paraId="41551D7C" w14:textId="77777777" w:rsidR="00473134" w:rsidDel="00976D6B" w:rsidRDefault="00473134">
      <w:pPr>
        <w:pStyle w:val="TOC4"/>
        <w:tabs>
          <w:tab w:val="right" w:leader="dot" w:pos="9350"/>
        </w:tabs>
        <w:rPr>
          <w:del w:id="1150" w:author="Gerard" w:date="2014-06-20T17:32:00Z"/>
          <w:rFonts w:asciiTheme="minorHAnsi" w:eastAsiaTheme="minorEastAsia" w:hAnsiTheme="minorHAnsi" w:cstheme="minorBidi"/>
          <w:noProof/>
          <w:sz w:val="22"/>
          <w:szCs w:val="22"/>
        </w:rPr>
      </w:pPr>
      <w:del w:id="1151" w:author="Gerard" w:date="2014-06-20T17:32:00Z">
        <w:r w:rsidDel="00976D6B">
          <w:rPr>
            <w:noProof/>
          </w:rPr>
          <w:delText>8.3.2.3. Forcing convergence</w:delText>
        </w:r>
        <w:r w:rsidDel="00976D6B">
          <w:rPr>
            <w:noProof/>
          </w:rPr>
          <w:tab/>
          <w:delText>186</w:delText>
        </w:r>
      </w:del>
    </w:p>
    <w:p w14:paraId="7958E334" w14:textId="77777777" w:rsidR="00473134" w:rsidDel="00976D6B" w:rsidRDefault="00473134">
      <w:pPr>
        <w:pStyle w:val="TOC4"/>
        <w:tabs>
          <w:tab w:val="right" w:leader="dot" w:pos="9350"/>
        </w:tabs>
        <w:rPr>
          <w:del w:id="1152" w:author="Gerard" w:date="2014-06-20T17:32:00Z"/>
          <w:rFonts w:asciiTheme="minorHAnsi" w:eastAsiaTheme="minorEastAsia" w:hAnsiTheme="minorHAnsi" w:cstheme="minorBidi"/>
          <w:noProof/>
          <w:sz w:val="22"/>
          <w:szCs w:val="22"/>
        </w:rPr>
      </w:pPr>
      <w:del w:id="1153" w:author="Gerard" w:date="2014-06-20T17:32:00Z">
        <w:r w:rsidDel="00976D6B">
          <w:rPr>
            <w:noProof/>
          </w:rPr>
          <w:delText>8.3.2.4. Problems due to Contact</w:delText>
        </w:r>
        <w:r w:rsidDel="00976D6B">
          <w:rPr>
            <w:noProof/>
          </w:rPr>
          <w:tab/>
          <w:delText>187</w:delText>
        </w:r>
      </w:del>
    </w:p>
    <w:p w14:paraId="621134D4" w14:textId="77777777" w:rsidR="00473134" w:rsidDel="00976D6B" w:rsidRDefault="00473134">
      <w:pPr>
        <w:pStyle w:val="TOC2"/>
        <w:tabs>
          <w:tab w:val="right" w:leader="dot" w:pos="9350"/>
        </w:tabs>
        <w:rPr>
          <w:del w:id="1154" w:author="Gerard" w:date="2014-06-20T17:32:00Z"/>
          <w:rFonts w:asciiTheme="minorHAnsi" w:eastAsiaTheme="minorEastAsia" w:hAnsiTheme="minorHAnsi" w:cstheme="minorBidi"/>
          <w:smallCaps w:val="0"/>
          <w:noProof/>
          <w:sz w:val="22"/>
          <w:szCs w:val="22"/>
        </w:rPr>
      </w:pPr>
      <w:del w:id="1155" w:author="Gerard" w:date="2014-06-20T17:32:00Z">
        <w:r w:rsidDel="00976D6B">
          <w:rPr>
            <w:noProof/>
          </w:rPr>
          <w:delText>8.4. Guidelines for Contact Problems</w:delText>
        </w:r>
        <w:r w:rsidDel="00976D6B">
          <w:rPr>
            <w:noProof/>
          </w:rPr>
          <w:tab/>
          <w:delText>187</w:delText>
        </w:r>
      </w:del>
    </w:p>
    <w:p w14:paraId="49249B6E" w14:textId="77777777" w:rsidR="00473134" w:rsidDel="00976D6B" w:rsidRDefault="00473134">
      <w:pPr>
        <w:pStyle w:val="TOC3"/>
        <w:tabs>
          <w:tab w:val="right" w:leader="dot" w:pos="9350"/>
        </w:tabs>
        <w:rPr>
          <w:del w:id="1156" w:author="Gerard" w:date="2014-06-20T17:32:00Z"/>
          <w:rFonts w:asciiTheme="minorHAnsi" w:eastAsiaTheme="minorEastAsia" w:hAnsiTheme="minorHAnsi" w:cstheme="minorBidi"/>
          <w:i w:val="0"/>
          <w:iCs w:val="0"/>
          <w:noProof/>
          <w:sz w:val="22"/>
          <w:szCs w:val="22"/>
        </w:rPr>
      </w:pPr>
      <w:del w:id="1157" w:author="Gerard" w:date="2014-06-20T17:32:00Z">
        <w:r w:rsidRPr="006B1F9E" w:rsidDel="00976D6B">
          <w:rPr>
            <w:noProof/>
            <w:color w:val="000000"/>
          </w:rPr>
          <w:delText>8.4.1.</w:delText>
        </w:r>
        <w:r w:rsidDel="00976D6B">
          <w:rPr>
            <w:noProof/>
          </w:rPr>
          <w:delText xml:space="preserve"> The penalty method</w:delText>
        </w:r>
        <w:r w:rsidDel="00976D6B">
          <w:rPr>
            <w:noProof/>
          </w:rPr>
          <w:tab/>
          <w:delText>187</w:delText>
        </w:r>
      </w:del>
    </w:p>
    <w:p w14:paraId="1C6BB2D0" w14:textId="77777777" w:rsidR="00473134" w:rsidDel="00976D6B" w:rsidRDefault="00473134">
      <w:pPr>
        <w:pStyle w:val="TOC3"/>
        <w:tabs>
          <w:tab w:val="right" w:leader="dot" w:pos="9350"/>
        </w:tabs>
        <w:rPr>
          <w:del w:id="1158" w:author="Gerard" w:date="2014-06-20T17:32:00Z"/>
          <w:rFonts w:asciiTheme="minorHAnsi" w:eastAsiaTheme="minorEastAsia" w:hAnsiTheme="minorHAnsi" w:cstheme="minorBidi"/>
          <w:i w:val="0"/>
          <w:iCs w:val="0"/>
          <w:noProof/>
          <w:sz w:val="22"/>
          <w:szCs w:val="22"/>
        </w:rPr>
      </w:pPr>
      <w:del w:id="1159" w:author="Gerard" w:date="2014-06-20T17:32:00Z">
        <w:r w:rsidRPr="006B1F9E" w:rsidDel="00976D6B">
          <w:rPr>
            <w:noProof/>
            <w:color w:val="000000"/>
          </w:rPr>
          <w:delText>8.4.2.</w:delText>
        </w:r>
        <w:r w:rsidDel="00976D6B">
          <w:rPr>
            <w:noProof/>
          </w:rPr>
          <w:delText xml:space="preserve"> Augmented Lagrangian Method</w:delText>
        </w:r>
        <w:r w:rsidDel="00976D6B">
          <w:rPr>
            <w:noProof/>
          </w:rPr>
          <w:tab/>
          <w:delText>187</w:delText>
        </w:r>
      </w:del>
    </w:p>
    <w:p w14:paraId="6AB7A5F5" w14:textId="77777777" w:rsidR="00473134" w:rsidDel="00976D6B" w:rsidRDefault="00473134">
      <w:pPr>
        <w:pStyle w:val="TOC3"/>
        <w:tabs>
          <w:tab w:val="right" w:leader="dot" w:pos="9350"/>
        </w:tabs>
        <w:rPr>
          <w:del w:id="1160" w:author="Gerard" w:date="2014-06-20T17:32:00Z"/>
          <w:rFonts w:asciiTheme="minorHAnsi" w:eastAsiaTheme="minorEastAsia" w:hAnsiTheme="minorHAnsi" w:cstheme="minorBidi"/>
          <w:i w:val="0"/>
          <w:iCs w:val="0"/>
          <w:noProof/>
          <w:sz w:val="22"/>
          <w:szCs w:val="22"/>
        </w:rPr>
      </w:pPr>
      <w:del w:id="1161" w:author="Gerard" w:date="2014-06-20T17:32:00Z">
        <w:r w:rsidRPr="006B1F9E" w:rsidDel="00976D6B">
          <w:rPr>
            <w:noProof/>
            <w:color w:val="000000"/>
          </w:rPr>
          <w:delText>8.4.3.</w:delText>
        </w:r>
        <w:r w:rsidDel="00976D6B">
          <w:rPr>
            <w:noProof/>
          </w:rPr>
          <w:delText xml:space="preserve"> Initial Separation</w:delText>
        </w:r>
        <w:r w:rsidDel="00976D6B">
          <w:rPr>
            <w:noProof/>
          </w:rPr>
          <w:tab/>
          <w:delText>188</w:delText>
        </w:r>
      </w:del>
    </w:p>
    <w:p w14:paraId="2266A463" w14:textId="77777777" w:rsidR="00473134" w:rsidDel="00976D6B" w:rsidRDefault="00473134">
      <w:pPr>
        <w:pStyle w:val="TOC2"/>
        <w:tabs>
          <w:tab w:val="right" w:leader="dot" w:pos="9350"/>
        </w:tabs>
        <w:rPr>
          <w:del w:id="1162" w:author="Gerard" w:date="2014-06-20T17:32:00Z"/>
          <w:rFonts w:asciiTheme="minorHAnsi" w:eastAsiaTheme="minorEastAsia" w:hAnsiTheme="minorHAnsi" w:cstheme="minorBidi"/>
          <w:smallCaps w:val="0"/>
          <w:noProof/>
          <w:sz w:val="22"/>
          <w:szCs w:val="22"/>
        </w:rPr>
      </w:pPr>
      <w:del w:id="1163" w:author="Gerard" w:date="2014-06-20T17:32:00Z">
        <w:r w:rsidDel="00976D6B">
          <w:rPr>
            <w:noProof/>
          </w:rPr>
          <w:delText>8.5. Guidelines for Multiphasic Analyses</w:delText>
        </w:r>
        <w:r w:rsidDel="00976D6B">
          <w:rPr>
            <w:noProof/>
          </w:rPr>
          <w:tab/>
          <w:delText>188</w:delText>
        </w:r>
      </w:del>
    </w:p>
    <w:p w14:paraId="56BD3185" w14:textId="77777777" w:rsidR="00473134" w:rsidDel="00976D6B" w:rsidRDefault="00473134">
      <w:pPr>
        <w:pStyle w:val="TOC3"/>
        <w:tabs>
          <w:tab w:val="right" w:leader="dot" w:pos="9350"/>
        </w:tabs>
        <w:rPr>
          <w:del w:id="1164" w:author="Gerard" w:date="2014-06-20T17:32:00Z"/>
          <w:rFonts w:asciiTheme="minorHAnsi" w:eastAsiaTheme="minorEastAsia" w:hAnsiTheme="minorHAnsi" w:cstheme="minorBidi"/>
          <w:i w:val="0"/>
          <w:iCs w:val="0"/>
          <w:noProof/>
          <w:sz w:val="22"/>
          <w:szCs w:val="22"/>
        </w:rPr>
      </w:pPr>
      <w:del w:id="1165" w:author="Gerard" w:date="2014-06-20T17:32:00Z">
        <w:r w:rsidRPr="006B1F9E" w:rsidDel="00976D6B">
          <w:rPr>
            <w:noProof/>
            <w:color w:val="000000"/>
          </w:rPr>
          <w:delText>8.5.1.</w:delText>
        </w:r>
        <w:r w:rsidDel="00976D6B">
          <w:rPr>
            <w:noProof/>
          </w:rPr>
          <w:delText xml:space="preserve"> Initial State of Swelling</w:delText>
        </w:r>
        <w:r w:rsidDel="00976D6B">
          <w:rPr>
            <w:noProof/>
          </w:rPr>
          <w:tab/>
          <w:delText>188</w:delText>
        </w:r>
      </w:del>
    </w:p>
    <w:p w14:paraId="3321A710" w14:textId="77777777" w:rsidR="00473134" w:rsidDel="00976D6B" w:rsidRDefault="00473134">
      <w:pPr>
        <w:pStyle w:val="TOC3"/>
        <w:tabs>
          <w:tab w:val="right" w:leader="dot" w:pos="9350"/>
        </w:tabs>
        <w:rPr>
          <w:del w:id="1166" w:author="Gerard" w:date="2014-06-20T17:32:00Z"/>
          <w:rFonts w:asciiTheme="minorHAnsi" w:eastAsiaTheme="minorEastAsia" w:hAnsiTheme="minorHAnsi" w:cstheme="minorBidi"/>
          <w:i w:val="0"/>
          <w:iCs w:val="0"/>
          <w:noProof/>
          <w:sz w:val="22"/>
          <w:szCs w:val="22"/>
        </w:rPr>
      </w:pPr>
      <w:del w:id="1167" w:author="Gerard" w:date="2014-06-20T17:32:00Z">
        <w:r w:rsidRPr="006B1F9E" w:rsidDel="00976D6B">
          <w:rPr>
            <w:noProof/>
            <w:color w:val="000000"/>
          </w:rPr>
          <w:delText>8.5.2.</w:delText>
        </w:r>
        <w:r w:rsidDel="00976D6B">
          <w:rPr>
            <w:noProof/>
          </w:rPr>
          <w:delText xml:space="preserve"> Prescribed Boundary Conditions</w:delText>
        </w:r>
        <w:r w:rsidDel="00976D6B">
          <w:rPr>
            <w:noProof/>
          </w:rPr>
          <w:tab/>
          <w:delText>189</w:delText>
        </w:r>
      </w:del>
    </w:p>
    <w:p w14:paraId="2D12F24C" w14:textId="77777777" w:rsidR="00473134" w:rsidDel="00976D6B" w:rsidRDefault="00473134">
      <w:pPr>
        <w:pStyle w:val="TOC3"/>
        <w:tabs>
          <w:tab w:val="right" w:leader="dot" w:pos="9350"/>
        </w:tabs>
        <w:rPr>
          <w:del w:id="1168" w:author="Gerard" w:date="2014-06-20T17:32:00Z"/>
          <w:rFonts w:asciiTheme="minorHAnsi" w:eastAsiaTheme="minorEastAsia" w:hAnsiTheme="minorHAnsi" w:cstheme="minorBidi"/>
          <w:i w:val="0"/>
          <w:iCs w:val="0"/>
          <w:noProof/>
          <w:sz w:val="22"/>
          <w:szCs w:val="22"/>
        </w:rPr>
      </w:pPr>
      <w:del w:id="1169" w:author="Gerard" w:date="2014-06-20T17:32:00Z">
        <w:r w:rsidRPr="006B1F9E" w:rsidDel="00976D6B">
          <w:rPr>
            <w:noProof/>
            <w:color w:val="000000"/>
          </w:rPr>
          <w:delText>8.5.3.</w:delText>
        </w:r>
        <w:r w:rsidDel="00976D6B">
          <w:rPr>
            <w:noProof/>
          </w:rPr>
          <w:delText xml:space="preserve"> Prescribed Initial Conditions</w:delText>
        </w:r>
        <w:r w:rsidDel="00976D6B">
          <w:rPr>
            <w:noProof/>
          </w:rPr>
          <w:tab/>
          <w:delText>190</w:delText>
        </w:r>
      </w:del>
    </w:p>
    <w:p w14:paraId="4AE60D26" w14:textId="77777777" w:rsidR="00473134" w:rsidDel="00976D6B" w:rsidRDefault="00473134">
      <w:pPr>
        <w:pStyle w:val="TOC3"/>
        <w:tabs>
          <w:tab w:val="right" w:leader="dot" w:pos="9350"/>
        </w:tabs>
        <w:rPr>
          <w:del w:id="1170" w:author="Gerard" w:date="2014-06-20T17:32:00Z"/>
          <w:rFonts w:asciiTheme="minorHAnsi" w:eastAsiaTheme="minorEastAsia" w:hAnsiTheme="minorHAnsi" w:cstheme="minorBidi"/>
          <w:i w:val="0"/>
          <w:iCs w:val="0"/>
          <w:noProof/>
          <w:sz w:val="22"/>
          <w:szCs w:val="22"/>
        </w:rPr>
      </w:pPr>
      <w:del w:id="1171" w:author="Gerard" w:date="2014-06-20T17:32:00Z">
        <w:r w:rsidRPr="006B1F9E" w:rsidDel="00976D6B">
          <w:rPr>
            <w:noProof/>
            <w:color w:val="000000"/>
          </w:rPr>
          <w:delText>8.5.4.</w:delText>
        </w:r>
        <w:r w:rsidDel="00976D6B">
          <w:rPr>
            <w:noProof/>
          </w:rPr>
          <w:delText xml:space="preserve"> Prescribed Effective Solute Flux</w:delText>
        </w:r>
        <w:r w:rsidDel="00976D6B">
          <w:rPr>
            <w:noProof/>
          </w:rPr>
          <w:tab/>
          <w:delText>190</w:delText>
        </w:r>
      </w:del>
    </w:p>
    <w:p w14:paraId="769345D7" w14:textId="77777777" w:rsidR="00473134" w:rsidDel="00976D6B" w:rsidRDefault="00473134">
      <w:pPr>
        <w:pStyle w:val="TOC3"/>
        <w:tabs>
          <w:tab w:val="right" w:leader="dot" w:pos="9350"/>
        </w:tabs>
        <w:rPr>
          <w:del w:id="1172" w:author="Gerard" w:date="2014-06-20T17:32:00Z"/>
          <w:rFonts w:asciiTheme="minorHAnsi" w:eastAsiaTheme="minorEastAsia" w:hAnsiTheme="minorHAnsi" w:cstheme="minorBidi"/>
          <w:i w:val="0"/>
          <w:iCs w:val="0"/>
          <w:noProof/>
          <w:sz w:val="22"/>
          <w:szCs w:val="22"/>
        </w:rPr>
      </w:pPr>
      <w:del w:id="1173" w:author="Gerard" w:date="2014-06-20T17:32:00Z">
        <w:r w:rsidRPr="006B1F9E" w:rsidDel="00976D6B">
          <w:rPr>
            <w:noProof/>
            <w:color w:val="000000"/>
          </w:rPr>
          <w:delText>8.5.5.</w:delText>
        </w:r>
        <w:r w:rsidDel="00976D6B">
          <w:rPr>
            <w:noProof/>
          </w:rPr>
          <w:delText xml:space="preserve"> Prescribed Electric Current Density</w:delText>
        </w:r>
        <w:r w:rsidDel="00976D6B">
          <w:rPr>
            <w:noProof/>
          </w:rPr>
          <w:tab/>
          <w:delText>190</w:delText>
        </w:r>
      </w:del>
    </w:p>
    <w:p w14:paraId="0AEB3D8C" w14:textId="77777777" w:rsidR="00473134" w:rsidDel="00976D6B" w:rsidRDefault="00473134">
      <w:pPr>
        <w:pStyle w:val="TOC3"/>
        <w:tabs>
          <w:tab w:val="right" w:leader="dot" w:pos="9350"/>
        </w:tabs>
        <w:rPr>
          <w:del w:id="1174" w:author="Gerard" w:date="2014-06-20T17:32:00Z"/>
          <w:rFonts w:asciiTheme="minorHAnsi" w:eastAsiaTheme="minorEastAsia" w:hAnsiTheme="minorHAnsi" w:cstheme="minorBidi"/>
          <w:i w:val="0"/>
          <w:iCs w:val="0"/>
          <w:noProof/>
          <w:sz w:val="22"/>
          <w:szCs w:val="22"/>
        </w:rPr>
      </w:pPr>
      <w:del w:id="1175" w:author="Gerard" w:date="2014-06-20T17:32:00Z">
        <w:r w:rsidRPr="006B1F9E" w:rsidDel="00976D6B">
          <w:rPr>
            <w:noProof/>
            <w:color w:val="000000"/>
          </w:rPr>
          <w:delText>8.5.6.</w:delText>
        </w:r>
        <w:r w:rsidDel="00976D6B">
          <w:rPr>
            <w:noProof/>
          </w:rPr>
          <w:delText xml:space="preserve"> Electrical Grounding</w:delText>
        </w:r>
        <w:r w:rsidDel="00976D6B">
          <w:rPr>
            <w:noProof/>
          </w:rPr>
          <w:tab/>
          <w:delText>191</w:delText>
        </w:r>
      </w:del>
    </w:p>
    <w:p w14:paraId="7DA4E1D2" w14:textId="77777777" w:rsidR="00473134" w:rsidDel="00976D6B" w:rsidRDefault="00473134">
      <w:pPr>
        <w:pStyle w:val="TOC2"/>
        <w:tabs>
          <w:tab w:val="right" w:leader="dot" w:pos="9350"/>
        </w:tabs>
        <w:rPr>
          <w:del w:id="1176" w:author="Gerard" w:date="2014-06-20T17:32:00Z"/>
          <w:rFonts w:asciiTheme="minorHAnsi" w:eastAsiaTheme="minorEastAsia" w:hAnsiTheme="minorHAnsi" w:cstheme="minorBidi"/>
          <w:smallCaps w:val="0"/>
          <w:noProof/>
          <w:sz w:val="22"/>
          <w:szCs w:val="22"/>
        </w:rPr>
      </w:pPr>
      <w:del w:id="1177" w:author="Gerard" w:date="2014-06-20T17:32:00Z">
        <w:r w:rsidDel="00976D6B">
          <w:rPr>
            <w:noProof/>
          </w:rPr>
          <w:delText>8.6. Understanding the Solution</w:delText>
        </w:r>
        <w:r w:rsidDel="00976D6B">
          <w:rPr>
            <w:noProof/>
          </w:rPr>
          <w:tab/>
          <w:delText>191</w:delText>
        </w:r>
      </w:del>
    </w:p>
    <w:p w14:paraId="39783DCF" w14:textId="77777777" w:rsidR="00473134" w:rsidDel="00976D6B" w:rsidRDefault="00473134">
      <w:pPr>
        <w:pStyle w:val="TOC3"/>
        <w:tabs>
          <w:tab w:val="right" w:leader="dot" w:pos="9350"/>
        </w:tabs>
        <w:rPr>
          <w:del w:id="1178" w:author="Gerard" w:date="2014-06-20T17:32:00Z"/>
          <w:rFonts w:asciiTheme="minorHAnsi" w:eastAsiaTheme="minorEastAsia" w:hAnsiTheme="minorHAnsi" w:cstheme="minorBidi"/>
          <w:i w:val="0"/>
          <w:iCs w:val="0"/>
          <w:noProof/>
          <w:sz w:val="22"/>
          <w:szCs w:val="22"/>
        </w:rPr>
      </w:pPr>
      <w:del w:id="1179" w:author="Gerard" w:date="2014-06-20T17:32:00Z">
        <w:r w:rsidRPr="006B1F9E" w:rsidDel="00976D6B">
          <w:rPr>
            <w:noProof/>
            <w:color w:val="000000"/>
          </w:rPr>
          <w:delText>8.6.1.</w:delText>
        </w:r>
        <w:r w:rsidDel="00976D6B">
          <w:rPr>
            <w:noProof/>
          </w:rPr>
          <w:delText xml:space="preserve"> Mesh convergence</w:delText>
        </w:r>
        <w:r w:rsidDel="00976D6B">
          <w:rPr>
            <w:noProof/>
          </w:rPr>
          <w:tab/>
          <w:delText>191</w:delText>
        </w:r>
      </w:del>
    </w:p>
    <w:p w14:paraId="54E8063D" w14:textId="77777777" w:rsidR="00473134" w:rsidDel="00976D6B" w:rsidRDefault="00473134">
      <w:pPr>
        <w:pStyle w:val="TOC3"/>
        <w:tabs>
          <w:tab w:val="right" w:leader="dot" w:pos="9350"/>
        </w:tabs>
        <w:rPr>
          <w:del w:id="1180" w:author="Gerard" w:date="2014-06-20T17:32:00Z"/>
          <w:rFonts w:asciiTheme="minorHAnsi" w:eastAsiaTheme="minorEastAsia" w:hAnsiTheme="minorHAnsi" w:cstheme="minorBidi"/>
          <w:i w:val="0"/>
          <w:iCs w:val="0"/>
          <w:noProof/>
          <w:sz w:val="22"/>
          <w:szCs w:val="22"/>
        </w:rPr>
      </w:pPr>
      <w:del w:id="1181" w:author="Gerard" w:date="2014-06-20T17:32:00Z">
        <w:r w:rsidRPr="006B1F9E" w:rsidDel="00976D6B">
          <w:rPr>
            <w:noProof/>
            <w:color w:val="000000"/>
          </w:rPr>
          <w:delText>8.6.2.</w:delText>
        </w:r>
        <w:r w:rsidDel="00976D6B">
          <w:rPr>
            <w:noProof/>
          </w:rPr>
          <w:delText xml:space="preserve"> Constraint enforcement</w:delText>
        </w:r>
        <w:r w:rsidDel="00976D6B">
          <w:rPr>
            <w:noProof/>
          </w:rPr>
          <w:tab/>
          <w:delText>191</w:delText>
        </w:r>
      </w:del>
    </w:p>
    <w:p w14:paraId="64443C68" w14:textId="77777777" w:rsidR="00473134" w:rsidDel="00976D6B" w:rsidRDefault="00473134">
      <w:pPr>
        <w:pStyle w:val="TOC2"/>
        <w:tabs>
          <w:tab w:val="right" w:leader="dot" w:pos="9350"/>
        </w:tabs>
        <w:rPr>
          <w:del w:id="1182" w:author="Gerard" w:date="2014-06-20T17:32:00Z"/>
          <w:rFonts w:asciiTheme="minorHAnsi" w:eastAsiaTheme="minorEastAsia" w:hAnsiTheme="minorHAnsi" w:cstheme="minorBidi"/>
          <w:smallCaps w:val="0"/>
          <w:noProof/>
          <w:sz w:val="22"/>
          <w:szCs w:val="22"/>
        </w:rPr>
      </w:pPr>
      <w:del w:id="1183" w:author="Gerard" w:date="2014-06-20T17:32:00Z">
        <w:r w:rsidDel="00976D6B">
          <w:rPr>
            <w:noProof/>
          </w:rPr>
          <w:delText>8.7. Limitations of FEBio</w:delText>
        </w:r>
        <w:r w:rsidDel="00976D6B">
          <w:rPr>
            <w:noProof/>
          </w:rPr>
          <w:tab/>
          <w:delText>192</w:delText>
        </w:r>
      </w:del>
    </w:p>
    <w:p w14:paraId="28CE515A" w14:textId="77777777" w:rsidR="00473134" w:rsidDel="00976D6B" w:rsidRDefault="00473134">
      <w:pPr>
        <w:pStyle w:val="TOC3"/>
        <w:tabs>
          <w:tab w:val="right" w:leader="dot" w:pos="9350"/>
        </w:tabs>
        <w:rPr>
          <w:del w:id="1184" w:author="Gerard" w:date="2014-06-20T17:32:00Z"/>
          <w:rFonts w:asciiTheme="minorHAnsi" w:eastAsiaTheme="minorEastAsia" w:hAnsiTheme="minorHAnsi" w:cstheme="minorBidi"/>
          <w:i w:val="0"/>
          <w:iCs w:val="0"/>
          <w:noProof/>
          <w:sz w:val="22"/>
          <w:szCs w:val="22"/>
        </w:rPr>
      </w:pPr>
      <w:del w:id="1185" w:author="Gerard" w:date="2014-06-20T17:32:00Z">
        <w:r w:rsidRPr="006B1F9E" w:rsidDel="00976D6B">
          <w:rPr>
            <w:noProof/>
            <w:color w:val="000000"/>
          </w:rPr>
          <w:delText>8.7.1.</w:delText>
        </w:r>
        <w:r w:rsidDel="00976D6B">
          <w:rPr>
            <w:noProof/>
          </w:rPr>
          <w:delText xml:space="preserve"> Geometrical instabilities</w:delText>
        </w:r>
        <w:r w:rsidDel="00976D6B">
          <w:rPr>
            <w:noProof/>
          </w:rPr>
          <w:tab/>
          <w:delText>192</w:delText>
        </w:r>
      </w:del>
    </w:p>
    <w:p w14:paraId="0E13AEEF" w14:textId="77777777" w:rsidR="00473134" w:rsidDel="00976D6B" w:rsidRDefault="00473134">
      <w:pPr>
        <w:pStyle w:val="TOC3"/>
        <w:tabs>
          <w:tab w:val="right" w:leader="dot" w:pos="9350"/>
        </w:tabs>
        <w:rPr>
          <w:del w:id="1186" w:author="Gerard" w:date="2014-06-20T17:32:00Z"/>
          <w:rFonts w:asciiTheme="minorHAnsi" w:eastAsiaTheme="minorEastAsia" w:hAnsiTheme="minorHAnsi" w:cstheme="minorBidi"/>
          <w:i w:val="0"/>
          <w:iCs w:val="0"/>
          <w:noProof/>
          <w:sz w:val="22"/>
          <w:szCs w:val="22"/>
        </w:rPr>
      </w:pPr>
      <w:del w:id="1187" w:author="Gerard" w:date="2014-06-20T17:32:00Z">
        <w:r w:rsidRPr="006B1F9E" w:rsidDel="00976D6B">
          <w:rPr>
            <w:noProof/>
            <w:color w:val="000000"/>
          </w:rPr>
          <w:delText>8.7.2.</w:delText>
        </w:r>
        <w:r w:rsidDel="00976D6B">
          <w:rPr>
            <w:noProof/>
          </w:rPr>
          <w:delText xml:space="preserve"> Material instabilities</w:delText>
        </w:r>
        <w:r w:rsidDel="00976D6B">
          <w:rPr>
            <w:noProof/>
          </w:rPr>
          <w:tab/>
          <w:delText>192</w:delText>
        </w:r>
      </w:del>
    </w:p>
    <w:p w14:paraId="242AB402" w14:textId="77777777" w:rsidR="00473134" w:rsidDel="00976D6B" w:rsidRDefault="00473134">
      <w:pPr>
        <w:pStyle w:val="TOC3"/>
        <w:tabs>
          <w:tab w:val="right" w:leader="dot" w:pos="9350"/>
        </w:tabs>
        <w:rPr>
          <w:del w:id="1188" w:author="Gerard" w:date="2014-06-20T17:32:00Z"/>
          <w:rFonts w:asciiTheme="minorHAnsi" w:eastAsiaTheme="minorEastAsia" w:hAnsiTheme="minorHAnsi" w:cstheme="minorBidi"/>
          <w:i w:val="0"/>
          <w:iCs w:val="0"/>
          <w:noProof/>
          <w:sz w:val="22"/>
          <w:szCs w:val="22"/>
        </w:rPr>
      </w:pPr>
      <w:del w:id="1189" w:author="Gerard" w:date="2014-06-20T17:32:00Z">
        <w:r w:rsidDel="00976D6B">
          <w:rPr>
            <w:noProof/>
          </w:rPr>
          <w:delText xml:space="preserve"> Remeshing</w:delText>
        </w:r>
        <w:r w:rsidDel="00976D6B">
          <w:rPr>
            <w:noProof/>
          </w:rPr>
          <w:tab/>
          <w:delText>192</w:delText>
        </w:r>
      </w:del>
    </w:p>
    <w:p w14:paraId="15487883" w14:textId="77777777" w:rsidR="00473134" w:rsidDel="00976D6B" w:rsidRDefault="00473134">
      <w:pPr>
        <w:pStyle w:val="TOC3"/>
        <w:tabs>
          <w:tab w:val="right" w:leader="dot" w:pos="9350"/>
        </w:tabs>
        <w:rPr>
          <w:del w:id="1190" w:author="Gerard" w:date="2014-06-20T17:32:00Z"/>
          <w:rFonts w:asciiTheme="minorHAnsi" w:eastAsiaTheme="minorEastAsia" w:hAnsiTheme="minorHAnsi" w:cstheme="minorBidi"/>
          <w:i w:val="0"/>
          <w:iCs w:val="0"/>
          <w:noProof/>
          <w:sz w:val="22"/>
          <w:szCs w:val="22"/>
        </w:rPr>
      </w:pPr>
      <w:del w:id="1191" w:author="Gerard" w:date="2014-06-20T17:32:00Z">
        <w:r w:rsidRPr="006B1F9E" w:rsidDel="00976D6B">
          <w:rPr>
            <w:noProof/>
            <w:color w:val="000000"/>
          </w:rPr>
          <w:delText>8.7.3.</w:delText>
        </w:r>
        <w:r w:rsidDel="00976D6B">
          <w:rPr>
            <w:noProof/>
          </w:rPr>
          <w:tab/>
          <w:delText>192</w:delText>
        </w:r>
      </w:del>
    </w:p>
    <w:p w14:paraId="1843ED85" w14:textId="77777777" w:rsidR="00473134" w:rsidDel="00976D6B" w:rsidRDefault="00473134">
      <w:pPr>
        <w:pStyle w:val="TOC3"/>
        <w:tabs>
          <w:tab w:val="right" w:leader="dot" w:pos="9350"/>
        </w:tabs>
        <w:rPr>
          <w:del w:id="1192" w:author="Gerard" w:date="2014-06-20T17:32:00Z"/>
          <w:rFonts w:asciiTheme="minorHAnsi" w:eastAsiaTheme="minorEastAsia" w:hAnsiTheme="minorHAnsi" w:cstheme="minorBidi"/>
          <w:i w:val="0"/>
          <w:iCs w:val="0"/>
          <w:noProof/>
          <w:sz w:val="22"/>
          <w:szCs w:val="22"/>
        </w:rPr>
      </w:pPr>
      <w:del w:id="1193" w:author="Gerard" w:date="2014-06-20T17:32:00Z">
        <w:r w:rsidRPr="006B1F9E" w:rsidDel="00976D6B">
          <w:rPr>
            <w:noProof/>
            <w:color w:val="000000"/>
          </w:rPr>
          <w:delText>8.7.4.</w:delText>
        </w:r>
        <w:r w:rsidDel="00976D6B">
          <w:rPr>
            <w:noProof/>
          </w:rPr>
          <w:delText xml:space="preserve"> Force-driven Problems</w:delText>
        </w:r>
        <w:r w:rsidDel="00976D6B">
          <w:rPr>
            <w:noProof/>
          </w:rPr>
          <w:tab/>
          <w:delText>193</w:delText>
        </w:r>
      </w:del>
    </w:p>
    <w:p w14:paraId="00FBB613" w14:textId="77777777" w:rsidR="00473134" w:rsidDel="00976D6B" w:rsidRDefault="00473134">
      <w:pPr>
        <w:pStyle w:val="TOC3"/>
        <w:tabs>
          <w:tab w:val="right" w:leader="dot" w:pos="9350"/>
        </w:tabs>
        <w:rPr>
          <w:del w:id="1194" w:author="Gerard" w:date="2014-06-20T17:32:00Z"/>
          <w:rFonts w:asciiTheme="minorHAnsi" w:eastAsiaTheme="minorEastAsia" w:hAnsiTheme="minorHAnsi" w:cstheme="minorBidi"/>
          <w:i w:val="0"/>
          <w:iCs w:val="0"/>
          <w:noProof/>
          <w:sz w:val="22"/>
          <w:szCs w:val="22"/>
        </w:rPr>
      </w:pPr>
      <w:del w:id="1195" w:author="Gerard" w:date="2014-06-20T17:32:00Z">
        <w:r w:rsidRPr="006B1F9E" w:rsidDel="00976D6B">
          <w:rPr>
            <w:noProof/>
            <w:color w:val="000000"/>
          </w:rPr>
          <w:delText>8.7.5.</w:delText>
        </w:r>
        <w:r w:rsidDel="00976D6B">
          <w:rPr>
            <w:noProof/>
          </w:rPr>
          <w:delText xml:space="preserve"> Solutions obtained on Multi-processor Machines</w:delText>
        </w:r>
        <w:r w:rsidDel="00976D6B">
          <w:rPr>
            <w:noProof/>
          </w:rPr>
          <w:tab/>
          <w:delText>193</w:delText>
        </w:r>
      </w:del>
    </w:p>
    <w:p w14:paraId="5384B791" w14:textId="77777777" w:rsidR="00473134" w:rsidDel="00976D6B" w:rsidRDefault="00473134">
      <w:pPr>
        <w:pStyle w:val="TOC2"/>
        <w:tabs>
          <w:tab w:val="right" w:leader="dot" w:pos="9350"/>
        </w:tabs>
        <w:rPr>
          <w:del w:id="1196" w:author="Gerard" w:date="2014-06-20T17:32:00Z"/>
          <w:rFonts w:asciiTheme="minorHAnsi" w:eastAsiaTheme="minorEastAsia" w:hAnsiTheme="minorHAnsi" w:cstheme="minorBidi"/>
          <w:smallCaps w:val="0"/>
          <w:noProof/>
          <w:sz w:val="22"/>
          <w:szCs w:val="22"/>
        </w:rPr>
      </w:pPr>
      <w:del w:id="1197" w:author="Gerard" w:date="2014-06-20T17:32:00Z">
        <w:r w:rsidDel="00976D6B">
          <w:rPr>
            <w:noProof/>
          </w:rPr>
          <w:delText>8.8. Where to Get More Help</w:delText>
        </w:r>
        <w:r w:rsidDel="00976D6B">
          <w:rPr>
            <w:noProof/>
          </w:rPr>
          <w:tab/>
          <w:delText>193</w:delText>
        </w:r>
      </w:del>
    </w:p>
    <w:p w14:paraId="25830627" w14:textId="77777777" w:rsidR="00473134" w:rsidDel="00976D6B" w:rsidRDefault="00473134">
      <w:pPr>
        <w:pStyle w:val="TOC1"/>
        <w:tabs>
          <w:tab w:val="right" w:leader="dot" w:pos="9350"/>
        </w:tabs>
        <w:rPr>
          <w:del w:id="1198" w:author="Gerard" w:date="2014-06-20T17:32:00Z"/>
          <w:rFonts w:asciiTheme="minorHAnsi" w:eastAsiaTheme="minorEastAsia" w:hAnsiTheme="minorHAnsi" w:cstheme="minorBidi"/>
          <w:b w:val="0"/>
          <w:bCs w:val="0"/>
          <w:caps w:val="0"/>
          <w:noProof/>
          <w:sz w:val="22"/>
          <w:szCs w:val="22"/>
        </w:rPr>
      </w:pPr>
      <w:del w:id="1199" w:author="Gerard" w:date="2014-06-20T17:32:00Z">
        <w:r w:rsidDel="00976D6B">
          <w:rPr>
            <w:noProof/>
          </w:rPr>
          <w:delText>Appendix A. Configuration File</w:delText>
        </w:r>
        <w:r w:rsidDel="00976D6B">
          <w:rPr>
            <w:noProof/>
          </w:rPr>
          <w:tab/>
          <w:delText>195</w:delText>
        </w:r>
      </w:del>
    </w:p>
    <w:p w14:paraId="2E8FC842" w14:textId="77777777" w:rsidR="00473134" w:rsidDel="00976D6B" w:rsidRDefault="00473134">
      <w:pPr>
        <w:pStyle w:val="TOC1"/>
        <w:tabs>
          <w:tab w:val="right" w:leader="dot" w:pos="9350"/>
        </w:tabs>
        <w:rPr>
          <w:del w:id="1200" w:author="Gerard" w:date="2014-06-20T17:32:00Z"/>
          <w:rFonts w:asciiTheme="minorHAnsi" w:eastAsiaTheme="minorEastAsia" w:hAnsiTheme="minorHAnsi" w:cstheme="minorBidi"/>
          <w:b w:val="0"/>
          <w:bCs w:val="0"/>
          <w:caps w:val="0"/>
          <w:noProof/>
          <w:sz w:val="22"/>
          <w:szCs w:val="22"/>
        </w:rPr>
      </w:pPr>
      <w:del w:id="1201" w:author="Gerard" w:date="2014-06-20T17:32:00Z">
        <w:r w:rsidDel="00976D6B">
          <w:rPr>
            <w:noProof/>
          </w:rPr>
          <w:delText>Appendix B. FEBio Plugins</w:delText>
        </w:r>
        <w:r w:rsidDel="00976D6B">
          <w:rPr>
            <w:noProof/>
          </w:rPr>
          <w:tab/>
          <w:delText>196</w:delText>
        </w:r>
      </w:del>
    </w:p>
    <w:p w14:paraId="5D024765" w14:textId="77777777" w:rsidR="00473134" w:rsidDel="00976D6B" w:rsidRDefault="00473134">
      <w:pPr>
        <w:pStyle w:val="TOC1"/>
        <w:tabs>
          <w:tab w:val="right" w:leader="dot" w:pos="9350"/>
        </w:tabs>
        <w:rPr>
          <w:del w:id="1202" w:author="Gerard" w:date="2014-06-20T17:32:00Z"/>
          <w:rFonts w:asciiTheme="minorHAnsi" w:eastAsiaTheme="minorEastAsia" w:hAnsiTheme="minorHAnsi" w:cstheme="minorBidi"/>
          <w:b w:val="0"/>
          <w:bCs w:val="0"/>
          <w:caps w:val="0"/>
          <w:noProof/>
          <w:sz w:val="22"/>
          <w:szCs w:val="22"/>
        </w:rPr>
      </w:pPr>
      <w:del w:id="1203" w:author="Gerard" w:date="2014-06-20T17:32:00Z">
        <w:r w:rsidDel="00976D6B">
          <w:rPr>
            <w:noProof/>
          </w:rPr>
          <w:delText>References</w:delText>
        </w:r>
        <w:r w:rsidDel="00976D6B">
          <w:rPr>
            <w:noProof/>
          </w:rPr>
          <w:tab/>
          <w:delText>197</w:delText>
        </w:r>
      </w:del>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204" w:name="_Toc264904887"/>
      <w:r>
        <w:lastRenderedPageBreak/>
        <w:t>Introduction</w:t>
      </w:r>
      <w:bookmarkEnd w:id="1204"/>
    </w:p>
    <w:p w14:paraId="497FD52E" w14:textId="77777777" w:rsidR="006A0BC1" w:rsidRPr="00070A8D" w:rsidRDefault="006A0BC1" w:rsidP="006A0BC1">
      <w:pPr>
        <w:pStyle w:val="Heading2"/>
      </w:pPr>
      <w:bookmarkStart w:id="1205" w:name="_Toc264904888"/>
      <w:r>
        <w:t>Overview of FEBio</w:t>
      </w:r>
      <w:bookmarkEnd w:id="1205"/>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r w:rsidR="00976D6B">
        <w:fldChar w:fldCharType="begin"/>
      </w:r>
      <w:r w:rsidR="00976D6B">
        <w:instrText xml:space="preserve"> HYPERLINK "http://mrl.sci.utah.edu/software" </w:instrText>
      </w:r>
      <w:ins w:id="1206" w:author="Gerard" w:date="2014-06-20T17:32:00Z"/>
      <w:r w:rsidR="00976D6B">
        <w:fldChar w:fldCharType="separate"/>
      </w:r>
      <w:r w:rsidR="007F2E04" w:rsidRPr="00A72FB6">
        <w:rPr>
          <w:rStyle w:val="Hyperlink"/>
        </w:rPr>
        <w:t>http://mrl.sci.utah.edu/software</w:t>
      </w:r>
      <w:r w:rsidR="00976D6B">
        <w:rPr>
          <w:rStyle w:val="Hyperlink"/>
        </w:rPr>
        <w:fldChar w:fldCharType="end"/>
      </w:r>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r w:rsidR="00976D6B">
        <w:fldChar w:fldCharType="begin"/>
      </w:r>
      <w:r w:rsidR="00976D6B">
        <w:instrText xml:space="preserve"> HYPERLINK "http</w:instrText>
      </w:r>
      <w:r w:rsidR="00976D6B">
        <w:instrText xml:space="preserve">://mrl.sci.utah.edu/software/preview" </w:instrText>
      </w:r>
      <w:ins w:id="1207" w:author="Gerard" w:date="2014-06-20T17:32:00Z"/>
      <w:r w:rsidR="00976D6B">
        <w:fldChar w:fldCharType="separate"/>
      </w:r>
      <w:r w:rsidRPr="00C966F3">
        <w:rPr>
          <w:rStyle w:val="Hyperlink"/>
          <w:i/>
        </w:rPr>
        <w:t>PreView</w:t>
      </w:r>
      <w:r w:rsidR="00976D6B">
        <w:rPr>
          <w:rStyle w:val="Hyperlink"/>
          <w:i/>
        </w:rPr>
        <w:fldChar w:fldCharType="end"/>
      </w:r>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r w:rsidR="00976D6B">
        <w:fldChar w:fldCharType="begin"/>
      </w:r>
      <w:r w:rsidR="00976D6B">
        <w:instrText xml:space="preserve"> HYPERLINK \l "_ENREF_1" \o "Maker, 1995 #6" </w:instrText>
      </w:r>
      <w:ins w:id="1208" w:author="Gerard" w:date="2014-06-20T17:32:00Z"/>
      <w:r w:rsidR="00976D6B">
        <w:fldChar w:fldCharType="separate"/>
      </w:r>
      <w:r w:rsidR="00711A1D">
        <w:rPr>
          <w:noProof/>
        </w:rPr>
        <w:t>1</w:t>
      </w:r>
      <w:r w:rsidR="00976D6B">
        <w:rPr>
          <w:noProof/>
        </w:rPr>
        <w:fldChar w:fldCharType="end"/>
      </w:r>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r w:rsidR="00976D6B">
        <w:fldChar w:fldCharType="begin"/>
      </w:r>
      <w:r w:rsidR="00976D6B">
        <w:instrText xml:space="preserve"> HYPERLINK "http://mrl.sci.uta</w:instrText>
      </w:r>
      <w:r w:rsidR="00976D6B">
        <w:instrText xml:space="preserve">h.edu/software/preview" </w:instrText>
      </w:r>
      <w:ins w:id="1209" w:author="Gerard" w:date="2014-06-20T17:32:00Z"/>
      <w:r w:rsidR="00976D6B">
        <w:fldChar w:fldCharType="separate"/>
      </w:r>
      <w:r w:rsidRPr="00205BE9">
        <w:rPr>
          <w:rStyle w:val="Hyperlink"/>
        </w:rPr>
        <w:t>User’s Manual</w:t>
      </w:r>
      <w:r w:rsidR="00976D6B">
        <w:rPr>
          <w:rStyle w:val="Hyperlink"/>
        </w:rPr>
        <w:fldChar w:fldCharType="end"/>
      </w:r>
      <w:r>
        <w:t xml:space="preserve"> for more information</w:t>
      </w:r>
      <w:r w:rsidR="00F22C2C">
        <w:t>.</w:t>
      </w:r>
    </w:p>
    <w:p w14:paraId="2B0AA087" w14:textId="77777777" w:rsidR="006A0BC1" w:rsidRDefault="006A0BC1" w:rsidP="006A0BC1">
      <w:pPr>
        <w:pStyle w:val="Heading2"/>
      </w:pPr>
      <w:bookmarkStart w:id="1210" w:name="_Toc264904889"/>
      <w:r>
        <w:t>About this document</w:t>
      </w:r>
      <w:bookmarkEnd w:id="1210"/>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r w:rsidR="00976D6B">
        <w:fldChar w:fldCharType="begin"/>
      </w:r>
      <w:r w:rsidR="00976D6B">
        <w:instrText xml:space="preserve"> HYPERLINK "http://mrl.sci.utah.edu/software/febio" </w:instrText>
      </w:r>
      <w:ins w:id="1211" w:author="Gerard" w:date="2014-06-20T17:32:00Z"/>
      <w:r w:rsidR="00976D6B">
        <w:fldChar w:fldCharType="separate"/>
      </w:r>
      <w:r w:rsidRPr="00205BE9">
        <w:rPr>
          <w:rStyle w:val="Hyperlink"/>
        </w:rPr>
        <w:t>Theory Manual</w:t>
      </w:r>
      <w:r w:rsidR="00976D6B">
        <w:rPr>
          <w:rStyle w:val="Hyperlink"/>
        </w:rPr>
        <w:fldChar w:fldCharType="end"/>
      </w:r>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r w:rsidR="00976D6B">
        <w:fldChar w:fldCharType="begin"/>
      </w:r>
      <w:r w:rsidR="00976D6B">
        <w:instrText xml:space="preserve"> HYPERLINK "http://mrl.sci.utah.edu/software/febio" </w:instrText>
      </w:r>
      <w:ins w:id="1212" w:author="Gerard" w:date="2014-06-20T17:32:00Z"/>
      <w:r w:rsidR="00976D6B">
        <w:fldChar w:fldCharType="separate"/>
      </w:r>
      <w:r w:rsidRPr="00205BE9">
        <w:rPr>
          <w:rStyle w:val="Hyperlink"/>
          <w:i/>
        </w:rPr>
        <w:t>FEBio Theory Manual</w:t>
      </w:r>
      <w:r w:rsidR="00976D6B">
        <w:rPr>
          <w:rStyle w:val="Hyperlink"/>
          <w:i/>
        </w:rPr>
        <w:fldChar w:fldCharType="end"/>
      </w:r>
      <w:r>
        <w:rPr>
          <w:i/>
        </w:rPr>
        <w:t>.</w:t>
      </w:r>
      <w:r>
        <w:t xml:space="preserve"> Developers who are </w:t>
      </w:r>
      <w:r>
        <w:lastRenderedPageBreak/>
        <w:t xml:space="preserve">interested in modifying or extending the FEBio code will find the </w:t>
      </w:r>
      <w:r w:rsidR="00976D6B">
        <w:fldChar w:fldCharType="begin"/>
      </w:r>
      <w:r w:rsidR="00976D6B">
        <w:instrText xml:space="preserve"> HYPERLINK "http://mrl.sci.utah.edu/software/febio" </w:instrText>
      </w:r>
      <w:ins w:id="1213" w:author="Gerard" w:date="2014-06-20T17:32:00Z"/>
      <w:r w:rsidR="00976D6B">
        <w:fldChar w:fldCharType="separate"/>
      </w:r>
      <w:r w:rsidRPr="00205BE9">
        <w:rPr>
          <w:rStyle w:val="Hyperlink"/>
          <w:i/>
        </w:rPr>
        <w:t>FEBio Developer’s Manual</w:t>
      </w:r>
      <w:r w:rsidR="00976D6B">
        <w:rPr>
          <w:rStyle w:val="Hyperlink"/>
          <w:i/>
        </w:rPr>
        <w:fldChar w:fldCharType="end"/>
      </w:r>
      <w:r>
        <w:t xml:space="preserve"> very useful.</w:t>
      </w:r>
    </w:p>
    <w:p w14:paraId="32CEF259" w14:textId="77777777" w:rsidR="0085038F" w:rsidRDefault="0085038F" w:rsidP="006A0BC1"/>
    <w:p w14:paraId="3C2E195E" w14:textId="77777777" w:rsidR="00A75DF0" w:rsidRDefault="00A75DF0" w:rsidP="00A75DF0">
      <w:pPr>
        <w:pStyle w:val="Heading2"/>
      </w:pPr>
      <w:bookmarkStart w:id="1214" w:name="_Toc264904890"/>
      <w:r>
        <w:t>Units in FEBio</w:t>
      </w:r>
      <w:bookmarkEnd w:id="1214"/>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215" w:name="_Ref293568163"/>
      <w:bookmarkStart w:id="1216" w:name="_Toc264904891"/>
      <w:r>
        <w:lastRenderedPageBreak/>
        <w:t>Running FEBio</w:t>
      </w:r>
      <w:bookmarkEnd w:id="1215"/>
      <w:bookmarkEnd w:id="1216"/>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217" w:name="_Toc264904892"/>
      <w:r>
        <w:t>Running FEBio on Windows</w:t>
      </w:r>
      <w:bookmarkEnd w:id="1217"/>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218" w:name="_Toc264904893"/>
      <w:r>
        <w:t>Windows XP</w:t>
      </w:r>
      <w:bookmarkEnd w:id="1218"/>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19" w:name="_Toc264904894"/>
      <w:r>
        <w:t>Windows 7</w:t>
      </w:r>
      <w:bookmarkEnd w:id="1219"/>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20" w:name="_Toc264904895"/>
      <w:r>
        <w:t>Running FEBio from Explorer</w:t>
      </w:r>
      <w:bookmarkEnd w:id="1220"/>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21" w:name="_Toc264904896"/>
      <w:r>
        <w:t>Running FEBio on Linux or MAC</w:t>
      </w:r>
      <w:bookmarkEnd w:id="1221"/>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22" w:name="_Ref172430769"/>
      <w:bookmarkStart w:id="1223" w:name="_Toc264904897"/>
      <w:r>
        <w:t>The Command Line</w:t>
      </w:r>
      <w:bookmarkEnd w:id="1222"/>
      <w:bookmarkEnd w:id="1223"/>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224" w:name="OLE_LINK1"/>
      <w:bookmarkStart w:id="1225" w:name="OLE_LINK2"/>
      <w:r w:rsidRPr="00541457">
        <w:rPr>
          <w:rStyle w:val="codeChar"/>
        </w:rPr>
        <w:t>-</w:t>
      </w:r>
      <w:r>
        <w:rPr>
          <w:rStyle w:val="codeChar"/>
        </w:rPr>
        <w:t>o</w:t>
      </w:r>
      <w:r>
        <w:t>: log file name</w:t>
      </w:r>
      <w:bookmarkEnd w:id="1224"/>
      <w:bookmarkEnd w:id="1225"/>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226" w:name="_Toc264904898"/>
      <w:r>
        <w:t xml:space="preserve">The FEBio </w:t>
      </w:r>
      <w:r w:rsidR="00D153DC">
        <w:t>P</w:t>
      </w:r>
      <w:r>
        <w:t>rompt</w:t>
      </w:r>
      <w:bookmarkEnd w:id="1226"/>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227" w:name="_Ref230508346"/>
      <w:bookmarkStart w:id="1228" w:name="_Toc264904899"/>
      <w:r>
        <w:t xml:space="preserve">The </w:t>
      </w:r>
      <w:r w:rsidR="00D153DC">
        <w:t>C</w:t>
      </w:r>
      <w:r w:rsidRPr="00DF311C">
        <w:t>onfiguration</w:t>
      </w:r>
      <w:r>
        <w:t xml:space="preserve"> </w:t>
      </w:r>
      <w:r w:rsidR="00D153DC">
        <w:t>F</w:t>
      </w:r>
      <w:r>
        <w:t>ile</w:t>
      </w:r>
      <w:bookmarkEnd w:id="1227"/>
      <w:bookmarkEnd w:id="1228"/>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229" w:name="_Ref376446157"/>
      <w:bookmarkStart w:id="1230" w:name="_Toc264904900"/>
      <w:r>
        <w:t xml:space="preserve">Using </w:t>
      </w:r>
      <w:r w:rsidR="00D153DC">
        <w:t>M</w:t>
      </w:r>
      <w:r>
        <w:t xml:space="preserve">ultiple </w:t>
      </w:r>
      <w:r w:rsidR="00D153DC">
        <w:t>P</w:t>
      </w:r>
      <w:r>
        <w:t>rocessors</w:t>
      </w:r>
      <w:bookmarkEnd w:id="1229"/>
      <w:bookmarkEnd w:id="1230"/>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r w:rsidR="00976D6B">
        <w:fldChar w:fldCharType="begin"/>
      </w:r>
      <w:r w:rsidR="00976D6B">
        <w:instrText xml:space="preserve"> HYPERLINK "http://software.intel.com/en-us/intel-mkl/" </w:instrText>
      </w:r>
      <w:ins w:id="1231" w:author="Gerard" w:date="2014-06-20T17:32:00Z"/>
      <w:r w:rsidR="00976D6B">
        <w:fldChar w:fldCharType="separate"/>
      </w:r>
      <w:r w:rsidRPr="00CE24A8">
        <w:rPr>
          <w:rStyle w:val="Hyperlink"/>
        </w:rPr>
        <w:t>MKL</w:t>
      </w:r>
      <w:r w:rsidR="00976D6B">
        <w:rPr>
          <w:rStyle w:val="Hyperlink"/>
        </w:rPr>
        <w:fldChar w:fldCharType="end"/>
      </w:r>
      <w:r>
        <w:t xml:space="preserve"> version of the </w:t>
      </w:r>
      <w:r w:rsidR="00976D6B">
        <w:fldChar w:fldCharType="begin"/>
      </w:r>
      <w:r w:rsidR="00976D6B">
        <w:instrText xml:space="preserve"> HYPERLINK "http://www.pardiso-project.org/" </w:instrText>
      </w:r>
      <w:ins w:id="1232" w:author="Gerard" w:date="2014-06-20T17:32:00Z"/>
      <w:r w:rsidR="00976D6B">
        <w:fldChar w:fldCharType="separate"/>
      </w:r>
      <w:r w:rsidRPr="00CE24A8">
        <w:rPr>
          <w:rStyle w:val="Hyperlink"/>
        </w:rPr>
        <w:t>PARDISO</w:t>
      </w:r>
      <w:r w:rsidR="00976D6B">
        <w:rPr>
          <w:rStyle w:val="Hyperlink"/>
        </w:rPr>
        <w:fldChar w:fldCharType="end"/>
      </w:r>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13" o:title=""/>
          </v:shape>
          <o:OLEObject Type="Embed" ProgID="Equation.DSMT4" ShapeID="_x0000_i1025" DrawAspect="Content" ObjectID="_1338648626" r:id="rId14"/>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233" w:name="_Ref250284432"/>
      <w:bookmarkStart w:id="1234" w:name="_Ref250285226"/>
      <w:bookmarkStart w:id="1235" w:name="_Toc264904901"/>
      <w:r>
        <w:t xml:space="preserve">FEBio </w:t>
      </w:r>
      <w:r w:rsidR="00D153DC">
        <w:t>O</w:t>
      </w:r>
      <w:r>
        <w:t>utput</w:t>
      </w:r>
      <w:bookmarkEnd w:id="1233"/>
      <w:bookmarkEnd w:id="1234"/>
      <w:bookmarkEnd w:id="1235"/>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r w:rsidR="00976D6B">
        <w:fldChar w:fldCharType="begin"/>
      </w:r>
      <w:r w:rsidR="00976D6B">
        <w:instrText xml:space="preserve"> HYPERLINK "http://mrl.sci.utah.edu/software/postview" </w:instrText>
      </w:r>
      <w:ins w:id="1236" w:author="Gerard" w:date="2014-06-20T17:32:00Z"/>
      <w:r w:rsidR="00976D6B">
        <w:fldChar w:fldCharType="separate"/>
      </w:r>
      <w:r w:rsidRPr="00C966F3">
        <w:rPr>
          <w:rStyle w:val="Hyperlink"/>
          <w:i/>
        </w:rPr>
        <w:t>PostView</w:t>
      </w:r>
      <w:r w:rsidR="00976D6B">
        <w:rPr>
          <w:rStyle w:val="Hyperlink"/>
          <w:i/>
        </w:rPr>
        <w:fldChar w:fldCharType="end"/>
      </w:r>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237" w:name="_Toc264904902"/>
      <w:r>
        <w:lastRenderedPageBreak/>
        <w:t>Advanced Options</w:t>
      </w:r>
      <w:bookmarkEnd w:id="1237"/>
    </w:p>
    <w:p w14:paraId="123FE510" w14:textId="43FCB63B" w:rsidR="006A0BC1" w:rsidRDefault="006A0BC1" w:rsidP="006A0BC1">
      <w:pPr>
        <w:pStyle w:val="Heading3"/>
      </w:pPr>
      <w:bookmarkStart w:id="1238" w:name="_Ref278195084"/>
      <w:bookmarkStart w:id="1239" w:name="_Toc264904903"/>
      <w:r>
        <w:t xml:space="preserve">Interrupting a </w:t>
      </w:r>
      <w:r w:rsidR="00D153DC">
        <w:t>R</w:t>
      </w:r>
      <w:r>
        <w:t>un</w:t>
      </w:r>
      <w:r>
        <w:rPr>
          <w:rStyle w:val="FootnoteReference"/>
        </w:rPr>
        <w:footnoteReference w:id="2"/>
      </w:r>
      <w:bookmarkEnd w:id="1238"/>
      <w:bookmarkEnd w:id="1239"/>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240" w:name="_Ref230422001"/>
      <w:bookmarkStart w:id="1241" w:name="_Toc264904904"/>
      <w:r>
        <w:t xml:space="preserve">Debugging a </w:t>
      </w:r>
      <w:r w:rsidR="00D153DC">
        <w:t>R</w:t>
      </w:r>
      <w:r>
        <w:t>un</w:t>
      </w:r>
      <w:bookmarkEnd w:id="1240"/>
      <w:bookmarkEnd w:id="1241"/>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242" w:name="_Ref254341727"/>
      <w:bookmarkStart w:id="1243" w:name="_Ref254341812"/>
      <w:bookmarkStart w:id="1244" w:name="_Toc264904905"/>
      <w:r>
        <w:t xml:space="preserve">Restarting a </w:t>
      </w:r>
      <w:r w:rsidR="00D153DC">
        <w:t>R</w:t>
      </w:r>
      <w:r>
        <w:t>un</w:t>
      </w:r>
      <w:bookmarkEnd w:id="1242"/>
      <w:bookmarkEnd w:id="1243"/>
      <w:bookmarkEnd w:id="1244"/>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245" w:name="_Ref250285572"/>
      <w:bookmarkStart w:id="1246" w:name="_Toc264904906"/>
      <w:r>
        <w:t xml:space="preserve">Input </w:t>
      </w:r>
      <w:r w:rsidR="00D153DC">
        <w:t>F</w:t>
      </w:r>
      <w:r>
        <w:t xml:space="preserve">ile </w:t>
      </w:r>
      <w:r w:rsidR="00D153DC">
        <w:t>C</w:t>
      </w:r>
      <w:r>
        <w:t>hecking</w:t>
      </w:r>
      <w:bookmarkEnd w:id="1245"/>
      <w:bookmarkEnd w:id="1246"/>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247" w:name="_Ref293568180"/>
      <w:bookmarkStart w:id="1248" w:name="_Ref293568311"/>
      <w:bookmarkStart w:id="1249" w:name="_Toc264904907"/>
      <w:r>
        <w:lastRenderedPageBreak/>
        <w:t>Free Format Input</w:t>
      </w:r>
      <w:bookmarkEnd w:id="1247"/>
      <w:bookmarkEnd w:id="1248"/>
      <w:bookmarkEnd w:id="1249"/>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250" w:name="_Toc264904908"/>
      <w:r>
        <w:lastRenderedPageBreak/>
        <w:t xml:space="preserve">Free </w:t>
      </w:r>
      <w:r w:rsidR="00D153DC">
        <w:t>F</w:t>
      </w:r>
      <w:r>
        <w:t xml:space="preserve">ormat </w:t>
      </w:r>
      <w:r w:rsidR="00D153DC">
        <w:t>O</w:t>
      </w:r>
      <w:r>
        <w:t>verview</w:t>
      </w:r>
      <w:bookmarkEnd w:id="1250"/>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251" w:name="_Ref374797496"/>
      <w:bookmarkStart w:id="1252" w:name="_Toc264904909"/>
      <w:r>
        <w:t>Format Specification Versions</w:t>
      </w:r>
      <w:bookmarkEnd w:id="1251"/>
      <w:bookmarkEnd w:id="1252"/>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66F9E68D" w14:textId="77777777" w:rsidR="00EB23E8" w:rsidRDefault="00EB23E8" w:rsidP="00EB23E8"/>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253" w:name="_Toc264904910"/>
      <w:r>
        <w:lastRenderedPageBreak/>
        <w:t>Module Section</w:t>
      </w:r>
      <w:bookmarkEnd w:id="1253"/>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254" w:name="_Toc264904911"/>
      <w:r>
        <w:lastRenderedPageBreak/>
        <w:t>Control Section</w:t>
      </w:r>
      <w:bookmarkEnd w:id="1254"/>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255" w:name="_Toc293572196"/>
      <w:bookmarkStart w:id="1256" w:name="_Toc293572206"/>
      <w:bookmarkStart w:id="1257" w:name="_Toc293572208"/>
      <w:bookmarkStart w:id="1258" w:name="_Ref250285979"/>
      <w:bookmarkStart w:id="1259" w:name="_Ref292527008"/>
      <w:bookmarkStart w:id="1260" w:name="_Toc264904912"/>
      <w:bookmarkEnd w:id="1255"/>
      <w:bookmarkEnd w:id="1256"/>
      <w:bookmarkEnd w:id="1257"/>
      <w:r>
        <w:t>Common Parameters</w:t>
      </w:r>
      <w:bookmarkEnd w:id="1258"/>
      <w:bookmarkEnd w:id="1259"/>
      <w:bookmarkEnd w:id="1260"/>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15" o:title=""/>
          </v:shape>
          <o:OLEObject Type="Embed" ProgID="Equation.DSMT4" ShapeID="_x0000_i1026" DrawAspect="Content" ObjectID="_1338648627" r:id="rId16"/>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17" o:title=""/>
          </v:shape>
          <o:OLEObject Type="Embed" ProgID="Equation.DSMT4" ShapeID="_x0000_i1027" DrawAspect="Content" ObjectID="_1338648628" r:id="rId18"/>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19" o:title=""/>
          </v:shape>
          <o:OLEObject Type="Embed" ProgID="Equation.DSMT4" ShapeID="_x0000_i1028" DrawAspect="Content" ObjectID="_1338648629" r:id="rId20"/>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r w:rsidR="00976D6B">
        <w:fldChar w:fldCharType="begin"/>
      </w:r>
      <w:r w:rsidR="00976D6B">
        <w:instrText xml:space="preserve"> HYPERLINK \l "_ENREF_2" \o "Gee, 2009 #66" </w:instrText>
      </w:r>
      <w:ins w:id="1261" w:author="Gerard" w:date="2014-06-20T17:32:00Z"/>
      <w:r w:rsidR="00976D6B">
        <w:fldChar w:fldCharType="separate"/>
      </w:r>
      <w:r w:rsidR="00711A1D">
        <w:rPr>
          <w:noProof/>
        </w:rPr>
        <w:t>2</w:t>
      </w:r>
      <w:r w:rsidR="00976D6B">
        <w:rPr>
          <w:noProof/>
        </w:rPr>
        <w:fldChar w:fldCharType="end"/>
      </w:r>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262" w:name="_Toc264904913"/>
      <w:r>
        <w:t xml:space="preserve">Parameters for </w:t>
      </w:r>
      <w:r w:rsidR="00D153DC">
        <w:rPr>
          <w:i/>
        </w:rPr>
        <w:t>B</w:t>
      </w:r>
      <w:r w:rsidR="00EA184D">
        <w:rPr>
          <w:i/>
        </w:rPr>
        <w:t>iphasic</w:t>
      </w:r>
      <w:r w:rsidR="00EA184D">
        <w:t xml:space="preserve"> </w:t>
      </w:r>
      <w:r w:rsidR="00D153DC">
        <w:t>A</w:t>
      </w:r>
      <w:r>
        <w:t>nalysis</w:t>
      </w:r>
      <w:bookmarkEnd w:id="1262"/>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263" w:name="_Toc264904914"/>
      <w:r>
        <w:t xml:space="preserve">Parameters for </w:t>
      </w:r>
      <w:r w:rsidR="00D153DC">
        <w:rPr>
          <w:i/>
        </w:rPr>
        <w:t>S</w:t>
      </w:r>
      <w:r w:rsidRPr="007D6F0D">
        <w:rPr>
          <w:i/>
        </w:rPr>
        <w:t>olute</w:t>
      </w:r>
      <w:r>
        <w:t xml:space="preserve"> </w:t>
      </w:r>
      <w:r w:rsidR="00D153DC">
        <w:t>A</w:t>
      </w:r>
      <w:r>
        <w:t>nalysis</w:t>
      </w:r>
      <w:bookmarkEnd w:id="1263"/>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264" w:name="_Toc264904915"/>
      <w:r>
        <w:t xml:space="preserve">Parameters for </w:t>
      </w:r>
      <w:r w:rsidR="00D153DC">
        <w:rPr>
          <w:i/>
        </w:rPr>
        <w:t>H</w:t>
      </w:r>
      <w:r w:rsidRPr="007D6F0D">
        <w:rPr>
          <w:i/>
        </w:rPr>
        <w:t>eat</w:t>
      </w:r>
      <w:r>
        <w:t xml:space="preserve"> </w:t>
      </w:r>
      <w:r w:rsidR="00D153DC">
        <w:t>A</w:t>
      </w:r>
      <w:r>
        <w:t>nalysis</w:t>
      </w:r>
      <w:bookmarkEnd w:id="1264"/>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265" w:name="_Toc264904916"/>
      <w:r>
        <w:lastRenderedPageBreak/>
        <w:t>Globals Section</w:t>
      </w:r>
      <w:bookmarkEnd w:id="1265"/>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266" w:name="_Toc264904917"/>
      <w:r>
        <w:t>Constants</w:t>
      </w:r>
      <w:bookmarkEnd w:id="1266"/>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21" o:title=""/>
          </v:shape>
          <o:OLEObject Type="Embed" ProgID="Equation.DSMT4" ShapeID="_x0000_i1029" DrawAspect="Content" ObjectID="_1338648630" r:id="rId22"/>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23" o:title=""/>
          </v:shape>
          <o:OLEObject Type="Embed" ProgID="Equation.DSMT4" ShapeID="_x0000_i1030" DrawAspect="Content" ObjectID="_1338648631" r:id="rId24"/>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25" o:title=""/>
          </v:shape>
          <o:OLEObject Type="Embed" ProgID="Equation.DSMT4" ShapeID="_x0000_i1031" DrawAspect="Content" ObjectID="_1338648632" r:id="rId26"/>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267" w:name="_Ref188932792"/>
      <w:bookmarkStart w:id="1268" w:name="_Toc264904918"/>
      <w:r>
        <w:t>Solutes</w:t>
      </w:r>
      <w:bookmarkEnd w:id="1267"/>
      <w:bookmarkEnd w:id="1268"/>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27" o:title=""/>
          </v:shape>
          <o:OLEObject Type="Embed" ProgID="Equation.DSMT4" ShapeID="_x0000_i1032" DrawAspect="Content" ObjectID="_1338648633" r:id="rId28"/>
        </w:object>
      </w:r>
      <w:r>
        <w:t xml:space="preserve">, molar mass </w:t>
      </w:r>
      <w:r w:rsidRPr="00AF2221">
        <w:rPr>
          <w:position w:val="-4"/>
        </w:rPr>
        <w:object w:dxaOrig="420" w:dyaOrig="300" w14:anchorId="106FF449">
          <v:shape id="_x0000_i1033" type="#_x0000_t75" style="width:21.35pt;height:14pt" o:ole="">
            <v:imagedata r:id="rId29" o:title=""/>
          </v:shape>
          <o:OLEObject Type="Embed" ProgID="Equation.DSMT4" ShapeID="_x0000_i1033" DrawAspect="Content" ObjectID="_1338648634" r:id="rId30"/>
        </w:object>
      </w:r>
      <w:r>
        <w:t xml:space="preserve">, and density </w:t>
      </w:r>
      <w:r w:rsidRPr="00AF2221">
        <w:rPr>
          <w:position w:val="-12"/>
        </w:rPr>
        <w:object w:dxaOrig="340" w:dyaOrig="380" w14:anchorId="31FB4B4B">
          <v:shape id="_x0000_i1034" type="#_x0000_t75" style="width:16.65pt;height:19.35pt" o:ole="">
            <v:imagedata r:id="rId31" o:title=""/>
          </v:shape>
          <o:OLEObject Type="Embed" ProgID="Equation.DSMT4" ShapeID="_x0000_i1034" DrawAspect="Content" ObjectID="_1338648635" r:id="rId32"/>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269" w:name="_Ref240797992"/>
      <w:bookmarkStart w:id="1270" w:name="_Toc264904919"/>
      <w:r>
        <w:t>Solid-Bound Molecules</w:t>
      </w:r>
      <w:bookmarkEnd w:id="1269"/>
      <w:bookmarkEnd w:id="127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271" w:name="_Ref174185715"/>
      <w:bookmarkStart w:id="1272" w:name="_Toc264904920"/>
      <w:r>
        <w:lastRenderedPageBreak/>
        <w:t>Material Section</w:t>
      </w:r>
      <w:bookmarkEnd w:id="1271"/>
      <w:bookmarkEnd w:id="127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273" w:name="_Ref178490824"/>
      <w:bookmarkStart w:id="1274" w:name="_Ref178491142"/>
      <w:bookmarkStart w:id="1275" w:name="_Toc264904921"/>
      <w:r>
        <w:lastRenderedPageBreak/>
        <w:t>Geometry Section</w:t>
      </w:r>
      <w:bookmarkEnd w:id="1273"/>
      <w:bookmarkEnd w:id="1274"/>
      <w:bookmarkEnd w:id="127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276" w:name="_Toc264904922"/>
      <w:r>
        <w:t>Nodes Section</w:t>
      </w:r>
      <w:bookmarkEnd w:id="127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277" w:name="_Ref376432008"/>
      <w:bookmarkStart w:id="1278" w:name="_Toc264904923"/>
      <w:r w:rsidRPr="00EF5020">
        <w:t>Elements</w:t>
      </w:r>
      <w:r>
        <w:t xml:space="preserve"> Section</w:t>
      </w:r>
      <w:bookmarkEnd w:id="1277"/>
      <w:bookmarkEnd w:id="127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279" w:name="_Toc350354842"/>
      <w:bookmarkStart w:id="1280" w:name="_Toc350439800"/>
      <w:bookmarkStart w:id="1281" w:name="_Toc352596206"/>
      <w:bookmarkStart w:id="1282" w:name="_Toc363724979"/>
      <w:bookmarkStart w:id="1283" w:name="_Toc264904924"/>
      <w:bookmarkEnd w:id="1279"/>
      <w:bookmarkEnd w:id="1280"/>
      <w:bookmarkEnd w:id="1281"/>
      <w:bookmarkEnd w:id="1282"/>
      <w:r>
        <w:t>Solid Elements</w:t>
      </w:r>
      <w:bookmarkEnd w:id="128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234587" w:rsidRDefault="002345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234587" w:rsidRDefault="002345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234587" w:rsidRDefault="002345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234587" w:rsidRDefault="002345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234587" w:rsidRDefault="002345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234587" w:rsidRDefault="002345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234587" w:rsidRDefault="002345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234587" w:rsidRDefault="002345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234587" w:rsidRDefault="002345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234587" w:rsidRDefault="002345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234587" w:rsidRDefault="002345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234587" w:rsidRDefault="002345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234587" w:rsidRDefault="002345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234587" w:rsidRDefault="002345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234587" w:rsidRDefault="002345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234587" w:rsidRDefault="002345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234587" w:rsidRDefault="002345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234587" w:rsidRDefault="002345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234587" w:rsidRDefault="002345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234587" w:rsidRDefault="002345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234587" w:rsidRDefault="002345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234587" w:rsidRDefault="00234587"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234587" w:rsidRDefault="00234587"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234587" w:rsidRDefault="00234587"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234587" w:rsidRDefault="00234587"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234587" w:rsidRDefault="00234587"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234587" w:rsidRDefault="00234587"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234587" w:rsidRDefault="00234587"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234587" w:rsidRDefault="00234587"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234587" w:rsidRDefault="00234587"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234587" w:rsidRDefault="00234587"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234587" w:rsidRDefault="00234587"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234587" w:rsidRDefault="00234587"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234587" w:rsidRDefault="00234587"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234587" w:rsidRDefault="00234587"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234587" w:rsidRDefault="00234587"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234587" w:rsidRDefault="00234587"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234587" w:rsidRDefault="00234587"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234587" w:rsidRDefault="00234587"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234587" w:rsidRDefault="00234587"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234587" w:rsidRDefault="00234587"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234587" w:rsidRDefault="00234587"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976D6B">
        <w:fldChar w:fldCharType="begin"/>
      </w:r>
      <w:r w:rsidR="00976D6B">
        <w:instrText xml:space="preserve"> STYLEREF 1 \s </w:instrText>
      </w:r>
      <w:r w:rsidR="00976D6B">
        <w:fldChar w:fldCharType="separate"/>
      </w:r>
      <w:r w:rsidR="00976D6B">
        <w:rPr>
          <w:noProof/>
        </w:rPr>
        <w:t>3</w:t>
      </w:r>
      <w:r w:rsidR="00976D6B">
        <w:rPr>
          <w:noProof/>
        </w:rPr>
        <w:fldChar w:fldCharType="end"/>
      </w:r>
      <w:r w:rsidRPr="00DF40FE">
        <w:noBreakHyphen/>
      </w:r>
      <w:r w:rsidR="00976D6B">
        <w:fldChar w:fldCharType="begin"/>
      </w:r>
      <w:r w:rsidR="00976D6B">
        <w:instrText xml:space="preserve"> SEQ Figure \* ARABIC \s 1 </w:instrText>
      </w:r>
      <w:r w:rsidR="00976D6B">
        <w:fldChar w:fldCharType="separate"/>
      </w:r>
      <w:r w:rsidR="00976D6B">
        <w:rPr>
          <w:noProof/>
        </w:rPr>
        <w:t>1</w:t>
      </w:r>
      <w:r w:rsidR="00976D6B">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284" w:name="_Toc264904925"/>
      <w:r>
        <w:t>Shell Elements</w:t>
      </w:r>
      <w:bookmarkEnd w:id="128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234587" w:rsidRDefault="002345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234587" w:rsidRDefault="002345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234587" w:rsidRDefault="002345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234587" w:rsidRDefault="002345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234587" w:rsidRDefault="002345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234587" w:rsidRDefault="002345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234587" w:rsidRDefault="002345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234587" w:rsidRDefault="00234587"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234587" w:rsidRDefault="00234587"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234587" w:rsidRDefault="00234587"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234587" w:rsidRDefault="00234587"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234587" w:rsidRDefault="00234587"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234587" w:rsidRDefault="00234587"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234587" w:rsidRDefault="002345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976D6B">
        <w:fldChar w:fldCharType="begin"/>
      </w:r>
      <w:r w:rsidR="00976D6B">
        <w:instrText xml:space="preserve"> STYLEREF 1 \s </w:instrText>
      </w:r>
      <w:r w:rsidR="00976D6B">
        <w:fldChar w:fldCharType="separate"/>
      </w:r>
      <w:r w:rsidR="00976D6B">
        <w:rPr>
          <w:noProof/>
        </w:rPr>
        <w:t>3</w:t>
      </w:r>
      <w:r w:rsidR="00976D6B">
        <w:rPr>
          <w:noProof/>
        </w:rPr>
        <w:fldChar w:fldCharType="end"/>
      </w:r>
      <w:r w:rsidRPr="006768E0">
        <w:noBreakHyphen/>
      </w:r>
      <w:r w:rsidR="00976D6B">
        <w:fldChar w:fldCharType="begin"/>
      </w:r>
      <w:r w:rsidR="00976D6B">
        <w:instrText xml:space="preserve"> SEQ Figure \* ARABIC \s 1 </w:instrText>
      </w:r>
      <w:r w:rsidR="00976D6B">
        <w:fldChar w:fldCharType="separate"/>
      </w:r>
      <w:r w:rsidR="00976D6B">
        <w:rPr>
          <w:noProof/>
        </w:rPr>
        <w:t>2</w:t>
      </w:r>
      <w:r w:rsidR="00976D6B">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285" w:name="_Ref376174920"/>
      <w:bookmarkStart w:id="1286" w:name="_Toc264904926"/>
      <w:r w:rsidRPr="007A75DE">
        <w:lastRenderedPageBreak/>
        <w:t>Surface Elements</w:t>
      </w:r>
      <w:bookmarkEnd w:id="1285"/>
      <w:bookmarkEnd w:id="1286"/>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287" w:name="_Ref230518438"/>
      <w:bookmarkStart w:id="1288" w:name="_Toc264904927"/>
      <w:r>
        <w:t>Element</w:t>
      </w:r>
      <w:r w:rsidR="00D153DC">
        <w:t xml:space="preserve"> </w:t>
      </w:r>
      <w:r>
        <w:t>Data Section</w:t>
      </w:r>
      <w:bookmarkEnd w:id="1287"/>
      <w:bookmarkEnd w:id="128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289" w:name="_Ref376175517"/>
      <w:bookmarkStart w:id="1290" w:name="_Toc264904928"/>
      <w:r>
        <w:t>Surface Section</w:t>
      </w:r>
      <w:bookmarkEnd w:id="1289"/>
      <w:bookmarkEnd w:id="1290"/>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291" w:author="Gerard" w:date="2014-06-20T17:32:00Z">
        <w:r w:rsidR="00976D6B">
          <w:t xml:space="preserve">3.7.2.3. </w:t>
        </w:r>
      </w:ins>
      <w:del w:id="1292"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293" w:name="_Ref378149880"/>
      <w:bookmarkStart w:id="1294" w:name="_Toc264904929"/>
      <w:r>
        <w:t>NodeSet Section</w:t>
      </w:r>
      <w:bookmarkEnd w:id="1293"/>
      <w:bookmarkEnd w:id="1294"/>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295" w:name="_Toc264904930"/>
      <w:r>
        <w:lastRenderedPageBreak/>
        <w:t>Initial Section</w:t>
      </w:r>
      <w:bookmarkEnd w:id="129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296" w:name="_Toc264904931"/>
      <w:r>
        <w:t>Initial Nodal Velocities</w:t>
      </w:r>
      <w:bookmarkEnd w:id="1296"/>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297" w:name="_Toc264904932"/>
      <w:r>
        <w:t>Initial Nodal Effective Fluid Pressure</w:t>
      </w:r>
      <w:bookmarkEnd w:id="1297"/>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298" w:name="_Toc264904933"/>
      <w:r>
        <w:t>Initial Nodal Effective Concentration</w:t>
      </w:r>
      <w:bookmarkEnd w:id="1298"/>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299" w:name="_Ref172095122"/>
      <w:bookmarkStart w:id="1300" w:name="_Toc264904934"/>
      <w:r>
        <w:lastRenderedPageBreak/>
        <w:t>Boundary Section</w:t>
      </w:r>
      <w:bookmarkEnd w:id="1299"/>
      <w:bookmarkEnd w:id="1300"/>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301" w:name="_Ref172095051"/>
      <w:bookmarkStart w:id="1302" w:name="_Toc264904935"/>
      <w:r>
        <w:t>Prescribed Nodal Degrees of Freedom</w:t>
      </w:r>
      <w:bookmarkEnd w:id="1301"/>
      <w:bookmarkEnd w:id="1302"/>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303" w:name="_Toc264904936"/>
      <w:r>
        <w:t>Fixed Nodal Degrees of Freedom</w:t>
      </w:r>
      <w:bookmarkEnd w:id="1303"/>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304" w:name="_Toc315942749"/>
      <w:bookmarkStart w:id="1305" w:name="_Toc315943013"/>
      <w:bookmarkStart w:id="1306" w:name="_Toc315943277"/>
      <w:bookmarkStart w:id="1307" w:name="_Toc315942751"/>
      <w:bookmarkStart w:id="1308" w:name="_Toc315943015"/>
      <w:bookmarkStart w:id="1309" w:name="_Toc315943279"/>
      <w:bookmarkStart w:id="1310" w:name="_Toc315942753"/>
      <w:bookmarkStart w:id="1311" w:name="_Toc315943017"/>
      <w:bookmarkStart w:id="1312" w:name="_Toc315943281"/>
      <w:bookmarkStart w:id="1313" w:name="_Toc315942755"/>
      <w:bookmarkStart w:id="1314" w:name="_Toc315943019"/>
      <w:bookmarkStart w:id="1315" w:name="_Toc315943283"/>
      <w:bookmarkStart w:id="1316" w:name="_Toc315942758"/>
      <w:bookmarkStart w:id="1317" w:name="_Toc315943022"/>
      <w:bookmarkStart w:id="1318" w:name="_Toc315943286"/>
      <w:bookmarkStart w:id="1319" w:name="_Toc315942763"/>
      <w:bookmarkStart w:id="1320" w:name="_Toc315943027"/>
      <w:bookmarkStart w:id="1321" w:name="_Toc315943291"/>
      <w:bookmarkStart w:id="1322" w:name="_Toc315942764"/>
      <w:bookmarkStart w:id="1323" w:name="_Toc315943028"/>
      <w:bookmarkStart w:id="1324" w:name="_Toc315943292"/>
      <w:bookmarkStart w:id="1325" w:name="_Toc315942765"/>
      <w:bookmarkStart w:id="1326" w:name="_Toc315943029"/>
      <w:bookmarkStart w:id="1327" w:name="_Toc315943293"/>
      <w:bookmarkStart w:id="1328" w:name="_Toc315942768"/>
      <w:bookmarkStart w:id="1329" w:name="_Toc315943032"/>
      <w:bookmarkStart w:id="1330" w:name="_Toc315943296"/>
      <w:bookmarkStart w:id="1331" w:name="_Toc315942770"/>
      <w:bookmarkStart w:id="1332" w:name="_Toc315943034"/>
      <w:bookmarkStart w:id="1333" w:name="_Toc315943298"/>
      <w:bookmarkStart w:id="1334" w:name="_Toc315942775"/>
      <w:bookmarkStart w:id="1335" w:name="_Toc315943039"/>
      <w:bookmarkStart w:id="1336" w:name="_Toc315943303"/>
      <w:bookmarkStart w:id="1337" w:name="_Toc315942777"/>
      <w:bookmarkStart w:id="1338" w:name="_Toc315943041"/>
      <w:bookmarkStart w:id="1339" w:name="_Toc315943305"/>
      <w:bookmarkStart w:id="1340" w:name="_Toc315942782"/>
      <w:bookmarkStart w:id="1341" w:name="_Toc315943046"/>
      <w:bookmarkStart w:id="1342" w:name="_Toc315943310"/>
      <w:bookmarkStart w:id="1343" w:name="_Toc315942784"/>
      <w:bookmarkStart w:id="1344" w:name="_Toc315943048"/>
      <w:bookmarkStart w:id="1345" w:name="_Toc315943312"/>
      <w:bookmarkStart w:id="1346" w:name="_Toc315942786"/>
      <w:bookmarkStart w:id="1347" w:name="_Toc315943050"/>
      <w:bookmarkStart w:id="1348" w:name="_Toc315943314"/>
      <w:bookmarkStart w:id="1349" w:name="_Toc315942806"/>
      <w:bookmarkStart w:id="1350" w:name="_Toc315943070"/>
      <w:bookmarkStart w:id="1351" w:name="_Toc315943334"/>
      <w:bookmarkStart w:id="1352" w:name="_Toc315942809"/>
      <w:bookmarkStart w:id="1353" w:name="_Toc315943073"/>
      <w:bookmarkStart w:id="1354" w:name="_Toc315943337"/>
      <w:bookmarkStart w:id="1355" w:name="_Toc315942810"/>
      <w:bookmarkStart w:id="1356" w:name="_Toc315943074"/>
      <w:bookmarkStart w:id="1357" w:name="_Toc315943338"/>
      <w:bookmarkStart w:id="1358" w:name="_Toc315942811"/>
      <w:bookmarkStart w:id="1359" w:name="_Toc315943075"/>
      <w:bookmarkStart w:id="1360" w:name="_Toc315943339"/>
      <w:bookmarkStart w:id="1361" w:name="_Toc315942816"/>
      <w:bookmarkStart w:id="1362" w:name="_Toc315943080"/>
      <w:bookmarkStart w:id="1363" w:name="_Toc315943344"/>
      <w:bookmarkStart w:id="1364" w:name="_Toc315942818"/>
      <w:bookmarkStart w:id="1365" w:name="_Toc315943082"/>
      <w:bookmarkStart w:id="1366" w:name="_Toc315943346"/>
      <w:bookmarkStart w:id="1367" w:name="_Toc315942820"/>
      <w:bookmarkStart w:id="1368" w:name="_Toc315943084"/>
      <w:bookmarkStart w:id="1369" w:name="_Toc315943348"/>
      <w:bookmarkStart w:id="1370" w:name="_Toc315942822"/>
      <w:bookmarkStart w:id="1371" w:name="_Toc315943086"/>
      <w:bookmarkStart w:id="1372" w:name="_Toc315943350"/>
      <w:bookmarkStart w:id="1373" w:name="_Toc315942824"/>
      <w:bookmarkStart w:id="1374" w:name="_Toc315943088"/>
      <w:bookmarkStart w:id="1375" w:name="_Toc315943352"/>
      <w:bookmarkStart w:id="1376" w:name="_Toc315942829"/>
      <w:bookmarkStart w:id="1377" w:name="_Toc315943093"/>
      <w:bookmarkStart w:id="1378" w:name="_Toc315943357"/>
      <w:bookmarkStart w:id="1379" w:name="_Toc315942831"/>
      <w:bookmarkStart w:id="1380" w:name="_Toc315943095"/>
      <w:bookmarkStart w:id="1381" w:name="_Toc315943359"/>
      <w:bookmarkStart w:id="1382" w:name="_Toc315942833"/>
      <w:bookmarkStart w:id="1383" w:name="_Toc315943097"/>
      <w:bookmarkStart w:id="1384" w:name="_Toc315943361"/>
      <w:bookmarkStart w:id="1385" w:name="_Toc315942834"/>
      <w:bookmarkStart w:id="1386" w:name="_Toc315943098"/>
      <w:bookmarkStart w:id="1387" w:name="_Toc315943362"/>
      <w:bookmarkStart w:id="1388" w:name="_Toc315942839"/>
      <w:bookmarkStart w:id="1389" w:name="_Toc315943103"/>
      <w:bookmarkStart w:id="1390" w:name="_Toc315943367"/>
      <w:bookmarkStart w:id="1391" w:name="_Toc315942840"/>
      <w:bookmarkStart w:id="1392" w:name="_Toc315943104"/>
      <w:bookmarkStart w:id="1393" w:name="_Toc315943368"/>
      <w:bookmarkStart w:id="1394" w:name="_Toc315942841"/>
      <w:bookmarkStart w:id="1395" w:name="_Toc315943105"/>
      <w:bookmarkStart w:id="1396" w:name="_Toc315943369"/>
      <w:bookmarkStart w:id="1397" w:name="_Toc315942843"/>
      <w:bookmarkStart w:id="1398" w:name="_Toc315943107"/>
      <w:bookmarkStart w:id="1399" w:name="_Toc315943371"/>
      <w:bookmarkStart w:id="1400" w:name="_Toc315942845"/>
      <w:bookmarkStart w:id="1401" w:name="_Toc315943109"/>
      <w:bookmarkStart w:id="1402" w:name="_Toc31594337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r>
        <w:br w:type="page"/>
      </w:r>
    </w:p>
    <w:p w14:paraId="4FC9CF1B" w14:textId="38A0E96E" w:rsidR="006A0BC1" w:rsidRDefault="0098023B" w:rsidP="0098023B">
      <w:pPr>
        <w:pStyle w:val="Heading2"/>
      </w:pPr>
      <w:bookmarkStart w:id="1403" w:name="_Toc264904937"/>
      <w:r>
        <w:lastRenderedPageBreak/>
        <w:t>Loads Section</w:t>
      </w:r>
      <w:bookmarkEnd w:id="1403"/>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404" w:name="_Toc264904938"/>
      <w:r>
        <w:t>Nodal Loads</w:t>
      </w:r>
      <w:bookmarkEnd w:id="1404"/>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405" w:name="_Toc264904939"/>
      <w:r>
        <w:t>Surface Loads</w:t>
      </w:r>
      <w:bookmarkEnd w:id="1405"/>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406" w:author="Gerard" w:date="2014-06-20T17:32:00Z">
        <w:r w:rsidR="00976D6B">
          <w:t>3.7.4</w:t>
        </w:r>
      </w:ins>
      <w:del w:id="1407"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408" w:name="_Toc264904940"/>
      <w:r>
        <w:t xml:space="preserve">Pressure </w:t>
      </w:r>
      <w:r w:rsidR="004B0FC6">
        <w:t>Load</w:t>
      </w:r>
      <w:bookmarkEnd w:id="1408"/>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409" w:name="_Toc264904941"/>
      <w:r>
        <w:t>Traction Load</w:t>
      </w:r>
      <w:bookmarkEnd w:id="1409"/>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410" w:name="_Ref194576511"/>
      <w:bookmarkStart w:id="1411" w:name="_Ref194576545"/>
      <w:bookmarkStart w:id="1412" w:name="_Toc264904942"/>
      <w:r>
        <w:t>Mixture Normal Traction</w:t>
      </w:r>
      <w:bookmarkEnd w:id="1410"/>
      <w:bookmarkEnd w:id="1411"/>
      <w:bookmarkEnd w:id="1412"/>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r w:rsidR="00976D6B">
        <w:fldChar w:fldCharType="begin"/>
      </w:r>
      <w:r w:rsidR="00976D6B">
        <w:instrText xml:space="preserve"> HYPERLINK "http://mrl.sci.</w:instrText>
      </w:r>
      <w:r w:rsidR="00976D6B">
        <w:instrText xml:space="preserve">utah.edu/software/febio" </w:instrText>
      </w:r>
      <w:ins w:id="1413" w:author="Gerard" w:date="2014-06-20T17:32:00Z"/>
      <w:r w:rsidR="00976D6B">
        <w:fldChar w:fldCharType="separate"/>
      </w:r>
      <w:r w:rsidRPr="00205BE9">
        <w:rPr>
          <w:rStyle w:val="Hyperlink"/>
          <w:i/>
        </w:rPr>
        <w:t>FEBio Theory Manual</w:t>
      </w:r>
      <w:r w:rsidR="00976D6B">
        <w:rPr>
          <w:rStyle w:val="Hyperlink"/>
          <w:i/>
        </w:rPr>
        <w:fldChar w:fldCharType="end"/>
      </w:r>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33" o:title=""/>
          </v:shape>
          <o:OLEObject Type="Embed" ProgID="Equation.DSMT4" ShapeID="_x0000_i1035" DrawAspect="Content" ObjectID="_1338648636" r:id="rId34"/>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35" o:title=""/>
          </v:shape>
          <o:OLEObject Type="Embed" ProgID="Equation.DSMT4" ShapeID="_x0000_i1036" DrawAspect="Content" ObjectID="_1338648637" r:id="rId36"/>
        </w:object>
      </w:r>
      <w:r w:rsidRPr="00C64641">
        <w:t xml:space="preserve">; thus </w:t>
      </w:r>
      <w:r w:rsidR="00AF2221" w:rsidRPr="00AF2221">
        <w:rPr>
          <w:position w:val="-6"/>
        </w:rPr>
        <w:object w:dxaOrig="800" w:dyaOrig="260" w14:anchorId="499B6833">
          <v:shape id="_x0000_i1037" type="#_x0000_t75" style="width:40pt;height:13.35pt" o:ole="">
            <v:imagedata r:id="rId37" o:title=""/>
          </v:shape>
          <o:OLEObject Type="Embed" ProgID="Equation.DSMT4" ShapeID="_x0000_i1037" DrawAspect="Content" ObjectID="_1338648638" r:id="rId38"/>
        </w:object>
      </w:r>
      <w:r w:rsidRPr="00C64641">
        <w:t xml:space="preserve">, where </w:t>
      </w:r>
      <w:r w:rsidR="00AF2221" w:rsidRPr="00AF2221">
        <w:rPr>
          <w:position w:val="-4"/>
        </w:rPr>
        <w:object w:dxaOrig="200" w:dyaOrig="200" w14:anchorId="3915C5C7">
          <v:shape id="_x0000_i1038" type="#_x0000_t75" style="width:10pt;height:10pt" o:ole="">
            <v:imagedata r:id="rId39" o:title=""/>
          </v:shape>
          <o:OLEObject Type="Embed" ProgID="Equation.DSMT4" ShapeID="_x0000_i1038" DrawAspect="Content" ObjectID="_1338648639" r:id="rId40"/>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41" o:title=""/>
          </v:shape>
          <o:OLEObject Type="Embed" ProgID="Equation.DSMT4" ShapeID="_x0000_i1039" DrawAspect="Content" ObjectID="_1338648640" r:id="rId42"/>
        </w:object>
      </w:r>
      <w:r w:rsidRPr="00C64641">
        <w:t xml:space="preserve">, where </w:t>
      </w:r>
      <w:r w:rsidR="00AF2221" w:rsidRPr="00AF2221">
        <w:rPr>
          <w:position w:val="-10"/>
        </w:rPr>
        <w:object w:dxaOrig="240" w:dyaOrig="260" w14:anchorId="07F75263">
          <v:shape id="_x0000_i1040" type="#_x0000_t75" style="width:12pt;height:13.35pt" o:ole="">
            <v:imagedata r:id="rId43" o:title=""/>
          </v:shape>
          <o:OLEObject Type="Embed" ProgID="Equation.DSMT4" ShapeID="_x0000_i1040" DrawAspect="Content" ObjectID="_1338648641" r:id="rId44"/>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45" o:title=""/>
          </v:shape>
          <o:OLEObject Type="Embed" ProgID="Equation.DSMT4" ShapeID="_x0000_i1041" DrawAspect="Content" ObjectID="_1338648642" r:id="rId46"/>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47" o:title=""/>
          </v:shape>
          <o:OLEObject Type="Embed" ProgID="Equation.DSMT4" ShapeID="_x0000_i1042" DrawAspect="Content" ObjectID="_1338648643" r:id="rId48"/>
        </w:object>
      </w:r>
      <w:r w:rsidRPr="00C64641">
        <w:t xml:space="preserve">, where </w:t>
      </w:r>
      <w:r w:rsidR="00AF2221" w:rsidRPr="00AF2221">
        <w:rPr>
          <w:position w:val="-6"/>
        </w:rPr>
        <w:object w:dxaOrig="980" w:dyaOrig="320" w14:anchorId="4874D414">
          <v:shape id="_x0000_i1043" type="#_x0000_t75" style="width:49.35pt;height:16.65pt" o:ole="">
            <v:imagedata r:id="rId49" o:title=""/>
          </v:shape>
          <o:OLEObject Type="Embed" ProgID="Equation.DSMT4" ShapeID="_x0000_i1043" DrawAspect="Content" ObjectID="_1338648644" r:id="rId50"/>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51" o:title=""/>
          </v:shape>
          <o:OLEObject Type="Embed" ProgID="Equation.DSMT4" ShapeID="_x0000_i1044" DrawAspect="Content" ObjectID="_1338648645" r:id="rId52"/>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53" o:title=""/>
          </v:shape>
          <o:OLEObject Type="Embed" ProgID="Equation.DSMT4" ShapeID="_x0000_i1045" DrawAspect="Content" ObjectID="_1338648646" r:id="rId54"/>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55" o:title=""/>
          </v:shape>
          <o:OLEObject Type="Embed" ProgID="Equation.DSMT4" ShapeID="_x0000_i1046" DrawAspect="Content" ObjectID="_1338648647" r:id="rId56"/>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57" o:title=""/>
          </v:shape>
          <o:OLEObject Type="Embed" ProgID="Equation.DSMT4" ShapeID="_x0000_i1047" DrawAspect="Content" ObjectID="_1338648648" r:id="rId58"/>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59" o:title=""/>
          </v:shape>
          <o:OLEObject Type="Embed" ProgID="Equation.DSMT4" ShapeID="_x0000_i1048" DrawAspect="Content" ObjectID="_1338648649" r:id="rId60"/>
        </w:object>
      </w:r>
      <w:r w:rsidRPr="00C64641">
        <w:t xml:space="preserve"> and </w:t>
      </w:r>
      <w:r w:rsidR="00AF2221" w:rsidRPr="00AF2221">
        <w:rPr>
          <w:position w:val="-12"/>
        </w:rPr>
        <w:object w:dxaOrig="840" w:dyaOrig="360" w14:anchorId="7B048D93">
          <v:shape id="_x0000_i1049" type="#_x0000_t75" style="width:42pt;height:18pt" o:ole="">
            <v:imagedata r:id="rId61" o:title=""/>
          </v:shape>
          <o:OLEObject Type="Embed" ProgID="Equation.DSMT4" ShapeID="_x0000_i1049" DrawAspect="Content" ObjectID="_1338648650" r:id="rId62"/>
        </w:object>
      </w:r>
      <w:r w:rsidRPr="00C64641">
        <w:t xml:space="preserve"> (or </w:t>
      </w:r>
      <w:r w:rsidR="00AF2221" w:rsidRPr="00AF2221">
        <w:rPr>
          <w:position w:val="-12"/>
        </w:rPr>
        <w:object w:dxaOrig="600" w:dyaOrig="380" w14:anchorId="03F9E89C">
          <v:shape id="_x0000_i1050" type="#_x0000_t75" style="width:30pt;height:19.35pt" o:ole="">
            <v:imagedata r:id="rId63" o:title=""/>
          </v:shape>
          <o:OLEObject Type="Embed" ProgID="Equation.DSMT4" ShapeID="_x0000_i1050" DrawAspect="Content" ObjectID="_1338648651" r:id="rId64"/>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414" w:name="_Toc264904943"/>
      <w:r w:rsidRPr="00C64641">
        <w:t>Fluid Flux</w:t>
      </w:r>
      <w:bookmarkEnd w:id="1414"/>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65" o:title=""/>
          </v:shape>
          <o:OLEObject Type="Embed" ProgID="Equation.DSMT4" ShapeID="_x0000_i1051" DrawAspect="Content" ObjectID="_1338648652" r:id="rId66"/>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67" o:title=""/>
          </v:shape>
          <o:OLEObject Type="Embed" ProgID="Equation.DSMT4" ShapeID="_x0000_i1052" DrawAspect="Content" ObjectID="_1338648653" r:id="rId68"/>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69" o:title=""/>
          </v:shape>
          <o:OLEObject Type="Embed" ProgID="Equation.DSMT4" ShapeID="_x0000_i1053" DrawAspect="Content" ObjectID="_1338648654" r:id="rId70"/>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71" o:title=""/>
          </v:shape>
          <o:OLEObject Type="Embed" ProgID="Equation.DSMT4" ShapeID="_x0000_i1054" DrawAspect="Content" ObjectID="_1338648655" r:id="rId72"/>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73" o:title=""/>
          </v:shape>
          <o:OLEObject Type="Embed" ProgID="Equation.DSMT4" ShapeID="_x0000_i1055" DrawAspect="Content" ObjectID="_1338648656" r:id="rId74"/>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75" o:title=""/>
          </v:shape>
          <o:OLEObject Type="Embed" ProgID="Equation.DSMT4" ShapeID="_x0000_i1056" DrawAspect="Content" ObjectID="_1338648657" r:id="rId76"/>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77" o:title=""/>
          </v:shape>
          <o:OLEObject Type="Embed" ProgID="Equation.DSMT4" ShapeID="_x0000_i1057" DrawAspect="Content" ObjectID="_1338648658" r:id="rId78"/>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79" o:title=""/>
          </v:shape>
          <o:OLEObject Type="Embed" ProgID="Equation.DSMT4" ShapeID="_x0000_i1058" DrawAspect="Content" ObjectID="_1338648659" r:id="rId80"/>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81" o:title=""/>
          </v:shape>
          <o:OLEObject Type="Embed" ProgID="Equation.DSMT4" ShapeID="_x0000_i1059" DrawAspect="Content" ObjectID="_1338648660" r:id="rId82"/>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415" w:name="_Toc264904944"/>
      <w:r w:rsidRPr="00C64641">
        <w:lastRenderedPageBreak/>
        <w:t>Solute Flux</w:t>
      </w:r>
      <w:bookmarkEnd w:id="1415"/>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83" o:title=""/>
          </v:shape>
          <o:OLEObject Type="Embed" ProgID="Equation.DSMT4" ShapeID="_x0000_i1060" DrawAspect="Content" ObjectID="_1338648661" r:id="rId84"/>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85" o:title=""/>
          </v:shape>
          <o:OLEObject Type="Embed" ProgID="Equation.DSMT4" ShapeID="_x0000_i1061" DrawAspect="Content" ObjectID="_1338648662" r:id="rId86"/>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87" o:title=""/>
          </v:shape>
          <o:OLEObject Type="Embed" ProgID="Equation.DSMT4" ShapeID="_x0000_i1062" DrawAspect="Content" ObjectID="_1338648663" r:id="rId88"/>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89" o:title=""/>
          </v:shape>
          <o:OLEObject Type="Embed" ProgID="Equation.DSMT4" ShapeID="_x0000_i1063" DrawAspect="Content" ObjectID="_1338648664" r:id="rId90"/>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416" w:name="_Toc264904945"/>
      <w:r>
        <w:t>Heat Flux</w:t>
      </w:r>
      <w:bookmarkEnd w:id="141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417" w:name="_Toc264904946"/>
      <w:r>
        <w:t>Convective Heat Flux</w:t>
      </w:r>
      <w:bookmarkEnd w:id="141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418" w:name="_Toc264904947"/>
      <w:r>
        <w:t xml:space="preserve">Body </w:t>
      </w:r>
      <w:r w:rsidR="002528E9">
        <w:t>Loads</w:t>
      </w:r>
      <w:bookmarkEnd w:id="141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419" w:name="_Toc264904948"/>
      <w:r>
        <w:t>Constant Body Force</w:t>
      </w:r>
      <w:bookmarkEnd w:id="141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420" w:name="_Toc264904949"/>
      <w:r>
        <w:t>Non-Constant Body Force</w:t>
      </w:r>
      <w:bookmarkEnd w:id="142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421" w:name="_Toc337555754"/>
      <w:bookmarkStart w:id="1422" w:name="_Toc350246989"/>
      <w:bookmarkStart w:id="1423" w:name="_Toc350354875"/>
      <w:bookmarkStart w:id="1424" w:name="_Toc350439833"/>
      <w:bookmarkStart w:id="1425" w:name="_Toc352596239"/>
      <w:bookmarkStart w:id="1426" w:name="_Toc363725012"/>
      <w:bookmarkStart w:id="1427" w:name="_Toc337555755"/>
      <w:bookmarkStart w:id="1428" w:name="_Toc350246990"/>
      <w:bookmarkStart w:id="1429" w:name="_Toc350354876"/>
      <w:bookmarkStart w:id="1430" w:name="_Toc350439834"/>
      <w:bookmarkStart w:id="1431" w:name="_Toc352596240"/>
      <w:bookmarkStart w:id="1432" w:name="_Toc363725013"/>
      <w:bookmarkStart w:id="1433" w:name="_Toc264904950"/>
      <w:bookmarkEnd w:id="1421"/>
      <w:bookmarkEnd w:id="1422"/>
      <w:bookmarkEnd w:id="1423"/>
      <w:bookmarkEnd w:id="1424"/>
      <w:bookmarkEnd w:id="1425"/>
      <w:bookmarkEnd w:id="1426"/>
      <w:bookmarkEnd w:id="1427"/>
      <w:bookmarkEnd w:id="1428"/>
      <w:bookmarkEnd w:id="1429"/>
      <w:bookmarkEnd w:id="1430"/>
      <w:bookmarkEnd w:id="1431"/>
      <w:bookmarkEnd w:id="1432"/>
      <w:r>
        <w:t>Centrifugal Force</w:t>
      </w:r>
      <w:bookmarkEnd w:id="143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91" o:title=""/>
          </v:shape>
          <o:OLEObject Type="Embed" ProgID="Equation.DSMT4" ShapeID="_x0000_i1064" DrawAspect="Content" ObjectID="_1338648665" r:id="rId92"/>
        </w:object>
      </w:r>
      <w:r>
        <w:t xml:space="preserve"> about a rotation axis directed along </w:t>
      </w:r>
      <w:r w:rsidR="00AF2221" w:rsidRPr="00AF2221">
        <w:rPr>
          <w:position w:val="-4"/>
        </w:rPr>
        <w:object w:dxaOrig="200" w:dyaOrig="200" w14:anchorId="5FC73536">
          <v:shape id="_x0000_i1065" type="#_x0000_t75" style="width:10pt;height:10pt" o:ole="">
            <v:imagedata r:id="rId93" o:title=""/>
          </v:shape>
          <o:OLEObject Type="Embed" ProgID="Equation.DSMT4" ShapeID="_x0000_i1065" DrawAspect="Content" ObjectID="_1338648666" r:id="rId94"/>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95" o:title=""/>
          </v:shape>
          <o:OLEObject Type="Embed" ProgID="Equation.DSMT4" ShapeID="_x0000_i1066" DrawAspect="Content" ObjectID="_1338648667" r:id="rId96"/>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434" w:name="_Toc264904951"/>
      <w:r>
        <w:t>Heat source</w:t>
      </w:r>
      <w:bookmarkEnd w:id="143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435" w:name="_Toc264904952"/>
      <w:r w:rsidR="00602A42">
        <w:lastRenderedPageBreak/>
        <w:t xml:space="preserve">Contact </w:t>
      </w:r>
      <w:r w:rsidR="008826A0">
        <w:t>Section</w:t>
      </w:r>
      <w:bookmarkEnd w:id="143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436" w:name="_Toc264904953"/>
      <w:r>
        <w:t>Sliding Interfaces</w:t>
      </w:r>
      <w:bookmarkEnd w:id="143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r w:rsidR="00976D6B">
        <w:fldChar w:fldCharType="begin"/>
      </w:r>
      <w:r w:rsidR="00976D6B">
        <w:instrText xml:space="preserve"> HYPERLINK \l "_ENREF_3" \o "Laursen, 1995 #3" </w:instrText>
      </w:r>
      <w:ins w:id="1437" w:author="Gerard" w:date="2014-06-20T17:32:00Z"/>
      <w:r w:rsidR="00976D6B">
        <w:fldChar w:fldCharType="separate"/>
      </w:r>
      <w:r w:rsidR="00711A1D">
        <w:rPr>
          <w:noProof/>
        </w:rPr>
        <w:t>3</w:t>
      </w:r>
      <w:r w:rsidR="00976D6B">
        <w:rPr>
          <w:noProof/>
        </w:rPr>
        <w:fldChar w:fldCharType="end"/>
      </w:r>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r w:rsidR="00976D6B">
        <w:fldChar w:fldCharType="begin"/>
      </w:r>
      <w:r w:rsidR="00976D6B">
        <w:instrText xml:space="preserve"> HYPERLINK \l "_ENREF_4" \o "Ateshian, 2009 #39" </w:instrText>
      </w:r>
      <w:ins w:id="1438" w:author="Gerard" w:date="2014-06-20T17:32:00Z"/>
      <w:r w:rsidR="00976D6B">
        <w:fldChar w:fldCharType="separate"/>
      </w:r>
      <w:r w:rsidR="00711A1D">
        <w:rPr>
          <w:noProof/>
        </w:rPr>
        <w:t>4</w:t>
      </w:r>
      <w:r w:rsidR="00976D6B">
        <w:rPr>
          <w:noProof/>
        </w:rPr>
        <w:fldChar w:fldCharType="end"/>
      </w:r>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439" w:author="Gerard" w:date="2014-06-20T17:32:00Z">
        <w:r w:rsidR="00976D6B">
          <w:t xml:space="preserve">3.7.2.3. </w:t>
        </w:r>
      </w:ins>
      <w:del w:id="1440"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441" w:author="Gerard" w:date="2014-06-20T17:32:00Z">
        <w:r w:rsidR="00976D6B">
          <w:t>3.7.4</w:t>
        </w:r>
      </w:ins>
      <w:del w:id="1442"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97" o:title=""/>
          </v:shape>
          <o:OLEObject Type="Embed" ProgID="Equation.DSMT4" ShapeID="_x0000_i1067" DrawAspect="Content" ObjectID="_1338648668" r:id="rId98"/>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99" o:title=""/>
          </v:shape>
          <o:OLEObject Type="Embed" ProgID="Equation.DSMT4" ShapeID="_x0000_i1068" DrawAspect="Content" ObjectID="_1338648669" r:id="rId100"/>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01" o:title=""/>
          </v:shape>
          <o:OLEObject Type="Embed" ProgID="Equation.DSMT4" ShapeID="_x0000_i1069" DrawAspect="Content" ObjectID="_1338648670" r:id="rId102"/>
        </w:object>
      </w:r>
      <w:r>
        <w:t xml:space="preserve">, </w:t>
      </w:r>
      <w:r w:rsidRPr="00AF2221">
        <w:rPr>
          <w:position w:val="-4"/>
        </w:rPr>
        <w:object w:dxaOrig="420" w:dyaOrig="200" w14:anchorId="6960DD08">
          <v:shape id="_x0000_i1070" type="#_x0000_t75" style="width:21.35pt;height:10pt" o:ole="">
            <v:imagedata r:id="rId103" o:title=""/>
          </v:shape>
          <o:OLEObject Type="Embed" ProgID="Equation.DSMT4" ShapeID="_x0000_i1070" DrawAspect="Content" ObjectID="_1338648671" r:id="rId104"/>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443" w:name="_Toc264904954"/>
      <w:r>
        <w:t>Biphasic Contact</w:t>
      </w:r>
      <w:bookmarkEnd w:id="1443"/>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05" o:title=""/>
          </v:shape>
          <o:OLEObject Type="Embed" ProgID="Equation.DSMT4" ShapeID="_x0000_i1071" DrawAspect="Content" ObjectID="_1338648672" r:id="rId106"/>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444" w:name="_Toc264904955"/>
      <w:r>
        <w:t xml:space="preserve">Biphasic-Solute </w:t>
      </w:r>
      <w:r w:rsidR="00147151">
        <w:t xml:space="preserve">and Multiphasic </w:t>
      </w:r>
      <w:r>
        <w:t>Contact</w:t>
      </w:r>
      <w:bookmarkEnd w:id="1444"/>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07" o:title=""/>
          </v:shape>
          <o:OLEObject Type="Embed" ProgID="Equation.DSMT4" ShapeID="_x0000_i1072" DrawAspect="Content" ObjectID="_1338648673" r:id="rId108"/>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09" o:title=""/>
          </v:shape>
          <o:OLEObject Type="Embed" ProgID="Equation.DSMT4" ShapeID="_x0000_i1073" DrawAspect="Content" ObjectID="_1338648674" r:id="rId110"/>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11" o:title=""/>
          </v:shape>
          <o:OLEObject Type="Embed" ProgID="Equation.DSMT4" ShapeID="_x0000_i1074" DrawAspect="Content" ObjectID="_1338648675" r:id="rId112"/>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445" w:name="_Toc264904956"/>
      <w:r w:rsidRPr="00793EA8">
        <w:t>Rigid Wall Interfaces</w:t>
      </w:r>
      <w:bookmarkEnd w:id="1445"/>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13" o:title=""/>
          </v:shape>
          <o:OLEObject Type="Embed" ProgID="Equation.DSMT4" ShapeID="_x0000_i1075" DrawAspect="Content" ObjectID="_1338648676" r:id="rId114"/>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15" o:title=""/>
          </v:shape>
          <o:OLEObject Type="Embed" ProgID="Equation.DSMT4" ShapeID="_x0000_i1076" DrawAspect="Content" ObjectID="_1338648677" r:id="rId116"/>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446" w:name="_Toc264904957"/>
      <w:r>
        <w:t>Tied Interfaces</w:t>
      </w:r>
      <w:bookmarkEnd w:id="1446"/>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447" w:name="_Toc264904958"/>
      <w:r>
        <w:t>Tied Biphasic Interfaces</w:t>
      </w:r>
      <w:bookmarkEnd w:id="1447"/>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448" w:name="_Toc264904959"/>
      <w:r>
        <w:t>Rigid Interfaces</w:t>
      </w:r>
      <w:bookmarkEnd w:id="1448"/>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449" w:name="_Toc264904960"/>
      <w:r>
        <w:t>Rigid Joints</w:t>
      </w:r>
      <w:bookmarkEnd w:id="144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450" w:name="_Toc264904961"/>
      <w:r>
        <w:lastRenderedPageBreak/>
        <w:t>Constraints Section</w:t>
      </w:r>
      <w:bookmarkEnd w:id="145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451" w:name="_Ref275247132"/>
      <w:bookmarkStart w:id="1452" w:name="_Toc264904962"/>
      <w:r>
        <w:t>Rigid Body Constraints</w:t>
      </w:r>
      <w:bookmarkEnd w:id="1451"/>
      <w:bookmarkEnd w:id="145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53" w:name="_Toc264904963"/>
      <w:r>
        <w:lastRenderedPageBreak/>
        <w:t>Discrete Section</w:t>
      </w:r>
      <w:bookmarkEnd w:id="145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54" w:name="_Toc264904964"/>
      <w:r>
        <w:t>Springs</w:t>
      </w:r>
      <w:bookmarkEnd w:id="145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55" w:name="_Toc370461174"/>
      <w:bookmarkStart w:id="1456" w:name="_Toc200951584"/>
      <w:bookmarkStart w:id="1457" w:name="_Ref200951687"/>
      <w:bookmarkEnd w:id="1455"/>
      <w:r>
        <w:br w:type="page"/>
      </w:r>
    </w:p>
    <w:p w14:paraId="209C028A" w14:textId="77777777" w:rsidR="006A0BC1" w:rsidRDefault="006A0BC1" w:rsidP="006A0BC1">
      <w:pPr>
        <w:pStyle w:val="Heading2"/>
      </w:pPr>
      <w:bookmarkStart w:id="1458" w:name="_Toc377546984"/>
      <w:bookmarkStart w:id="1459" w:name="_Toc377547230"/>
      <w:bookmarkStart w:id="1460" w:name="_Toc388270517"/>
      <w:bookmarkStart w:id="1461" w:name="_Toc377546985"/>
      <w:bookmarkStart w:id="1462" w:name="_Toc377547231"/>
      <w:bookmarkStart w:id="1463" w:name="_Toc388270518"/>
      <w:bookmarkStart w:id="1464" w:name="_Toc377546986"/>
      <w:bookmarkStart w:id="1465" w:name="_Toc377547232"/>
      <w:bookmarkStart w:id="1466" w:name="_Toc388270519"/>
      <w:bookmarkStart w:id="1467" w:name="_Toc377546987"/>
      <w:bookmarkStart w:id="1468" w:name="_Toc377547233"/>
      <w:bookmarkStart w:id="1469" w:name="_Toc388270520"/>
      <w:bookmarkStart w:id="1470" w:name="_Toc377546988"/>
      <w:bookmarkStart w:id="1471" w:name="_Toc377547234"/>
      <w:bookmarkStart w:id="1472" w:name="_Toc388270521"/>
      <w:bookmarkStart w:id="1473" w:name="_Toc377546989"/>
      <w:bookmarkStart w:id="1474" w:name="_Toc377547235"/>
      <w:bookmarkStart w:id="1475" w:name="_Toc388270522"/>
      <w:bookmarkStart w:id="1476" w:name="_Toc377546990"/>
      <w:bookmarkStart w:id="1477" w:name="_Toc377547236"/>
      <w:bookmarkStart w:id="1478" w:name="_Toc388270523"/>
      <w:bookmarkStart w:id="1479" w:name="_Toc377546991"/>
      <w:bookmarkStart w:id="1480" w:name="_Toc377547237"/>
      <w:bookmarkStart w:id="1481" w:name="_Toc388270524"/>
      <w:bookmarkStart w:id="1482" w:name="_Toc377546992"/>
      <w:bookmarkStart w:id="1483" w:name="_Toc377547238"/>
      <w:bookmarkStart w:id="1484" w:name="_Toc388270525"/>
      <w:bookmarkStart w:id="1485" w:name="_Toc377546993"/>
      <w:bookmarkStart w:id="1486" w:name="_Toc377547239"/>
      <w:bookmarkStart w:id="1487" w:name="_Toc388270526"/>
      <w:bookmarkStart w:id="1488" w:name="_Toc377546994"/>
      <w:bookmarkStart w:id="1489" w:name="_Toc377547240"/>
      <w:bookmarkStart w:id="1490" w:name="_Toc388270527"/>
      <w:bookmarkStart w:id="1491" w:name="_Ref259527079"/>
      <w:bookmarkStart w:id="1492" w:name="_Toc26490496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r>
        <w:lastRenderedPageBreak/>
        <w:t>LoadData Section</w:t>
      </w:r>
      <w:bookmarkEnd w:id="1491"/>
      <w:bookmarkEnd w:id="1492"/>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234587" w:rsidRDefault="0023458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234587" w:rsidRDefault="002345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234587" w:rsidRDefault="0023458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234587" w:rsidRDefault="002345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234587" w:rsidRDefault="0023458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234587" w:rsidRDefault="00234587">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234587" w:rsidRDefault="0023458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234587" w:rsidRDefault="002345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234587" w:rsidRDefault="00234587">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234587" w:rsidRDefault="0023458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234587" w:rsidRDefault="0023458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234587" w:rsidRDefault="002345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234587" w:rsidRDefault="0023458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234587" w:rsidRDefault="00234587">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493" w:name="_Ref377546765"/>
      <w:bookmarkStart w:id="1494" w:name="_Toc264904966"/>
      <w:r>
        <w:lastRenderedPageBreak/>
        <w:t>Output Section</w:t>
      </w:r>
      <w:bookmarkEnd w:id="1493"/>
      <w:bookmarkEnd w:id="1494"/>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495" w:name="_Toc311799480"/>
      <w:bookmarkStart w:id="1496" w:name="_Toc315443351"/>
      <w:bookmarkStart w:id="1497" w:name="_Toc315942869"/>
      <w:bookmarkStart w:id="1498" w:name="_Toc315943133"/>
      <w:bookmarkStart w:id="1499" w:name="_Toc315943397"/>
      <w:bookmarkStart w:id="1500" w:name="_Toc264904967"/>
      <w:bookmarkEnd w:id="1495"/>
      <w:bookmarkEnd w:id="1496"/>
      <w:bookmarkEnd w:id="1497"/>
      <w:bookmarkEnd w:id="1498"/>
      <w:bookmarkEnd w:id="1499"/>
      <w:r>
        <w:t>Logfile</w:t>
      </w:r>
      <w:bookmarkEnd w:id="1500"/>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01" w:name="_Toc264904968"/>
      <w:r>
        <w:t xml:space="preserve">Node_Data </w:t>
      </w:r>
      <w:r w:rsidR="00D153DC">
        <w:t>C</w:t>
      </w:r>
      <w:r>
        <w:t>lass</w:t>
      </w:r>
      <w:bookmarkEnd w:id="150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502" w:author="Steve Maas" w:date="2014-06-16T11:20:00Z"/>
        </w:trPr>
        <w:tc>
          <w:tcPr>
            <w:tcW w:w="1908" w:type="dxa"/>
            <w:shd w:val="clear" w:color="auto" w:fill="auto"/>
          </w:tcPr>
          <w:p w14:paraId="60FED9E1" w14:textId="0C66BB8D" w:rsidR="00234587" w:rsidRPr="00B27FE9" w:rsidRDefault="00234587" w:rsidP="006A0BC1">
            <w:pPr>
              <w:pStyle w:val="code"/>
              <w:rPr>
                <w:ins w:id="1503" w:author="Steve Maas" w:date="2014-06-16T11:20:00Z"/>
              </w:rPr>
            </w:pPr>
            <w:ins w:id="1504" w:author="Steve Maas" w:date="2014-06-16T11:20:00Z">
              <w:r>
                <w:lastRenderedPageBreak/>
                <w:t>vx</w:t>
              </w:r>
            </w:ins>
          </w:p>
        </w:tc>
        <w:tc>
          <w:tcPr>
            <w:tcW w:w="7560" w:type="dxa"/>
            <w:shd w:val="clear" w:color="auto" w:fill="auto"/>
          </w:tcPr>
          <w:p w14:paraId="2BF98885" w14:textId="34095953" w:rsidR="00234587" w:rsidRDefault="00234587" w:rsidP="006A0BC1">
            <w:pPr>
              <w:rPr>
                <w:ins w:id="1505" w:author="Steve Maas" w:date="2014-06-16T11:20:00Z"/>
              </w:rPr>
            </w:pPr>
            <w:ins w:id="1506" w:author="Steve Maas" w:date="2014-06-16T11:21:00Z">
              <w:r>
                <w:t>x-coordinate of nodal velocity</w:t>
              </w:r>
            </w:ins>
          </w:p>
        </w:tc>
      </w:tr>
      <w:tr w:rsidR="00234587" w14:paraId="6F7BD2F0" w14:textId="77777777">
        <w:trPr>
          <w:ins w:id="1507" w:author="Steve Maas" w:date="2014-06-16T11:21:00Z"/>
        </w:trPr>
        <w:tc>
          <w:tcPr>
            <w:tcW w:w="1908" w:type="dxa"/>
            <w:shd w:val="clear" w:color="auto" w:fill="auto"/>
          </w:tcPr>
          <w:p w14:paraId="39B7DA6B" w14:textId="2BB70CBC" w:rsidR="00234587" w:rsidRDefault="00234587" w:rsidP="006A0BC1">
            <w:pPr>
              <w:pStyle w:val="code"/>
              <w:rPr>
                <w:ins w:id="1508" w:author="Steve Maas" w:date="2014-06-16T11:21:00Z"/>
              </w:rPr>
            </w:pPr>
            <w:ins w:id="1509" w:author="Steve Maas" w:date="2014-06-16T11:21:00Z">
              <w:r>
                <w:t>vy</w:t>
              </w:r>
            </w:ins>
          </w:p>
        </w:tc>
        <w:tc>
          <w:tcPr>
            <w:tcW w:w="7560" w:type="dxa"/>
            <w:shd w:val="clear" w:color="auto" w:fill="auto"/>
          </w:tcPr>
          <w:p w14:paraId="5D43074C" w14:textId="4413AD68" w:rsidR="00234587" w:rsidRDefault="00234587" w:rsidP="006A0BC1">
            <w:pPr>
              <w:rPr>
                <w:ins w:id="1510" w:author="Steve Maas" w:date="2014-06-16T11:21:00Z"/>
              </w:rPr>
            </w:pPr>
            <w:ins w:id="1511" w:author="Steve Maas" w:date="2014-06-16T11:21:00Z">
              <w:r>
                <w:t>y-coordinate of nodal velocity</w:t>
              </w:r>
            </w:ins>
          </w:p>
        </w:tc>
      </w:tr>
      <w:tr w:rsidR="00234587" w14:paraId="3B1B42DF" w14:textId="77777777">
        <w:trPr>
          <w:ins w:id="1512" w:author="Steve Maas" w:date="2014-06-16T11:21:00Z"/>
        </w:trPr>
        <w:tc>
          <w:tcPr>
            <w:tcW w:w="1908" w:type="dxa"/>
            <w:shd w:val="clear" w:color="auto" w:fill="auto"/>
          </w:tcPr>
          <w:p w14:paraId="76372ADE" w14:textId="1FE12EE5" w:rsidR="00234587" w:rsidRDefault="00234587" w:rsidP="006A0BC1">
            <w:pPr>
              <w:pStyle w:val="code"/>
              <w:rPr>
                <w:ins w:id="1513" w:author="Steve Maas" w:date="2014-06-16T11:21:00Z"/>
              </w:rPr>
            </w:pPr>
            <w:ins w:id="1514" w:author="Steve Maas" w:date="2014-06-16T11:21:00Z">
              <w:r>
                <w:t>vz</w:t>
              </w:r>
            </w:ins>
          </w:p>
        </w:tc>
        <w:tc>
          <w:tcPr>
            <w:tcW w:w="7560" w:type="dxa"/>
            <w:shd w:val="clear" w:color="auto" w:fill="auto"/>
          </w:tcPr>
          <w:p w14:paraId="3D748B92" w14:textId="7080727A" w:rsidR="00234587" w:rsidRDefault="00234587" w:rsidP="006A0BC1">
            <w:pPr>
              <w:rPr>
                <w:ins w:id="1515" w:author="Steve Maas" w:date="2014-06-16T11:21:00Z"/>
              </w:rPr>
            </w:pPr>
            <w:ins w:id="1516" w:author="Steve Maas" w:date="2014-06-16T11:21:00Z">
              <w:r>
                <w:t>z-coordinate of nodal velocity</w:t>
              </w:r>
            </w:ins>
          </w:p>
        </w:tc>
      </w:tr>
      <w:tr w:rsidR="00234587" w14:paraId="3CC43A49" w14:textId="77777777">
        <w:trPr>
          <w:ins w:id="1517" w:author="Steve Maas" w:date="2014-06-16T11:23:00Z"/>
        </w:trPr>
        <w:tc>
          <w:tcPr>
            <w:tcW w:w="1908" w:type="dxa"/>
            <w:shd w:val="clear" w:color="auto" w:fill="auto"/>
          </w:tcPr>
          <w:p w14:paraId="526B90ED" w14:textId="4EFCE0DB" w:rsidR="00234587" w:rsidRDefault="00234587" w:rsidP="006A0BC1">
            <w:pPr>
              <w:pStyle w:val="code"/>
              <w:rPr>
                <w:ins w:id="1518" w:author="Steve Maas" w:date="2014-06-16T11:23:00Z"/>
              </w:rPr>
            </w:pPr>
            <w:ins w:id="1519" w:author="Steve Maas" w:date="2014-06-16T11:23:00Z">
              <w:r>
                <w:t>ax</w:t>
              </w:r>
            </w:ins>
          </w:p>
        </w:tc>
        <w:tc>
          <w:tcPr>
            <w:tcW w:w="7560" w:type="dxa"/>
            <w:shd w:val="clear" w:color="auto" w:fill="auto"/>
          </w:tcPr>
          <w:p w14:paraId="03A3C4DE" w14:textId="122DDCF1" w:rsidR="00234587" w:rsidRDefault="00234587" w:rsidP="006A0BC1">
            <w:pPr>
              <w:rPr>
                <w:ins w:id="1520" w:author="Steve Maas" w:date="2014-06-16T11:23:00Z"/>
              </w:rPr>
            </w:pPr>
            <w:ins w:id="1521" w:author="Steve Maas" w:date="2014-06-16T11:23:00Z">
              <w:r>
                <w:t>x-coordinate of nodal acceleration</w:t>
              </w:r>
            </w:ins>
          </w:p>
        </w:tc>
      </w:tr>
      <w:tr w:rsidR="00234587" w14:paraId="34A3328C" w14:textId="77777777">
        <w:trPr>
          <w:ins w:id="1522" w:author="Steve Maas" w:date="2014-06-16T11:23:00Z"/>
        </w:trPr>
        <w:tc>
          <w:tcPr>
            <w:tcW w:w="1908" w:type="dxa"/>
            <w:shd w:val="clear" w:color="auto" w:fill="auto"/>
          </w:tcPr>
          <w:p w14:paraId="19689972" w14:textId="73D6EAC4" w:rsidR="00234587" w:rsidRDefault="00234587" w:rsidP="006A0BC1">
            <w:pPr>
              <w:pStyle w:val="code"/>
              <w:rPr>
                <w:ins w:id="1523" w:author="Steve Maas" w:date="2014-06-16T11:23:00Z"/>
              </w:rPr>
            </w:pPr>
            <w:ins w:id="1524" w:author="Steve Maas" w:date="2014-06-16T11:23:00Z">
              <w:r>
                <w:t>ay</w:t>
              </w:r>
            </w:ins>
          </w:p>
        </w:tc>
        <w:tc>
          <w:tcPr>
            <w:tcW w:w="7560" w:type="dxa"/>
            <w:shd w:val="clear" w:color="auto" w:fill="auto"/>
          </w:tcPr>
          <w:p w14:paraId="5CD363A9" w14:textId="2612F2D7" w:rsidR="00234587" w:rsidRDefault="00234587" w:rsidP="006A0BC1">
            <w:pPr>
              <w:rPr>
                <w:ins w:id="1525" w:author="Steve Maas" w:date="2014-06-16T11:23:00Z"/>
              </w:rPr>
            </w:pPr>
            <w:ins w:id="1526" w:author="Steve Maas" w:date="2014-06-16T11:23:00Z">
              <w:r>
                <w:t>y-coordinate of nodal acceleration</w:t>
              </w:r>
            </w:ins>
          </w:p>
        </w:tc>
      </w:tr>
      <w:tr w:rsidR="00234587" w14:paraId="0404DD91" w14:textId="77777777">
        <w:trPr>
          <w:ins w:id="1527" w:author="Steve Maas" w:date="2014-06-16T11:23:00Z"/>
        </w:trPr>
        <w:tc>
          <w:tcPr>
            <w:tcW w:w="1908" w:type="dxa"/>
            <w:shd w:val="clear" w:color="auto" w:fill="auto"/>
          </w:tcPr>
          <w:p w14:paraId="70E0A894" w14:textId="49B4B2F5" w:rsidR="00234587" w:rsidRDefault="00234587" w:rsidP="006A0BC1">
            <w:pPr>
              <w:pStyle w:val="code"/>
              <w:rPr>
                <w:ins w:id="1528" w:author="Steve Maas" w:date="2014-06-16T11:23:00Z"/>
              </w:rPr>
            </w:pPr>
            <w:ins w:id="1529" w:author="Steve Maas" w:date="2014-06-16T11:23:00Z">
              <w:r>
                <w:t>az</w:t>
              </w:r>
            </w:ins>
          </w:p>
        </w:tc>
        <w:tc>
          <w:tcPr>
            <w:tcW w:w="7560" w:type="dxa"/>
            <w:shd w:val="clear" w:color="auto" w:fill="auto"/>
          </w:tcPr>
          <w:p w14:paraId="75B03597" w14:textId="54779746" w:rsidR="00234587" w:rsidRDefault="00234587" w:rsidP="006A0BC1">
            <w:pPr>
              <w:rPr>
                <w:ins w:id="1530" w:author="Steve Maas" w:date="2014-06-16T11:23:00Z"/>
              </w:rPr>
            </w:pPr>
            <w:ins w:id="1531" w:author="Steve Maas" w:date="2014-06-16T11:23:00Z">
              <w:r>
                <w:t>z-coordinate of nodal acceleration</w:t>
              </w:r>
            </w:ins>
          </w:p>
        </w:tc>
      </w:tr>
      <w:tr w:rsidR="00234587" w14:paraId="7FE3FC9B" w14:textId="77777777">
        <w:trPr>
          <w:ins w:id="1532" w:author="Steve Maas" w:date="2014-06-16T11:24:00Z"/>
        </w:trPr>
        <w:tc>
          <w:tcPr>
            <w:tcW w:w="1908" w:type="dxa"/>
            <w:shd w:val="clear" w:color="auto" w:fill="auto"/>
          </w:tcPr>
          <w:p w14:paraId="15D5F3A8" w14:textId="685ED2DF" w:rsidR="00234587" w:rsidRDefault="00234587" w:rsidP="006A0BC1">
            <w:pPr>
              <w:pStyle w:val="code"/>
              <w:rPr>
                <w:ins w:id="1533" w:author="Steve Maas" w:date="2014-06-16T11:24:00Z"/>
              </w:rPr>
            </w:pPr>
            <w:ins w:id="1534" w:author="Steve Maas" w:date="2014-06-16T11:24:00Z">
              <w:r>
                <w:t>Rx</w:t>
              </w:r>
            </w:ins>
          </w:p>
        </w:tc>
        <w:tc>
          <w:tcPr>
            <w:tcW w:w="7560" w:type="dxa"/>
            <w:shd w:val="clear" w:color="auto" w:fill="auto"/>
          </w:tcPr>
          <w:p w14:paraId="4BF13751" w14:textId="18CCABED" w:rsidR="00234587" w:rsidRDefault="00234587" w:rsidP="006A0BC1">
            <w:pPr>
              <w:rPr>
                <w:ins w:id="1535" w:author="Steve Maas" w:date="2014-06-16T11:24:00Z"/>
              </w:rPr>
            </w:pPr>
            <w:ins w:id="1536" w:author="Steve Maas" w:date="2014-06-16T11:24:00Z">
              <w:r>
                <w:t>x-coordinate of nodal reaction force</w:t>
              </w:r>
            </w:ins>
          </w:p>
        </w:tc>
      </w:tr>
      <w:tr w:rsidR="00234587" w14:paraId="27141E6B" w14:textId="77777777">
        <w:trPr>
          <w:ins w:id="1537" w:author="Steve Maas" w:date="2014-06-16T11:24:00Z"/>
        </w:trPr>
        <w:tc>
          <w:tcPr>
            <w:tcW w:w="1908" w:type="dxa"/>
            <w:shd w:val="clear" w:color="auto" w:fill="auto"/>
          </w:tcPr>
          <w:p w14:paraId="171DE49C" w14:textId="49DFA7BE" w:rsidR="00234587" w:rsidRDefault="00234587" w:rsidP="006A0BC1">
            <w:pPr>
              <w:pStyle w:val="code"/>
              <w:rPr>
                <w:ins w:id="1538" w:author="Steve Maas" w:date="2014-06-16T11:24:00Z"/>
              </w:rPr>
            </w:pPr>
            <w:ins w:id="1539" w:author="Steve Maas" w:date="2014-06-16T11:24:00Z">
              <w:r>
                <w:t>Ry</w:t>
              </w:r>
            </w:ins>
          </w:p>
        </w:tc>
        <w:tc>
          <w:tcPr>
            <w:tcW w:w="7560" w:type="dxa"/>
            <w:shd w:val="clear" w:color="auto" w:fill="auto"/>
          </w:tcPr>
          <w:p w14:paraId="70D7EFB6" w14:textId="2432F8B2" w:rsidR="00234587" w:rsidRDefault="00234587" w:rsidP="006A0BC1">
            <w:pPr>
              <w:rPr>
                <w:ins w:id="1540" w:author="Steve Maas" w:date="2014-06-16T11:24:00Z"/>
              </w:rPr>
            </w:pPr>
            <w:ins w:id="1541" w:author="Steve Maas" w:date="2014-06-16T11:24:00Z">
              <w:r>
                <w:t>y-coordinate of nodal reaction force</w:t>
              </w:r>
            </w:ins>
          </w:p>
        </w:tc>
      </w:tr>
      <w:tr w:rsidR="00234587" w14:paraId="78A53E0E" w14:textId="77777777">
        <w:trPr>
          <w:ins w:id="1542" w:author="Steve Maas" w:date="2014-06-16T11:24:00Z"/>
        </w:trPr>
        <w:tc>
          <w:tcPr>
            <w:tcW w:w="1908" w:type="dxa"/>
            <w:shd w:val="clear" w:color="auto" w:fill="auto"/>
          </w:tcPr>
          <w:p w14:paraId="17163AEE" w14:textId="764A982B" w:rsidR="00234587" w:rsidRDefault="00234587" w:rsidP="006A0BC1">
            <w:pPr>
              <w:pStyle w:val="code"/>
              <w:rPr>
                <w:ins w:id="1543" w:author="Steve Maas" w:date="2014-06-16T11:24:00Z"/>
              </w:rPr>
            </w:pPr>
            <w:ins w:id="1544" w:author="Steve Maas" w:date="2014-06-16T11:24:00Z">
              <w:r>
                <w:t>Rz</w:t>
              </w:r>
            </w:ins>
          </w:p>
        </w:tc>
        <w:tc>
          <w:tcPr>
            <w:tcW w:w="7560" w:type="dxa"/>
            <w:shd w:val="clear" w:color="auto" w:fill="auto"/>
          </w:tcPr>
          <w:p w14:paraId="4ADF6EAA" w14:textId="26BC97D8" w:rsidR="00234587" w:rsidRDefault="00234587" w:rsidP="006A0BC1">
            <w:pPr>
              <w:rPr>
                <w:ins w:id="1545" w:author="Steve Maas" w:date="2014-06-16T11:24:00Z"/>
              </w:rPr>
            </w:pPr>
            <w:ins w:id="1546"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1547" w:author="Steve Maas" w:date="2014-06-16T11:25:00Z">
              <w:r>
                <w:t>c</w:t>
              </w:r>
            </w:ins>
            <w:del w:id="1548" w:author="Steve Maas" w:date="2014-06-16T11:25:00Z">
              <w:r w:rsidDel="00234587">
                <w:delText>C</w:delText>
              </w:r>
            </w:del>
            <w:ins w:id="1549" w:author="Steve Maas" w:date="2014-06-16T11:25:00Z">
              <w:r>
                <w:t>[</w:t>
              </w:r>
            </w:ins>
            <w:r w:rsidR="00C849CE" w:rsidRPr="00C849CE">
              <w:rPr>
                <w:i/>
              </w:rPr>
              <w:t>n</w:t>
            </w:r>
            <w:ins w:id="1550" w:author="Steve Maas" w:date="2014-06-16T11:25:00Z">
              <w:r w:rsidRPr="00234587">
                <w:rPr>
                  <w:rPrChange w:id="1551"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1552"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1553" w:author="Steve Maas" w:date="2014-06-16T11:27:00Z"/>
        </w:rPr>
      </w:pPr>
      <w:ins w:id="1554" w:author="Steve Maas" w:date="2014-06-16T11:27:00Z">
        <w:r>
          <w:t xml:space="preserve">For heat transfer problems the following nodal variables are available. </w:t>
        </w:r>
      </w:ins>
    </w:p>
    <w:p w14:paraId="59C74BC2" w14:textId="77777777" w:rsidR="00234587" w:rsidRDefault="00234587" w:rsidP="006A0BC1">
      <w:pPr>
        <w:rPr>
          <w:ins w:id="1555"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1556" w:author="Steve Maas" w:date="2014-06-16T11:27:00Z"/>
        </w:trPr>
        <w:tc>
          <w:tcPr>
            <w:tcW w:w="1908" w:type="dxa"/>
            <w:shd w:val="clear" w:color="auto" w:fill="auto"/>
          </w:tcPr>
          <w:p w14:paraId="5E66DAE4" w14:textId="77777777" w:rsidR="00234587" w:rsidRPr="000B272C" w:rsidRDefault="00234587" w:rsidP="00234587">
            <w:pPr>
              <w:rPr>
                <w:ins w:id="1557" w:author="Steve Maas" w:date="2014-06-16T11:27:00Z"/>
                <w:b/>
              </w:rPr>
            </w:pPr>
            <w:ins w:id="1558"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1559" w:author="Steve Maas" w:date="2014-06-16T11:27:00Z"/>
                <w:b/>
              </w:rPr>
            </w:pPr>
            <w:ins w:id="1560" w:author="Steve Maas" w:date="2014-06-16T11:27:00Z">
              <w:r w:rsidRPr="000B272C">
                <w:rPr>
                  <w:b/>
                </w:rPr>
                <w:t>Description</w:t>
              </w:r>
            </w:ins>
          </w:p>
        </w:tc>
      </w:tr>
      <w:tr w:rsidR="00234587" w14:paraId="76E0CA80" w14:textId="77777777" w:rsidTr="00234587">
        <w:trPr>
          <w:ins w:id="1561" w:author="Steve Maas" w:date="2014-06-16T11:27:00Z"/>
        </w:trPr>
        <w:tc>
          <w:tcPr>
            <w:tcW w:w="1908" w:type="dxa"/>
            <w:shd w:val="clear" w:color="auto" w:fill="auto"/>
          </w:tcPr>
          <w:p w14:paraId="3A0F6FED" w14:textId="3EAED6BE" w:rsidR="00234587" w:rsidRPr="00B27FE9" w:rsidRDefault="00234587" w:rsidP="00234587">
            <w:pPr>
              <w:pStyle w:val="code"/>
              <w:rPr>
                <w:ins w:id="1562" w:author="Steve Maas" w:date="2014-06-16T11:27:00Z"/>
              </w:rPr>
            </w:pPr>
            <w:ins w:id="1563" w:author="Steve Maas" w:date="2014-06-16T11:27:00Z">
              <w:r>
                <w:t>T</w:t>
              </w:r>
            </w:ins>
          </w:p>
        </w:tc>
        <w:tc>
          <w:tcPr>
            <w:tcW w:w="7668" w:type="dxa"/>
            <w:shd w:val="clear" w:color="auto" w:fill="auto"/>
          </w:tcPr>
          <w:p w14:paraId="7D45B940" w14:textId="665CD7C0" w:rsidR="00234587" w:rsidRPr="00DC355F" w:rsidRDefault="00234587" w:rsidP="00234587">
            <w:pPr>
              <w:rPr>
                <w:ins w:id="1564" w:author="Steve Maas" w:date="2014-06-16T11:27:00Z"/>
              </w:rPr>
            </w:pPr>
            <w:ins w:id="1565" w:author="Steve Maas" w:date="2014-06-16T11:27:00Z">
              <w:r>
                <w:t>Nodal temperature</w:t>
              </w:r>
            </w:ins>
          </w:p>
        </w:tc>
      </w:tr>
    </w:tbl>
    <w:p w14:paraId="3498A10A" w14:textId="77777777" w:rsidR="00234587" w:rsidRDefault="00234587" w:rsidP="006A0BC1">
      <w:pPr>
        <w:rPr>
          <w:ins w:id="1566"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67" w:name="_Toc264904969"/>
      <w:r>
        <w:t>Element_Data Class</w:t>
      </w:r>
      <w:bookmarkEnd w:id="1567"/>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68" w:name="_Toc311799485"/>
      <w:bookmarkStart w:id="1569" w:name="_Toc315443356"/>
      <w:bookmarkStart w:id="1570" w:name="_Toc315942874"/>
      <w:bookmarkStart w:id="1571" w:name="_Toc315943138"/>
      <w:bookmarkStart w:id="1572" w:name="_Toc315943402"/>
      <w:bookmarkStart w:id="1573" w:name="_Toc311799487"/>
      <w:bookmarkStart w:id="1574" w:name="_Toc315443358"/>
      <w:bookmarkStart w:id="1575" w:name="_Toc315942876"/>
      <w:bookmarkStart w:id="1576" w:name="_Toc315943140"/>
      <w:bookmarkStart w:id="1577" w:name="_Toc315943404"/>
      <w:bookmarkStart w:id="1578" w:name="_Toc264904970"/>
      <w:bookmarkEnd w:id="1568"/>
      <w:bookmarkEnd w:id="1569"/>
      <w:bookmarkEnd w:id="1570"/>
      <w:bookmarkEnd w:id="1571"/>
      <w:bookmarkEnd w:id="1572"/>
      <w:bookmarkEnd w:id="1573"/>
      <w:bookmarkEnd w:id="1574"/>
      <w:bookmarkEnd w:id="1575"/>
      <w:bookmarkEnd w:id="1576"/>
      <w:bookmarkEnd w:id="1577"/>
      <w:r>
        <w:t>Rigid_Body_Data Class</w:t>
      </w:r>
      <w:bookmarkEnd w:id="1578"/>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79" w:name="_Toc264904971"/>
      <w:r>
        <w:t>Plotfile</w:t>
      </w:r>
      <w:bookmarkEnd w:id="1579"/>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80" w:name="_Ref162343400"/>
    </w:p>
    <w:p w14:paraId="2C1DAE2B" w14:textId="77777777" w:rsidR="006A0BC1" w:rsidRPr="00552529" w:rsidRDefault="006A0BC1" w:rsidP="006A0BC1">
      <w:pPr>
        <w:pStyle w:val="Heading1"/>
      </w:pPr>
      <w:bookmarkStart w:id="1581" w:name="_Ref162410857"/>
      <w:bookmarkStart w:id="1582" w:name="_Toc264904972"/>
      <w:r w:rsidRPr="00552529">
        <w:lastRenderedPageBreak/>
        <w:t>Materials</w:t>
      </w:r>
      <w:bookmarkEnd w:id="1580"/>
      <w:bookmarkEnd w:id="1581"/>
      <w:bookmarkEnd w:id="1582"/>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r w:rsidR="00976D6B">
        <w:fldChar w:fldCharType="begin"/>
      </w:r>
      <w:r w:rsidR="00976D6B">
        <w:instrText xml:space="preserve"> HYPERLINK "http://mrl.sci.utah.edu/software/febio" </w:instrText>
      </w:r>
      <w:ins w:id="1583" w:author="Gerard" w:date="2014-06-20T17:32:00Z"/>
      <w:r w:rsidR="00976D6B">
        <w:fldChar w:fldCharType="separate"/>
      </w:r>
      <w:r w:rsidRPr="009D0547">
        <w:rPr>
          <w:rStyle w:val="Hyperlink"/>
          <w:i/>
        </w:rPr>
        <w:t>FEBio Theory Manual</w:t>
      </w:r>
      <w:r w:rsidR="00976D6B">
        <w:rPr>
          <w:rStyle w:val="Hyperlink"/>
          <w:i/>
        </w:rPr>
        <w:fldChar w:fldCharType="end"/>
      </w:r>
      <w:r>
        <w:t>.</w:t>
      </w:r>
    </w:p>
    <w:p w14:paraId="2D317B9A" w14:textId="77777777" w:rsidR="006A0BC1" w:rsidRDefault="006A0BC1" w:rsidP="006A0BC1">
      <w:pPr>
        <w:pStyle w:val="Heading2"/>
      </w:pPr>
      <w:bookmarkStart w:id="1584" w:name="_Ref385839204"/>
      <w:bookmarkStart w:id="1585" w:name="_Ref385839223"/>
      <w:bookmarkStart w:id="1586" w:name="_Toc264904973"/>
      <w:r>
        <w:t>Elastic Solids</w:t>
      </w:r>
      <w:bookmarkEnd w:id="1584"/>
      <w:bookmarkEnd w:id="1585"/>
      <w:bookmarkEnd w:id="1586"/>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1587" w:name="_Ref162429694"/>
      <w:bookmarkStart w:id="1588" w:name="_Toc264904974"/>
      <w:r>
        <w:t xml:space="preserve">Specifying </w:t>
      </w:r>
      <w:r w:rsidR="00D153DC">
        <w:t>F</w:t>
      </w:r>
      <w:r>
        <w:t xml:space="preserve">iber </w:t>
      </w:r>
      <w:r w:rsidR="00D153DC">
        <w:t>O</w:t>
      </w:r>
      <w:r>
        <w:t>rientation</w:t>
      </w:r>
      <w:bookmarkEnd w:id="1587"/>
      <w:bookmarkEnd w:id="1588"/>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89" w:author="Gerard" w:date="2014-06-20T17:32:00Z">
        <w:r w:rsidR="00976D6B">
          <w:t>3.7.3</w:t>
        </w:r>
      </w:ins>
      <w:del w:id="1590" w:author="Gerard" w:date="2014-06-20T17:32:00Z">
        <w:r w:rsidR="00873D59" w:rsidDel="00976D6B">
          <w:delText>3.6.3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91" w:name="_Toc264904975"/>
      <w:r>
        <w:t xml:space="preserve">Transversely Isotropic </w:t>
      </w:r>
      <w:r w:rsidR="00D153DC">
        <w:t>M</w:t>
      </w:r>
      <w:r>
        <w:t>aterials</w:t>
      </w:r>
      <w:bookmarkEnd w:id="159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234587" w:rsidRDefault="002345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234587" w:rsidRDefault="002345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234587" w:rsidRDefault="002345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234587" w:rsidRDefault="002345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234587" w:rsidRDefault="00234587"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234587" w:rsidRDefault="00234587"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234587" w:rsidRDefault="00234587"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234587" w:rsidRDefault="00234587"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234587" w:rsidRPr="00827A42" w:rsidRDefault="00234587"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r w:rsidR="00976D6B">
        <w:fldChar w:fldCharType="begin"/>
      </w:r>
      <w:r w:rsidR="00976D6B">
        <w:instrText xml:space="preserve"> STYLEREF 1 \s </w:instrText>
      </w:r>
      <w:r w:rsidR="00976D6B">
        <w:fldChar w:fldCharType="separate"/>
      </w:r>
      <w:r w:rsidR="00976D6B">
        <w:rPr>
          <w:noProof/>
        </w:rPr>
        <w:t>4</w:t>
      </w:r>
      <w:r w:rsidR="00976D6B">
        <w:rPr>
          <w:noProof/>
        </w:rPr>
        <w:fldChar w:fldCharType="end"/>
      </w:r>
      <w:r w:rsidRPr="000747EC">
        <w:noBreakHyphen/>
      </w:r>
      <w:r w:rsidR="00976D6B">
        <w:fldChar w:fldCharType="begin"/>
      </w:r>
      <w:r w:rsidR="00976D6B">
        <w:instrText xml:space="preserve"> SEQ Figure \* ARABIC \s 1 </w:instrText>
      </w:r>
      <w:r w:rsidR="00976D6B">
        <w:fldChar w:fldCharType="separate"/>
      </w:r>
      <w:r w:rsidR="00976D6B">
        <w:rPr>
          <w:noProof/>
        </w:rPr>
        <w:t>1</w:t>
      </w:r>
      <w:r w:rsidR="00976D6B">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234587" w:rsidRDefault="002345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234587" w:rsidRDefault="002345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234587" w:rsidRDefault="002345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234587" w:rsidRDefault="002345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234587" w:rsidRPr="00FB79C6" w:rsidRDefault="0023458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234587" w:rsidRDefault="00234587"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234587" w:rsidRDefault="00234587"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234587" w:rsidRDefault="00234587"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234587" w:rsidRDefault="00234587"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234587" w:rsidRPr="00827A42" w:rsidRDefault="00234587"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234587" w:rsidRPr="00FB79C6" w:rsidRDefault="00234587"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234587" w:rsidRPr="00827A42" w:rsidRDefault="00234587"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r w:rsidR="00976D6B">
        <w:fldChar w:fldCharType="begin"/>
      </w:r>
      <w:r w:rsidR="00976D6B">
        <w:instrText xml:space="preserve"> STYLEREF 1 \s </w:instrText>
      </w:r>
      <w:r w:rsidR="00976D6B">
        <w:fldChar w:fldCharType="separate"/>
      </w:r>
      <w:r w:rsidR="00976D6B">
        <w:rPr>
          <w:noProof/>
        </w:rPr>
        <w:t>4</w:t>
      </w:r>
      <w:r w:rsidR="00976D6B">
        <w:rPr>
          <w:noProof/>
        </w:rPr>
        <w:fldChar w:fldCharType="end"/>
      </w:r>
      <w:r w:rsidRPr="00A14366">
        <w:noBreakHyphen/>
      </w:r>
      <w:r w:rsidR="00976D6B">
        <w:fldChar w:fldCharType="begin"/>
      </w:r>
      <w:r w:rsidR="00976D6B">
        <w:instrText xml:space="preserve"> SEQ Figure \* ARABIC \s 1 </w:instrText>
      </w:r>
      <w:r w:rsidR="00976D6B">
        <w:fldChar w:fldCharType="separate"/>
      </w:r>
      <w:r w:rsidR="00976D6B">
        <w:rPr>
          <w:noProof/>
        </w:rPr>
        <w:t>2</w:t>
      </w:r>
      <w:r w:rsidR="00976D6B">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234587" w:rsidRDefault="002345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234587" w:rsidRDefault="002345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234587" w:rsidRDefault="002345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234587" w:rsidRDefault="002345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234587" w:rsidRPr="00FB79C6" w:rsidRDefault="0023458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234587" w:rsidRDefault="00234587"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234587" w:rsidRDefault="00234587"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234587" w:rsidRDefault="00234587"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234587" w:rsidRDefault="00234587"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234587" w:rsidRPr="00827A42" w:rsidRDefault="00234587"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234587" w:rsidRPr="00FB79C6" w:rsidRDefault="00234587"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r w:rsidR="00976D6B">
        <w:fldChar w:fldCharType="begin"/>
      </w:r>
      <w:r w:rsidR="00976D6B">
        <w:instrText xml:space="preserve"> STYLEREF 1 \s </w:instrText>
      </w:r>
      <w:r w:rsidR="00976D6B">
        <w:fldChar w:fldCharType="separate"/>
      </w:r>
      <w:r w:rsidR="00976D6B">
        <w:rPr>
          <w:noProof/>
        </w:rPr>
        <w:t>4</w:t>
      </w:r>
      <w:r w:rsidR="00976D6B">
        <w:rPr>
          <w:noProof/>
        </w:rPr>
        <w:fldChar w:fldCharType="end"/>
      </w:r>
      <w:r w:rsidRPr="000747EC">
        <w:noBreakHyphen/>
      </w:r>
      <w:r w:rsidR="00976D6B">
        <w:fldChar w:fldCharType="begin"/>
      </w:r>
      <w:r w:rsidR="00976D6B">
        <w:instrText xml:space="preserve"> SEQ Figure \* ARABIC \s 1 </w:instrText>
      </w:r>
      <w:r w:rsidR="00976D6B">
        <w:fldChar w:fldCharType="separate"/>
      </w:r>
      <w:r w:rsidR="00976D6B">
        <w:rPr>
          <w:noProof/>
        </w:rPr>
        <w:t>3</w:t>
      </w:r>
      <w:r w:rsidR="00976D6B">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592" w:name="_Ref167532051"/>
      <w:bookmarkStart w:id="1593" w:name="_Toc264904976"/>
      <w:r>
        <w:t xml:space="preserve">Orthotropic </w:t>
      </w:r>
      <w:r w:rsidR="00D153DC">
        <w:t>M</w:t>
      </w:r>
      <w:r>
        <w:t>aterials</w:t>
      </w:r>
      <w:bookmarkEnd w:id="1592"/>
      <w:bookmarkEnd w:id="1593"/>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17" o:title=""/>
          </v:shape>
          <o:OLEObject Type="Embed" ProgID="Equation.DSMT4" ShapeID="_x0000_i1077" DrawAspect="Content" ObjectID="_1338648678" r:id="rId118"/>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594" w:name="_Ref167375095"/>
      <w:bookmarkStart w:id="1595" w:name="_Toc264904977"/>
      <w:r>
        <w:lastRenderedPageBreak/>
        <w:t>Uncoupled</w:t>
      </w:r>
      <w:r w:rsidR="006A0BC1">
        <w:t xml:space="preserve"> Materials</w:t>
      </w:r>
      <w:bookmarkEnd w:id="1594"/>
      <w:bookmarkEnd w:id="1595"/>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r w:rsidR="00976D6B">
        <w:fldChar w:fldCharType="begin"/>
      </w:r>
      <w:r w:rsidR="00976D6B">
        <w:instrText xml:space="preserve"> HYPERLINK \l "_ENREF_5" \o "Simo, 1991 #11" </w:instrText>
      </w:r>
      <w:ins w:id="1596" w:author="Gerard" w:date="2014-06-20T17:32:00Z"/>
      <w:r w:rsidR="00976D6B">
        <w:fldChar w:fldCharType="separate"/>
      </w:r>
      <w:r w:rsidR="00711A1D">
        <w:rPr>
          <w:noProof/>
        </w:rPr>
        <w:t>5</w:t>
      </w:r>
      <w:r w:rsidR="00976D6B">
        <w:rPr>
          <w:noProof/>
        </w:rPr>
        <w:fldChar w:fldCharType="end"/>
      </w:r>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19" o:title=""/>
          </v:shape>
          <o:OLEObject Type="Embed" ProgID="Equation.DSMT4" ShapeID="_x0000_i1078" DrawAspect="Content" ObjectID="_1338648679" r:id="rId120"/>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21" o:title=""/>
          </v:shape>
          <o:OLEObject Type="Embed" ProgID="Equation.DSMT4" ShapeID="_x0000_i1079" DrawAspect="Content" ObjectID="_1338648680" r:id="rId122"/>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23" o:title=""/>
          </v:shape>
          <o:OLEObject Type="Embed" ProgID="Equation.DSMT4" ShapeID="_x0000_i1080" DrawAspect="Content" ObjectID="_1338648681" r:id="rId12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25" o:title=""/>
          </v:shape>
          <o:OLEObject Type="Embed" ProgID="Equation.DSMT4" ShapeID="_x0000_i1081" DrawAspect="Content" ObjectID="_1338648682" r:id="rId126"/>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27" o:title=""/>
          </v:shape>
          <o:OLEObject Type="Embed" ProgID="Equation.DSMT4" ShapeID="_x0000_i1082" DrawAspect="Content" ObjectID="_1338648683" r:id="rId128"/>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29" o:title=""/>
          </v:shape>
          <o:OLEObject Type="Embed" ProgID="Equation.DSMT4" ShapeID="_x0000_i1083" DrawAspect="Content" ObjectID="_1338648684" r:id="rId130"/>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31" o:title=""/>
          </v:shape>
          <o:OLEObject Type="Embed" ProgID="Equation.DSMT4" ShapeID="_x0000_i1084" DrawAspect="Content" ObjectID="_1338648685" r:id="rId13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33" o:title=""/>
          </v:shape>
          <o:OLEObject Type="Embed" ProgID="Equation.DSMT4" ShapeID="_x0000_i1085" DrawAspect="Content" ObjectID="_1338648686" r:id="rId134"/>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35" o:title=""/>
          </v:shape>
          <o:OLEObject Type="Embed" ProgID="Equation.DSMT4" ShapeID="_x0000_i1086" DrawAspect="Content" ObjectID="_1338648687" r:id="rId136"/>
        </w:object>
      </w:r>
      <w:r w:rsidRPr="000230DC">
        <w:t xml:space="preserve"> and </w:t>
      </w:r>
      <w:r w:rsidR="00AF2221" w:rsidRPr="00AF2221">
        <w:rPr>
          <w:position w:val="-14"/>
        </w:rPr>
        <w:object w:dxaOrig="639" w:dyaOrig="400" w14:anchorId="3F2BA11F">
          <v:shape id="_x0000_i1087" type="#_x0000_t75" style="width:32pt;height:19.35pt" o:ole="">
            <v:imagedata r:id="rId137" o:title=""/>
          </v:shape>
          <o:OLEObject Type="Embed" ProgID="Equation.DSMT4" ShapeID="_x0000_i1087" DrawAspect="Content" ObjectID="_1338648688" r:id="rId138"/>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39" o:title=""/>
          </v:shape>
          <o:OLEObject Type="Embed" ProgID="Equation.DSMT4" ShapeID="_x0000_i1088" DrawAspect="Content" ObjectID="_1338648689" r:id="rId14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41" o:title=""/>
          </v:shape>
          <o:OLEObject Type="Embed" ProgID="Equation.DSMT4" ShapeID="_x0000_i1089" DrawAspect="Content" ObjectID="_1338648690" r:id="rId14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r w:rsidR="00976D6B">
        <w:fldChar w:fldCharType="begin"/>
      </w:r>
      <w:r w:rsidR="00976D6B">
        <w:instrText xml:space="preserve"> HYPERLINK \l "_ENREF_5" \o "Simo, 1991 #11" </w:instrText>
      </w:r>
      <w:ins w:id="1597" w:author="Gerard" w:date="2014-06-20T17:32:00Z"/>
      <w:r w:rsidR="00976D6B">
        <w:fldChar w:fldCharType="separate"/>
      </w:r>
      <w:r w:rsidR="00711A1D">
        <w:rPr>
          <w:noProof/>
        </w:rPr>
        <w:t>5</w:t>
      </w:r>
      <w:r w:rsidR="00976D6B">
        <w:rPr>
          <w:noProof/>
        </w:rPr>
        <w:fldChar w:fldCharType="end"/>
      </w:r>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43" o:title=""/>
          </v:shape>
          <o:OLEObject Type="Embed" ProgID="Equation.DSMT4" ShapeID="_x0000_i1090" DrawAspect="Content" ObjectID="_1338648691" r:id="rId144"/>
        </w:object>
      </w:r>
      <w:r>
        <w:t xml:space="preserve"> to the current one </w:t>
      </w:r>
      <w:r w:rsidR="00AF2221" w:rsidRPr="00AF2221">
        <w:rPr>
          <w:position w:val="-14"/>
        </w:rPr>
        <w:object w:dxaOrig="580" w:dyaOrig="400" w14:anchorId="10671EFE">
          <v:shape id="_x0000_i1091" type="#_x0000_t75" style="width:29.35pt;height:19.35pt" o:ole="">
            <v:imagedata r:id="rId145" o:title=""/>
          </v:shape>
          <o:OLEObject Type="Embed" ProgID="Equation.DSMT4" ShapeID="_x0000_i1091" DrawAspect="Content" ObjectID="_1338648692" r:id="rId146"/>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47" o:title=""/>
          </v:shape>
          <o:OLEObject Type="Embed" ProgID="Equation.DSMT4" ShapeID="_x0000_i1092" DrawAspect="Content" ObjectID="_1338648693" r:id="rId14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49" o:title=""/>
          </v:shape>
          <o:OLEObject Type="Embed" ProgID="Equation.DSMT4" ShapeID="_x0000_i1093" DrawAspect="Content" ObjectID="_1338648694" r:id="rId15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51" o:title=""/>
          </v:shape>
          <o:OLEObject Type="Embed" ProgID="Equation.DSMT4" ShapeID="_x0000_i1094" DrawAspect="Content" ObjectID="_1338648695" r:id="rId15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598" w:name="_Toc264904978"/>
      <w:r>
        <w:lastRenderedPageBreak/>
        <w:t>Arruda-Boyce</w:t>
      </w:r>
      <w:bookmarkEnd w:id="159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r w:rsidR="00976D6B">
        <w:fldChar w:fldCharType="begin"/>
      </w:r>
      <w:r w:rsidR="00976D6B">
        <w:instrText xml:space="preserve"> HYPERLINK \l "_ENREF_6" \o "Arruda, 1993 #36" </w:instrText>
      </w:r>
      <w:ins w:id="1599" w:author="Gerard" w:date="2014-06-20T17:32:00Z"/>
      <w:r w:rsidR="00976D6B">
        <w:fldChar w:fldCharType="separate"/>
      </w:r>
      <w:r w:rsidR="00711A1D">
        <w:rPr>
          <w:noProof/>
        </w:rPr>
        <w:t>6</w:t>
      </w:r>
      <w:r w:rsidR="00976D6B">
        <w:rPr>
          <w:noProof/>
        </w:rPr>
        <w:fldChar w:fldCharType="end"/>
      </w:r>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53" o:title=""/>
          </v:shape>
          <o:OLEObject Type="Embed" ProgID="Equation.DSMT4" ShapeID="_x0000_i1095" DrawAspect="Content" ObjectID="_1338648696" r:id="rId154"/>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55" o:title=""/>
          </v:shape>
          <o:OLEObject Type="Embed" ProgID="Equation.DSMT4" ShapeID="_x0000_i1096" DrawAspect="Content" ObjectID="_1338648697" r:id="rId156"/>
        </w:object>
      </w:r>
      <w:r>
        <w:t xml:space="preserve"> and </w:t>
      </w:r>
      <w:r w:rsidR="00AF2221" w:rsidRPr="00AF2221">
        <w:rPr>
          <w:position w:val="-12"/>
        </w:rPr>
        <w:object w:dxaOrig="220" w:dyaOrig="360" w14:anchorId="788FDD14">
          <v:shape id="_x0000_i1097" type="#_x0000_t75" style="width:10.65pt;height:18pt" o:ole="">
            <v:imagedata r:id="rId157" o:title=""/>
          </v:shape>
          <o:OLEObject Type="Embed" ProgID="Equation.DSMT4" ShapeID="_x0000_i1097" DrawAspect="Content" ObjectID="_1338648698" r:id="rId15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59" o:title=""/>
          </v:shape>
          <o:OLEObject Type="Embed" ProgID="Equation.DSMT4" ShapeID="_x0000_i1098" DrawAspect="Content" ObjectID="_1338648699" r:id="rId160"/>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r w:rsidR="00976D6B">
        <w:fldChar w:fldCharType="begin"/>
      </w:r>
      <w:r w:rsidR="00976D6B">
        <w:instrText xml:space="preserve"> HYPERLINK \l "_ENREF_6" \o "Arruda, 1993 #36" </w:instrText>
      </w:r>
      <w:ins w:id="1600" w:author="Gerard" w:date="2014-06-20T17:32:00Z"/>
      <w:r w:rsidR="00976D6B">
        <w:fldChar w:fldCharType="separate"/>
      </w:r>
      <w:r w:rsidR="00711A1D">
        <w:rPr>
          <w:noProof/>
        </w:rPr>
        <w:t>6</w:t>
      </w:r>
      <w:r w:rsidR="00976D6B">
        <w:rPr>
          <w:noProof/>
        </w:rPr>
        <w:fldChar w:fldCharType="end"/>
      </w:r>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61" o:title=""/>
          </v:shape>
          <o:OLEObject Type="Embed" ProgID="Equation.DSMT4" ShapeID="_x0000_i1099" DrawAspect="Content" ObjectID="_1338648700" r:id="rId162"/>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63" o:title=""/>
          </v:shape>
          <o:OLEObject Type="Embed" ProgID="Equation.DSMT4" ShapeID="_x0000_i1100" DrawAspect="Content" ObjectID="_1338648701" r:id="rId16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01" w:name="_Ref167535331"/>
      <w:bookmarkStart w:id="1602" w:name="_Toc264904979"/>
      <w:r w:rsidRPr="0097532C">
        <w:lastRenderedPageBreak/>
        <w:t>Ellipsoidal Fiber Distribution</w:t>
      </w:r>
      <w:bookmarkEnd w:id="1601"/>
      <w:bookmarkEnd w:id="1602"/>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65" o:title=""/>
                </v:shape>
                <o:OLEObject Type="Embed" ProgID="Equation.DSMT4" ShapeID="_x0000_i1101" DrawAspect="Content" ObjectID="_1338648702" r:id="rId16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67" o:title=""/>
                </v:shape>
                <o:OLEObject Type="Embed" ProgID="Equation.DSMT4" ShapeID="_x0000_i1102" DrawAspect="Content" ObjectID="_1338648703" r:id="rId16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69" o:title=""/>
          </v:shape>
          <o:OLEObject Type="Embed" ProgID="Equation.DSMT4" ShapeID="_x0000_i1103" DrawAspect="Content" ObjectID="_1338648704" r:id="rId17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"_ENREF_7" \o "Lanir, 1983 #48" </w:instrText>
      </w:r>
      <w:ins w:id="1603" w:author="Gerard" w:date="2014-06-20T17:32:00Z"/>
      <w:r w:rsidR="00976D6B">
        <w:fldChar w:fldCharType="separate"/>
      </w:r>
      <w:r w:rsidR="00711A1D">
        <w:rPr>
          <w:noProof/>
        </w:rPr>
        <w:t>7-9</w:t>
      </w:r>
      <w:r w:rsidR="00976D6B">
        <w:rPr>
          <w:noProof/>
        </w:rPr>
        <w:fldChar w:fldCharType="end"/>
      </w:r>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171" o:title=""/>
          </v:shape>
          <o:OLEObject Type="Embed" ProgID="Equation.DSMT4" ShapeID="_x0000_i1104" DrawAspect="Content" ObjectID="_1338648705" r:id="rId172"/>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173" o:title=""/>
          </v:shape>
          <o:OLEObject Type="Embed" ProgID="Equation.DSMT4" ShapeID="_x0000_i1105" DrawAspect="Content" ObjectID="_1338648706" r:id="rId174"/>
        </w:object>
      </w:r>
      <w:r w:rsidR="006A0BC1">
        <w:t xml:space="preserve"> is the square of the fiber stretch </w:t>
      </w:r>
      <w:r w:rsidRPr="00AF2221">
        <w:rPr>
          <w:position w:val="-12"/>
        </w:rPr>
        <w:object w:dxaOrig="279" w:dyaOrig="400" w14:anchorId="60A01504">
          <v:shape id="_x0000_i1106" type="#_x0000_t75" style="width:14pt;height:19.35pt" o:ole="">
            <v:imagedata r:id="rId175" o:title=""/>
          </v:shape>
          <o:OLEObject Type="Embed" ProgID="Equation.DSMT4" ShapeID="_x0000_i1106" DrawAspect="Content" ObjectID="_1338648707" r:id="rId176"/>
        </w:object>
      </w:r>
      <w:r w:rsidR="006A0BC1">
        <w:t xml:space="preserve">, </w:t>
      </w:r>
      <w:r w:rsidRPr="00AF2221">
        <w:rPr>
          <w:position w:val="-6"/>
        </w:rPr>
        <w:object w:dxaOrig="260" w:dyaOrig="279" w14:anchorId="12911F07">
          <v:shape id="_x0000_i1107" type="#_x0000_t75" style="width:13.35pt;height:14pt" o:ole="">
            <v:imagedata r:id="rId177" o:title=""/>
          </v:shape>
          <o:OLEObject Type="Embed" ProgID="Equation.DSMT4" ShapeID="_x0000_i1107" DrawAspect="Content" ObjectID="_1338648708" r:id="rId178"/>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179" o:title=""/>
          </v:shape>
          <o:OLEObject Type="Embed" ProgID="Equation.DSMT4" ShapeID="_x0000_i1108" DrawAspect="Content" ObjectID="_1338648709" r:id="rId180"/>
        </w:object>
      </w:r>
      <w:r w:rsidR="006A0BC1">
        <w:t xml:space="preserve">, </w:t>
      </w:r>
      <w:r w:rsidRPr="00AF2221">
        <w:rPr>
          <w:position w:val="-12"/>
        </w:rPr>
        <w:object w:dxaOrig="1219" w:dyaOrig="400" w14:anchorId="100A7472">
          <v:shape id="_x0000_i1109" type="#_x0000_t75" style="width:61.35pt;height:19.35pt" o:ole="">
            <v:imagedata r:id="rId181" o:title=""/>
          </v:shape>
          <o:OLEObject Type="Embed" ProgID="Equation.DSMT4" ShapeID="_x0000_i1109" DrawAspect="Content" ObjectID="_1338648710" r:id="rId182"/>
        </w:object>
      </w:r>
      <w:r w:rsidR="006A0BC1">
        <w:t xml:space="preserve">, and </w:t>
      </w:r>
      <w:r w:rsidRPr="00AF2221">
        <w:rPr>
          <w:position w:val="-14"/>
        </w:rPr>
        <w:object w:dxaOrig="540" w:dyaOrig="400" w14:anchorId="57458C84">
          <v:shape id="_x0000_i1110" type="#_x0000_t75" style="width:27.35pt;height:19.35pt" o:ole="">
            <v:imagedata r:id="rId183" o:title=""/>
          </v:shape>
          <o:OLEObject Type="Embed" ProgID="Equation.DSMT4" ShapeID="_x0000_i1110" DrawAspect="Content" ObjectID="_1338648711" r:id="rId184"/>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185" o:title=""/>
          </v:shape>
          <o:OLEObject Type="Embed" ProgID="Equation.DSMT4" ShapeID="_x0000_i1111" DrawAspect="Content" ObjectID="_1338648712" r:id="rId186"/>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187" o:title=""/>
          </v:shape>
          <o:OLEObject Type="Embed" ProgID="Equation.DSMT4" ShapeID="_x0000_i1112" DrawAspect="Content" ObjectID="_1338648713" r:id="rId188"/>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189" o:title=""/>
          </v:shape>
          <o:OLEObject Type="Embed" ProgID="Equation.DSMT4" ShapeID="_x0000_i1113" DrawAspect="Content" ObjectID="_1338648714" r:id="rId190"/>
        </w:object>
      </w:r>
      <w:r>
        <w:t xml:space="preserve">and </w:t>
      </w:r>
      <w:r w:rsidR="00AF2221" w:rsidRPr="00AF2221">
        <w:rPr>
          <w:position w:val="-10"/>
        </w:rPr>
        <w:object w:dxaOrig="200" w:dyaOrig="320" w14:anchorId="0EBA392A">
          <v:shape id="_x0000_i1114" type="#_x0000_t75" style="width:10pt;height:16.65pt" o:ole="">
            <v:imagedata r:id="rId191" o:title=""/>
          </v:shape>
          <o:OLEObject Type="Embed" ProgID="Equation.DSMT4" ShapeID="_x0000_i1114" DrawAspect="Content" ObjectID="_1338648715" r:id="rId192"/>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193" o:title=""/>
          </v:shape>
          <o:OLEObject Type="Embed" ProgID="Equation.DSMT4" ShapeID="_x0000_i1115" DrawAspect="Content" ObjectID="_1338648716" r:id="rId19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04" w:name="_Ref167375501"/>
      <w:bookmarkStart w:id="1605" w:name="_Toc264904980"/>
      <w:r w:rsidRPr="0097532C">
        <w:lastRenderedPageBreak/>
        <w:t>Ellipsoidal Fiber Distribution Mooney-Rivlin</w:t>
      </w:r>
      <w:bookmarkEnd w:id="1604"/>
      <w:bookmarkEnd w:id="1605"/>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195" o:title=""/>
                </v:shape>
                <o:OLEObject Type="Embed" ProgID="Equation.DSMT4" ShapeID="_x0000_i1116" DrawAspect="Content" ObjectID="_1338648717" r:id="rId19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197" o:title=""/>
                </v:shape>
                <o:OLEObject Type="Embed" ProgID="Equation.DSMT4" ShapeID="_x0000_i1117" DrawAspect="Content" ObjectID="_1338648718" r:id="rId19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199" o:title=""/>
          </v:shape>
          <o:OLEObject Type="Embed" ProgID="Equation.DSMT4" ShapeID="_x0000_i1118" DrawAspect="Content" ObjectID="_1338648719" r:id="rId200"/>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01" o:title=""/>
          </v:shape>
          <o:OLEObject Type="Embed" ProgID="Equation.DSMT4" ShapeID="_x0000_i1119" DrawAspect="Content" ObjectID="_1338648720" r:id="rId202"/>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03" o:title=""/>
          </v:shape>
          <o:OLEObject Type="Embed" ProgID="Equation.DSMT4" ShapeID="_x0000_i1120" DrawAspect="Content" ObjectID="_1338648721" r:id="rId204"/>
        </w:object>
      </w:r>
      <w:r>
        <w:t xml:space="preserve"> is the stress from the Mooney-Rivlin basis (Section </w:t>
      </w:r>
      <w:r>
        <w:fldChar w:fldCharType="begin"/>
      </w:r>
      <w:r>
        <w:instrText xml:space="preserve"> REF _Ref167535344 \r \h </w:instrText>
      </w:r>
      <w:r>
        <w:fldChar w:fldCharType="separate"/>
      </w:r>
      <w:r w:rsidR="00976D6B">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05" o:title=""/>
          </v:shape>
          <o:OLEObject Type="Embed" ProgID="Equation.DSMT4" ShapeID="_x0000_i1121" DrawAspect="Content" ObjectID="_1338648722" r:id="rId20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06" w:name="_Toc264904981"/>
      <w:r>
        <w:lastRenderedPageBreak/>
        <w:t>Ellipsoidal Fiber Distribution Veronda-Westmann</w:t>
      </w:r>
      <w:bookmarkEnd w:id="1606"/>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07" o:title=""/>
                </v:shape>
                <o:OLEObject Type="Embed" ProgID="Equation.DSMT4" ShapeID="_x0000_i1122" DrawAspect="Content" ObjectID="_1338648723" r:id="rId20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09" o:title=""/>
                </v:shape>
                <o:OLEObject Type="Embed" ProgID="Equation.DSMT4" ShapeID="_x0000_i1123" DrawAspect="Content" ObjectID="_1338648724" r:id="rId21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11" o:title=""/>
          </v:shape>
          <o:OLEObject Type="Embed" ProgID="Equation.DSMT4" ShapeID="_x0000_i1124" DrawAspect="Content" ObjectID="_1338648725" r:id="rId212"/>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13" o:title=""/>
          </v:shape>
          <o:OLEObject Type="Embed" ProgID="Equation.DSMT4" ShapeID="_x0000_i1125" DrawAspect="Content" ObjectID="_1338648726" r:id="rId214"/>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15" o:title=""/>
          </v:shape>
          <o:OLEObject Type="Embed" ProgID="Equation.DSMT4" ShapeID="_x0000_i1126" DrawAspect="Content" ObjectID="_1338648727" r:id="rId216"/>
        </w:object>
      </w:r>
      <w:r>
        <w:t xml:space="preserve"> is the stress from the Veronda-Westmann basis (Section </w:t>
      </w:r>
      <w:r>
        <w:fldChar w:fldCharType="begin"/>
      </w:r>
      <w:r>
        <w:instrText xml:space="preserve"> REF _Ref167535458 \r \h </w:instrText>
      </w:r>
      <w:r>
        <w:fldChar w:fldCharType="separate"/>
      </w:r>
      <w:r w:rsidR="00976D6B">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17" o:title=""/>
          </v:shape>
          <o:OLEObject Type="Embed" ProgID="Equation.DSMT4" ShapeID="_x0000_i1127" DrawAspect="Content" ObjectID="_1338648728" r:id="rId218"/>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607" w:name="_Toc264904982"/>
      <w:r>
        <w:lastRenderedPageBreak/>
        <w:t>Fiber with Exponential-Power Law, Uncoupled Formulation</w:t>
      </w:r>
      <w:bookmarkEnd w:id="1607"/>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19" o:title=""/>
                </v:shape>
                <o:OLEObject Type="Embed" ProgID="Equation.DSMT4" ShapeID="_x0000_i1128" DrawAspect="Content" ObjectID="_1338648729" r:id="rId220"/>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21" o:title=""/>
                </v:shape>
                <o:OLEObject Type="Embed" ProgID="Equation.DSMT4" ShapeID="_x0000_i1129" DrawAspect="Content" ObjectID="_1338648730" r:id="rId222"/>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23" o:title=""/>
                </v:shape>
                <o:OLEObject Type="Embed" ProgID="Equation.DSMT4" ShapeID="_x0000_i1130" DrawAspect="Content" ObjectID="_1338648731" r:id="rId224"/>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25" o:title=""/>
                </v:shape>
                <o:OLEObject Type="Embed" ProgID="Equation.DSMT4" ShapeID="_x0000_i1131" DrawAspect="Content" ObjectID="_1338648732" r:id="rId226"/>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27" o:title=""/>
                </v:shape>
                <o:OLEObject Type="Embed" ProgID="Equation.DSMT4" ShapeID="_x0000_i1132" DrawAspect="Content" ObjectID="_1338648733" r:id="rId228"/>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29" o:title=""/>
          </v:shape>
          <o:OLEObject Type="Embed" ProgID="Equation.DSMT4" ShapeID="_x0000_i1133" DrawAspect="Content" ObjectID="_1338648734" r:id="rId230"/>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31" o:title=""/>
          </v:shape>
          <o:OLEObject Type="Embed" ProgID="Equation.DSMT4" ShapeID="_x0000_i1134" DrawAspect="Content" ObjectID="_1338648735" r:id="rId23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35pt;height:17.35pt" o:ole="">
            <v:imagedata r:id="rId233" o:title=""/>
          </v:shape>
          <o:OLEObject Type="Embed" ProgID="Equation.DSMT4" ShapeID="_x0000_i1135" DrawAspect="Content" ObjectID="_1338648736" r:id="rId234"/>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35" o:title=""/>
          </v:shape>
          <o:OLEObject Type="Embed" ProgID="Equation.DSMT4" ShapeID="_x0000_i1136" DrawAspect="Content" ObjectID="_1338648737" r:id="rId236"/>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37" o:title=""/>
          </v:shape>
          <o:OLEObject Type="Embed" ProgID="Equation.DSMT4" ShapeID="_x0000_i1137" DrawAspect="Content" ObjectID="_1338648738" r:id="rId238"/>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39" o:title=""/>
          </v:shape>
          <o:OLEObject Type="Embed" ProgID="Equation.DSMT4" ShapeID="_x0000_i1138" DrawAspect="Content" ObjectID="_1338648739" r:id="rId240"/>
        </w:object>
      </w:r>
      <w:r>
        <w:t xml:space="preserve">, and </w:t>
      </w:r>
      <w:r w:rsidR="00AF2221" w:rsidRPr="00AF2221">
        <w:rPr>
          <w:position w:val="-14"/>
        </w:rPr>
        <w:object w:dxaOrig="540" w:dyaOrig="400" w14:anchorId="6A8C7130">
          <v:shape id="_x0000_i1139" type="#_x0000_t75" style="width:27.35pt;height:19.35pt" o:ole="">
            <v:imagedata r:id="rId241" o:title=""/>
          </v:shape>
          <o:OLEObject Type="Embed" ProgID="Equation.DSMT4" ShapeID="_x0000_i1139" DrawAspect="Content" ObjectID="_1338648740" r:id="rId242"/>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43" o:title=""/>
          </v:shape>
          <o:OLEObject Type="Embed" ProgID="Equation.DSMT4" ShapeID="_x0000_i1140" DrawAspect="Content" ObjectID="_1338648741" r:id="rId244"/>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45" o:title=""/>
          </v:shape>
          <o:OLEObject Type="Embed" ProgID="Equation.DSMT4" ShapeID="_x0000_i1141" DrawAspect="Content" ObjectID="_1338648742" r:id="rId246"/>
        </w:object>
      </w:r>
      <w:r w:rsidRPr="000230DC">
        <w:t xml:space="preserve">, </w:t>
      </w:r>
      <w:r w:rsidR="00AF2221" w:rsidRPr="00AF2221">
        <w:rPr>
          <w:position w:val="-6"/>
        </w:rPr>
        <w:object w:dxaOrig="580" w:dyaOrig="279" w14:anchorId="26A972BB">
          <v:shape id="_x0000_i1142" type="#_x0000_t75" style="width:29.35pt;height:14pt" o:ole="">
            <v:imagedata r:id="rId247" o:title=""/>
          </v:shape>
          <o:OLEObject Type="Embed" ProgID="Equation.DSMT4" ShapeID="_x0000_i1142" DrawAspect="Content" ObjectID="_1338648743" r:id="rId248"/>
        </w:object>
      </w:r>
      <w:r w:rsidRPr="000230DC">
        <w:t xml:space="preserve">, and </w:t>
      </w:r>
      <w:r w:rsidR="00AF2221" w:rsidRPr="00AF2221">
        <w:rPr>
          <w:position w:val="-10"/>
        </w:rPr>
        <w:object w:dxaOrig="600" w:dyaOrig="320" w14:anchorId="45941155">
          <v:shape id="_x0000_i1143" type="#_x0000_t75" style="width:30pt;height:16.65pt" o:ole="">
            <v:imagedata r:id="rId249" o:title=""/>
          </v:shape>
          <o:OLEObject Type="Embed" ProgID="Equation.DSMT4" ShapeID="_x0000_i1143" DrawAspect="Content" ObjectID="_1338648744" r:id="rId250"/>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51" o:title=""/>
          </v:shape>
          <o:OLEObject Type="Embed" ProgID="Equation.DSMT4" ShapeID="_x0000_i1144" DrawAspect="Content" ObjectID="_1338648745" r:id="rId252"/>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53" o:title=""/>
          </v:shape>
          <o:OLEObject Type="Embed" ProgID="Equation.DSMT4" ShapeID="_x0000_i1145" DrawAspect="Content" ObjectID="_1338648746" r:id="rId254"/>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55" o:title=""/>
          </v:shape>
          <o:OLEObject Type="Embed" ProgID="Equation.DSMT4" ShapeID="_x0000_i1146" DrawAspect="Content" ObjectID="_1338648747" r:id="rId256"/>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57" o:title=""/>
          </v:shape>
          <o:OLEObject Type="Embed" ProgID="Equation.DSMT4" ShapeID="_x0000_i1147" DrawAspect="Content" ObjectID="_1338648748" r:id="rId258"/>
        </w:object>
      </w:r>
      <w:r w:rsidRPr="0097532C">
        <w:t xml:space="preserve">).  Therefore, use </w:t>
      </w:r>
      <w:r w:rsidR="00AF2221" w:rsidRPr="00AF2221">
        <w:rPr>
          <w:position w:val="-10"/>
        </w:rPr>
        <w:object w:dxaOrig="600" w:dyaOrig="320" w14:anchorId="5E7D1C1F">
          <v:shape id="_x0000_i1148" type="#_x0000_t75" style="width:30pt;height:16.65pt" o:ole="">
            <v:imagedata r:id="rId259" o:title=""/>
          </v:shape>
          <o:OLEObject Type="Embed" ProgID="Equation.DSMT4" ShapeID="_x0000_i1148" DrawAspect="Content" ObjectID="_1338648749" r:id="rId260"/>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61" o:title=""/>
          </v:shape>
          <o:OLEObject Type="Embed" ProgID="Equation.DSMT4" ShapeID="_x0000_i1149" DrawAspect="Content" ObjectID="_1338648750" r:id="rId262"/>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63" o:title=""/>
          </v:shape>
          <o:OLEObject Type="Embed" ProgID="Equation.DSMT4" ShapeID="_x0000_i1150" DrawAspect="Content" ObjectID="_1338648751" r:id="rId264"/>
        </w:object>
      </w:r>
      <w:r>
        <w:t xml:space="preserve">, oriented at ±25 degrees relative to </w:t>
      </w:r>
      <w:r w:rsidR="00AF2221" w:rsidRPr="00AF2221">
        <w:rPr>
          <w:position w:val="-12"/>
        </w:rPr>
        <w:object w:dxaOrig="240" w:dyaOrig="360" w14:anchorId="79D979FB">
          <v:shape id="_x0000_i1151" type="#_x0000_t75" style="width:12pt;height:18pt" o:ole="">
            <v:imagedata r:id="rId265" o:title=""/>
          </v:shape>
          <o:OLEObject Type="Embed" ProgID="Equation.DSMT4" ShapeID="_x0000_i1151" DrawAspect="Content" ObjectID="_1338648752" r:id="rId266"/>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608" w:name="_Toc264904983"/>
      <w:r>
        <w:lastRenderedPageBreak/>
        <w:t>Fung Orthotropic</w:t>
      </w:r>
      <w:bookmarkEnd w:id="1608"/>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"_ENREF_10" \o "Fung, 1993 </w:instrText>
      </w:r>
      <w:r w:rsidR="00976D6B">
        <w:instrText xml:space="preserve">#44" </w:instrText>
      </w:r>
      <w:ins w:id="1609" w:author="Gerard" w:date="2014-06-20T17:32:00Z"/>
      <w:r w:rsidR="00976D6B">
        <w:fldChar w:fldCharType="separate"/>
      </w:r>
      <w:r w:rsidR="00711A1D">
        <w:rPr>
          <w:noProof/>
        </w:rPr>
        <w:t>10</w:t>
      </w:r>
      <w:r w:rsidR="00976D6B">
        <w:rPr>
          <w:noProof/>
        </w:rPr>
        <w:fldChar w:fldCharType="end"/>
      </w:r>
      <w:r w:rsidR="00031F52">
        <w:rPr>
          <w:noProof/>
        </w:rPr>
        <w:t xml:space="preserve">, </w:t>
      </w:r>
      <w:r w:rsidR="00976D6B">
        <w:fldChar w:fldCharType="begin"/>
      </w:r>
      <w:r w:rsidR="00976D6B">
        <w:instrText xml:space="preserve"> HYPERLINK \l "_ENREF_11" \o "Fung, 1979 #43" </w:instrText>
      </w:r>
      <w:ins w:id="1610" w:author="Gerard" w:date="2014-06-20T17:32:00Z"/>
      <w:r w:rsidR="00976D6B">
        <w:fldChar w:fldCharType="separate"/>
      </w:r>
      <w:r w:rsidR="00711A1D">
        <w:rPr>
          <w:noProof/>
        </w:rPr>
        <w:t>11</w:t>
      </w:r>
      <w:r w:rsidR="00976D6B">
        <w:rPr>
          <w:noProof/>
        </w:rPr>
        <w:fldChar w:fldCharType="end"/>
      </w:r>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67" o:title=""/>
                </v:shape>
                <o:OLEObject Type="Embed" ProgID="Equation.DSMT4" ShapeID="_x0000_i1152" DrawAspect="Content" ObjectID="_1338648753" r:id="rId268"/>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69" o:title=""/>
                </v:shape>
                <o:OLEObject Type="Embed" ProgID="Equation.DSMT4" ShapeID="_x0000_i1153" DrawAspect="Content" ObjectID="_1338648754" r:id="rId270"/>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71" o:title=""/>
                </v:shape>
                <o:OLEObject Type="Embed" ProgID="Equation.DSMT4" ShapeID="_x0000_i1154" DrawAspect="Content" ObjectID="_1338648755" r:id="rId272"/>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65pt;height:18pt" o:ole="">
                  <v:imagedata r:id="rId273" o:title=""/>
                </v:shape>
                <o:OLEObject Type="Embed" ProgID="Equation.DSMT4" ShapeID="_x0000_i1155" DrawAspect="Content" ObjectID="_1338648756" r:id="rId274"/>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65pt;height:18pt" o:ole="">
                  <v:imagedata r:id="rId275" o:title=""/>
                </v:shape>
                <o:OLEObject Type="Embed" ProgID="Equation.DSMT4" ShapeID="_x0000_i1156" DrawAspect="Content" ObjectID="_1338648757" r:id="rId276"/>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65pt;height:18pt" o:ole="">
                  <v:imagedata r:id="rId277" o:title=""/>
                </v:shape>
                <o:OLEObject Type="Embed" ProgID="Equation.DSMT4" ShapeID="_x0000_i1157" DrawAspect="Content" ObjectID="_1338648758" r:id="rId278"/>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65pt;height:18pt" o:ole="">
                  <v:imagedata r:id="rId279" o:title=""/>
                </v:shape>
                <o:OLEObject Type="Embed" ProgID="Equation.DSMT4" ShapeID="_x0000_i1158" DrawAspect="Content" ObjectID="_1338648759" r:id="rId280"/>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65pt;height:18pt" o:ole="">
                  <v:imagedata r:id="rId281" o:title=""/>
                </v:shape>
                <o:OLEObject Type="Embed" ProgID="Equation.DSMT4" ShapeID="_x0000_i1159" DrawAspect="Content" ObjectID="_1338648760" r:id="rId282"/>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65pt;height:18pt" o:ole="">
                  <v:imagedata r:id="rId283" o:title=""/>
                </v:shape>
                <o:OLEObject Type="Embed" ProgID="Equation.DSMT4" ShapeID="_x0000_i1160" DrawAspect="Content" ObjectID="_1338648761" r:id="rId284"/>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285" o:title=""/>
                </v:shape>
                <o:OLEObject Type="Embed" ProgID="Equation.DSMT4" ShapeID="_x0000_i1161" DrawAspect="Content" ObjectID="_1338648762" r:id="rId286"/>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"_ENREF_12" \o "Ateshian, 2009 #45" </w:instrText>
      </w:r>
      <w:ins w:id="1611" w:author="Gerard" w:date="2014-06-20T17:32:00Z"/>
      <w:r w:rsidR="00976D6B">
        <w:fldChar w:fldCharType="separate"/>
      </w:r>
      <w:r w:rsidR="00711A1D">
        <w:rPr>
          <w:noProof/>
        </w:rPr>
        <w:t>12</w:t>
      </w:r>
      <w:r w:rsidR="00976D6B">
        <w:rPr>
          <w:noProof/>
        </w:rPr>
        <w:fldChar w:fldCharType="end"/>
      </w:r>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287" o:title=""/>
          </v:shape>
          <o:OLEObject Type="Embed" ProgID="Equation.DSMT4" ShapeID="_x0000_i1162" DrawAspect="Content" ObjectID="_1338648763" r:id="rId288"/>
        </w:object>
      </w:r>
      <w:r>
        <w:t>,</w:t>
      </w:r>
      <w:r>
        <w:tab/>
      </w:r>
      <w:r>
        <w:fldChar w:fldCharType="begin"/>
      </w:r>
      <w:r>
        <w:instrText xml:space="preserve"> MACROBUTTON MTPlaceRef \* MERGEFORMAT </w:instrText>
      </w:r>
      <w:fldSimple w:instr=" SEQ MTEqn \h \* MERGEFORMAT "/>
      <w:r>
        <w:instrText>(</w:instrText>
      </w:r>
      <w:r w:rsidR="00976D6B">
        <w:fldChar w:fldCharType="begin"/>
      </w:r>
      <w:r w:rsidR="00976D6B">
        <w:instrText xml:space="preserve"> SEQ MTSec \c \* Arabic \* MERGEFORMAT </w:instrText>
      </w:r>
      <w:r w:rsidR="00976D6B">
        <w:fldChar w:fldCharType="separate"/>
      </w:r>
      <w:r w:rsidR="00976D6B">
        <w:rPr>
          <w:noProof/>
        </w:rPr>
        <w:instrText>0</w:instrText>
      </w:r>
      <w:r w:rsidR="00976D6B">
        <w:rPr>
          <w:noProof/>
        </w:rPr>
        <w:fldChar w:fldCharType="end"/>
      </w:r>
      <w:r>
        <w:instrText>.</w:instrText>
      </w:r>
      <w:r w:rsidR="00976D6B">
        <w:fldChar w:fldCharType="begin"/>
      </w:r>
      <w:r w:rsidR="00976D6B">
        <w:instrText xml:space="preserve"> SEQ MTEqn \c \* Arabic \* MERGEFORMAT </w:instrText>
      </w:r>
      <w:r w:rsidR="00976D6B">
        <w:fldChar w:fldCharType="separate"/>
      </w:r>
      <w:r w:rsidR="00976D6B">
        <w:rPr>
          <w:noProof/>
        </w:rPr>
        <w:instrText>1</w:instrText>
      </w:r>
      <w:r w:rsidR="00976D6B">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289" o:title=""/>
          </v:shape>
          <o:OLEObject Type="Embed" ProgID="Equation.DSMT4" ShapeID="_x0000_i1163" DrawAspect="Content" ObjectID="_1338648764" r:id="rId290"/>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35pt;height:24pt" o:ole="">
            <v:imagedata r:id="rId291" o:title=""/>
          </v:shape>
          <o:OLEObject Type="Embed" ProgID="Equation.DSMT4" ShapeID="_x0000_i1164" DrawAspect="Content" ObjectID="_1338648765" r:id="rId292"/>
        </w:object>
      </w:r>
      <w:r>
        <w:t xml:space="preserve"> and </w:t>
      </w:r>
      <w:r w:rsidR="00AF2221" w:rsidRPr="00AF2221">
        <w:rPr>
          <w:position w:val="-12"/>
        </w:rPr>
        <w:object w:dxaOrig="1400" w:dyaOrig="360" w14:anchorId="192718D5">
          <v:shape id="_x0000_i1165" type="#_x0000_t75" style="width:70pt;height:18pt" o:ole="">
            <v:imagedata r:id="rId293" o:title=""/>
          </v:shape>
          <o:OLEObject Type="Embed" ProgID="Equation.DSMT4" ShapeID="_x0000_i1165" DrawAspect="Content" ObjectID="_1338648766" r:id="rId294"/>
        </w:object>
      </w:r>
      <w:r>
        <w:t xml:space="preserve">where </w:t>
      </w:r>
      <w:r w:rsidR="00AF2221" w:rsidRPr="00AF2221">
        <w:rPr>
          <w:position w:val="-12"/>
        </w:rPr>
        <w:object w:dxaOrig="320" w:dyaOrig="360" w14:anchorId="40E7F654">
          <v:shape id="_x0000_i1166" type="#_x0000_t75" style="width:16.65pt;height:18pt" o:ole="">
            <v:imagedata r:id="rId295" o:title=""/>
          </v:shape>
          <o:OLEObject Type="Embed" ProgID="Equation.DSMT4" ShapeID="_x0000_i1166" DrawAspect="Content" ObjectID="_1338648767" r:id="rId296"/>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612" w:name="_Ref167535344"/>
      <w:bookmarkStart w:id="1613" w:name="_Ref299864027"/>
      <w:bookmarkStart w:id="1614" w:name="_Toc264904984"/>
      <w:r>
        <w:lastRenderedPageBreak/>
        <w:t>Mooney-Rivlin</w:t>
      </w:r>
      <w:bookmarkEnd w:id="1612"/>
      <w:bookmarkEnd w:id="1613"/>
      <w:bookmarkEnd w:id="161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35pt;height:31.35pt" o:ole="">
            <v:imagedata r:id="rId297" o:title=""/>
          </v:shape>
          <o:OLEObject Type="Embed" ProgID="Equation.DSMT4" ShapeID="_x0000_i1167" DrawAspect="Content" ObjectID="_1338648768" r:id="rId298"/>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299" o:title=""/>
          </v:shape>
          <o:OLEObject Type="Embed" ProgID="Equation.DSMT4" ShapeID="_x0000_i1168" DrawAspect="Content" ObjectID="_1338648769" r:id="rId300"/>
        </w:object>
      </w:r>
      <w:r w:rsidR="006A0BC1">
        <w:t>and</w:t>
      </w:r>
      <w:r w:rsidRPr="00AF2221">
        <w:rPr>
          <w:position w:val="-12"/>
        </w:rPr>
        <w:object w:dxaOrig="300" w:dyaOrig="360" w14:anchorId="423F4533">
          <v:shape id="_x0000_i1169" type="#_x0000_t75" style="width:14pt;height:18pt" o:ole="">
            <v:imagedata r:id="rId301" o:title=""/>
          </v:shape>
          <o:OLEObject Type="Embed" ProgID="Equation.DSMT4" ShapeID="_x0000_i1169" DrawAspect="Content" ObjectID="_1338648770" r:id="rId302"/>
        </w:object>
      </w:r>
      <w:r w:rsidR="006A0BC1">
        <w:t xml:space="preserve">are the Mooney-Rivlin material coefficients. The variables </w:t>
      </w:r>
      <w:r w:rsidRPr="00AF2221">
        <w:rPr>
          <w:position w:val="-12"/>
        </w:rPr>
        <w:object w:dxaOrig="220" w:dyaOrig="380" w14:anchorId="21DAA355">
          <v:shape id="_x0000_i1170" type="#_x0000_t75" style="width:10.65pt;height:19.35pt" o:ole="">
            <v:imagedata r:id="rId303" o:title=""/>
          </v:shape>
          <o:OLEObject Type="Embed" ProgID="Equation.DSMT4" ShapeID="_x0000_i1170" DrawAspect="Content" ObjectID="_1338648771" r:id="rId304"/>
        </w:object>
      </w:r>
      <w:r w:rsidR="006A0BC1">
        <w:t xml:space="preserve"> and </w:t>
      </w:r>
      <w:r w:rsidRPr="00AF2221">
        <w:rPr>
          <w:position w:val="-12"/>
        </w:rPr>
        <w:object w:dxaOrig="240" w:dyaOrig="380" w14:anchorId="26A82C84">
          <v:shape id="_x0000_i1171" type="#_x0000_t75" style="width:12pt;height:19.35pt" o:ole="">
            <v:imagedata r:id="rId305" o:title=""/>
          </v:shape>
          <o:OLEObject Type="Embed" ProgID="Equation.DSMT4" ShapeID="_x0000_i1171" DrawAspect="Content" ObjectID="_1338648772" r:id="rId306"/>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65pt" o:ole="">
            <v:imagedata r:id="rId307" o:title=""/>
          </v:shape>
          <o:OLEObject Type="Embed" ProgID="Equation.DSMT4" ShapeID="_x0000_i1172" DrawAspect="Content" ObjectID="_1338648773" r:id="rId308"/>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09" o:title=""/>
          </v:shape>
          <o:OLEObject Type="Embed" ProgID="Equation.DSMT4" ShapeID="_x0000_i1173" DrawAspect="Content" ObjectID="_1338648774" r:id="rId310"/>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976D6B">
        <w:fldChar w:fldCharType="begin"/>
      </w:r>
      <w:r w:rsidR="00976D6B">
        <w:instrText xml:space="preserve"> HYPERLINK \l "_ENREF_5" \o "Simo, 1991 #11" </w:instrText>
      </w:r>
      <w:ins w:id="1615" w:author="Gerard" w:date="2014-06-20T17:32:00Z"/>
      <w:r w:rsidR="00976D6B">
        <w:fldChar w:fldCharType="separate"/>
      </w:r>
      <w:r w:rsidR="00711A1D">
        <w:rPr>
          <w:noProof/>
        </w:rPr>
        <w:t>5</w:t>
      </w:r>
      <w:r w:rsidR="00976D6B">
        <w:rPr>
          <w:noProof/>
        </w:rPr>
        <w:fldChar w:fldCharType="end"/>
      </w:r>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616" w:name="_Toc264904985"/>
      <w:r>
        <w:lastRenderedPageBreak/>
        <w:t>Muscle Material</w:t>
      </w:r>
      <w:bookmarkEnd w:id="1616"/>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r w:rsidR="00976D6B">
        <w:fldChar w:fldCharType="begin"/>
      </w:r>
      <w:r w:rsidR="00976D6B">
        <w:instrText xml:space="preserve"> HYPERLINK \l "_ENREF_13" \o "Blemker, 2004 #38" </w:instrText>
      </w:r>
      <w:ins w:id="1617" w:author="Gerard" w:date="2014-06-20T17:32:00Z"/>
      <w:r w:rsidR="00976D6B">
        <w:fldChar w:fldCharType="separate"/>
      </w:r>
      <w:r w:rsidR="00711A1D">
        <w:rPr>
          <w:noProof/>
        </w:rPr>
        <w:t>13</w:t>
      </w:r>
      <w:r w:rsidR="00976D6B">
        <w:rPr>
          <w:noProof/>
        </w:rPr>
        <w:fldChar w:fldCharType="end"/>
      </w:r>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r w:rsidR="00976D6B">
        <w:fldChar w:fldCharType="begin"/>
      </w:r>
      <w:r w:rsidR="00976D6B">
        <w:instrText xml:space="preserve"> HYPERLINK \l "_ENREF_14" \o "Criscione, 2001 #37" </w:instrText>
      </w:r>
      <w:ins w:id="1618" w:author="Gerard" w:date="2014-06-20T17:32:00Z"/>
      <w:r w:rsidR="00976D6B">
        <w:fldChar w:fldCharType="separate"/>
      </w:r>
      <w:r w:rsidR="00711A1D">
        <w:rPr>
          <w:noProof/>
        </w:rPr>
        <w:t>14</w:t>
      </w:r>
      <w:r w:rsidR="00976D6B">
        <w:rPr>
          <w:noProof/>
        </w:rPr>
        <w:fldChar w:fldCharType="end"/>
      </w:r>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r w:rsidR="00976D6B">
        <w:fldChar w:fldCharType="begin"/>
      </w:r>
      <w:r w:rsidR="00976D6B">
        <w:instrText xml:space="preserve"> HYPERLINK \l "_ENREF_15" \o "Spencer, 1984 #22" </w:instrText>
      </w:r>
      <w:ins w:id="1619" w:author="Gerard" w:date="2014-06-20T17:32:00Z"/>
      <w:r w:rsidR="00976D6B">
        <w:fldChar w:fldCharType="separate"/>
      </w:r>
      <w:r w:rsidR="00711A1D">
        <w:rPr>
          <w:noProof/>
        </w:rPr>
        <w:t>15</w:t>
      </w:r>
      <w:r w:rsidR="00976D6B">
        <w:rPr>
          <w:noProof/>
        </w:rPr>
        <w:fldChar w:fldCharType="end"/>
      </w:r>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35pt;height:24pt" o:ole="">
            <v:imagedata r:id="rId311" o:title=""/>
          </v:shape>
          <o:OLEObject Type="Embed" ProgID="Equation.DSMT4" ShapeID="_x0000_i1174" DrawAspect="Content" ObjectID="_1338648775" r:id="rId312"/>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65pt;height:18pt" o:ole="">
            <v:imagedata r:id="rId313" o:title=""/>
          </v:shape>
          <o:OLEObject Type="Embed" ProgID="Equation.DSMT4" ShapeID="_x0000_i1175" DrawAspect="Content" ObjectID="_1338648776" r:id="rId314"/>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35pt;height:34.65pt" o:ole="">
            <v:imagedata r:id="rId315" o:title=""/>
          </v:shape>
          <o:OLEObject Type="Embed" ProgID="Equation.DSMT4" ShapeID="_x0000_i1176" DrawAspect="Content" ObjectID="_1338648777" r:id="rId316"/>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35pt" o:ole="">
            <v:imagedata r:id="rId317" o:title=""/>
          </v:shape>
          <o:OLEObject Type="Embed" ProgID="Equation.DSMT4" ShapeID="_x0000_i1177" DrawAspect="Content" ObjectID="_1338648778" r:id="rId318"/>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35pt;height:86pt" o:ole="">
            <v:imagedata r:id="rId319" o:title=""/>
          </v:shape>
          <o:OLEObject Type="Embed" ProgID="Equation.DSMT4" ShapeID="_x0000_i1178" DrawAspect="Content" ObjectID="_1338648779" r:id="rId320"/>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35pt;height:18pt" o:ole="">
            <v:imagedata r:id="rId321" o:title=""/>
          </v:shape>
          <o:OLEObject Type="Embed" ProgID="Equation.DSMT4" ShapeID="_x0000_i1179" DrawAspect="Content" ObjectID="_1338648780" r:id="rId322"/>
        </w:object>
      </w:r>
      <w:r>
        <w:t xml:space="preserve">and </w:t>
      </w:r>
      <w:r w:rsidR="00AF2221" w:rsidRPr="00AF2221">
        <w:rPr>
          <w:position w:val="-12"/>
        </w:rPr>
        <w:object w:dxaOrig="260" w:dyaOrig="360" w14:anchorId="39852F1E">
          <v:shape id="_x0000_i1180" type="#_x0000_t75" style="width:13.35pt;height:18pt" o:ole="">
            <v:imagedata r:id="rId323" o:title=""/>
          </v:shape>
          <o:OLEObject Type="Embed" ProgID="Equation.DSMT4" ShapeID="_x0000_i1180" DrawAspect="Content" ObjectID="_1338648781" r:id="rId324"/>
        </w:object>
      </w:r>
      <w:r>
        <w:t xml:space="preserve">are determined by requiring </w:t>
      </w:r>
      <w:r w:rsidR="00AF2221" w:rsidRPr="00AF2221">
        <w:rPr>
          <w:position w:val="-6"/>
        </w:rPr>
        <w:object w:dxaOrig="320" w:dyaOrig="320" w14:anchorId="7B1FBA63">
          <v:shape id="_x0000_i1181" type="#_x0000_t75" style="width:16.65pt;height:16.65pt" o:ole="">
            <v:imagedata r:id="rId325" o:title=""/>
          </v:shape>
          <o:OLEObject Type="Embed" ProgID="Equation.DSMT4" ShapeID="_x0000_i1181" DrawAspect="Content" ObjectID="_1338648782" r:id="rId326"/>
        </w:object>
      </w:r>
      <w:r>
        <w:t xml:space="preserve">and </w:t>
      </w:r>
      <w:r w:rsidR="00AF2221" w:rsidRPr="00AF2221">
        <w:rPr>
          <w:position w:val="-6"/>
        </w:rPr>
        <w:object w:dxaOrig="300" w:dyaOrig="320" w14:anchorId="2B2839C5">
          <v:shape id="_x0000_i1182" type="#_x0000_t75" style="width:14pt;height:16.65pt" o:ole="">
            <v:imagedata r:id="rId327" o:title=""/>
          </v:shape>
          <o:OLEObject Type="Embed" ProgID="Equation.DSMT4" ShapeID="_x0000_i1182" DrawAspect="Content" ObjectID="_1338648783" r:id="rId328"/>
        </w:object>
      </w:r>
      <w:r>
        <w:t xml:space="preserve">continuity at </w:t>
      </w:r>
      <w:r w:rsidR="00AF2221" w:rsidRPr="00AF2221">
        <w:rPr>
          <w:position w:val="-6"/>
        </w:rPr>
        <w:object w:dxaOrig="680" w:dyaOrig="320" w14:anchorId="7E71723E">
          <v:shape id="_x0000_i1183" type="#_x0000_t75" style="width:34pt;height:16.65pt" o:ole="">
            <v:imagedata r:id="rId329" o:title=""/>
          </v:shape>
          <o:OLEObject Type="Embed" ProgID="Equation.DSMT4" ShapeID="_x0000_i1183" DrawAspect="Content" ObjectID="_1338648784" r:id="rId330"/>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65pt" o:ole="">
            <v:imagedata r:id="rId331" o:title=""/>
          </v:shape>
          <o:OLEObject Type="Embed" ProgID="Equation.DSMT4" ShapeID="_x0000_i1184" DrawAspect="Content" ObjectID="_1338648785" r:id="rId332"/>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620" w:name="_Toc264904986"/>
      <w:r>
        <w:lastRenderedPageBreak/>
        <w:t>Ogden</w:t>
      </w:r>
      <w:bookmarkEnd w:id="162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976D6B">
        <w:fldChar w:fldCharType="begin"/>
      </w:r>
      <w:r w:rsidR="00976D6B">
        <w:instrText xml:space="preserve"> HYPERLINK \l "_ENREF_5" \o "</w:instrText>
      </w:r>
      <w:r w:rsidR="00976D6B">
        <w:instrText xml:space="preserve">Simo, 1991 #11" </w:instrText>
      </w:r>
      <w:ins w:id="1621" w:author="Gerard" w:date="2014-06-20T17:32:00Z"/>
      <w:r w:rsidR="00976D6B">
        <w:fldChar w:fldCharType="separate"/>
      </w:r>
      <w:r w:rsidR="00711A1D">
        <w:rPr>
          <w:noProof/>
        </w:rPr>
        <w:t>5</w:t>
      </w:r>
      <w:r w:rsidR="00976D6B">
        <w:rPr>
          <w:noProof/>
        </w:rPr>
        <w:fldChar w:fldCharType="end"/>
      </w:r>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35pt;height:34.65pt" o:ole="">
            <v:imagedata r:id="rId333" o:title=""/>
          </v:shape>
          <o:OLEObject Type="Embed" ProgID="Equation.DSMT4" ShapeID="_x0000_i1185" DrawAspect="Content" ObjectID="_1338648786" r:id="rId334"/>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35pt" o:ole="">
            <v:imagedata r:id="rId335" o:title=""/>
          </v:shape>
          <o:OLEObject Type="Embed" ProgID="Equation.DSMT4" ShapeID="_x0000_i1186" DrawAspect="Content" ObjectID="_1338648787" r:id="rId336"/>
        </w:object>
      </w:r>
      <w:r>
        <w:t xml:space="preserve"> are the eigenvalues of </w:t>
      </w:r>
      <w:r w:rsidR="00AF2221" w:rsidRPr="00AF2221">
        <w:rPr>
          <w:position w:val="-6"/>
        </w:rPr>
        <w:object w:dxaOrig="240" w:dyaOrig="340" w14:anchorId="34138835">
          <v:shape id="_x0000_i1187" type="#_x0000_t75" style="width:12pt;height:16.65pt" o:ole="">
            <v:imagedata r:id="rId337" o:title=""/>
          </v:shape>
          <o:OLEObject Type="Embed" ProgID="Equation.DSMT4" ShapeID="_x0000_i1187" DrawAspect="Content" ObjectID="_1338648788" r:id="rId338"/>
        </w:object>
      </w:r>
      <w:r>
        <w:t xml:space="preserve">, </w:t>
      </w:r>
      <w:r w:rsidR="00AF2221" w:rsidRPr="00AF2221">
        <w:rPr>
          <w:position w:val="-12"/>
        </w:rPr>
        <w:object w:dxaOrig="220" w:dyaOrig="360" w14:anchorId="48A19359">
          <v:shape id="_x0000_i1188" type="#_x0000_t75" style="width:10.65pt;height:18pt" o:ole="">
            <v:imagedata r:id="rId339" o:title=""/>
          </v:shape>
          <o:OLEObject Type="Embed" ProgID="Equation.DSMT4" ShapeID="_x0000_i1188" DrawAspect="Content" ObjectID="_1338648789" r:id="rId340"/>
        </w:object>
      </w:r>
      <w:r>
        <w:t xml:space="preserve">and </w:t>
      </w:r>
      <w:r w:rsidR="00AF2221" w:rsidRPr="00AF2221">
        <w:rPr>
          <w:position w:val="-12"/>
        </w:rPr>
        <w:object w:dxaOrig="279" w:dyaOrig="360" w14:anchorId="7335E955">
          <v:shape id="_x0000_i1189" type="#_x0000_t75" style="width:14pt;height:18pt" o:ole="">
            <v:imagedata r:id="rId341" o:title=""/>
          </v:shape>
          <o:OLEObject Type="Embed" ProgID="Equation.DSMT4" ShapeID="_x0000_i1189" DrawAspect="Content" ObjectID="_1338648790" r:id="rId342"/>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622" w:name="_Toc264904987"/>
      <w:r>
        <w:lastRenderedPageBreak/>
        <w:t>Tendon Material</w:t>
      </w:r>
      <w:bookmarkEnd w:id="1622"/>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35pt" o:ole="">
            <v:imagedata r:id="rId343" o:title=""/>
          </v:shape>
          <o:OLEObject Type="Embed" ProgID="Equation.DSMT4" ShapeID="_x0000_i1190" DrawAspect="Content" ObjectID="_1338648791" r:id="rId344"/>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35pt;height:73.35pt" o:ole="">
            <v:imagedata r:id="rId345" o:title=""/>
          </v:shape>
          <o:OLEObject Type="Embed" ProgID="Equation.DSMT4" ShapeID="_x0000_i1191" DrawAspect="Content" ObjectID="_1338648792" r:id="rId346"/>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47" o:title=""/>
          </v:shape>
          <o:OLEObject Type="Embed" ProgID="Equation.DSMT4" ShapeID="_x0000_i1192" DrawAspect="Content" ObjectID="_1338648793" r:id="rId348"/>
        </w:object>
      </w:r>
      <w:r>
        <w:t xml:space="preserve">and </w:t>
      </w:r>
      <w:r w:rsidR="00AF2221" w:rsidRPr="00AF2221">
        <w:rPr>
          <w:position w:val="-12"/>
        </w:rPr>
        <w:object w:dxaOrig="279" w:dyaOrig="360" w14:anchorId="6137101D">
          <v:shape id="_x0000_i1193" type="#_x0000_t75" style="width:14pt;height:18pt" o:ole="">
            <v:imagedata r:id="rId349" o:title=""/>
          </v:shape>
          <o:OLEObject Type="Embed" ProgID="Equation.DSMT4" ShapeID="_x0000_i1193" DrawAspect="Content" ObjectID="_1338648794" r:id="rId350"/>
        </w:object>
      </w:r>
      <w:r>
        <w:t xml:space="preserve">are determined by requiring </w:t>
      </w:r>
      <w:r w:rsidR="00AF2221" w:rsidRPr="00AF2221">
        <w:rPr>
          <w:position w:val="-6"/>
        </w:rPr>
        <w:object w:dxaOrig="320" w:dyaOrig="320" w14:anchorId="131E05B4">
          <v:shape id="_x0000_i1194" type="#_x0000_t75" style="width:16.65pt;height:16.65pt" o:ole="">
            <v:imagedata r:id="rId351" o:title=""/>
          </v:shape>
          <o:OLEObject Type="Embed" ProgID="Equation.DSMT4" ShapeID="_x0000_i1194" DrawAspect="Content" ObjectID="_1338648795" r:id="rId352"/>
        </w:object>
      </w:r>
      <w:r>
        <w:t xml:space="preserve">and </w:t>
      </w:r>
      <w:r w:rsidR="00AF2221" w:rsidRPr="00AF2221">
        <w:rPr>
          <w:position w:val="-6"/>
        </w:rPr>
        <w:object w:dxaOrig="300" w:dyaOrig="320" w14:anchorId="2F266DE8">
          <v:shape id="_x0000_i1195" type="#_x0000_t75" style="width:14pt;height:16.65pt" o:ole="">
            <v:imagedata r:id="rId353" o:title=""/>
          </v:shape>
          <o:OLEObject Type="Embed" ProgID="Equation.DSMT4" ShapeID="_x0000_i1195" DrawAspect="Content" ObjectID="_1338648796" r:id="rId354"/>
        </w:object>
      </w:r>
      <w:r>
        <w:t xml:space="preserve">continuity at </w:t>
      </w:r>
      <w:r w:rsidR="00AF2221" w:rsidRPr="00AF2221">
        <w:rPr>
          <w:position w:val="-6"/>
        </w:rPr>
        <w:object w:dxaOrig="279" w:dyaOrig="320" w14:anchorId="46433F5F">
          <v:shape id="_x0000_i1196" type="#_x0000_t75" style="width:14pt;height:16.65pt" o:ole="">
            <v:imagedata r:id="rId355" o:title=""/>
          </v:shape>
          <o:OLEObject Type="Embed" ProgID="Equation.DSMT4" ShapeID="_x0000_i1196" DrawAspect="Content" ObjectID="_1338648797" r:id="rId356"/>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623" w:name="_Toc264904988"/>
      <w:r>
        <w:lastRenderedPageBreak/>
        <w:t>Tension-Compression Nonlinear Orthotropic</w:t>
      </w:r>
      <w:bookmarkEnd w:id="1623"/>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r w:rsidR="00976D6B">
        <w:fldChar w:fldCharType="begin"/>
      </w:r>
      <w:r w:rsidR="00976D6B">
        <w:instrText xml:space="preserve"> HYPERLINK \l "_ENREF_16" \o "Ateshian, 2007 #1" </w:instrText>
      </w:r>
      <w:ins w:id="1624" w:author="Gerard" w:date="2014-06-20T17:32:00Z"/>
      <w:r w:rsidR="00976D6B">
        <w:fldChar w:fldCharType="separate"/>
      </w:r>
      <w:r w:rsidR="00711A1D">
        <w:rPr>
          <w:noProof/>
        </w:rPr>
        <w:t>16</w:t>
      </w:r>
      <w:r w:rsidR="00976D6B">
        <w:rPr>
          <w:noProof/>
        </w:rPr>
        <w:fldChar w:fldCharType="end"/>
      </w:r>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65pt;height:34pt" o:ole="">
            <v:imagedata r:id="rId357" o:title=""/>
          </v:shape>
          <o:OLEObject Type="Embed" ProgID="Equation.DSMT4" ShapeID="_x0000_i1197" DrawAspect="Content" ObjectID="_1338648798" r:id="rId358"/>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35pt" o:ole="">
            <v:imagedata r:id="rId359" o:title=""/>
          </v:shape>
          <o:OLEObject Type="Embed" ProgID="Equation.DSMT4" ShapeID="_x0000_i1198" DrawAspect="Content" ObjectID="_1338648799" r:id="rId360"/>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35pt" o:ole="">
            <v:imagedata r:id="rId361" o:title=""/>
          </v:shape>
          <o:OLEObject Type="Embed" ProgID="Equation.DSMT4" ShapeID="_x0000_i1199" DrawAspect="Content" ObjectID="_1338648800" r:id="rId362"/>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35pt" o:ole="">
            <v:imagedata r:id="rId363" o:title=""/>
          </v:shape>
          <o:OLEObject Type="Embed" ProgID="Equation.DSMT4" ShapeID="_x0000_i1200" DrawAspect="Content" ObjectID="_1338648801" r:id="rId364"/>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35pt;height:26.65pt" o:ole="">
            <v:imagedata r:id="rId365" o:title=""/>
          </v:shape>
          <o:OLEObject Type="Embed" ProgID="Equation.DSMT4" ShapeID="_x0000_i1201" DrawAspect="Content" ObjectID="_1338648802" r:id="rId366"/>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35pt;height:19.35pt" o:ole="">
            <v:imagedata r:id="rId367" o:title=""/>
          </v:shape>
          <o:OLEObject Type="Embed" ProgID="Equation.DSMT4" ShapeID="_x0000_i1202" DrawAspect="Content" ObjectID="_1338648803" r:id="rId368"/>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625" w:name="_Toc264904989"/>
      <w:r>
        <w:lastRenderedPageBreak/>
        <w:t>Transversely Isotropic Mooney-Rivlin</w:t>
      </w:r>
      <w:bookmarkEnd w:id="1625"/>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"_ENREF_17" \o "Pu</w:instrText>
      </w:r>
      <w:r w:rsidR="00976D6B">
        <w:instrText xml:space="preserve">so, 1998 #9" </w:instrText>
      </w:r>
      <w:ins w:id="1626" w:author="Gerard" w:date="2014-06-20T17:32:00Z"/>
      <w:r w:rsidR="00976D6B">
        <w:fldChar w:fldCharType="separate"/>
      </w:r>
      <w:r w:rsidR="00711A1D">
        <w:rPr>
          <w:noProof/>
        </w:rPr>
        <w:t>17-19</w:t>
      </w:r>
      <w:r w:rsidR="00976D6B">
        <w:rPr>
          <w:noProof/>
        </w:rPr>
        <w:fldChar w:fldCharType="end"/>
      </w:r>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35pt" o:ole="">
            <v:imagedata r:id="rId369" o:title=""/>
          </v:shape>
          <o:OLEObject Type="Embed" ProgID="Equation.DSMT4" ShapeID="_x0000_i1203" DrawAspect="Content" ObjectID="_1338648804" r:id="rId370"/>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65pt;height:19.35pt" o:ole="">
            <v:imagedata r:id="rId371" o:title=""/>
          </v:shape>
          <o:OLEObject Type="Embed" ProgID="Equation.DSMT4" ShapeID="_x0000_i1204" DrawAspect="Content" ObjectID="_1338648805" r:id="rId372"/>
        </w:object>
      </w:r>
      <w:r w:rsidR="00630A21">
        <w:t xml:space="preserve"> </w:t>
      </w:r>
      <w:r>
        <w:t>and</w:t>
      </w:r>
      <w:r w:rsidR="00630A21">
        <w:t xml:space="preserve"> </w:t>
      </w:r>
      <w:r w:rsidR="00AF2221" w:rsidRPr="00AF2221">
        <w:rPr>
          <w:position w:val="-12"/>
        </w:rPr>
        <w:object w:dxaOrig="260" w:dyaOrig="380" w14:anchorId="7C6947EF">
          <v:shape id="_x0000_i1205" type="#_x0000_t75" style="width:13.35pt;height:19.35pt" o:ole="">
            <v:imagedata r:id="rId373" o:title=""/>
          </v:shape>
          <o:OLEObject Type="Embed" ProgID="Equation.DSMT4" ShapeID="_x0000_i1205" DrawAspect="Content" ObjectID="_1338648806" r:id="rId374"/>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65pt;height:16.65pt" o:ole="">
            <v:imagedata r:id="rId375" o:title=""/>
          </v:shape>
          <o:OLEObject Type="Embed" ProgID="Equation.DSMT4" ShapeID="_x0000_i1206" DrawAspect="Content" ObjectID="_1338648807" r:id="rId376"/>
        </w:object>
      </w:r>
      <w:r>
        <w:rPr>
          <w:b/>
        </w:rPr>
        <w:t xml:space="preserve"> </w:t>
      </w:r>
      <w:r>
        <w:t xml:space="preserve">and </w:t>
      </w:r>
      <w:r w:rsidR="00AF2221" w:rsidRPr="00AF2221">
        <w:rPr>
          <w:position w:val="-6"/>
        </w:rPr>
        <w:object w:dxaOrig="220" w:dyaOrig="340" w14:anchorId="1E4111D8">
          <v:shape id="_x0000_i1207" type="#_x0000_t75" style="width:10.65pt;height:16.65pt" o:ole="">
            <v:imagedata r:id="rId377" o:title=""/>
          </v:shape>
          <o:OLEObject Type="Embed" ProgID="Equation.DSMT4" ShapeID="_x0000_i1207" DrawAspect="Content" ObjectID="_1338648808" r:id="rId378"/>
        </w:object>
      </w:r>
      <w:r>
        <w:t xml:space="preserve"> is the deviatoric part of the stretch along the fiber direction (</w:t>
      </w:r>
      <w:r w:rsidR="00AF2221" w:rsidRPr="00AF2221">
        <w:rPr>
          <w:position w:val="-12"/>
        </w:rPr>
        <w:object w:dxaOrig="1380" w:dyaOrig="400" w14:anchorId="7766A145">
          <v:shape id="_x0000_i1208" type="#_x0000_t75" style="width:69.35pt;height:19.35pt" o:ole="">
            <v:imagedata r:id="rId379" o:title=""/>
          </v:shape>
          <o:OLEObject Type="Embed" ProgID="Equation.DSMT4" ShapeID="_x0000_i1208" DrawAspect="Content" ObjectID="_1338648809" r:id="rId380"/>
        </w:object>
      </w:r>
      <w:r>
        <w:t xml:space="preserve">, where </w:t>
      </w:r>
      <w:r w:rsidR="00AF2221" w:rsidRPr="00AF2221">
        <w:rPr>
          <w:position w:val="-12"/>
        </w:rPr>
        <w:object w:dxaOrig="260" w:dyaOrig="360" w14:anchorId="715BA9D1">
          <v:shape id="_x0000_i1209" type="#_x0000_t75" style="width:13.35pt;height:18pt" o:ole="">
            <v:imagedata r:id="rId381" o:title=""/>
          </v:shape>
          <o:OLEObject Type="Embed" ProgID="Equation.DSMT4" ShapeID="_x0000_i1209" DrawAspect="Content" ObjectID="_1338648810" r:id="rId382"/>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383" o:title=""/>
          </v:shape>
          <o:OLEObject Type="Embed" ProgID="Equation.DSMT4" ShapeID="_x0000_i1210" DrawAspect="Content" ObjectID="_1338648811" r:id="rId384"/>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35pt;height:18pt" o:ole="">
            <v:imagedata r:id="rId385" o:title=""/>
          </v:shape>
          <o:OLEObject Type="Embed" ProgID="Equation.DSMT4" ShapeID="_x0000_i1211" DrawAspect="Content" ObjectID="_1338648812" r:id="rId386"/>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387" o:title=""/>
          </v:shape>
          <o:OLEObject Type="Embed" ProgID="Equation.DSMT4" ShapeID="_x0000_i1212" DrawAspect="Content" ObjectID="_1338648813" r:id="rId388"/>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389" o:title=""/>
          </v:shape>
          <o:OLEObject Type="Embed" ProgID="Equation.DSMT4" ShapeID="_x0000_i1213" DrawAspect="Content" ObjectID="_1338648814" r:id="rId390"/>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391" o:title=""/>
          </v:shape>
          <o:OLEObject Type="Embed" ProgID="Equation.DSMT4" ShapeID="_x0000_i1214" DrawAspect="Content" ObjectID="_1338648815" r:id="rId392"/>
        </w:object>
      </w:r>
      <w:r>
        <w:t xml:space="preserve"> and </w:t>
      </w:r>
      <w:r w:rsidR="00AF2221" w:rsidRPr="00AF2221">
        <w:rPr>
          <w:position w:val="-12"/>
        </w:rPr>
        <w:object w:dxaOrig="300" w:dyaOrig="360" w14:anchorId="0C78CD5E">
          <v:shape id="_x0000_i1215" type="#_x0000_t75" style="width:14pt;height:18pt" o:ole="">
            <v:imagedata r:id="rId393" o:title=""/>
          </v:shape>
          <o:OLEObject Type="Embed" ProgID="Equation.DSMT4" ShapeID="_x0000_i1215" DrawAspect="Content" ObjectID="_1338648816" r:id="rId394"/>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395" o:title=""/>
          </v:shape>
          <o:OLEObject Type="Embed" ProgID="Equation.DSMT4" ShapeID="_x0000_i1216" DrawAspect="Content" ObjectID="_1338648817" r:id="rId396"/>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397" o:title=""/>
          </v:shape>
          <o:OLEObject Type="Embed" ProgID="Equation.DSMT4" ShapeID="_x0000_i1217" DrawAspect="Content" ObjectID="_1338648818" r:id="rId398"/>
        </w:object>
      </w:r>
      <w:r>
        <w:t xml:space="preserve">scales the exponential stresses, </w:t>
      </w:r>
      <w:r w:rsidR="00AF2221" w:rsidRPr="00AF2221">
        <w:rPr>
          <w:position w:val="-12"/>
        </w:rPr>
        <w:object w:dxaOrig="300" w:dyaOrig="360" w14:anchorId="6E8169B2">
          <v:shape id="_x0000_i1218" type="#_x0000_t75" style="width:14pt;height:18pt" o:ole="">
            <v:imagedata r:id="rId399" o:title=""/>
          </v:shape>
          <o:OLEObject Type="Embed" ProgID="Equation.DSMT4" ShapeID="_x0000_i1218" DrawAspect="Content" ObjectID="_1338648819" r:id="rId400"/>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01" o:title=""/>
          </v:shape>
          <o:OLEObject Type="Embed" ProgID="Equation.DSMT4" ShapeID="_x0000_i1219" DrawAspect="Content" ObjectID="_1338648820" r:id="rId402"/>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03" o:title=""/>
          </v:shape>
          <o:OLEObject Type="Embed" ProgID="Equation.DSMT4" ShapeID="_x0000_i1220" DrawAspect="Content" ObjectID="_1338648821" r:id="rId404"/>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05" o:title=""/>
          </v:shape>
          <o:OLEObject Type="Embed" ProgID="Equation.DSMT4" ShapeID="_x0000_i1221" DrawAspect="Content" ObjectID="_1338648822" r:id="rId406"/>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976D6B">
        <w:fldChar w:fldCharType="begin"/>
      </w:r>
      <w:r w:rsidR="00976D6B">
        <w:instrText xml:space="preserve"> HYPERLINK \l "_ENREF_5" \o "Simo, 1991 #11" </w:instrText>
      </w:r>
      <w:ins w:id="1627" w:author="Gerard" w:date="2014-06-20T17:32:00Z"/>
      <w:r w:rsidR="00976D6B">
        <w:fldChar w:fldCharType="separate"/>
      </w:r>
      <w:r w:rsidR="00711A1D">
        <w:rPr>
          <w:noProof/>
        </w:rPr>
        <w:t>5</w:t>
      </w:r>
      <w:r w:rsidR="00976D6B">
        <w:rPr>
          <w:noProof/>
        </w:rPr>
        <w:fldChar w:fldCharType="end"/>
      </w:r>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628" w:name="_Toc264904990"/>
      <w:r>
        <w:lastRenderedPageBreak/>
        <w:t>Transversely Isotropic Veronda-Westmann</w:t>
      </w:r>
      <w:bookmarkEnd w:id="1628"/>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07" o:title=""/>
          </v:shape>
          <o:OLEObject Type="Embed" ProgID="Equation.DSMT4" ShapeID="_x0000_i1222" DrawAspect="Content" ObjectID="_1338648823" r:id="rId408"/>
        </w:object>
      </w:r>
      <w:r>
        <w:t xml:space="preserve"> and </w:t>
      </w:r>
      <w:r w:rsidR="00AF2221" w:rsidRPr="00AF2221">
        <w:rPr>
          <w:position w:val="-12"/>
        </w:rPr>
        <w:object w:dxaOrig="300" w:dyaOrig="360" w14:anchorId="612F3D06">
          <v:shape id="_x0000_i1223" type="#_x0000_t75" style="width:14pt;height:18pt" o:ole="">
            <v:imagedata r:id="rId409" o:title=""/>
          </v:shape>
          <o:OLEObject Type="Embed" ProgID="Equation.DSMT4" ShapeID="_x0000_i1223" DrawAspect="Content" ObjectID="_1338648824" r:id="rId410"/>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629" w:name="_Ref167529968"/>
      <w:bookmarkStart w:id="1630" w:name="_Toc264904991"/>
      <w:r>
        <w:lastRenderedPageBreak/>
        <w:t>Uncoupled Solid Mixture</w:t>
      </w:r>
      <w:bookmarkEnd w:id="1629"/>
      <w:bookmarkEnd w:id="1630"/>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631" w:name="_Ref167535458"/>
      <w:bookmarkStart w:id="1632" w:name="_Toc264904992"/>
      <w:r>
        <w:lastRenderedPageBreak/>
        <w:t>Veronda-Westmann</w:t>
      </w:r>
      <w:bookmarkEnd w:id="163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r w:rsidR="00976D6B">
        <w:fldChar w:fldCharType="begin"/>
      </w:r>
      <w:r w:rsidR="00976D6B">
        <w:instrText xml:space="preserve"> HYPERLINK \l "_ENREF_20" \o "Veronda, 1970 #23" </w:instrText>
      </w:r>
      <w:ins w:id="1633" w:author="Gerard" w:date="2014-06-20T17:32:00Z"/>
      <w:r w:rsidR="00976D6B">
        <w:fldChar w:fldCharType="separate"/>
      </w:r>
      <w:r w:rsidR="00711A1D">
        <w:rPr>
          <w:noProof/>
        </w:rPr>
        <w:t>20</w:t>
      </w:r>
      <w:r w:rsidR="00976D6B">
        <w:rPr>
          <w:noProof/>
        </w:rPr>
        <w:fldChar w:fldCharType="end"/>
      </w:r>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11" o:title=""/>
          </v:shape>
          <o:OLEObject Type="Embed" ProgID="Equation.DSMT4" ShapeID="_x0000_i1224" DrawAspect="Content" ObjectID="_1338648825" r:id="rId412"/>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r w:rsidR="00976D6B">
        <w:fldChar w:fldCharType="begin"/>
      </w:r>
      <w:r w:rsidR="00976D6B">
        <w:instrText xml:space="preserve"> HYPERLINK \l "_ENREF_20" \o "Veronda, 1970 #23" </w:instrText>
      </w:r>
      <w:ins w:id="1634" w:author="Gerard" w:date="2014-06-20T17:32:00Z"/>
      <w:r w:rsidR="00976D6B">
        <w:fldChar w:fldCharType="separate"/>
      </w:r>
      <w:r w:rsidR="00711A1D">
        <w:rPr>
          <w:noProof/>
        </w:rPr>
        <w:t>20</w:t>
      </w:r>
      <w:r w:rsidR="00976D6B">
        <w:rPr>
          <w:noProof/>
        </w:rPr>
        <w:fldChar w:fldCharType="end"/>
      </w:r>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635" w:name="_Toc264904993"/>
      <w:r>
        <w:lastRenderedPageBreak/>
        <w:t xml:space="preserve">Mooney-Rivlin </w:t>
      </w:r>
      <w:r w:rsidR="00B2391B">
        <w:t>V</w:t>
      </w:r>
      <w:r w:rsidR="00B2391B" w:rsidRPr="005F4027">
        <w:t>on Mises Distribut</w:t>
      </w:r>
      <w:r w:rsidR="00B2391B">
        <w:t>ed Fibers</w:t>
      </w:r>
      <w:bookmarkEnd w:id="1631"/>
      <w:bookmarkEnd w:id="1635"/>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65pt;height:39.35pt" o:ole="">
            <v:imagedata r:id="rId413" o:title=""/>
          </v:shape>
          <o:OLEObject Type="Embed" ProgID="Equation.DSMT4" ShapeID="_x0000_i1225" DrawAspect="Content" ObjectID="_1338648826" r:id="rId414"/>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35pt;height:39.35pt" o:ole="">
            <v:imagedata r:id="rId415" o:title=""/>
          </v:shape>
          <o:OLEObject Type="Embed" ProgID="Equation.DSMT4" ShapeID="_x0000_i1226" DrawAspect="Content" ObjectID="_1338648827" r:id="rId416"/>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r w:rsidR="00976D6B">
        <w:fldChar w:fldCharType="begin"/>
      </w:r>
      <w:r w:rsidR="00976D6B">
        <w:instrText xml:space="preserve"> HYPERLINK \l "_ENREF_21" \o "Girard, 2009 #68" </w:instrText>
      </w:r>
      <w:ins w:id="1636" w:author="Gerard" w:date="2014-06-20T17:32:00Z"/>
      <w:r w:rsidR="00976D6B">
        <w:fldChar w:fldCharType="separate"/>
      </w:r>
      <w:r w:rsidR="00711A1D">
        <w:rPr>
          <w:b/>
          <w:noProof/>
          <w:lang w:val="fr-FR"/>
        </w:rPr>
        <w:t>21</w:t>
      </w:r>
      <w:r w:rsidR="00976D6B">
        <w:rPr>
          <w:b/>
          <w:noProof/>
          <w:lang w:val="fr-FR"/>
        </w:rPr>
        <w:fldChar w:fldCharType="end"/>
      </w:r>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65pt;height:37.35pt" o:ole="">
            <v:imagedata r:id="rId417" o:title=""/>
          </v:shape>
          <o:OLEObject Type="Embed" ProgID="Equation.DSMT4" ShapeID="_x0000_i1227" DrawAspect="Content" ObjectID="_1338648828" r:id="rId418"/>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r w:rsidR="00976D6B">
        <w:fldChar w:fldCharType="begin"/>
      </w:r>
      <w:r w:rsidR="00976D6B">
        <w:instrText xml:space="preserve"> HYPERLINK \l "_ENREF_22" \o "Gouget, 2012 #6</w:instrText>
      </w:r>
      <w:r w:rsidR="00976D6B">
        <w:instrText xml:space="preserve">9" </w:instrText>
      </w:r>
      <w:ins w:id="1637" w:author="Gerard" w:date="2014-06-20T17:32:00Z"/>
      <w:r w:rsidR="00976D6B">
        <w:fldChar w:fldCharType="separate"/>
      </w:r>
      <w:r w:rsidR="00711A1D">
        <w:rPr>
          <w:b/>
          <w:noProof/>
        </w:rPr>
        <w:t>22</w:t>
      </w:r>
      <w:r w:rsidR="00976D6B">
        <w:rPr>
          <w:b/>
          <w:noProof/>
        </w:rPr>
        <w:fldChar w:fldCharType="end"/>
      </w:r>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65pt;height:37.35pt" o:ole="">
            <v:imagedata r:id="rId420" o:title=""/>
          </v:shape>
          <o:OLEObject Type="Embed" ProgID="Equation.DSMT4" ShapeID="_x0000_i1228" DrawAspect="Content" ObjectID="_1338648829" r:id="rId421"/>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35pt" o:ole="">
            <v:imagedata r:id="rId422" o:title=""/>
          </v:shape>
          <o:OLEObject Type="Embed" ProgID="Equation.DSMT4" ShapeID="_x0000_i1229" DrawAspect="Content" ObjectID="_1338648830" r:id="rId423"/>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638" w:name="_Ref162411714"/>
      <w:bookmarkStart w:id="1639" w:name="_Ref162412566"/>
      <w:bookmarkStart w:id="1640" w:name="_Toc264904994"/>
      <w:r>
        <w:lastRenderedPageBreak/>
        <w:t>Compressible Materials</w:t>
      </w:r>
      <w:bookmarkEnd w:id="1638"/>
      <w:bookmarkEnd w:id="1639"/>
      <w:bookmarkEnd w:id="1640"/>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641" w:name="_Toc264904995"/>
      <w:r>
        <w:t>Carter-Hayes</w:t>
      </w:r>
      <w:bookmarkEnd w:id="164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24" o:title=""/>
                </v:shape>
                <o:OLEObject Type="Embed" ProgID="Equation.DSMT4" ShapeID="_x0000_i1230" DrawAspect="Content" ObjectID="_1338648831" r:id="rId425"/>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26" o:title=""/>
                </v:shape>
                <o:OLEObject Type="Embed" ProgID="Equation.DSMT4" ShapeID="_x0000_i1231" DrawAspect="Content" ObjectID="_1338648832" r:id="rId427"/>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35pt" o:ole="">
                  <v:imagedata r:id="rId428" o:title=""/>
                </v:shape>
                <o:OLEObject Type="Embed" ProgID="Equation.DSMT4" ShapeID="_x0000_i1232" DrawAspect="Content" ObjectID="_1338648833" r:id="rId429"/>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65pt" o:ole="">
                  <v:imagedata r:id="rId430" o:title=""/>
                </v:shape>
                <o:OLEObject Type="Embed" ProgID="Equation.DSMT4" ShapeID="_x0000_i1233" DrawAspect="Content" ObjectID="_1338648834" r:id="rId431"/>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r w:rsidR="00976D6B">
        <w:fldChar w:fldCharType="begin"/>
      </w:r>
      <w:r w:rsidR="00976D6B">
        <w:instrText xml:space="preserve"> HYPERLINK \l "_ENREF_2</w:instrText>
      </w:r>
      <w:r w:rsidR="00976D6B">
        <w:instrText xml:space="preserve">3" \o "Bonet, 1997 #21" </w:instrText>
      </w:r>
      <w:ins w:id="1642" w:author="Gerard" w:date="2014-06-20T17:32:00Z"/>
      <w:r w:rsidR="00976D6B">
        <w:fldChar w:fldCharType="separate"/>
      </w:r>
      <w:r w:rsidR="00711A1D">
        <w:rPr>
          <w:noProof/>
        </w:rPr>
        <w:t>23</w:t>
      </w:r>
      <w:r w:rsidR="00976D6B">
        <w:rPr>
          <w:noProof/>
        </w:rPr>
        <w:fldChar w:fldCharType="end"/>
      </w:r>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65pt;height:19.35pt" o:ole="">
            <v:imagedata r:id="rId432" o:title=""/>
          </v:shape>
          <o:OLEObject Type="Embed" ProgID="Equation.DSMT4" ShapeID="_x0000_i1234" DrawAspect="Content" ObjectID="_1338648835" r:id="rId433"/>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35pt;height:36.65pt" o:ole="">
            <v:imagedata r:id="rId434" o:title=""/>
          </v:shape>
          <o:OLEObject Type="Embed" ProgID="Equation.DSMT4" ShapeID="_x0000_i1235" DrawAspect="Content" ObjectID="_1338648836" r:id="rId435"/>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36" o:title=""/>
          </v:shape>
          <o:OLEObject Type="Embed" ProgID="Equation.DSMT4" ShapeID="_x0000_i1236" DrawAspect="Content" ObjectID="_1338648837" r:id="rId437"/>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65pt;height:14pt" o:ole="">
            <v:imagedata r:id="rId438" o:title=""/>
          </v:shape>
          <o:OLEObject Type="Embed" ProgID="Equation.DSMT4" ShapeID="_x0000_i1237" DrawAspect="Content" ObjectID="_1338648838" r:id="rId439"/>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65pt;height:19.35pt" o:ole="">
            <v:imagedata r:id="rId440" o:title=""/>
          </v:shape>
          <o:OLEObject Type="Embed" ProgID="Equation.DSMT4" ShapeID="_x0000_i1238" DrawAspect="Content" ObjectID="_1338648839" r:id="rId441"/>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r w:rsidR="00976D6B">
        <w:fldChar w:fldCharType="begin"/>
      </w:r>
      <w:r w:rsidR="00976D6B">
        <w:instrText xml:space="preserve"> HYPERLINK \l "_ENREF_24" \o "Carter, 1976 #72" </w:instrText>
      </w:r>
      <w:ins w:id="1643" w:author="Gerard" w:date="2014-06-20T17:32:00Z"/>
      <w:r w:rsidR="00976D6B">
        <w:fldChar w:fldCharType="separate"/>
      </w:r>
      <w:r w:rsidR="00711A1D">
        <w:rPr>
          <w:noProof/>
        </w:rPr>
        <w:t>24</w:t>
      </w:r>
      <w:r w:rsidR="00976D6B">
        <w:rPr>
          <w:noProof/>
        </w:rPr>
        <w:fldChar w:fldCharType="end"/>
      </w:r>
      <w:r w:rsidR="00031F52">
        <w:rPr>
          <w:noProof/>
        </w:rPr>
        <w:t xml:space="preserve">, </w:t>
      </w:r>
      <w:r w:rsidR="00976D6B">
        <w:fldChar w:fldCharType="begin"/>
      </w:r>
      <w:r w:rsidR="00976D6B">
        <w:instrText xml:space="preserve"> HYPERLINK \l "_ENREF_25" \o "Carter, 1977 #73" </w:instrText>
      </w:r>
      <w:ins w:id="1644" w:author="Gerard" w:date="2014-06-20T17:32:00Z"/>
      <w:r w:rsidR="00976D6B">
        <w:fldChar w:fldCharType="separate"/>
      </w:r>
      <w:r w:rsidR="00711A1D">
        <w:rPr>
          <w:noProof/>
        </w:rPr>
        <w:t>25</w:t>
      </w:r>
      <w:r w:rsidR="00976D6B">
        <w:rPr>
          <w:noProof/>
        </w:rPr>
        <w:fldChar w:fldCharType="end"/>
      </w:r>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65pt;height:40pt" o:ole="">
            <v:imagedata r:id="rId442" o:title=""/>
          </v:shape>
          <o:OLEObject Type="Embed" ProgID="Equation.DSMT4" ShapeID="_x0000_i1239" DrawAspect="Content" ObjectID="_1338648840" r:id="rId443"/>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645" w:author="Gerard" w:date="2014-06-20T17:32:00Z">
        <w:r w:rsidR="00976D6B">
          <w:t>3.5.3</w:t>
        </w:r>
      </w:ins>
      <w:del w:id="1646"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65pt;height:19.35pt" o:ole="">
            <v:imagedata r:id="rId444" o:title=""/>
          </v:shape>
          <o:OLEObject Type="Embed" ProgID="Equation.DSMT4" ShapeID="_x0000_i1240" DrawAspect="Content" ObjectID="_1338648841" r:id="rId445"/>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65pt;height:19.35pt" o:ole="">
            <v:imagedata r:id="rId446" o:title=""/>
          </v:shape>
          <o:OLEObject Type="Embed" ProgID="Equation.DSMT4" ShapeID="_x0000_i1241" DrawAspect="Content" ObjectID="_1338648842" r:id="rId447"/>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65pt;height:18pt" o:ole="">
            <v:imagedata r:id="rId448" o:title=""/>
          </v:shape>
          <o:OLEObject Type="Embed" ProgID="Equation.DSMT4" ShapeID="_x0000_i1242" DrawAspect="Content" ObjectID="_1338648843" r:id="rId449"/>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647" w:name="_Toc264904996"/>
      <w:r>
        <w:lastRenderedPageBreak/>
        <w:t>Cell Growth</w:t>
      </w:r>
      <w:bookmarkEnd w:id="1647"/>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35pt" o:ole="">
                  <v:imagedata r:id="rId450" o:title=""/>
                </v:shape>
                <o:OLEObject Type="Embed" ProgID="Equation.DSMT4" ShapeID="_x0000_i1243" DrawAspect="Content" ObjectID="_1338648844" r:id="rId451"/>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52" o:title=""/>
                </v:shape>
                <o:OLEObject Type="Embed" ProgID="Equation.DSMT4" ShapeID="_x0000_i1244" DrawAspect="Content" ObjectID="_1338648845" r:id="rId453"/>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54" o:title=""/>
                </v:shape>
                <o:OLEObject Type="Embed" ProgID="Equation.DSMT4" ShapeID="_x0000_i1245" DrawAspect="Content" ObjectID="_1338648846" r:id="rId455"/>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65pt;height:14pt" o:ole="">
            <v:imagedata r:id="rId456" o:title=""/>
          </v:shape>
          <o:OLEObject Type="Embed" ProgID="Equation.DSMT4" ShapeID="_x0000_i1246" DrawAspect="Content" ObjectID="_1338648847" r:id="rId457"/>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65pt;height:10.65pt" o:ole="">
            <v:imagedata r:id="rId458" o:title=""/>
          </v:shape>
          <o:OLEObject Type="Embed" ProgID="Equation.DSMT4" ShapeID="_x0000_i1247" DrawAspect="Content" ObjectID="_1338648848" r:id="rId459"/>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60" o:title=""/>
          </v:shape>
          <o:OLEObject Type="Embed" ProgID="Equation.DSMT4" ShapeID="_x0000_i1248" DrawAspect="Content" ObjectID="_1338648849" r:id="rId461"/>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62" o:title=""/>
          </v:shape>
          <o:OLEObject Type="Embed" ProgID="Equation.DSMT4" ShapeID="_x0000_i1249" DrawAspect="Content" ObjectID="_1338648850" r:id="rId463"/>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35pt" o:ole="">
            <v:imagedata r:id="rId464" o:title=""/>
          </v:shape>
          <o:OLEObject Type="Embed" ProgID="Equation.DSMT4" ShapeID="_x0000_i1250" DrawAspect="Content" ObjectID="_1338648851" r:id="rId465"/>
        </w:object>
      </w:r>
      <w:r w:rsidRPr="006D6D0D">
        <w:t xml:space="preserve"> and absolute temperature </w:t>
      </w:r>
      <w:r w:rsidR="00AF2221" w:rsidRPr="00AF2221">
        <w:rPr>
          <w:position w:val="-4"/>
        </w:rPr>
        <w:object w:dxaOrig="220" w:dyaOrig="260" w14:anchorId="16F19092">
          <v:shape id="_x0000_i1251" type="#_x0000_t75" style="width:10.65pt;height:13.35pt" o:ole="">
            <v:imagedata r:id="rId466" o:title=""/>
          </v:shape>
          <o:OLEObject Type="Embed" ProgID="Equation.DSMT4" ShapeID="_x0000_i1251" DrawAspect="Content" ObjectID="_1338648852" r:id="rId467"/>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35pt" o:ole="">
            <v:imagedata r:id="rId468" o:title=""/>
          </v:shape>
          <o:OLEObject Type="Embed" ProgID="Equation.DSMT4" ShapeID="_x0000_i1252" DrawAspect="Content" ObjectID="_1338648853" r:id="rId469"/>
        </w:object>
      </w:r>
      <w:r>
        <w:t xml:space="preserve"> and </w:t>
      </w:r>
      <w:r w:rsidR="00AF2221" w:rsidRPr="00AF2221">
        <w:rPr>
          <w:position w:val="-12"/>
        </w:rPr>
        <w:object w:dxaOrig="240" w:dyaOrig="360" w14:anchorId="6C5A4393">
          <v:shape id="_x0000_i1253" type="#_x0000_t75" style="width:12pt;height:18pt" o:ole="">
            <v:imagedata r:id="rId470" o:title=""/>
          </v:shape>
          <o:OLEObject Type="Embed" ProgID="Equation.DSMT4" ShapeID="_x0000_i1253" DrawAspect="Content" ObjectID="_1338648854" r:id="rId471"/>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35pt" o:ole="">
            <v:imagedata r:id="rId472" o:title=""/>
          </v:shape>
          <o:OLEObject Type="Embed" ProgID="Equation.DSMT4" ShapeID="_x0000_i1254" DrawAspect="Content" ObjectID="_1338648855" r:id="rId473"/>
        </w:object>
      </w:r>
      <w:r>
        <w:t xml:space="preserve"> and </w:t>
      </w:r>
      <w:r w:rsidR="00AF2221" w:rsidRPr="00AF2221">
        <w:rPr>
          <w:position w:val="-12"/>
        </w:rPr>
        <w:object w:dxaOrig="240" w:dyaOrig="360" w14:anchorId="7D2986F8">
          <v:shape id="_x0000_i1255" type="#_x0000_t75" style="width:12pt;height:18pt" o:ole="">
            <v:imagedata r:id="rId474" o:title=""/>
          </v:shape>
          <o:OLEObject Type="Embed" ProgID="Equation.DSMT4" ShapeID="_x0000_i1255" DrawAspect="Content" ObjectID="_1338648856" r:id="rId475"/>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76" o:title=""/>
          </v:shape>
          <o:OLEObject Type="Embed" ProgID="Equation.DSMT4" ShapeID="_x0000_i1256" DrawAspect="Content" ObjectID="_1338648857" r:id="rId477"/>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648" w:name="_Ref167527013"/>
      <w:bookmarkStart w:id="1649" w:name="_Toc264904997"/>
      <w:r w:rsidRPr="0097532C">
        <w:lastRenderedPageBreak/>
        <w:t>Donnan Equilibrium Swelling</w:t>
      </w:r>
      <w:bookmarkEnd w:id="1648"/>
      <w:bookmarkEnd w:id="1649"/>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r w:rsidR="00976D6B">
        <w:fldChar w:fldCharType="begin"/>
      </w:r>
      <w:r w:rsidR="00976D6B">
        <w:instrText xml:space="preserve"> HYPERLINK \l "_ENREF_26" \o "Overbeek, 1956 #67" </w:instrText>
      </w:r>
      <w:ins w:id="1650" w:author="Gerard" w:date="2014-06-20T17:32:00Z"/>
      <w:r w:rsidR="00976D6B">
        <w:fldChar w:fldCharType="separate"/>
      </w:r>
      <w:r w:rsidR="00711A1D">
        <w:rPr>
          <w:noProof/>
        </w:rPr>
        <w:t>26</w:t>
      </w:r>
      <w:r w:rsidR="00976D6B">
        <w:rPr>
          <w:noProof/>
        </w:rPr>
        <w:fldChar w:fldCharType="end"/>
      </w:r>
      <w:r w:rsidR="00031F52">
        <w:rPr>
          <w:noProof/>
        </w:rPr>
        <w:t xml:space="preserve">, </w:t>
      </w:r>
      <w:r w:rsidR="00976D6B">
        <w:fldChar w:fldCharType="begin"/>
      </w:r>
      <w:r w:rsidR="00976D6B">
        <w:instrText xml:space="preserve"> HYPERLINK \l "_ENREF_27" \o "Lai, 1991 #66" </w:instrText>
      </w:r>
      <w:ins w:id="1651" w:author="Gerard" w:date="2014-06-20T17:32:00Z"/>
      <w:r w:rsidR="00976D6B">
        <w:fldChar w:fldCharType="separate"/>
      </w:r>
      <w:r w:rsidR="00711A1D">
        <w:rPr>
          <w:noProof/>
        </w:rPr>
        <w:t>27</w:t>
      </w:r>
      <w:r w:rsidR="00976D6B">
        <w:rPr>
          <w:noProof/>
        </w:rPr>
        <w:fldChar w:fldCharType="end"/>
      </w:r>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65pt;height:19.35pt" o:ole="">
                  <v:imagedata r:id="rId478" o:title=""/>
                </v:shape>
                <o:OLEObject Type="Embed" ProgID="Equation.DSMT4" ShapeID="_x0000_i1257" DrawAspect="Content" ObjectID="_1338648858" r:id="rId479"/>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35pt" o:ole="">
                  <v:imagedata r:id="rId480" o:title=""/>
                </v:shape>
                <o:OLEObject Type="Embed" ProgID="Equation.DSMT4" ShapeID="_x0000_i1258" DrawAspect="Content" ObjectID="_1338648859" r:id="rId481"/>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65pt" o:ole="">
                  <v:imagedata r:id="rId482" o:title=""/>
                </v:shape>
                <o:OLEObject Type="Embed" ProgID="Equation.DSMT4" ShapeID="_x0000_i1259" DrawAspect="Content" ObjectID="_1338648860" r:id="rId483"/>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w:instrText>
      </w:r>
      <w:r w:rsidR="00976D6B">
        <w:instrText xml:space="preserve">F_8" \o "Ateshian, 2009 #46" </w:instrText>
      </w:r>
      <w:ins w:id="1652" w:author="Gerard" w:date="2014-06-20T17:32:00Z"/>
      <w:r w:rsidR="00976D6B">
        <w:fldChar w:fldCharType="separate"/>
      </w:r>
      <w:r w:rsidR="00711A1D">
        <w:rPr>
          <w:noProof/>
        </w:rPr>
        <w:t>8</w:t>
      </w:r>
      <w:r w:rsidR="00976D6B">
        <w:rPr>
          <w:noProof/>
        </w:rPr>
        <w:fldChar w:fldCharType="end"/>
      </w:r>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65pt;height:14pt" o:ole="">
            <v:imagedata r:id="rId484" o:title=""/>
          </v:shape>
          <o:OLEObject Type="Embed" ProgID="Equation.DSMT4" ShapeID="_x0000_i1260" DrawAspect="Content" ObjectID="_1338648861" r:id="rId485"/>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65pt;height:10.65pt" o:ole="">
            <v:imagedata r:id="rId486" o:title=""/>
          </v:shape>
          <o:OLEObject Type="Embed" ProgID="Equation.DSMT4" ShapeID="_x0000_i1261" DrawAspect="Content" ObjectID="_1338648862" r:id="rId487"/>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488" o:title=""/>
          </v:shape>
          <o:OLEObject Type="Embed" ProgID="Equation.DSMT4" ShapeID="_x0000_i1262" DrawAspect="Content" ObjectID="_1338648863" r:id="rId489"/>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65pt" o:ole="">
            <v:imagedata r:id="rId490" o:title=""/>
          </v:shape>
          <o:OLEObject Type="Embed" ProgID="Equation.DSMT4" ShapeID="_x0000_i1263" DrawAspect="Content" ObjectID="_1338648864" r:id="rId491"/>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65pt;height:36.65pt" o:ole="">
            <v:imagedata r:id="rId492" o:title=""/>
          </v:shape>
          <o:OLEObject Type="Embed" ProgID="Equation.DSMT4" ShapeID="_x0000_i1264" DrawAspect="Content" ObjectID="_1338648865" r:id="rId493"/>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494" o:title=""/>
          </v:shape>
          <o:OLEObject Type="Embed" ProgID="Equation.DSMT4" ShapeID="_x0000_i1265" DrawAspect="Content" ObjectID="_1338648866" r:id="rId495"/>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35pt" o:ole="">
            <v:imagedata r:id="rId496" o:title=""/>
          </v:shape>
          <o:OLEObject Type="Embed" ProgID="Equation.DSMT4" ShapeID="_x0000_i1266" DrawAspect="Content" ObjectID="_1338648867" r:id="rId497"/>
        </w:object>
      </w:r>
      <w:r w:rsidRPr="006D6D0D">
        <w:t xml:space="preserve"> and absolute temperature </w:t>
      </w:r>
      <w:r w:rsidR="00AF2221" w:rsidRPr="00AF2221">
        <w:rPr>
          <w:position w:val="-4"/>
        </w:rPr>
        <w:object w:dxaOrig="220" w:dyaOrig="260" w14:anchorId="69ADEE27">
          <v:shape id="_x0000_i1267" type="#_x0000_t75" style="width:10.65pt;height:13.35pt" o:ole="">
            <v:imagedata r:id="rId498" o:title=""/>
          </v:shape>
          <o:OLEObject Type="Embed" ProgID="Equation.DSMT4" ShapeID="_x0000_i1267" DrawAspect="Content" ObjectID="_1338648868" r:id="rId499"/>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35pt" o:ole="">
            <v:imagedata r:id="rId500" o:title=""/>
          </v:shape>
          <o:OLEObject Type="Embed" ProgID="Equation.DSMT4" ShapeID="_x0000_i1268" DrawAspect="Content" ObjectID="_1338648869" r:id="rId501"/>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65pt;height:19.35pt" o:ole="">
            <v:imagedata r:id="rId502" o:title=""/>
          </v:shape>
          <o:OLEObject Type="Embed" ProgID="Equation.DSMT4" ShapeID="_x0000_i1269" DrawAspect="Content" ObjectID="_1338648870" r:id="rId503"/>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35pt" o:ole="">
                  <v:imagedata r:id="rId504" o:title=""/>
                </v:shape>
                <o:OLEObject Type="Embed" ProgID="Equation.DSMT4" ShapeID="_x0000_i1270" DrawAspect="Content" ObjectID="_1338648871" r:id="rId505"/>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65pt;height:13.35pt" o:ole="">
                  <v:imagedata r:id="rId506" o:title=""/>
                </v:shape>
                <o:OLEObject Type="Embed" ProgID="Equation.DSMT4" ShapeID="_x0000_i1271" DrawAspect="Content" ObjectID="_1338648872" r:id="rId507"/>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35pt" o:ole="">
                  <v:imagedata r:id="rId508" o:title=""/>
                </v:shape>
                <o:OLEObject Type="Embed" ProgID="Equation.DSMT4" ShapeID="_x0000_i1272" DrawAspect="Content" ObjectID="_1338648873" r:id="rId509"/>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65pt" o:ole="">
                  <v:imagedata r:id="rId510" o:title=""/>
                </v:shape>
                <o:OLEObject Type="Embed" ProgID="Equation.DSMT4" ShapeID="_x0000_i1273" DrawAspect="Content" ObjectID="_1338648874" r:id="rId511"/>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12" o:title=""/>
                </v:shape>
                <o:OLEObject Type="Embed" ProgID="Equation.DSMT4" ShapeID="_x0000_i1274" DrawAspect="Content" ObjectID="_1338648875" r:id="rId513"/>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65pt;height:10.65pt" o:ole="">
                  <v:imagedata r:id="rId514" o:title=""/>
                </v:shape>
                <o:OLEObject Type="Embed" ProgID="Equation.DSMT4" ShapeID="_x0000_i1275" DrawAspect="Content" ObjectID="_1338648876" r:id="rId515"/>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35pt" o:ole="">
            <v:imagedata r:id="rId516" o:title=""/>
          </v:shape>
          <o:OLEObject Type="Embed" ProgID="Equation.DSMT4" ShapeID="_x0000_i1276" DrawAspect="Content" ObjectID="_1338648877" r:id="rId517"/>
        </w:object>
      </w:r>
      <w:r>
        <w:t xml:space="preserve"> or </w:t>
      </w:r>
      <w:r w:rsidR="00AF2221" w:rsidRPr="00AF2221">
        <w:rPr>
          <w:position w:val="-6"/>
        </w:rPr>
        <w:object w:dxaOrig="800" w:dyaOrig="320" w14:anchorId="6DBDA277">
          <v:shape id="_x0000_i1277" type="#_x0000_t75" style="width:40pt;height:16.65pt" o:ole="">
            <v:imagedata r:id="rId518" o:title=""/>
          </v:shape>
          <o:OLEObject Type="Embed" ProgID="Equation.DSMT4" ShapeID="_x0000_i1277" DrawAspect="Content" ObjectID="_1338648878" r:id="rId519"/>
        </w:object>
      </w:r>
      <w:r>
        <w:t xml:space="preserve">.  Therefore, entering any other values for </w:t>
      </w:r>
      <w:r w:rsidR="00AF2221" w:rsidRPr="00AF2221">
        <w:rPr>
          <w:position w:val="-12"/>
        </w:rPr>
        <w:object w:dxaOrig="300" w:dyaOrig="380" w14:anchorId="022AADE5">
          <v:shape id="_x0000_i1278" type="#_x0000_t75" style="width:14pt;height:19.35pt" o:ole="">
            <v:imagedata r:id="rId520" o:title=""/>
          </v:shape>
          <o:OLEObject Type="Embed" ProgID="Equation.DSMT4" ShapeID="_x0000_i1278" DrawAspect="Content" ObjectID="_1338648879" r:id="rId521"/>
        </w:object>
      </w:r>
      <w:r>
        <w:t xml:space="preserve"> and </w:t>
      </w:r>
      <w:r w:rsidR="00AF2221" w:rsidRPr="00AF2221">
        <w:rPr>
          <w:position w:val="-6"/>
        </w:rPr>
        <w:object w:dxaOrig="279" w:dyaOrig="320" w14:anchorId="6605BC46">
          <v:shape id="_x0000_i1279" type="#_x0000_t75" style="width:14pt;height:16.65pt" o:ole="">
            <v:imagedata r:id="rId522" o:title=""/>
          </v:shape>
          <o:OLEObject Type="Embed" ProgID="Equation.DSMT4" ShapeID="_x0000_i1279" DrawAspect="Content" ObjectID="_1338648880" r:id="rId523"/>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653" w:name="_Ref167525631"/>
      <w:bookmarkStart w:id="1654" w:name="_Toc264904998"/>
      <w:r w:rsidRPr="0097532C">
        <w:lastRenderedPageBreak/>
        <w:t>Ellipsoidal Fiber Distribution</w:t>
      </w:r>
      <w:bookmarkEnd w:id="1653"/>
      <w:bookmarkEnd w:id="165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65pt;height:19.35pt" o:ole="">
                  <v:imagedata r:id="rId524" o:title=""/>
                </v:shape>
                <o:OLEObject Type="Embed" ProgID="Equation.DSMT4" ShapeID="_x0000_i1280" DrawAspect="Content" ObjectID="_1338648881" r:id="rId525"/>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65pt;height:19.35pt" o:ole="">
                  <v:imagedata r:id="rId526" o:title=""/>
                </v:shape>
                <o:OLEObject Type="Embed" ProgID="Equation.DSMT4" ShapeID="_x0000_i1281" DrawAspect="Content" ObjectID="_1338648882" r:id="rId527"/>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"_ENREF_7" \o "Lanir, 1983 #48" </w:instrText>
      </w:r>
      <w:ins w:id="1655" w:author="Gerard" w:date="2014-06-20T17:32:00Z"/>
      <w:r w:rsidR="00976D6B">
        <w:fldChar w:fldCharType="separate"/>
      </w:r>
      <w:r w:rsidR="00711A1D">
        <w:rPr>
          <w:noProof/>
        </w:rPr>
        <w:t>7-9</w:t>
      </w:r>
      <w:r w:rsidR="00976D6B">
        <w:rPr>
          <w:noProof/>
        </w:rPr>
        <w:fldChar w:fldCharType="end"/>
      </w:r>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65pt;height:26.65pt" o:ole="">
            <v:imagedata r:id="rId528" o:title=""/>
          </v:shape>
          <o:OLEObject Type="Embed" ProgID="Equation.DSMT4" ShapeID="_x0000_i1282" DrawAspect="Content" ObjectID="_1338648883" r:id="rId529"/>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35pt;height:19.35pt" o:ole="">
            <v:imagedata r:id="rId530" o:title=""/>
          </v:shape>
          <o:OLEObject Type="Embed" ProgID="Equation.DSMT4" ShapeID="_x0000_i1283" DrawAspect="Content" ObjectID="_1338648884" r:id="rId531"/>
        </w:object>
      </w:r>
      <w:r>
        <w:t xml:space="preserve"> is the square of the fiber stretch </w:t>
      </w:r>
      <w:r w:rsidR="00AF2221" w:rsidRPr="00AF2221">
        <w:rPr>
          <w:position w:val="-12"/>
        </w:rPr>
        <w:object w:dxaOrig="279" w:dyaOrig="360" w14:anchorId="73F5A072">
          <v:shape id="_x0000_i1284" type="#_x0000_t75" style="width:14pt;height:18pt" o:ole="">
            <v:imagedata r:id="rId532" o:title=""/>
          </v:shape>
          <o:OLEObject Type="Embed" ProgID="Equation.DSMT4" ShapeID="_x0000_i1284" DrawAspect="Content" ObjectID="_1338648885" r:id="rId533"/>
        </w:object>
      </w:r>
      <w:r>
        <w:t xml:space="preserve">, </w:t>
      </w:r>
      <w:r w:rsidR="00AF2221" w:rsidRPr="00AF2221">
        <w:rPr>
          <w:position w:val="-6"/>
        </w:rPr>
        <w:object w:dxaOrig="260" w:dyaOrig="279" w14:anchorId="6191CA84">
          <v:shape id="_x0000_i1285" type="#_x0000_t75" style="width:13.35pt;height:14pt" o:ole="">
            <v:imagedata r:id="rId534" o:title=""/>
          </v:shape>
          <o:OLEObject Type="Embed" ProgID="Equation.DSMT4" ShapeID="_x0000_i1285" DrawAspect="Content" ObjectID="_1338648886" r:id="rId53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35pt;height:19.35pt" o:ole="">
            <v:imagedata r:id="rId536" o:title=""/>
          </v:shape>
          <o:OLEObject Type="Embed" ProgID="Equation.DSMT4" ShapeID="_x0000_i1286" DrawAspect="Content" ObjectID="_1338648887" r:id="rId537"/>
        </w:object>
      </w:r>
      <w:r>
        <w:t xml:space="preserve">, </w:t>
      </w:r>
      <w:r w:rsidR="00AF2221" w:rsidRPr="00AF2221">
        <w:rPr>
          <w:position w:val="-12"/>
        </w:rPr>
        <w:object w:dxaOrig="1200" w:dyaOrig="360" w14:anchorId="01B8AD86">
          <v:shape id="_x0000_i1287" type="#_x0000_t75" style="width:60pt;height:18pt" o:ole="">
            <v:imagedata r:id="rId538" o:title=""/>
          </v:shape>
          <o:OLEObject Type="Embed" ProgID="Equation.DSMT4" ShapeID="_x0000_i1287" DrawAspect="Content" ObjectID="_1338648888" r:id="rId539"/>
        </w:object>
      </w:r>
      <w:r>
        <w:t xml:space="preserve">, and </w:t>
      </w:r>
      <w:r w:rsidR="00AF2221" w:rsidRPr="00AF2221">
        <w:rPr>
          <w:position w:val="-14"/>
        </w:rPr>
        <w:object w:dxaOrig="540" w:dyaOrig="400" w14:anchorId="5E2F75C6">
          <v:shape id="_x0000_i1288" type="#_x0000_t75" style="width:27.35pt;height:19.35pt" o:ole="">
            <v:imagedata r:id="rId540" o:title=""/>
          </v:shape>
          <o:OLEObject Type="Embed" ProgID="Equation.DSMT4" ShapeID="_x0000_i1288" DrawAspect="Content" ObjectID="_1338648889" r:id="rId541"/>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35pt;height:34pt" o:ole="">
            <v:imagedata r:id="rId542" o:title=""/>
          </v:shape>
          <o:OLEObject Type="Embed" ProgID="Equation.DSMT4" ShapeID="_x0000_i1289" DrawAspect="Content" ObjectID="_1338648890" r:id="rId543"/>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65pt;height:22pt" o:ole="">
            <v:imagedata r:id="rId544" o:title=""/>
          </v:shape>
          <o:OLEObject Type="Embed" ProgID="Equation.DSMT4" ShapeID="_x0000_i1290" DrawAspect="Content" ObjectID="_1338648891" r:id="rId545"/>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65pt" o:ole="">
            <v:imagedata r:id="rId546" o:title=""/>
          </v:shape>
          <o:OLEObject Type="Embed" ProgID="Equation.DSMT4" ShapeID="_x0000_i1291" DrawAspect="Content" ObjectID="_1338648892" r:id="rId547"/>
        </w:object>
      </w:r>
      <w:r>
        <w:t xml:space="preserve">and </w:t>
      </w:r>
      <w:r w:rsidR="00AF2221" w:rsidRPr="00AF2221">
        <w:rPr>
          <w:position w:val="-10"/>
        </w:rPr>
        <w:object w:dxaOrig="200" w:dyaOrig="320" w14:anchorId="609B63A0">
          <v:shape id="_x0000_i1292" type="#_x0000_t75" style="width:10pt;height:16.65pt" o:ole="">
            <v:imagedata r:id="rId548" o:title=""/>
          </v:shape>
          <o:OLEObject Type="Embed" ProgID="Equation.DSMT4" ShapeID="_x0000_i1292" DrawAspect="Content" ObjectID="_1338648893" r:id="rId549"/>
        </w:object>
      </w:r>
      <w:r>
        <w:t xml:space="preserve">are assumed to vary ellipsoidally with </w:t>
      </w:r>
      <w:r w:rsidR="00AF2221" w:rsidRPr="00AF2221">
        <w:rPr>
          <w:position w:val="-4"/>
        </w:rPr>
        <w:object w:dxaOrig="200" w:dyaOrig="200" w14:anchorId="0D471ABF">
          <v:shape id="_x0000_i1293" type="#_x0000_t75" style="width:10pt;height:10pt" o:ole="">
            <v:imagedata r:id="rId550" o:title=""/>
          </v:shape>
          <o:OLEObject Type="Embed" ProgID="Equation.DSMT4" ShapeID="_x0000_i1293" DrawAspect="Content" ObjectID="_1338648894" r:id="rId551"/>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52" o:title=""/>
          </v:shape>
          <o:OLEObject Type="Embed" ProgID="Equation.DSMT4" ShapeID="_x0000_i1294" DrawAspect="Content" ObjectID="_1338648895" r:id="rId553"/>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656" w:name="_Toc264904999"/>
      <w:r>
        <w:lastRenderedPageBreak/>
        <w:t>Ellipsoidal Fiber Distribution Neo-Hookean</w:t>
      </w:r>
      <w:bookmarkEnd w:id="1656"/>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65pt;height:19.35pt" o:ole="">
                  <v:imagedata r:id="rId554" o:title=""/>
                </v:shape>
                <o:OLEObject Type="Embed" ProgID="Equation.DSMT4" ShapeID="_x0000_i1295" DrawAspect="Content" ObjectID="_1338648896" r:id="rId555"/>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65pt;height:19.35pt" o:ole="">
                  <v:imagedata r:id="rId556" o:title=""/>
                </v:shape>
                <o:OLEObject Type="Embed" ProgID="Equation.DSMT4" ShapeID="_x0000_i1296" DrawAspect="Content" ObjectID="_1338648897" r:id="rId557"/>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35pt;height:19.35pt" o:ole="">
            <v:imagedata r:id="rId558" o:title=""/>
          </v:shape>
          <o:OLEObject Type="Embed" ProgID="Equation.DSMT4" ShapeID="_x0000_i1297" DrawAspect="Content" ObjectID="_1338648898" r:id="rId559"/>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65pt;height:18pt" o:ole="">
            <v:imagedata r:id="rId560" o:title=""/>
          </v:shape>
          <o:OLEObject Type="Embed" ProgID="Equation.DSMT4" ShapeID="_x0000_i1298" DrawAspect="Content" ObjectID="_1338648899" r:id="rId561"/>
        </w:object>
      </w:r>
      <w:r>
        <w:t xml:space="preserve"> is the stress from the Neo-Hookean basis (Section </w:t>
      </w:r>
      <w:r>
        <w:fldChar w:fldCharType="begin"/>
      </w:r>
      <w:r>
        <w:instrText xml:space="preserve"> REF _Ref167525595 \r \h </w:instrText>
      </w:r>
      <w:r>
        <w:fldChar w:fldCharType="separate"/>
      </w:r>
      <w:r w:rsidR="00976D6B">
        <w:t xml:space="preserve">4.1.3.11. </w:t>
      </w:r>
      <w:r>
        <w:fldChar w:fldCharType="end"/>
      </w:r>
      <w:r>
        <w:t xml:space="preserve">), and </w:t>
      </w:r>
      <w:r w:rsidR="00AF2221" w:rsidRPr="00AF2221">
        <w:rPr>
          <w:position w:val="-14"/>
        </w:rPr>
        <w:object w:dxaOrig="340" w:dyaOrig="380" w14:anchorId="0616A56B">
          <v:shape id="_x0000_i1299" type="#_x0000_t75" style="width:16.65pt;height:19.35pt" o:ole="">
            <v:imagedata r:id="rId562" o:title=""/>
          </v:shape>
          <o:OLEObject Type="Embed" ProgID="Equation.DSMT4" ShapeID="_x0000_i1299" DrawAspect="Content" ObjectID="_1338648900" r:id="rId563"/>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657" w:name="_Toc264905000"/>
      <w:r>
        <w:lastRenderedPageBreak/>
        <w:t>Ellipsoidal Fiber Distribution with Donnan Equilibrium Swelling</w:t>
      </w:r>
      <w:bookmarkEnd w:id="1657"/>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65pt;height:19.35pt" o:ole="">
                  <v:imagedata r:id="rId564" o:title=""/>
                </v:shape>
                <o:OLEObject Type="Embed" ProgID="Equation.DSMT4" ShapeID="_x0000_i1300" DrawAspect="Content" ObjectID="_1338648901" r:id="rId565"/>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35pt" o:ole="">
                  <v:imagedata r:id="rId566" o:title=""/>
                </v:shape>
                <o:OLEObject Type="Embed" ProgID="Equation.DSMT4" ShapeID="_x0000_i1301" DrawAspect="Content" ObjectID="_1338648902" r:id="rId567"/>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65pt" o:ole="">
                  <v:imagedata r:id="rId568" o:title=""/>
                </v:shape>
                <o:OLEObject Type="Embed" ProgID="Equation.DSMT4" ShapeID="_x0000_i1302" DrawAspect="Content" ObjectID="_1338648903" r:id="rId569"/>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65pt;height:19.35pt" o:ole="">
                  <v:imagedata r:id="rId570" o:title=""/>
                </v:shape>
                <o:OLEObject Type="Embed" ProgID="Equation.DSMT4" ShapeID="_x0000_i1303" DrawAspect="Content" ObjectID="_1338648904" r:id="rId571"/>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65pt;height:19.35pt" o:ole="">
                  <v:imagedata r:id="rId572" o:title=""/>
                </v:shape>
                <o:OLEObject Type="Embed" ProgID="Equation.DSMT4" ShapeID="_x0000_i1304" DrawAspect="Content" ObjectID="_1338648905" r:id="rId573"/>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35pt;height:19.35pt" o:ole="">
            <v:imagedata r:id="rId574" o:title=""/>
          </v:shape>
          <o:OLEObject Type="Embed" ProgID="Equation.DSMT4" ShapeID="_x0000_i1305" DrawAspect="Content" ObjectID="_1338648906" r:id="rId575"/>
        </w:object>
      </w:r>
      <w:r>
        <w:t>.</w:t>
      </w:r>
    </w:p>
    <w:p w14:paraId="770D789D" w14:textId="0D9C7485" w:rsidR="006A0BC1" w:rsidRDefault="00AF2221" w:rsidP="006A0BC1">
      <w:r w:rsidRPr="00AF2221">
        <w:rPr>
          <w:position w:val="-14"/>
        </w:rPr>
        <w:object w:dxaOrig="340" w:dyaOrig="380" w14:anchorId="26390030">
          <v:shape id="_x0000_i1306" type="#_x0000_t75" style="width:16.65pt;height:19.35pt" o:ole="">
            <v:imagedata r:id="rId576" o:title=""/>
          </v:shape>
          <o:OLEObject Type="Embed" ProgID="Equation.DSMT4" ShapeID="_x0000_i1306" DrawAspect="Content" ObjectID="_1338648907" r:id="rId577"/>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78" o:title=""/>
          </v:shape>
          <o:OLEObject Type="Embed" ProgID="Equation.DSMT4" ShapeID="_x0000_i1307" DrawAspect="Content" ObjectID="_1338648908" r:id="rId579"/>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658" w:name="_Toc264905001"/>
      <w:r>
        <w:lastRenderedPageBreak/>
        <w:t>Fiber with Exponential-Power Law</w:t>
      </w:r>
      <w:bookmarkEnd w:id="1658"/>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65pt" o:ole="">
                  <v:imagedata r:id="rId580" o:title=""/>
                </v:shape>
                <o:OLEObject Type="Embed" ProgID="Equation.DSMT4" ShapeID="_x0000_i1308" DrawAspect="Content" ObjectID="_1338648909" r:id="rId581"/>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65pt" o:ole="">
                  <v:imagedata r:id="rId582" o:title=""/>
                </v:shape>
                <o:OLEObject Type="Embed" ProgID="Equation.DSMT4" ShapeID="_x0000_i1309" DrawAspect="Content" ObjectID="_1338648910" r:id="rId583"/>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65pt" o:ole="">
                  <v:imagedata r:id="rId584" o:title=""/>
                </v:shape>
                <o:OLEObject Type="Embed" ProgID="Equation.DSMT4" ShapeID="_x0000_i1310" DrawAspect="Content" ObjectID="_1338648911" r:id="rId585"/>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586" o:title=""/>
                </v:shape>
                <o:OLEObject Type="Embed" ProgID="Equation.DSMT4" ShapeID="_x0000_i1311" DrawAspect="Content" ObjectID="_1338648912" r:id="rId587"/>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65pt;height:13.35pt" o:ole="">
                  <v:imagedata r:id="rId588" o:title=""/>
                </v:shape>
                <o:OLEObject Type="Embed" ProgID="Equation.DSMT4" ShapeID="_x0000_i1312" DrawAspect="Content" ObjectID="_1338648913" r:id="rId589"/>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35pt;height:18pt" o:ole="">
            <v:imagedata r:id="rId590" o:title=""/>
          </v:shape>
          <o:OLEObject Type="Embed" ProgID="Equation.DSMT4" ShapeID="_x0000_i1313" DrawAspect="Content" ObjectID="_1338648914" r:id="rId591"/>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35pt" o:ole="">
            <v:imagedata r:id="rId592" o:title=""/>
          </v:shape>
          <o:OLEObject Type="Embed" ProgID="Equation.DSMT4" ShapeID="_x0000_i1314" DrawAspect="Content" ObjectID="_1338648915" r:id="rId593"/>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35pt;height:34pt" o:ole="">
            <v:imagedata r:id="rId594" o:title=""/>
          </v:shape>
          <o:OLEObject Type="Embed" ProgID="Equation.DSMT4" ShapeID="_x0000_i1315" DrawAspect="Content" ObjectID="_1338648916" r:id="rId595"/>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35pt;height:19.35pt" o:ole="">
            <v:imagedata r:id="rId596" o:title=""/>
          </v:shape>
          <o:OLEObject Type="Embed" ProgID="Equation.DSMT4" ShapeID="_x0000_i1316" DrawAspect="Content" ObjectID="_1338648917" r:id="rId597"/>
        </w:object>
      </w:r>
      <w:r>
        <w:t xml:space="preserve"> is the square of the fiber stretch, </w:t>
      </w:r>
      <w:r w:rsidR="00AF2221" w:rsidRPr="00AF2221">
        <w:rPr>
          <w:position w:val="-12"/>
        </w:rPr>
        <w:object w:dxaOrig="1200" w:dyaOrig="360" w14:anchorId="4FFA66A4">
          <v:shape id="_x0000_i1317" type="#_x0000_t75" style="width:60pt;height:18pt" o:ole="">
            <v:imagedata r:id="rId598" o:title=""/>
          </v:shape>
          <o:OLEObject Type="Embed" ProgID="Equation.DSMT4" ShapeID="_x0000_i1317" DrawAspect="Content" ObjectID="_1338648918" r:id="rId599"/>
        </w:object>
      </w:r>
      <w:r>
        <w:t xml:space="preserve">, and </w:t>
      </w:r>
      <w:r w:rsidR="00AF2221" w:rsidRPr="00AF2221">
        <w:rPr>
          <w:position w:val="-14"/>
        </w:rPr>
        <w:object w:dxaOrig="540" w:dyaOrig="400" w14:anchorId="0540E89B">
          <v:shape id="_x0000_i1318" type="#_x0000_t75" style="width:27.35pt;height:19.35pt" o:ole="">
            <v:imagedata r:id="rId600" o:title=""/>
          </v:shape>
          <o:OLEObject Type="Embed" ProgID="Equation.DSMT4" ShapeID="_x0000_i1318" DrawAspect="Content" ObjectID="_1338648919" r:id="rId601"/>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65pt;height:32.65pt" o:ole="">
            <v:imagedata r:id="rId602" o:title=""/>
          </v:shape>
          <o:OLEObject Type="Embed" ProgID="Equation.DSMT4" ShapeID="_x0000_i1319" DrawAspect="Content" ObjectID="_1338648920" r:id="rId603"/>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65pt" o:ole="">
            <v:imagedata r:id="rId604" o:title=""/>
          </v:shape>
          <o:OLEObject Type="Embed" ProgID="Equation.DSMT4" ShapeID="_x0000_i1320" DrawAspect="Content" ObjectID="_1338648921" r:id="rId605"/>
        </w:object>
      </w:r>
      <w:r w:rsidRPr="000230DC">
        <w:t xml:space="preserve">, </w:t>
      </w:r>
      <w:r w:rsidR="00AF2221" w:rsidRPr="00AF2221">
        <w:rPr>
          <w:position w:val="-6"/>
        </w:rPr>
        <w:object w:dxaOrig="580" w:dyaOrig="279" w14:anchorId="39BB9379">
          <v:shape id="_x0000_i1321" type="#_x0000_t75" style="width:29.35pt;height:14pt" o:ole="">
            <v:imagedata r:id="rId606" o:title=""/>
          </v:shape>
          <o:OLEObject Type="Embed" ProgID="Equation.DSMT4" ShapeID="_x0000_i1321" DrawAspect="Content" ObjectID="_1338648922" r:id="rId607"/>
        </w:object>
      </w:r>
      <w:r w:rsidRPr="000230DC">
        <w:t xml:space="preserve">, and </w:t>
      </w:r>
      <w:r w:rsidR="00AF2221" w:rsidRPr="00AF2221">
        <w:rPr>
          <w:position w:val="-10"/>
        </w:rPr>
        <w:object w:dxaOrig="600" w:dyaOrig="320" w14:anchorId="7444F35C">
          <v:shape id="_x0000_i1322" type="#_x0000_t75" style="width:30pt;height:16.65pt" o:ole="">
            <v:imagedata r:id="rId608" o:title=""/>
          </v:shape>
          <o:OLEObject Type="Embed" ProgID="Equation.DSMT4" ShapeID="_x0000_i1322" DrawAspect="Content" ObjectID="_1338648923" r:id="rId609"/>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10" o:title=""/>
          </v:shape>
          <o:OLEObject Type="Embed" ProgID="Equation.DSMT4" ShapeID="_x0000_i1323" DrawAspect="Content" ObjectID="_1338648924" r:id="rId611"/>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65pt;height:32.65pt" o:ole="">
            <v:imagedata r:id="rId612" o:title=""/>
          </v:shape>
          <o:OLEObject Type="Embed" ProgID="Equation.DSMT4" ShapeID="_x0000_i1324" DrawAspect="Content" ObjectID="_1338648925" r:id="rId613"/>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65pt" o:ole="">
            <v:imagedata r:id="rId614" o:title=""/>
          </v:shape>
          <o:OLEObject Type="Embed" ProgID="Equation.DSMT4" ShapeID="_x0000_i1325" DrawAspect="Content" ObjectID="_1338648926" r:id="rId615"/>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16" o:title=""/>
          </v:shape>
          <o:OLEObject Type="Embed" ProgID="Equation.DSMT4" ShapeID="_x0000_i1326" DrawAspect="Content" ObjectID="_1338648927" r:id="rId617"/>
        </w:object>
      </w:r>
      <w:r w:rsidRPr="0097532C">
        <w:t xml:space="preserve">).  Therefore, use </w:t>
      </w:r>
      <w:r w:rsidR="00AF2221" w:rsidRPr="00AF2221">
        <w:rPr>
          <w:position w:val="-10"/>
        </w:rPr>
        <w:object w:dxaOrig="600" w:dyaOrig="320" w14:anchorId="2121A191">
          <v:shape id="_x0000_i1327" type="#_x0000_t75" style="width:30pt;height:16.65pt" o:ole="">
            <v:imagedata r:id="rId618" o:title=""/>
          </v:shape>
          <o:OLEObject Type="Embed" ProgID="Equation.DSMT4" ShapeID="_x0000_i1327" DrawAspect="Content" ObjectID="_1338648928" r:id="rId619"/>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65pt;height:18pt" o:ole="">
            <v:imagedata r:id="rId620" o:title=""/>
          </v:shape>
          <o:OLEObject Type="Embed" ProgID="Equation.DSMT4" ShapeID="_x0000_i1328" DrawAspect="Content" ObjectID="_1338648929" r:id="rId621"/>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65pt;height:18pt" o:ole="">
            <v:imagedata r:id="rId622" o:title=""/>
          </v:shape>
          <o:OLEObject Type="Embed" ProgID="Equation.DSMT4" ShapeID="_x0000_i1329" DrawAspect="Content" ObjectID="_1338648930" r:id="rId623"/>
        </w:object>
      </w:r>
      <w:r>
        <w:t xml:space="preserve">, oriented at ±25 degrees relative to </w:t>
      </w:r>
      <w:r w:rsidR="00AF2221" w:rsidRPr="00AF2221">
        <w:rPr>
          <w:position w:val="-12"/>
        </w:rPr>
        <w:object w:dxaOrig="240" w:dyaOrig="360" w14:anchorId="607D7AE7">
          <v:shape id="_x0000_i1330" type="#_x0000_t75" style="width:12pt;height:18pt" o:ole="">
            <v:imagedata r:id="rId624" o:title=""/>
          </v:shape>
          <o:OLEObject Type="Embed" ProgID="Equation.DSMT4" ShapeID="_x0000_i1330" DrawAspect="Content" ObjectID="_1338648931" r:id="rId625"/>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659" w:name="_Ref173929189"/>
      <w:bookmarkStart w:id="1660" w:name="_Toc264905002"/>
      <w:r>
        <w:lastRenderedPageBreak/>
        <w:t>Holmes-Mow</w:t>
      </w:r>
      <w:bookmarkEnd w:id="1659"/>
      <w:bookmarkEnd w:id="1660"/>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"_ENREF_28" \o "Holmes, 1990 #41" </w:instrText>
      </w:r>
      <w:ins w:id="1661" w:author="Gerard" w:date="2014-06-20T17:32:00Z"/>
      <w:r w:rsidR="00976D6B">
        <w:fldChar w:fldCharType="separate"/>
      </w:r>
      <w:r w:rsidR="00711A1D">
        <w:rPr>
          <w:noProof/>
        </w:rPr>
        <w:t>28</w:t>
      </w:r>
      <w:r w:rsidR="00976D6B">
        <w:rPr>
          <w:noProof/>
        </w:rPr>
        <w:fldChar w:fldCharType="end"/>
      </w:r>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"_ENREF_28" \o "Holmes, 1990 #41" </w:instrText>
      </w:r>
      <w:ins w:id="1662" w:author="Gerard" w:date="2014-06-20T17:32:00Z"/>
      <w:r w:rsidR="00976D6B">
        <w:fldChar w:fldCharType="separate"/>
      </w:r>
      <w:r w:rsidR="00711A1D">
        <w:rPr>
          <w:noProof/>
        </w:rPr>
        <w:t>28</w:t>
      </w:r>
      <w:r w:rsidR="00976D6B">
        <w:rPr>
          <w:noProof/>
        </w:rPr>
        <w:fldChar w:fldCharType="end"/>
      </w:r>
      <w:r w:rsidR="00031F52">
        <w:rPr>
          <w:noProof/>
        </w:rPr>
        <w:t xml:space="preserve">, </w:t>
      </w:r>
      <w:r w:rsidR="00976D6B">
        <w:fldChar w:fldCharType="begin"/>
      </w:r>
      <w:r w:rsidR="00976D6B">
        <w:instrText xml:space="preserve"> HYPERLINK \l "_ENREF_29" \o "Ateshian, 1997 #40" </w:instrText>
      </w:r>
      <w:ins w:id="1663" w:author="Gerard" w:date="2014-06-20T17:32:00Z"/>
      <w:r w:rsidR="00976D6B">
        <w:fldChar w:fldCharType="separate"/>
      </w:r>
      <w:r w:rsidR="00711A1D">
        <w:rPr>
          <w:noProof/>
        </w:rPr>
        <w:t>29</w:t>
      </w:r>
      <w:r w:rsidR="00976D6B">
        <w:rPr>
          <w:noProof/>
        </w:rPr>
        <w:fldChar w:fldCharType="end"/>
      </w:r>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"_ENREF_30" \o "Iatridis, 1998 #42" </w:instrText>
      </w:r>
      <w:ins w:id="1664" w:author="Gerard" w:date="2014-06-20T17:32:00Z"/>
      <w:r w:rsidR="00976D6B">
        <w:fldChar w:fldCharType="separate"/>
      </w:r>
      <w:r w:rsidR="00711A1D">
        <w:rPr>
          <w:noProof/>
        </w:rPr>
        <w:t>30</w:t>
      </w:r>
      <w:r w:rsidR="00976D6B">
        <w:rPr>
          <w:noProof/>
        </w:rPr>
        <w:fldChar w:fldCharType="end"/>
      </w:r>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"_ENREF_28" \o "Holmes, 1990 #41" </w:instrText>
      </w:r>
      <w:ins w:id="1665" w:author="Gerard" w:date="2014-06-20T17:32:00Z"/>
      <w:r w:rsidR="00976D6B">
        <w:fldChar w:fldCharType="separate"/>
      </w:r>
      <w:r w:rsidR="00711A1D">
        <w:rPr>
          <w:noProof/>
        </w:rPr>
        <w:t>28</w:t>
      </w:r>
      <w:r w:rsidR="00976D6B">
        <w:rPr>
          <w:noProof/>
        </w:rPr>
        <w:fldChar w:fldCharType="end"/>
      </w:r>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35pt;height:31.35pt" o:ole="">
            <v:imagedata r:id="rId626" o:title=""/>
          </v:shape>
          <o:OLEObject Type="Embed" ProgID="Equation.DSMT4" ShapeID="_x0000_i1331" DrawAspect="Content" ObjectID="_1338648932" r:id="rId627"/>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65pt;height:18pt" o:ole="">
            <v:imagedata r:id="rId628" o:title=""/>
          </v:shape>
          <o:OLEObject Type="Embed" ProgID="Equation.DSMT4" ShapeID="_x0000_i1332" DrawAspect="Content" ObjectID="_1338648933" r:id="rId629"/>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30" o:title=""/>
          </v:shape>
          <o:OLEObject Type="Embed" ProgID="Equation.DSMT4" ShapeID="_x0000_i1333" DrawAspect="Content" ObjectID="_1338648934" r:id="rId631"/>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32" o:title=""/>
          </v:shape>
          <o:OLEObject Type="Embed" ProgID="Equation.DSMT4" ShapeID="_x0000_i1334" DrawAspect="Content" ObjectID="_1338648935" r:id="rId633"/>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65pt;height:14pt" o:ole="">
            <v:imagedata r:id="rId634" o:title=""/>
          </v:shape>
          <o:OLEObject Type="Embed" ProgID="Equation.DSMT4" ShapeID="_x0000_i1335" DrawAspect="Content" ObjectID="_1338648936" r:id="rId635"/>
        </w:object>
      </w:r>
      <w:r w:rsidR="00A62945">
        <w:t xml:space="preserve"> </w:t>
      </w:r>
      <w:r>
        <w:t xml:space="preserve">and </w:t>
      </w:r>
      <w:r w:rsidR="00AF2221" w:rsidRPr="00AF2221">
        <w:rPr>
          <w:position w:val="-10"/>
        </w:rPr>
        <w:object w:dxaOrig="240" w:dyaOrig="260" w14:anchorId="1ECFFC28">
          <v:shape id="_x0000_i1336" type="#_x0000_t75" style="width:12pt;height:13.35pt" o:ole="">
            <v:imagedata r:id="rId636" o:title=""/>
          </v:shape>
          <o:OLEObject Type="Embed" ProgID="Equation.DSMT4" ShapeID="_x0000_i1336" DrawAspect="Content" ObjectID="_1338648937" r:id="rId637"/>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35pt;height:1in" o:ole="">
            <v:imagedata r:id="rId638" o:title=""/>
          </v:shape>
          <o:OLEObject Type="Embed" ProgID="Equation.DSMT4" ShapeID="_x0000_i1337" DrawAspect="Content" ObjectID="_1338648938" r:id="rId639"/>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666" w:name="_Toc264905003"/>
      <w:r>
        <w:lastRenderedPageBreak/>
        <w:t>Isotropic Elastic</w:t>
      </w:r>
      <w:bookmarkEnd w:id="1666"/>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35pt;height:31.35pt" o:ole="">
            <v:imagedata r:id="rId640" o:title=""/>
          </v:shape>
          <o:OLEObject Type="Embed" ProgID="Equation.DSMT4" ShapeID="_x0000_i1338" DrawAspect="Content" ObjectID="_1338648939" r:id="rId641"/>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65pt;height:14pt" o:ole="">
            <v:imagedata r:id="rId642" o:title=""/>
          </v:shape>
          <o:OLEObject Type="Embed" ProgID="Equation.DSMT4" ShapeID="_x0000_i1339" DrawAspect="Content" ObjectID="_1338648940" r:id="rId643"/>
        </w:object>
      </w:r>
      <w:r>
        <w:t xml:space="preserve">and </w:t>
      </w:r>
      <w:r w:rsidR="00AF2221" w:rsidRPr="00AF2221">
        <w:rPr>
          <w:position w:val="-10"/>
        </w:rPr>
        <w:object w:dxaOrig="240" w:dyaOrig="260" w14:anchorId="386A90D5">
          <v:shape id="_x0000_i1340" type="#_x0000_t75" style="width:12pt;height:13.35pt" o:ole="">
            <v:imagedata r:id="rId644" o:title=""/>
          </v:shape>
          <o:OLEObject Type="Embed" ProgID="Equation.DSMT4" ShapeID="_x0000_i1340" DrawAspect="Content" ObjectID="_1338648941" r:id="rId645"/>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65pt" o:ole="">
            <v:imagedata r:id="rId646" o:title=""/>
          </v:shape>
          <o:OLEObject Type="Embed" ProgID="Equation.DSMT4" ShapeID="_x0000_i1341" DrawAspect="Content" ObjectID="_1338648942" r:id="rId647"/>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65pt" o:ole="">
            <v:imagedata r:id="rId648" o:title=""/>
          </v:shape>
          <o:OLEObject Type="Embed" ProgID="Equation.DSMT4" ShapeID="_x0000_i1342" DrawAspect="Content" ObjectID="_1338648943" r:id="rId649"/>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35pt" o:ole="">
            <v:imagedata r:id="rId650" o:title=""/>
          </v:shape>
          <o:OLEObject Type="Embed" ProgID="Equation.DSMT4" ShapeID="_x0000_i1343" DrawAspect="Content" ObjectID="_1338648944" r:id="rId651"/>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976D6B">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667" w:name="_Toc264905004"/>
      <w:r>
        <w:lastRenderedPageBreak/>
        <w:t>Orthotropic</w:t>
      </w:r>
      <w:r w:rsidR="00D51B77">
        <w:t xml:space="preserve"> Elastic</w:t>
      </w:r>
      <w:bookmarkEnd w:id="166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65pt" o:ole="">
            <v:imagedata r:id="rId652" o:title=""/>
          </v:shape>
          <o:OLEObject Type="Embed" ProgID="Equation.DSMT4" ShapeID="_x0000_i1344" DrawAspect="Content" ObjectID="_1338648945" r:id="rId653"/>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668" w:name="_Ref167525595"/>
      <w:bookmarkStart w:id="1669" w:name="_Toc264905005"/>
      <w:r w:rsidRPr="008A7ED7">
        <w:lastRenderedPageBreak/>
        <w:t>Neo</w:t>
      </w:r>
      <w:r>
        <w:t>-Hookean</w:t>
      </w:r>
      <w:bookmarkEnd w:id="1668"/>
      <w:bookmarkEnd w:id="166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r w:rsidR="00976D6B">
        <w:fldChar w:fldCharType="begin"/>
      </w:r>
      <w:r w:rsidR="00976D6B">
        <w:instrText xml:space="preserve"> HYPERLINK \l "_ENREF_23" \o "Bonet, 1997 #21" </w:instrText>
      </w:r>
      <w:ins w:id="1670" w:author="Gerard" w:date="2014-06-20T17:32:00Z"/>
      <w:r w:rsidR="00976D6B">
        <w:fldChar w:fldCharType="separate"/>
      </w:r>
      <w:r w:rsidR="00711A1D">
        <w:rPr>
          <w:noProof/>
        </w:rPr>
        <w:t>23</w:t>
      </w:r>
      <w:r w:rsidR="00976D6B">
        <w:rPr>
          <w:noProof/>
        </w:rPr>
        <w:fldChar w:fldCharType="end"/>
      </w:r>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35pt;height:31.35pt" o:ole="">
            <v:imagedata r:id="rId654" o:title=""/>
          </v:shape>
          <o:OLEObject Type="Embed" ProgID="Equation.DSMT4" ShapeID="_x0000_i1345" DrawAspect="Content" ObjectID="_1338648946" r:id="rId655"/>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65pt;height:18pt" o:ole="">
            <v:imagedata r:id="rId656" o:title=""/>
          </v:shape>
          <o:OLEObject Type="Embed" ProgID="Equation.DSMT4" ShapeID="_x0000_i1346" DrawAspect="Content" ObjectID="_1338648947" r:id="rId657"/>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58" o:title=""/>
          </v:shape>
          <o:OLEObject Type="Embed" ProgID="Equation.DSMT4" ShapeID="_x0000_i1347" DrawAspect="Content" ObjectID="_1338648948" r:id="rId659"/>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671" w:name="_Ref173929713"/>
      <w:bookmarkStart w:id="1672" w:name="_Toc264905006"/>
      <w:r>
        <w:lastRenderedPageBreak/>
        <w:t>Ogden Unconstrained</w:t>
      </w:r>
      <w:bookmarkEnd w:id="1671"/>
      <w:bookmarkEnd w:id="1672"/>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976D6B">
        <w:fldChar w:fldCharType="begin"/>
      </w:r>
      <w:r w:rsidR="00976D6B">
        <w:instrText xml:space="preserve"> HYPERLINK \l "_ENREF_5" \o "Simo, 1991 #11" </w:instrText>
      </w:r>
      <w:ins w:id="1673" w:author="Gerard" w:date="2014-06-20T17:32:00Z"/>
      <w:r w:rsidR="00976D6B">
        <w:fldChar w:fldCharType="separate"/>
      </w:r>
      <w:r w:rsidR="00711A1D">
        <w:rPr>
          <w:noProof/>
        </w:rPr>
        <w:t>5</w:t>
      </w:r>
      <w:r w:rsidR="00976D6B">
        <w:rPr>
          <w:noProof/>
        </w:rPr>
        <w:fldChar w:fldCharType="end"/>
      </w:r>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65pt" o:ole="">
            <v:imagedata r:id="rId660" o:title=""/>
          </v:shape>
          <o:OLEObject Type="Embed" ProgID="Equation.DSMT4" ShapeID="_x0000_i1348" DrawAspect="Content" ObjectID="_1338648949" r:id="rId661"/>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35pt" o:ole="">
            <v:imagedata r:id="rId662" o:title=""/>
          </v:shape>
          <o:OLEObject Type="Embed" ProgID="Equation.DSMT4" ShapeID="_x0000_i1349" DrawAspect="Content" ObjectID="_1338648950" r:id="rId663"/>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0" type="#_x0000_t75" style="width:14pt;height:19.35pt" o:ole="">
            <v:imagedata r:id="rId664" o:title=""/>
          </v:shape>
          <o:OLEObject Type="Embed" ProgID="Equation.DSMT4" ShapeID="_x0000_i1350" DrawAspect="Content" ObjectID="_1338648951" r:id="rId665"/>
        </w:object>
      </w:r>
      <w:r>
        <w:t xml:space="preserve">, </w:t>
      </w:r>
      <w:r w:rsidR="00AF2221" w:rsidRPr="00AF2221">
        <w:rPr>
          <w:position w:val="-12"/>
        </w:rPr>
        <w:object w:dxaOrig="220" w:dyaOrig="360" w14:anchorId="6DA9E4D7">
          <v:shape id="_x0000_i1351" type="#_x0000_t75" style="width:10.65pt;height:18pt" o:ole="">
            <v:imagedata r:id="rId666" o:title=""/>
          </v:shape>
          <o:OLEObject Type="Embed" ProgID="Equation.DSMT4" ShapeID="_x0000_i1351" DrawAspect="Content" ObjectID="_1338648952" r:id="rId667"/>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68" o:title=""/>
          </v:shape>
          <o:OLEObject Type="Embed" ProgID="Equation.DSMT4" ShapeID="_x0000_i1352" DrawAspect="Content" ObjectID="_1338648953" r:id="rId669"/>
        </w:object>
      </w:r>
      <w:r>
        <w:t xml:space="preserve">are material coefficients and </w:t>
      </w:r>
      <w:r w:rsidR="00AF2221" w:rsidRPr="00AF2221">
        <w:rPr>
          <w:position w:val="-6"/>
        </w:rPr>
        <w:object w:dxaOrig="279" w:dyaOrig="279" w14:anchorId="7E0C2E8C">
          <v:shape id="_x0000_i1353" type="#_x0000_t75" style="width:14pt;height:14pt" o:ole="">
            <v:imagedata r:id="rId670" o:title=""/>
          </v:shape>
          <o:OLEObject Type="Embed" ProgID="Equation.DSMT4" ShapeID="_x0000_i1353" DrawAspect="Content" ObjectID="_1338648954" r:id="rId671"/>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674" w:name="_Ref167525452"/>
    </w:p>
    <w:p w14:paraId="09C7EB17" w14:textId="77777777" w:rsidR="00F304F2" w:rsidRDefault="00F304F2" w:rsidP="007E6082">
      <w:pPr>
        <w:pStyle w:val="Heading4"/>
      </w:pPr>
      <w:bookmarkStart w:id="1675" w:name="_Toc264905007"/>
      <w:r>
        <w:lastRenderedPageBreak/>
        <w:t>Perfect Osmometer Equilibrium Osmotic Pressure</w:t>
      </w:r>
      <w:bookmarkEnd w:id="1675"/>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65pt;height:19.35pt" o:ole="">
                  <v:imagedata r:id="rId672" o:title=""/>
                </v:shape>
                <o:OLEObject Type="Embed" ProgID="Equation.DSMT4" ShapeID="_x0000_i1354" DrawAspect="Content" ObjectID="_1338648955" r:id="rId673"/>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74" o:title=""/>
                </v:shape>
                <o:OLEObject Type="Embed" ProgID="Equation.DSMT4" ShapeID="_x0000_i1355" DrawAspect="Content" ObjectID="_1338648956" r:id="rId675"/>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65pt" o:ole="">
                  <v:imagedata r:id="rId676" o:title=""/>
                </v:shape>
                <o:OLEObject Type="Embed" ProgID="Equation.DSMT4" ShapeID="_x0000_i1356" DrawAspect="Content" ObjectID="_1338648957" r:id="rId677"/>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65pt;height:14pt" o:ole="">
            <v:imagedata r:id="rId678" o:title=""/>
          </v:shape>
          <o:OLEObject Type="Embed" ProgID="Equation.DSMT4" ShapeID="_x0000_i1357" DrawAspect="Content" ObjectID="_1338648958" r:id="rId679"/>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8" type="#_x0000_t75" style="width:10.65pt;height:10.65pt" o:ole="">
            <v:imagedata r:id="rId680" o:title=""/>
          </v:shape>
          <o:OLEObject Type="Embed" ProgID="Equation.DSMT4" ShapeID="_x0000_i1358" DrawAspect="Content" ObjectID="_1338648959" r:id="rId681"/>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35pt;height:22pt" o:ole="">
            <v:imagedata r:id="rId682" o:title=""/>
          </v:shape>
          <o:OLEObject Type="Embed" ProgID="Equation.DSMT4" ShapeID="_x0000_i1359" DrawAspect="Content" ObjectID="_1338648960" r:id="rId683"/>
        </w:object>
      </w:r>
      <w:r>
        <w:t>.</w:t>
      </w:r>
    </w:p>
    <w:p w14:paraId="6C920C73" w14:textId="117D6F7F" w:rsidR="00F304F2" w:rsidRDefault="00AF2221" w:rsidP="00F304F2">
      <w:r w:rsidRPr="00AF2221">
        <w:rPr>
          <w:position w:val="-6"/>
        </w:rPr>
        <w:object w:dxaOrig="220" w:dyaOrig="260" w14:anchorId="3A4894C7">
          <v:shape id="_x0000_i1360" type="#_x0000_t75" style="width:10.65pt;height:13.35pt" o:ole="">
            <v:imagedata r:id="rId684" o:title=""/>
          </v:shape>
          <o:OLEObject Type="Embed" ProgID="Equation.DSMT4" ShapeID="_x0000_i1360" DrawAspect="Content" ObjectID="_1338648961" r:id="rId685"/>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65pt;height:36.65pt" o:ole="">
            <v:imagedata r:id="rId686" o:title=""/>
          </v:shape>
          <o:OLEObject Type="Embed" ProgID="Equation.DSMT4" ShapeID="_x0000_i1361" DrawAspect="Content" ObjectID="_1338648962" r:id="rId687"/>
        </w:object>
      </w:r>
    </w:p>
    <w:p w14:paraId="7660768C" w14:textId="4673B2C9" w:rsidR="00F304F2" w:rsidRDefault="00F304F2" w:rsidP="00F304F2">
      <w:r>
        <w:t xml:space="preserve">where </w:t>
      </w:r>
      <w:r w:rsidR="00AF2221" w:rsidRPr="00AF2221">
        <w:rPr>
          <w:position w:val="-6"/>
        </w:rPr>
        <w:object w:dxaOrig="940" w:dyaOrig="279" w14:anchorId="2BA5F052">
          <v:shape id="_x0000_i1362" type="#_x0000_t75" style="width:48pt;height:14pt" o:ole="">
            <v:imagedata r:id="rId688" o:title=""/>
          </v:shape>
          <o:OLEObject Type="Embed" ProgID="Equation.DSMT4" ShapeID="_x0000_i1362" DrawAspect="Content" ObjectID="_1338648963" r:id="rId689"/>
        </w:object>
      </w:r>
      <w:r>
        <w:t xml:space="preserve"> is the relative volume.  The values of the universal gas constant </w:t>
      </w:r>
      <w:r w:rsidR="00AF2221" w:rsidRPr="00AF2221">
        <w:rPr>
          <w:position w:val="-4"/>
        </w:rPr>
        <w:object w:dxaOrig="240" w:dyaOrig="260" w14:anchorId="521616FA">
          <v:shape id="_x0000_i1363" type="#_x0000_t75" style="width:12pt;height:13.35pt" o:ole="">
            <v:imagedata r:id="rId690" o:title=""/>
          </v:shape>
          <o:OLEObject Type="Embed" ProgID="Equation.DSMT4" ShapeID="_x0000_i1363" DrawAspect="Content" ObjectID="_1338648964" r:id="rId691"/>
        </w:object>
      </w:r>
      <w:r>
        <w:t xml:space="preserve"> and absolute temperature </w:t>
      </w:r>
      <w:r w:rsidR="00AF2221" w:rsidRPr="00AF2221">
        <w:rPr>
          <w:position w:val="-4"/>
        </w:rPr>
        <w:object w:dxaOrig="220" w:dyaOrig="260" w14:anchorId="10555E2B">
          <v:shape id="_x0000_i1364" type="#_x0000_t75" style="width:10.65pt;height:13.35pt" o:ole="">
            <v:imagedata r:id="rId692" o:title=""/>
          </v:shape>
          <o:OLEObject Type="Embed" ProgID="Equation.DSMT4" ShapeID="_x0000_i1364" DrawAspect="Content" ObjectID="_1338648965" r:id="rId693"/>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676" w:name="_Ref173928732"/>
      <w:bookmarkStart w:id="1677" w:name="_Ref173928733"/>
      <w:bookmarkStart w:id="1678" w:name="_Ref173928734"/>
      <w:bookmarkStart w:id="1679" w:name="_Ref173928735"/>
      <w:bookmarkStart w:id="1680" w:name="_Toc264905008"/>
      <w:r>
        <w:lastRenderedPageBreak/>
        <w:t>Solid Mixture</w:t>
      </w:r>
      <w:bookmarkEnd w:id="1674"/>
      <w:bookmarkEnd w:id="1676"/>
      <w:bookmarkEnd w:id="1677"/>
      <w:bookmarkEnd w:id="1678"/>
      <w:bookmarkEnd w:id="1679"/>
      <w:bookmarkEnd w:id="1680"/>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681" w:name="_Toc264905009"/>
      <w:r>
        <w:lastRenderedPageBreak/>
        <w:t>Spherical</w:t>
      </w:r>
      <w:r w:rsidRPr="0097532C">
        <w:t xml:space="preserve"> Fiber Distribution</w:t>
      </w:r>
      <w:bookmarkEnd w:id="1681"/>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65pt" o:ole="">
                  <v:imagedata r:id="rId694" o:title=""/>
                </v:shape>
                <o:OLEObject Type="Embed" ProgID="Equation.DSMT4" ShapeID="_x0000_i1365" DrawAspect="Content" ObjectID="_1338648966" r:id="rId695"/>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65pt" o:ole="">
                  <v:imagedata r:id="rId696" o:title=""/>
                </v:shape>
                <o:OLEObject Type="Embed" ProgID="Equation.DSMT4" ShapeID="_x0000_i1366" DrawAspect="Content" ObjectID="_1338648967" r:id="rId697"/>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65pt" o:ole="">
                  <v:imagedata r:id="rId698" o:title=""/>
                </v:shape>
                <o:OLEObject Type="Embed" ProgID="Equation.DSMT4" ShapeID="_x0000_i1367" DrawAspect="Content" ObjectID="_1338648968" r:id="rId699"/>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"_ENREF_7" \o "Lanir, 1983 #48" </w:instrText>
      </w:r>
      <w:ins w:id="1682" w:author="Gerard" w:date="2014-06-20T17:32:00Z"/>
      <w:r w:rsidR="00976D6B">
        <w:fldChar w:fldCharType="separate"/>
      </w:r>
      <w:r w:rsidR="00711A1D">
        <w:rPr>
          <w:noProof/>
        </w:rPr>
        <w:t>7-9</w:t>
      </w:r>
      <w:r w:rsidR="00976D6B">
        <w:rPr>
          <w:noProof/>
        </w:rPr>
        <w:fldChar w:fldCharType="end"/>
      </w:r>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65pt" o:ole="">
            <v:imagedata r:id="rId700" o:title=""/>
          </v:shape>
          <o:OLEObject Type="Embed" ProgID="Equation.DSMT4" ShapeID="_x0000_i1368" DrawAspect="Content" ObjectID="_1338648969" r:id="rId701"/>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35pt;height:19.35pt" o:ole="">
            <v:imagedata r:id="rId702" o:title=""/>
          </v:shape>
          <o:OLEObject Type="Embed" ProgID="Equation.DSMT4" ShapeID="_x0000_i1369" DrawAspect="Content" ObjectID="_1338648970" r:id="rId703"/>
        </w:object>
      </w:r>
      <w:r>
        <w:t xml:space="preserve"> is the square of the fiber stretch </w:t>
      </w:r>
      <w:r w:rsidR="00AF2221" w:rsidRPr="00AF2221">
        <w:rPr>
          <w:position w:val="-12"/>
        </w:rPr>
        <w:object w:dxaOrig="279" w:dyaOrig="360" w14:anchorId="51724A14">
          <v:shape id="_x0000_i1370" type="#_x0000_t75" style="width:14pt;height:18pt" o:ole="">
            <v:imagedata r:id="rId704" o:title=""/>
          </v:shape>
          <o:OLEObject Type="Embed" ProgID="Equation.DSMT4" ShapeID="_x0000_i1370" DrawAspect="Content" ObjectID="_1338648971" r:id="rId705"/>
        </w:object>
      </w:r>
      <w:r>
        <w:t xml:space="preserve">, </w:t>
      </w:r>
      <w:r w:rsidR="00AF2221" w:rsidRPr="00AF2221">
        <w:rPr>
          <w:position w:val="-6"/>
        </w:rPr>
        <w:object w:dxaOrig="260" w:dyaOrig="279" w14:anchorId="1CD76145">
          <v:shape id="_x0000_i1371" type="#_x0000_t75" style="width:13.35pt;height:14pt" o:ole="">
            <v:imagedata r:id="rId706" o:title=""/>
          </v:shape>
          <o:OLEObject Type="Embed" ProgID="Equation.DSMT4" ShapeID="_x0000_i1371" DrawAspect="Content" ObjectID="_1338648972" r:id="rId707"/>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35pt;height:19.35pt" o:ole="">
            <v:imagedata r:id="rId708" o:title=""/>
          </v:shape>
          <o:OLEObject Type="Embed" ProgID="Equation.DSMT4" ShapeID="_x0000_i1372" DrawAspect="Content" ObjectID="_1338648973" r:id="rId709"/>
        </w:object>
      </w:r>
      <w:r>
        <w:t xml:space="preserve">, </w:t>
      </w:r>
      <w:r w:rsidR="00AF2221" w:rsidRPr="00AF2221">
        <w:rPr>
          <w:position w:val="-12"/>
        </w:rPr>
        <w:object w:dxaOrig="1340" w:dyaOrig="360" w14:anchorId="0E02DDB7">
          <v:shape id="_x0000_i1373" type="#_x0000_t75" style="width:67.35pt;height:18pt" o:ole="">
            <v:imagedata r:id="rId710" o:title=""/>
          </v:shape>
          <o:OLEObject Type="Embed" ProgID="Equation.DSMT4" ShapeID="_x0000_i1373" DrawAspect="Content" ObjectID="_1338648974" r:id="rId711"/>
        </w:object>
      </w:r>
      <w:r>
        <w:t xml:space="preserve">, and </w:t>
      </w:r>
      <w:r w:rsidR="00AF2221" w:rsidRPr="00AF2221">
        <w:rPr>
          <w:position w:val="-14"/>
        </w:rPr>
        <w:object w:dxaOrig="540" w:dyaOrig="400" w14:anchorId="51FF8A3D">
          <v:shape id="_x0000_i1374" type="#_x0000_t75" style="width:27.35pt;height:19.35pt" o:ole="">
            <v:imagedata r:id="rId712" o:title=""/>
          </v:shape>
          <o:OLEObject Type="Embed" ProgID="Equation.DSMT4" ShapeID="_x0000_i1374" DrawAspect="Content" ObjectID="_1338648975" r:id="rId713"/>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35pt;height:34pt" o:ole="">
            <v:imagedata r:id="rId714" o:title=""/>
          </v:shape>
          <o:OLEObject Type="Embed" ProgID="Equation.DSMT4" ShapeID="_x0000_i1375" DrawAspect="Content" ObjectID="_1338648976" r:id="rId715"/>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35pt" o:ole="">
            <v:imagedata r:id="rId716" o:title=""/>
          </v:shape>
          <o:OLEObject Type="Embed" ProgID="Equation.DSMT4" ShapeID="_x0000_i1376" DrawAspect="Content" ObjectID="_1338648977" r:id="rId717"/>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7" type="#_x0000_t75" style="width:28pt;height:16.65pt" o:ole="">
            <v:imagedata r:id="rId718" o:title=""/>
          </v:shape>
          <o:OLEObject Type="Embed" ProgID="Equation.DSMT4" ShapeID="_x0000_i1377" DrawAspect="Content" ObjectID="_1338648978" r:id="rId719"/>
        </w:object>
      </w:r>
      <w:r w:rsidRPr="000230DC">
        <w:t xml:space="preserve">, </w:t>
      </w:r>
      <w:r w:rsidR="00AF2221" w:rsidRPr="00AF2221">
        <w:rPr>
          <w:position w:val="-6"/>
        </w:rPr>
        <w:object w:dxaOrig="580" w:dyaOrig="279" w14:anchorId="6CE9CE02">
          <v:shape id="_x0000_i1378" type="#_x0000_t75" style="width:29.35pt;height:14pt" o:ole="">
            <v:imagedata r:id="rId720" o:title=""/>
          </v:shape>
          <o:OLEObject Type="Embed" ProgID="Equation.DSMT4" ShapeID="_x0000_i1378" DrawAspect="Content" ObjectID="_1338648979" r:id="rId721"/>
        </w:object>
      </w:r>
      <w:r w:rsidRPr="000230DC">
        <w:t xml:space="preserve">, and </w:t>
      </w:r>
      <w:r w:rsidR="00AF2221" w:rsidRPr="00AF2221">
        <w:rPr>
          <w:position w:val="-10"/>
        </w:rPr>
        <w:object w:dxaOrig="600" w:dyaOrig="320" w14:anchorId="4FF453DB">
          <v:shape id="_x0000_i1379" type="#_x0000_t75" style="width:30pt;height:16.65pt" o:ole="">
            <v:imagedata r:id="rId722" o:title=""/>
          </v:shape>
          <o:OLEObject Type="Embed" ProgID="Equation.DSMT4" ShapeID="_x0000_i1379" DrawAspect="Content" ObjectID="_1338648980" r:id="rId723"/>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0" type="#_x0000_t75" style="width:34pt;height:14pt" o:ole="">
            <v:imagedata r:id="rId724" o:title=""/>
          </v:shape>
          <o:OLEObject Type="Embed" ProgID="Equation.DSMT4" ShapeID="_x0000_i1380" DrawAspect="Content" ObjectID="_1338648981" r:id="rId725"/>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35pt;height:24pt" o:ole="">
            <v:imagedata r:id="rId726" o:title=""/>
          </v:shape>
          <o:OLEObject Type="Embed" ProgID="Equation.DSMT4" ShapeID="_x0000_i1381" DrawAspect="Content" ObjectID="_1338648982" r:id="rId727"/>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2" type="#_x0000_t75" style="width:30pt;height:16.65pt" o:ole="">
            <v:imagedata r:id="rId728" o:title=""/>
          </v:shape>
          <o:OLEObject Type="Embed" ProgID="Equation.DSMT4" ShapeID="_x0000_i1382" DrawAspect="Content" ObjectID="_1338648983" r:id="rId729"/>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30" o:title=""/>
          </v:shape>
          <o:OLEObject Type="Embed" ProgID="Equation.DSMT4" ShapeID="_x0000_i1383" DrawAspect="Content" ObjectID="_1338648984" r:id="rId731"/>
        </w:object>
      </w:r>
      <w:r w:rsidRPr="0097532C">
        <w:t xml:space="preserve">).  Therefore, use </w:t>
      </w:r>
      <w:r w:rsidR="00AF2221" w:rsidRPr="00AF2221">
        <w:rPr>
          <w:position w:val="-10"/>
        </w:rPr>
        <w:object w:dxaOrig="600" w:dyaOrig="320" w14:anchorId="33E93AEB">
          <v:shape id="_x0000_i1384" type="#_x0000_t75" style="width:30pt;height:16.65pt" o:ole="">
            <v:imagedata r:id="rId732" o:title=""/>
          </v:shape>
          <o:OLEObject Type="Embed" ProgID="Equation.DSMT4" ShapeID="_x0000_i1384" DrawAspect="Content" ObjectID="_1338648985" r:id="rId733"/>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34" o:title=""/>
          </v:shape>
          <o:OLEObject Type="Embed" ProgID="Equation.DSMT4" ShapeID="_x0000_i1385" DrawAspect="Content" ObjectID="_1338648986" r:id="rId735"/>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683" w:name="_Toc264905010"/>
      <w:r>
        <w:t>Spherical</w:t>
      </w:r>
      <w:r w:rsidRPr="0097532C">
        <w:t xml:space="preserve"> Fiber Distribution</w:t>
      </w:r>
      <w:r>
        <w:t xml:space="preserve"> from Solid-Bound Molecule</w:t>
      </w:r>
      <w:bookmarkEnd w:id="16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65pt" o:ole="">
                  <v:imagedata r:id="rId736" o:title=""/>
                </v:shape>
                <o:OLEObject Type="Embed" ProgID="Equation.DSMT4" ShapeID="_x0000_i1386" DrawAspect="Content" ObjectID="_1338648987" r:id="rId737"/>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65pt" o:ole="">
                  <v:imagedata r:id="rId738" o:title=""/>
                </v:shape>
                <o:OLEObject Type="Embed" ProgID="Equation.DSMT4" ShapeID="_x0000_i1387" DrawAspect="Content" ObjectID="_1338648988" r:id="rId739"/>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35pt;height:18pt" o:ole="">
                  <v:imagedata r:id="rId740" o:title=""/>
                </v:shape>
                <o:OLEObject Type="Embed" ProgID="Equation.DSMT4" ShapeID="_x0000_i1388" DrawAspect="Content" ObjectID="_1338648989" r:id="rId741"/>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35pt" o:ole="">
                  <v:imagedata r:id="rId742" o:title=""/>
                </v:shape>
                <o:OLEObject Type="Embed" ProgID="Equation.DSMT4" ShapeID="_x0000_i1389" DrawAspect="Content" ObjectID="_1338648990" r:id="rId743"/>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44" o:title=""/>
                </v:shape>
                <o:OLEObject Type="Embed" ProgID="Equation.DSMT4" ShapeID="_x0000_i1390" DrawAspect="Content" ObjectID="_1338648991" r:id="rId745"/>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65pt" o:ole="">
                  <v:imagedata r:id="rId746" o:title=""/>
                </v:shape>
                <o:OLEObject Type="Embed" ProgID="Equation.DSMT4" ShapeID="_x0000_i1391" DrawAspect="Content" ObjectID="_1338648992" r:id="rId747"/>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976D6B">
        <w:fldChar w:fldCharType="begin"/>
      </w:r>
      <w:r w:rsidR="00976D6B">
        <w:instrText xml:space="preserve"> HYPERLINK \l "_ENREF_7" \o "Lanir, 1983 #48" </w:instrText>
      </w:r>
      <w:ins w:id="1684" w:author="Gerard" w:date="2014-06-20T17:32:00Z"/>
      <w:r w:rsidR="00976D6B">
        <w:fldChar w:fldCharType="separate"/>
      </w:r>
      <w:r w:rsidR="00711A1D">
        <w:rPr>
          <w:noProof/>
        </w:rPr>
        <w:t>7-9</w:t>
      </w:r>
      <w:r w:rsidR="00976D6B">
        <w:rPr>
          <w:noProof/>
        </w:rPr>
        <w:fldChar w:fldCharType="end"/>
      </w:r>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65pt" o:ole="">
            <v:imagedata r:id="rId748" o:title=""/>
          </v:shape>
          <o:OLEObject Type="Embed" ProgID="Equation.DSMT4" ShapeID="_x0000_i1392" DrawAspect="Content" ObjectID="_1338648993" r:id="rId749"/>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35pt;height:19.35pt" o:ole="">
            <v:imagedata r:id="rId750" o:title=""/>
          </v:shape>
          <o:OLEObject Type="Embed" ProgID="Equation.DSMT4" ShapeID="_x0000_i1393" DrawAspect="Content" ObjectID="_1338648994" r:id="rId751"/>
        </w:object>
      </w:r>
      <w:r>
        <w:t xml:space="preserve"> is the square of the fiber stretch </w:t>
      </w:r>
      <w:r w:rsidR="00AF2221" w:rsidRPr="00AF2221">
        <w:rPr>
          <w:position w:val="-12"/>
        </w:rPr>
        <w:object w:dxaOrig="279" w:dyaOrig="360" w14:anchorId="1FB7F795">
          <v:shape id="_x0000_i1394" type="#_x0000_t75" style="width:14pt;height:18pt" o:ole="">
            <v:imagedata r:id="rId752" o:title=""/>
          </v:shape>
          <o:OLEObject Type="Embed" ProgID="Equation.DSMT4" ShapeID="_x0000_i1394" DrawAspect="Content" ObjectID="_1338648995" r:id="rId753"/>
        </w:object>
      </w:r>
      <w:r>
        <w:t xml:space="preserve">, </w:t>
      </w:r>
      <w:r w:rsidR="00AF2221" w:rsidRPr="00AF2221">
        <w:rPr>
          <w:position w:val="-6"/>
        </w:rPr>
        <w:object w:dxaOrig="260" w:dyaOrig="279" w14:anchorId="77675221">
          <v:shape id="_x0000_i1395" type="#_x0000_t75" style="width:13.35pt;height:14pt" o:ole="">
            <v:imagedata r:id="rId754" o:title=""/>
          </v:shape>
          <o:OLEObject Type="Embed" ProgID="Equation.DSMT4" ShapeID="_x0000_i1395" DrawAspect="Content" ObjectID="_1338648996" r:id="rId75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5pt;height:19.35pt" o:ole="">
            <v:imagedata r:id="rId756" o:title=""/>
          </v:shape>
          <o:OLEObject Type="Embed" ProgID="Equation.DSMT4" ShapeID="_x0000_i1396" DrawAspect="Content" ObjectID="_1338648997" r:id="rId757"/>
        </w:object>
      </w:r>
      <w:r>
        <w:t xml:space="preserve">, </w:t>
      </w:r>
      <w:r w:rsidR="00AF2221" w:rsidRPr="00AF2221">
        <w:rPr>
          <w:position w:val="-12"/>
        </w:rPr>
        <w:object w:dxaOrig="1340" w:dyaOrig="360" w14:anchorId="7DD5CC4C">
          <v:shape id="_x0000_i1397" type="#_x0000_t75" style="width:67.35pt;height:18pt" o:ole="">
            <v:imagedata r:id="rId758" o:title=""/>
          </v:shape>
          <o:OLEObject Type="Embed" ProgID="Equation.DSMT4" ShapeID="_x0000_i1397" DrawAspect="Content" ObjectID="_1338648998" r:id="rId759"/>
        </w:object>
      </w:r>
      <w:r>
        <w:t xml:space="preserve">, and </w:t>
      </w:r>
      <w:r w:rsidR="00AF2221" w:rsidRPr="00AF2221">
        <w:rPr>
          <w:position w:val="-14"/>
        </w:rPr>
        <w:object w:dxaOrig="540" w:dyaOrig="400" w14:anchorId="54B23BD8">
          <v:shape id="_x0000_i1398" type="#_x0000_t75" style="width:27.35pt;height:19.35pt" o:ole="">
            <v:imagedata r:id="rId760" o:title=""/>
          </v:shape>
          <o:OLEObject Type="Embed" ProgID="Equation.DSMT4" ShapeID="_x0000_i1398" DrawAspect="Content" ObjectID="_1338648999" r:id="rId761"/>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35pt;height:34pt" o:ole="">
            <v:imagedata r:id="rId762" o:title=""/>
          </v:shape>
          <o:OLEObject Type="Embed" ProgID="Equation.DSMT4" ShapeID="_x0000_i1399" DrawAspect="Content" ObjectID="_1338649000" r:id="rId763"/>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35pt" o:ole="">
            <v:imagedata r:id="rId764" o:title=""/>
          </v:shape>
          <o:OLEObject Type="Embed" ProgID="Equation.DSMT4" ShapeID="_x0000_i1400" DrawAspect="Content" ObjectID="_1338649001" r:id="rId765"/>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65pt" o:ole="">
            <v:imagedata r:id="rId766" o:title=""/>
          </v:shape>
          <o:OLEObject Type="Embed" ProgID="Equation.DSMT4" ShapeID="_x0000_i1401" DrawAspect="Content" ObjectID="_1338649002" r:id="rId767"/>
        </w:object>
      </w:r>
      <w:r w:rsidRPr="000230DC">
        <w:t xml:space="preserve">, </w:t>
      </w:r>
      <w:r w:rsidR="00AF2221" w:rsidRPr="00AF2221">
        <w:rPr>
          <w:position w:val="-6"/>
        </w:rPr>
        <w:object w:dxaOrig="580" w:dyaOrig="279" w14:anchorId="579CA8F9">
          <v:shape id="_x0000_i1402" type="#_x0000_t75" style="width:29.35pt;height:14pt" o:ole="">
            <v:imagedata r:id="rId768" o:title=""/>
          </v:shape>
          <o:OLEObject Type="Embed" ProgID="Equation.DSMT4" ShapeID="_x0000_i1402" DrawAspect="Content" ObjectID="_1338649003" r:id="rId769"/>
        </w:object>
      </w:r>
      <w:r w:rsidRPr="000230DC">
        <w:t xml:space="preserve">, and </w:t>
      </w:r>
      <w:r w:rsidR="00AF2221" w:rsidRPr="00AF2221">
        <w:rPr>
          <w:position w:val="-10"/>
        </w:rPr>
        <w:object w:dxaOrig="600" w:dyaOrig="320" w14:anchorId="0CB1E6BE">
          <v:shape id="_x0000_i1403" type="#_x0000_t75" style="width:30pt;height:16.65pt" o:ole="">
            <v:imagedata r:id="rId770" o:title=""/>
          </v:shape>
          <o:OLEObject Type="Embed" ProgID="Equation.DSMT4" ShapeID="_x0000_i1403" DrawAspect="Content" ObjectID="_1338649004" r:id="rId771"/>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35pt" o:ole="">
            <v:imagedata r:id="rId772" o:title=""/>
          </v:shape>
          <o:OLEObject Type="Embed" ProgID="Equation.DSMT4" ShapeID="_x0000_i1404" DrawAspect="Content" ObjectID="_1338649005" r:id="rId773"/>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5pt;height:40pt" o:ole="">
            <v:imagedata r:id="rId774" o:title=""/>
          </v:shape>
          <o:OLEObject Type="Embed" ProgID="Equation.DSMT4" ShapeID="_x0000_i1405" DrawAspect="Content" ObjectID="_1338649006" r:id="rId775"/>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76" o:title=""/>
          </v:shape>
          <o:OLEObject Type="Embed" ProgID="Equation.DSMT4" ShapeID="_x0000_i1406" DrawAspect="Content" ObjectID="_1338649007" r:id="rId777"/>
        </w:object>
      </w:r>
      <w:r>
        <w:t xml:space="preserve"> is the density at which </w:t>
      </w:r>
      <w:r w:rsidR="00AF2221" w:rsidRPr="00AF2221">
        <w:rPr>
          <w:position w:val="-12"/>
        </w:rPr>
        <w:object w:dxaOrig="639" w:dyaOrig="360" w14:anchorId="2203E637">
          <v:shape id="_x0000_i1407" type="#_x0000_t75" style="width:32pt;height:18pt" o:ole="">
            <v:imagedata r:id="rId778" o:title=""/>
          </v:shape>
          <o:OLEObject Type="Embed" ProgID="Equation.DSMT4" ShapeID="_x0000_i1407" DrawAspect="Content" ObjectID="_1338649008" r:id="rId779"/>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685" w:author="Gerard" w:date="2014-06-20T17:32:00Z">
        <w:r w:rsidR="00976D6B">
          <w:t>3.5.3</w:t>
        </w:r>
      </w:ins>
      <w:del w:id="1686"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35pt" o:ole="">
            <v:imagedata r:id="rId780" o:title=""/>
          </v:shape>
          <o:OLEObject Type="Embed" ProgID="Equation.DSMT4" ShapeID="_x0000_i1408" DrawAspect="Content" ObjectID="_1338649009" r:id="rId781"/>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35pt" o:ole="">
            <v:imagedata r:id="rId782" o:title=""/>
          </v:shape>
          <o:OLEObject Type="Embed" ProgID="Equation.DSMT4" ShapeID="_x0000_i1409" DrawAspect="Content" ObjectID="_1338649010" r:id="rId783"/>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784" o:title=""/>
          </v:shape>
          <o:OLEObject Type="Embed" ProgID="Equation.DSMT4" ShapeID="_x0000_i1410" DrawAspect="Content" ObjectID="_1338649011" r:id="rId785"/>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786" o:title=""/>
          </v:shape>
          <o:OLEObject Type="Embed" ProgID="Equation.DSMT4" ShapeID="_x0000_i1411" DrawAspect="Content" ObjectID="_1338649012" r:id="rId787"/>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35pt" o:ole="">
            <v:imagedata r:id="rId788" o:title=""/>
          </v:shape>
          <o:OLEObject Type="Embed" ProgID="Equation.DSMT4" ShapeID="_x0000_i1412" DrawAspect="Content" ObjectID="_1338649013" r:id="rId789"/>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35pt;height:24pt" o:ole="">
            <v:imagedata r:id="rId790" o:title=""/>
          </v:shape>
          <o:OLEObject Type="Embed" ProgID="Equation.DSMT4" ShapeID="_x0000_i1413" DrawAspect="Content" ObjectID="_1338649014" r:id="rId791"/>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65pt" o:ole="">
            <v:imagedata r:id="rId792" o:title=""/>
          </v:shape>
          <o:OLEObject Type="Embed" ProgID="Equation.DSMT4" ShapeID="_x0000_i1414" DrawAspect="Content" ObjectID="_1338649015" r:id="rId793"/>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794" o:title=""/>
          </v:shape>
          <o:OLEObject Type="Embed" ProgID="Equation.DSMT4" ShapeID="_x0000_i1415" DrawAspect="Content" ObjectID="_1338649016" r:id="rId795"/>
        </w:object>
      </w:r>
      <w:r w:rsidRPr="0097532C">
        <w:t xml:space="preserve">).  Therefore, use </w:t>
      </w:r>
      <w:r w:rsidR="00AF2221" w:rsidRPr="00AF2221">
        <w:rPr>
          <w:position w:val="-10"/>
        </w:rPr>
        <w:object w:dxaOrig="600" w:dyaOrig="320" w14:anchorId="226E006D">
          <v:shape id="_x0000_i1416" type="#_x0000_t75" style="width:30pt;height:16.65pt" o:ole="">
            <v:imagedata r:id="rId796" o:title=""/>
          </v:shape>
          <o:OLEObject Type="Embed" ProgID="Equation.DSMT4" ShapeID="_x0000_i1416" DrawAspect="Content" ObjectID="_1338649017" r:id="rId797"/>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798" o:title=""/>
          </v:shape>
          <o:OLEObject Type="Embed" ProgID="Equation.DSMT4" ShapeID="_x0000_i1417" DrawAspect="Content" ObjectID="_1338649018" r:id="rId799"/>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687" w:name="_Toc264905011"/>
      <w:r>
        <w:lastRenderedPageBreak/>
        <w:t>Coupled Transversely Isotropic Mooney-Rivlin</w:t>
      </w:r>
      <w:bookmarkEnd w:id="1687"/>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35pt;height:19.35pt" o:ole="">
            <v:imagedata r:id="rId800" o:title=""/>
          </v:shape>
          <o:OLEObject Type="Embed" ProgID="Equation.DSMT4" ShapeID="_x0000_i1418" DrawAspect="Content" ObjectID="_1338649019" r:id="rId801"/>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65pt;height:14pt" o:ole="">
            <v:imagedata r:id="rId802" o:title=""/>
          </v:shape>
          <o:OLEObject Type="Embed" ProgID="Equation.DSMT4" ShapeID="_x0000_i1419" DrawAspect="Content" ObjectID="_1338649020" r:id="rId803"/>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r w:rsidR="00976D6B">
        <w:fldChar w:fldCharType="begin"/>
      </w:r>
      <w:r w:rsidR="00976D6B">
        <w:instrText xml:space="preserve"> HYPERLINK \l "_ENREF_19" \o "Weiss, 1996 #14" </w:instrText>
      </w:r>
      <w:ins w:id="1688" w:author="Gerard" w:date="2014-06-20T17:32:00Z"/>
      <w:r w:rsidR="00976D6B">
        <w:fldChar w:fldCharType="separate"/>
      </w:r>
      <w:r w:rsidR="00711A1D">
        <w:rPr>
          <w:noProof/>
        </w:rPr>
        <w:t>19</w:t>
      </w:r>
      <w:r w:rsidR="00976D6B">
        <w:rPr>
          <w:noProof/>
        </w:rPr>
        <w:fldChar w:fldCharType="end"/>
      </w:r>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35pt;height:31.35pt" o:ole="">
            <v:imagedata r:id="rId804" o:title=""/>
          </v:shape>
          <o:OLEObject Type="Embed" ProgID="Equation.DSMT4" ShapeID="_x0000_i1420" DrawAspect="Content" ObjectID="_1338649021" r:id="rId805"/>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06" o:title=""/>
          </v:shape>
          <o:OLEObject Type="Embed" ProgID="Equation.DSMT4" ShapeID="_x0000_i1421" DrawAspect="Content" ObjectID="_1338649022" r:id="rId807"/>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689" w:name="_Toc264905012"/>
      <w:r>
        <w:lastRenderedPageBreak/>
        <w:t>Coupled Transversely Isotropic Veronda-Westmann</w:t>
      </w:r>
      <w:bookmarkEnd w:id="1689"/>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35pt" o:ole="">
            <v:imagedata r:id="rId808" o:title=""/>
          </v:shape>
          <o:OLEObject Type="Embed" ProgID="Equation.DSMT4" ShapeID="_x0000_i1422" DrawAspect="Content" ObjectID="_1338649023" r:id="rId809"/>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65pt;height:14pt" o:ole="">
            <v:imagedata r:id="rId810" o:title=""/>
          </v:shape>
          <o:OLEObject Type="Embed" ProgID="Equation.DSMT4" ShapeID="_x0000_i1423" DrawAspect="Content" ObjectID="_1338649024" r:id="rId81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r w:rsidR="00976D6B">
        <w:fldChar w:fldCharType="begin"/>
      </w:r>
      <w:r w:rsidR="00976D6B">
        <w:instrText xml:space="preserve"> HYPERLINK \l "_ENREF_19" \o "Weiss, 1996 #14" </w:instrText>
      </w:r>
      <w:ins w:id="1690" w:author="Gerard" w:date="2014-06-20T17:32:00Z"/>
      <w:r w:rsidR="00976D6B">
        <w:fldChar w:fldCharType="separate"/>
      </w:r>
      <w:r w:rsidR="00711A1D">
        <w:rPr>
          <w:noProof/>
        </w:rPr>
        <w:t>19</w:t>
      </w:r>
      <w:r w:rsidR="00976D6B">
        <w:rPr>
          <w:noProof/>
        </w:rPr>
        <w:fldChar w:fldCharType="end"/>
      </w:r>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35pt;height:31.35pt" o:ole="">
            <v:imagedata r:id="rId812" o:title=""/>
          </v:shape>
          <o:OLEObject Type="Embed" ProgID="Equation.DSMT4" ShapeID="_x0000_i1424" DrawAspect="Content" ObjectID="_1338649025" r:id="rId813"/>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14" o:title=""/>
          </v:shape>
          <o:OLEObject Type="Embed" ProgID="Equation.DSMT4" ShapeID="_x0000_i1425" DrawAspect="Content" ObjectID="_1338649026" r:id="rId815"/>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691" w:name="_Toc264905013"/>
      <w:r w:rsidRPr="005A3C4B">
        <w:lastRenderedPageBreak/>
        <w:t>Viscoelastic Solids</w:t>
      </w:r>
      <w:bookmarkEnd w:id="1691"/>
    </w:p>
    <w:p w14:paraId="059EB5C5" w14:textId="77777777" w:rsidR="006A0BC1" w:rsidRPr="0097532C" w:rsidRDefault="0095496A" w:rsidP="006A0BC1">
      <w:pPr>
        <w:pStyle w:val="Heading3"/>
      </w:pPr>
      <w:bookmarkStart w:id="1692" w:name="_Toc264905014"/>
      <w:r>
        <w:t>Uncoupled</w:t>
      </w:r>
      <w:r w:rsidR="006A0BC1" w:rsidRPr="0097532C">
        <w:t xml:space="preserve"> Viscoelastic Materials</w:t>
      </w:r>
      <w:bookmarkEnd w:id="169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65pt" o:ole="">
            <v:imagedata r:id="rId816" o:title=""/>
          </v:shape>
          <o:OLEObject Type="Embed" ProgID="Equation.DSMT4" ShapeID="_x0000_i1426" DrawAspect="Content" ObjectID="_1338649027" r:id="rId817"/>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r w:rsidR="00976D6B">
        <w:fldChar w:fldCharType="begin"/>
      </w:r>
      <w:r w:rsidR="00976D6B">
        <w:instrText xml:space="preserve"> HYPERLINK \l "_ENREF_17" \o "Puso, 1998 #9" </w:instrText>
      </w:r>
      <w:ins w:id="1693" w:author="Gerard" w:date="2014-06-20T17:32:00Z"/>
      <w:r w:rsidR="00976D6B">
        <w:fldChar w:fldCharType="separate"/>
      </w:r>
      <w:r w:rsidR="00711A1D">
        <w:rPr>
          <w:noProof/>
        </w:rPr>
        <w:t>17</w:t>
      </w:r>
      <w:r w:rsidR="00976D6B">
        <w:rPr>
          <w:noProof/>
        </w:rPr>
        <w:fldChar w:fldCharType="end"/>
      </w:r>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18" o:title=""/>
          </v:shape>
          <o:OLEObject Type="Embed" ProgID="Equation.DSMT4" ShapeID="_x0000_i1427" DrawAspect="Content" ObjectID="_1338649028" r:id="rId819"/>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65pt" o:ole="">
            <v:imagedata r:id="rId820" o:title=""/>
          </v:shape>
          <o:OLEObject Type="Embed" ProgID="Equation.DSMT4" ShapeID="_x0000_i1428" DrawAspect="Content" ObjectID="_1338649029" r:id="rId821"/>
        </w:object>
      </w:r>
      <w:r w:rsidR="00AF2221" w:rsidRPr="00AF2221">
        <w:rPr>
          <w:position w:val="-6"/>
        </w:rPr>
        <w:object w:dxaOrig="279" w:dyaOrig="340" w14:anchorId="3C0348C3">
          <v:shape id="_x0000_i1429" type="#_x0000_t75" style="width:14pt;height:16.65pt" o:ole="">
            <v:imagedata r:id="rId822" o:title=""/>
          </v:shape>
          <o:OLEObject Type="Embed" ProgID="Equation.DSMT4" ShapeID="_x0000_i1429" DrawAspect="Content" ObjectID="_1338649030" r:id="rId823"/>
        </w:object>
      </w:r>
      <w:r w:rsidRPr="00690318">
        <w:t xml:space="preserve"> is the elastic stress derived from </w:t>
      </w:r>
      <w:r w:rsidR="00AF2221" w:rsidRPr="00AF2221">
        <w:rPr>
          <w:position w:val="-18"/>
        </w:rPr>
        <w:object w:dxaOrig="660" w:dyaOrig="480" w14:anchorId="2B1B6ED2">
          <v:shape id="_x0000_i1430" type="#_x0000_t75" style="width:32.65pt;height:24pt" o:ole="">
            <v:imagedata r:id="rId824" o:title=""/>
          </v:shape>
          <o:OLEObject Type="Embed" ProgID="Equation.DSMT4" ShapeID="_x0000_i1430" DrawAspect="Content" ObjectID="_1338649031" r:id="rId825"/>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35pt;height:34pt" o:ole="">
            <v:imagedata r:id="rId826" o:title=""/>
          </v:shape>
          <o:OLEObject Type="Embed" ProgID="Equation.DSMT4" ShapeID="_x0000_i1431" DrawAspect="Content" ObjectID="_1338649032" r:id="rId827"/>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65pt;height:18pt" o:ole="">
            <v:imagedata r:id="rId828" o:title=""/>
          </v:shape>
          <o:OLEObject Type="Embed" ProgID="Equation.DSMT4" ShapeID="_x0000_i1432" DrawAspect="Content" ObjectID="_1338649033" r:id="rId829"/>
        </w:object>
      </w:r>
      <w:r w:rsidRPr="00690318">
        <w:t xml:space="preserve"> and </w:t>
      </w:r>
      <w:r w:rsidR="00AF2221" w:rsidRPr="00AF2221">
        <w:rPr>
          <w:position w:val="-12"/>
        </w:rPr>
        <w:object w:dxaOrig="240" w:dyaOrig="360" w14:anchorId="05831826">
          <v:shape id="_x0000_i1433" type="#_x0000_t75" style="width:12pt;height:18pt" o:ole="">
            <v:imagedata r:id="rId830" o:title=""/>
          </v:shape>
          <o:OLEObject Type="Embed" ProgID="Equation.DSMT4" ShapeID="_x0000_i1433" DrawAspect="Content" ObjectID="_1338649034" r:id="rId831"/>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65pt;height:18pt" o:ole="">
            <v:imagedata r:id="rId832" o:title=""/>
          </v:shape>
          <o:OLEObject Type="Embed" ProgID="Equation.DSMT4" ShapeID="_x0000_i1434" DrawAspect="Content" ObjectID="_1338649035" r:id="rId833"/>
        </w:object>
      </w:r>
      <w:r w:rsidRPr="00690318">
        <w:t xml:space="preserve">, </w:t>
      </w:r>
      <w:r w:rsidR="00AF2221" w:rsidRPr="00AF2221">
        <w:rPr>
          <w:position w:val="-12"/>
        </w:rPr>
        <w:object w:dxaOrig="260" w:dyaOrig="360" w14:anchorId="516379CE">
          <v:shape id="_x0000_i1435" type="#_x0000_t75" style="width:13.35pt;height:18pt" o:ole="">
            <v:imagedata r:id="rId834" o:title=""/>
          </v:shape>
          <o:OLEObject Type="Embed" ProgID="Equation.DSMT4" ShapeID="_x0000_i1435" DrawAspect="Content" ObjectID="_1338649036" r:id="rId835"/>
        </w:object>
      </w:r>
      <w:r w:rsidRPr="00690318">
        <w:t xml:space="preserve">, </w:t>
      </w:r>
      <w:r w:rsidR="00AF2221" w:rsidRPr="00AF2221">
        <w:rPr>
          <w:position w:val="-12"/>
        </w:rPr>
        <w:object w:dxaOrig="240" w:dyaOrig="360" w14:anchorId="71B83912">
          <v:shape id="_x0000_i1436" type="#_x0000_t75" style="width:12pt;height:18pt" o:ole="">
            <v:imagedata r:id="rId836" o:title=""/>
          </v:shape>
          <o:OLEObject Type="Embed" ProgID="Equation.DSMT4" ShapeID="_x0000_i1436" DrawAspect="Content" ObjectID="_1338649037" r:id="rId837"/>
        </w:object>
      </w:r>
      <w:r w:rsidRPr="00690318">
        <w:t xml:space="preserve"> and </w:t>
      </w:r>
      <w:r w:rsidR="00AF2221" w:rsidRPr="00AF2221">
        <w:rPr>
          <w:position w:val="-12"/>
        </w:rPr>
        <w:object w:dxaOrig="260" w:dyaOrig="360" w14:anchorId="73073A71">
          <v:shape id="_x0000_i1437" type="#_x0000_t75" style="width:13.35pt;height:18pt" o:ole="">
            <v:imagedata r:id="rId838" o:title=""/>
          </v:shape>
          <o:OLEObject Type="Embed" ProgID="Equation.DSMT4" ShapeID="_x0000_i1437" DrawAspect="Content" ObjectID="_1338649038" r:id="rId839"/>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694" w:name="_Toc337555811"/>
      <w:bookmarkStart w:id="1695" w:name="_Toc350247046"/>
      <w:bookmarkStart w:id="1696" w:name="_Toc350354932"/>
      <w:bookmarkStart w:id="1697" w:name="_Toc350439890"/>
      <w:bookmarkStart w:id="1698" w:name="_Toc352596296"/>
      <w:bookmarkStart w:id="1699" w:name="_Toc363725069"/>
      <w:bookmarkStart w:id="1700" w:name="_Toc337555812"/>
      <w:bookmarkStart w:id="1701" w:name="_Toc350247047"/>
      <w:bookmarkStart w:id="1702" w:name="_Toc350354933"/>
      <w:bookmarkStart w:id="1703" w:name="_Toc350439891"/>
      <w:bookmarkStart w:id="1704" w:name="_Toc352596297"/>
      <w:bookmarkStart w:id="1705" w:name="_Toc363725070"/>
      <w:bookmarkStart w:id="1706" w:name="_Toc200951632"/>
      <w:bookmarkStart w:id="1707" w:name="_Toc264905015"/>
      <w:bookmarkEnd w:id="1694"/>
      <w:bookmarkEnd w:id="1695"/>
      <w:bookmarkEnd w:id="1696"/>
      <w:bookmarkEnd w:id="1697"/>
      <w:bookmarkEnd w:id="1698"/>
      <w:bookmarkEnd w:id="1699"/>
      <w:bookmarkEnd w:id="1700"/>
      <w:bookmarkEnd w:id="1701"/>
      <w:bookmarkEnd w:id="1702"/>
      <w:bookmarkEnd w:id="1703"/>
      <w:bookmarkEnd w:id="1704"/>
      <w:bookmarkEnd w:id="1705"/>
      <w:r w:rsidRPr="00690318">
        <w:lastRenderedPageBreak/>
        <w:t>Compressible Viscoelastic Materials</w:t>
      </w:r>
      <w:bookmarkEnd w:id="1706"/>
      <w:bookmarkEnd w:id="1707"/>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r w:rsidR="00976D6B">
        <w:fldChar w:fldCharType="begin"/>
      </w:r>
      <w:r w:rsidR="00976D6B">
        <w:instrText xml:space="preserve"> HYPERLINK \l "_ENREF_17" \o "Puso, 1998 #9" </w:instrText>
      </w:r>
      <w:ins w:id="1708" w:author="Gerard" w:date="2014-06-20T17:32:00Z"/>
      <w:r w:rsidR="00976D6B">
        <w:fldChar w:fldCharType="separate"/>
      </w:r>
      <w:r w:rsidR="00711A1D">
        <w:rPr>
          <w:noProof/>
        </w:rPr>
        <w:t>17</w:t>
      </w:r>
      <w:r w:rsidR="00976D6B">
        <w:rPr>
          <w:noProof/>
        </w:rPr>
        <w:fldChar w:fldCharType="end"/>
      </w:r>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65pt" o:ole="">
            <v:imagedata r:id="rId840" o:title=""/>
          </v:shape>
          <o:OLEObject Type="Embed" ProgID="Equation.DSMT4" ShapeID="_x0000_i1438" DrawAspect="Content" ObjectID="_1338649039" r:id="rId841"/>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65pt" o:ole="">
            <v:imagedata r:id="rId842" o:title=""/>
          </v:shape>
          <o:OLEObject Type="Embed" ProgID="Equation.DSMT4" ShapeID="_x0000_i1439" DrawAspect="Content" ObjectID="_1338649040" r:id="rId843"/>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35pt;height:34pt" o:ole="">
            <v:imagedata r:id="rId844" o:title=""/>
          </v:shape>
          <o:OLEObject Type="Embed" ProgID="Equation.DSMT4" ShapeID="_x0000_i1440" DrawAspect="Content" ObjectID="_1338649041" r:id="rId845"/>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65pt;height:18pt" o:ole="">
            <v:imagedata r:id="rId846" o:title=""/>
          </v:shape>
          <o:OLEObject Type="Embed" ProgID="Equation.DSMT4" ShapeID="_x0000_i1441" DrawAspect="Content" ObjectID="_1338649042" r:id="rId847"/>
        </w:object>
      </w:r>
      <w:r w:rsidRPr="00690318">
        <w:t xml:space="preserve"> and </w:t>
      </w:r>
      <w:r w:rsidR="00AF2221" w:rsidRPr="00AF2221">
        <w:rPr>
          <w:position w:val="-12"/>
        </w:rPr>
        <w:object w:dxaOrig="240" w:dyaOrig="360" w14:anchorId="20092141">
          <v:shape id="_x0000_i1442" type="#_x0000_t75" style="width:12pt;height:18pt" o:ole="">
            <v:imagedata r:id="rId848" o:title=""/>
          </v:shape>
          <o:OLEObject Type="Embed" ProgID="Equation.DSMT4" ShapeID="_x0000_i1442" DrawAspect="Content" ObjectID="_1338649043"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65pt;height:18pt" o:ole="">
            <v:imagedata r:id="rId850" o:title=""/>
          </v:shape>
          <o:OLEObject Type="Embed" ProgID="Equation.DSMT4" ShapeID="_x0000_i1443" DrawAspect="Content" ObjectID="_1338649044" r:id="rId851"/>
        </w:object>
      </w:r>
      <w:r w:rsidRPr="00690318">
        <w:t xml:space="preserve">, </w:t>
      </w:r>
      <w:r w:rsidR="00AF2221" w:rsidRPr="00AF2221">
        <w:rPr>
          <w:position w:val="-12"/>
        </w:rPr>
        <w:object w:dxaOrig="260" w:dyaOrig="360" w14:anchorId="172B2CD5">
          <v:shape id="_x0000_i1444" type="#_x0000_t75" style="width:13.35pt;height:18pt" o:ole="">
            <v:imagedata r:id="rId852" o:title=""/>
          </v:shape>
          <o:OLEObject Type="Embed" ProgID="Equation.DSMT4" ShapeID="_x0000_i1444" DrawAspect="Content" ObjectID="_1338649045" r:id="rId853"/>
        </w:object>
      </w:r>
      <w:r w:rsidRPr="00690318">
        <w:t xml:space="preserve">, </w:t>
      </w:r>
      <w:r w:rsidR="00AF2221" w:rsidRPr="00AF2221">
        <w:rPr>
          <w:position w:val="-12"/>
        </w:rPr>
        <w:object w:dxaOrig="240" w:dyaOrig="360" w14:anchorId="4304A73B">
          <v:shape id="_x0000_i1445" type="#_x0000_t75" style="width:12pt;height:18pt" o:ole="">
            <v:imagedata r:id="rId854" o:title=""/>
          </v:shape>
          <o:OLEObject Type="Embed" ProgID="Equation.DSMT4" ShapeID="_x0000_i1445" DrawAspect="Content" ObjectID="_1338649046" r:id="rId855"/>
        </w:object>
      </w:r>
      <w:r w:rsidRPr="00690318">
        <w:t xml:space="preserve"> and </w:t>
      </w:r>
      <w:r w:rsidR="00AF2221" w:rsidRPr="00AF2221">
        <w:rPr>
          <w:position w:val="-12"/>
        </w:rPr>
        <w:object w:dxaOrig="260" w:dyaOrig="360" w14:anchorId="0673B6FA">
          <v:shape id="_x0000_i1446" type="#_x0000_t75" style="width:13.35pt;height:18pt" o:ole="">
            <v:imagedata r:id="rId856" o:title=""/>
          </v:shape>
          <o:OLEObject Type="Embed" ProgID="Equation.DSMT4" ShapeID="_x0000_i1446" DrawAspect="Content" ObjectID="_1338649047" r:id="rId857"/>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709" w:name="_Toc200951633"/>
      <w:bookmarkStart w:id="1710" w:name="_Toc264905016"/>
      <w:r w:rsidRPr="00690318">
        <w:t>Multigeneration Solids</w:t>
      </w:r>
      <w:bookmarkEnd w:id="1709"/>
      <w:bookmarkEnd w:id="1710"/>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r w:rsidR="00976D6B">
        <w:fldChar w:fldCharType="begin"/>
      </w:r>
      <w:r w:rsidR="00976D6B">
        <w:instrText xml:space="preserve"> HYPERLINK \l "_ENREF_31" \o "Ateshian, 2010 #67" </w:instrText>
      </w:r>
      <w:ins w:id="1711" w:author="Gerard" w:date="2014-06-20T17:32:00Z"/>
      <w:r w:rsidR="00976D6B">
        <w:fldChar w:fldCharType="separate"/>
      </w:r>
      <w:r w:rsidR="00711A1D">
        <w:rPr>
          <w:noProof/>
        </w:rPr>
        <w:t>31</w:t>
      </w:r>
      <w:r w:rsidR="00976D6B">
        <w:rPr>
          <w:noProof/>
        </w:rPr>
        <w:fldChar w:fldCharType="end"/>
      </w:r>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5pt" o:ole="">
            <v:imagedata r:id="rId858" o:title=""/>
          </v:shape>
          <o:OLEObject Type="Embed" ProgID="Equation.DSMT4" ShapeID="_x0000_i1447" DrawAspect="Content" ObjectID="_1338649048" r:id="rId859"/>
        </w:object>
      </w:r>
      <w:r w:rsidRPr="00690318">
        <w:t xml:space="preserve"> has a distinct reference configuration </w:t>
      </w:r>
      <w:r w:rsidR="00AF2221" w:rsidRPr="00AF2221">
        <w:rPr>
          <w:position w:val="-4"/>
        </w:rPr>
        <w:object w:dxaOrig="340" w:dyaOrig="300" w14:anchorId="7C14D8FB">
          <v:shape id="_x0000_i1448" type="#_x0000_t75" style="width:16.65pt;height:14pt" o:ole="">
            <v:imagedata r:id="rId860" o:title=""/>
          </v:shape>
          <o:OLEObject Type="Embed" ProgID="Equation.DSMT4" ShapeID="_x0000_i1448" DrawAspect="Content" ObjectID="_1338649049" r:id="rId861"/>
        </w:object>
      </w:r>
      <w:r w:rsidRPr="00690318">
        <w:t xml:space="preserve"> determined at the time </w:t>
      </w:r>
      <w:r w:rsidR="00AF2221" w:rsidRPr="00AF2221">
        <w:rPr>
          <w:position w:val="-6"/>
        </w:rPr>
        <w:object w:dxaOrig="240" w:dyaOrig="320" w14:anchorId="24D3E08D">
          <v:shape id="_x0000_i1449" type="#_x0000_t75" style="width:12pt;height:16.65pt" o:ole="">
            <v:imagedata r:id="rId862" o:title=""/>
          </v:shape>
          <o:OLEObject Type="Embed" ProgID="Equation.DSMT4" ShapeID="_x0000_i1449" DrawAspect="Content" ObjectID="_1338649050" r:id="rId863"/>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5pt" o:ole="">
            <v:imagedata r:id="rId864" o:title=""/>
          </v:shape>
          <o:OLEObject Type="Embed" ProgID="Equation.DSMT4" ShapeID="_x0000_i1450" DrawAspect="Content" ObjectID="_1338649051" r:id="rId865"/>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66" o:title=""/>
          </v:shape>
          <o:OLEObject Type="Embed" ProgID="Equation.DSMT4" ShapeID="_x0000_i1451" DrawAspect="Content" ObjectID="_1338649052" r:id="rId867"/>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8pt" o:ole="">
            <v:imagedata r:id="rId868" o:title=""/>
          </v:shape>
          <o:OLEObject Type="Embed" ProgID="Equation.DSMT4" ShapeID="_x0000_i1452" DrawAspect="Content" ObjectID="_1338649053" r:id="rId869"/>
        </w:object>
      </w:r>
      <w:r w:rsidRPr="00690318">
        <w:t>.  The first generation (</w:t>
      </w:r>
      <w:r w:rsidR="00AF2221" w:rsidRPr="00AF2221">
        <w:rPr>
          <w:position w:val="-10"/>
        </w:rPr>
        <w:object w:dxaOrig="520" w:dyaOrig="320" w14:anchorId="043F4CD4">
          <v:shape id="_x0000_i1453" type="#_x0000_t75" style="width:26.65pt;height:16.65pt" o:ole="">
            <v:imagedata r:id="rId870" o:title=""/>
          </v:shape>
          <o:OLEObject Type="Embed" ProgID="Equation.DSMT4" ShapeID="_x0000_i1453" DrawAspect="Content" ObjectID="_1338649054" r:id="rId871"/>
        </w:object>
      </w:r>
      <w:r w:rsidRPr="00690318">
        <w:t xml:space="preserve">) is assumed to be present at time </w:t>
      </w:r>
      <w:r w:rsidR="00AF2221" w:rsidRPr="00AF2221">
        <w:rPr>
          <w:position w:val="-6"/>
        </w:rPr>
        <w:object w:dxaOrig="580" w:dyaOrig="320" w14:anchorId="2AA22667">
          <v:shape id="_x0000_i1454" type="#_x0000_t75" style="width:29.35pt;height:16.65pt" o:ole="">
            <v:imagedata r:id="rId872" o:title=""/>
          </v:shape>
          <o:OLEObject Type="Embed" ProgID="Equation.DSMT4" ShapeID="_x0000_i1454" DrawAspect="Content" ObjectID="_1338649055" r:id="rId873"/>
        </w:object>
      </w:r>
      <w:r w:rsidRPr="00690318">
        <w:t xml:space="preserve">, therefore its reference configuration is </w:t>
      </w:r>
      <w:r w:rsidR="00AF2221" w:rsidRPr="00175A35">
        <w:rPr>
          <w:position w:val="-4"/>
        </w:rPr>
        <w:object w:dxaOrig="760" w:dyaOrig="300" w14:anchorId="6973012E">
          <v:shape id="_x0000_i1455" type="#_x0000_t75" style="width:38.65pt;height:16.65pt" o:ole="">
            <v:imagedata r:id="rId874" o:title=""/>
          </v:shape>
          <o:OLEObject Type="Embed" ProgID="Equation.DSMT4" ShapeID="_x0000_i1455" DrawAspect="Content" ObjectID="_1338649056" r:id="rId875"/>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76" o:title=""/>
          </v:shape>
          <o:OLEObject Type="Embed" ProgID="Equation.DSMT4" ShapeID="_x0000_i1456" DrawAspect="Content" ObjectID="_1338649057" r:id="rId877"/>
        </w:object>
      </w:r>
      <w:r w:rsidRPr="00690318">
        <w:t xml:space="preserve"> is equivalent to </w:t>
      </w:r>
      <w:r w:rsidR="00AF2221" w:rsidRPr="00AF2221">
        <w:rPr>
          <w:position w:val="-10"/>
        </w:rPr>
        <w:object w:dxaOrig="1080" w:dyaOrig="340" w14:anchorId="503A537D">
          <v:shape id="_x0000_i1457" type="#_x0000_t75" style="width:54pt;height:16.65pt" o:ole="">
            <v:imagedata r:id="rId878" o:title=""/>
          </v:shape>
          <o:OLEObject Type="Embed" ProgID="Equation.DSMT4" ShapeID="_x0000_i1457" DrawAspect="Content" ObjectID="_1338649058" r:id="rId879"/>
        </w:object>
      </w:r>
      <w:r w:rsidRPr="00690318">
        <w:t xml:space="preserve">.  Each generation's reference configuration </w:t>
      </w:r>
      <w:r w:rsidR="00AF2221" w:rsidRPr="00AF2221">
        <w:rPr>
          <w:position w:val="-4"/>
        </w:rPr>
        <w:object w:dxaOrig="340" w:dyaOrig="300" w14:anchorId="0A6BDAA4">
          <v:shape id="_x0000_i1458" type="#_x0000_t75" style="width:16.65pt;height:14pt" o:ole="">
            <v:imagedata r:id="rId880" o:title=""/>
          </v:shape>
          <o:OLEObject Type="Embed" ProgID="Equation.DSMT4" ShapeID="_x0000_i1458" DrawAspect="Content" ObjectID="_1338649059" r:id="rId881"/>
        </w:object>
      </w:r>
      <w:r w:rsidRPr="00690318">
        <w:t xml:space="preserve"> has a one-to-one mapping </w:t>
      </w:r>
      <w:r w:rsidR="00AF2221" w:rsidRPr="00AF2221">
        <w:rPr>
          <w:position w:val="-10"/>
        </w:rPr>
        <w:object w:dxaOrig="1500" w:dyaOrig="360" w14:anchorId="572A5B57">
          <v:shape id="_x0000_i1459" type="#_x0000_t75" style="width:74.65pt;height:18pt" o:ole="">
            <v:imagedata r:id="rId882" o:title=""/>
          </v:shape>
          <o:OLEObject Type="Embed" ProgID="Equation.DSMT4" ShapeID="_x0000_i1459" DrawAspect="Content" ObjectID="_1338649060" r:id="rId883"/>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884" o:title=""/>
          </v:shape>
          <o:OLEObject Type="Embed" ProgID="Equation.DSMT4" ShapeID="_x0000_i1460" DrawAspect="Content" ObjectID="_1338649061" r:id="rId885"/>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5pt" o:ole="">
            <v:imagedata r:id="rId886" o:title=""/>
          </v:shape>
          <o:OLEObject Type="Embed" ProgID="Equation.DSMT4" ShapeID="_x0000_i1461" DrawAspect="Content" ObjectID="_1338649062" r:id="rId887"/>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888" o:title=""/>
          </v:shape>
          <o:OLEObject Type="Embed" ProgID="Equation.DSMT4" ShapeID="_x0000_i1462" DrawAspect="Content" ObjectID="_1338649063" r:id="rId889"/>
        </w:object>
      </w:r>
      <w:r w:rsidRPr="00690318">
        <w:t xml:space="preserve">.  In other words, when generation </w:t>
      </w:r>
      <w:r w:rsidR="00AF2221" w:rsidRPr="00AF2221">
        <w:rPr>
          <w:position w:val="-10"/>
        </w:rPr>
        <w:object w:dxaOrig="200" w:dyaOrig="260" w14:anchorId="429D15B9">
          <v:shape id="_x0000_i1463" type="#_x0000_t75" style="width:10pt;height:13.35pt" o:ole="">
            <v:imagedata r:id="rId890" o:title=""/>
          </v:shape>
          <o:OLEObject Type="Embed" ProgID="Equation.DSMT4" ShapeID="_x0000_i1463" DrawAspect="Content" ObjectID="_1338649064" r:id="rId891"/>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65pt" o:ole="">
            <v:imagedata r:id="rId892" o:title=""/>
          </v:shape>
          <o:OLEObject Type="Embed" ProgID="Equation.DSMT4" ShapeID="_x0000_i1464" DrawAspect="Content" ObjectID="_1338649065" r:id="rId893"/>
        </w:object>
      </w:r>
      <w:r w:rsidRPr="00690318">
        <w:t xml:space="preserve">. Note that </w:t>
      </w:r>
      <w:r w:rsidR="00AF2221" w:rsidRPr="00AF2221">
        <w:rPr>
          <w:position w:val="-4"/>
        </w:rPr>
        <w:object w:dxaOrig="360" w:dyaOrig="300" w14:anchorId="3A2F09E5">
          <v:shape id="_x0000_i1465" type="#_x0000_t75" style="width:18pt;height:14pt" o:ole="">
            <v:imagedata r:id="rId894" o:title=""/>
          </v:shape>
          <o:OLEObject Type="Embed" ProgID="Equation.DSMT4" ShapeID="_x0000_i1465" DrawAspect="Content" ObjectID="_1338649066" r:id="rId895"/>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35pt;height:34pt" o:ole="">
            <v:imagedata r:id="rId896" o:title=""/>
          </v:shape>
          <o:OLEObject Type="Embed" ProgID="Equation.DSMT4" ShapeID="_x0000_i1466" DrawAspect="Content" ObjectID="_1338649067" r:id="rId897"/>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898" o:title=""/>
          </v:shape>
          <o:OLEObject Type="Embed" ProgID="Equation.DSMT4" ShapeID="_x0000_i1467" DrawAspect="Content" ObjectID="_1338649068" r:id="rId899"/>
        </w:object>
      </w:r>
      <w:r w:rsidRPr="00690318">
        <w:t xml:space="preserve"> is the state of stress in the generation </w:t>
      </w:r>
      <w:r w:rsidR="00AF2221" w:rsidRPr="00AF2221">
        <w:rPr>
          <w:position w:val="-10"/>
        </w:rPr>
        <w:object w:dxaOrig="200" w:dyaOrig="260" w14:anchorId="3298D013">
          <v:shape id="_x0000_i1468" type="#_x0000_t75" style="width:10pt;height:13.35pt" o:ole="">
            <v:imagedata r:id="rId900" o:title=""/>
          </v:shape>
          <o:OLEObject Type="Embed" ProgID="Equation.DSMT4" ShapeID="_x0000_i1468" DrawAspect="Content" ObjectID="_1338649069" r:id="rId901"/>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pt" o:ole="">
            <v:imagedata r:id="rId902" o:title=""/>
          </v:shape>
          <o:OLEObject Type="Embed" ProgID="Equation.DSMT4" ShapeID="_x0000_i1469" DrawAspect="Content" ObjectID="_1338649070" r:id="rId903"/>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04" o:title=""/>
          </v:shape>
          <o:OLEObject Type="Embed" ProgID="Equation.DSMT4" ShapeID="_x0000_i1470" DrawAspect="Content" ObjectID="_1338649071" r:id="rId905"/>
        </w:object>
      </w:r>
      <w:r w:rsidRPr="00690318">
        <w:t xml:space="preserve"> and the factor </w:t>
      </w:r>
      <w:r w:rsidR="00AF2221" w:rsidRPr="00AF2221">
        <w:rPr>
          <w:position w:val="-10"/>
        </w:rPr>
        <w:object w:dxaOrig="560" w:dyaOrig="360" w14:anchorId="7AEF78C0">
          <v:shape id="_x0000_i1471" type="#_x0000_t75" style="width:28pt;height:18pt" o:ole="">
            <v:imagedata r:id="rId906" o:title=""/>
          </v:shape>
          <o:OLEObject Type="Embed" ProgID="Equation.DSMT4" ShapeID="_x0000_i1471" DrawAspect="Content" ObjectID="_1338649072" r:id="rId907"/>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08" o:title=""/>
          </v:shape>
          <o:OLEObject Type="Embed" ProgID="Equation.DSMT4" ShapeID="_x0000_i1472" DrawAspect="Content" ObjectID="_1338649073" r:id="rId909"/>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10" o:title=""/>
          </v:shape>
          <o:OLEObject Type="Embed" ProgID="Equation.DSMT4" ShapeID="_x0000_i1473" DrawAspect="Content" ObjectID="_1338649074" r:id="rId911"/>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712" w:name="_Toc200951634"/>
      <w:bookmarkStart w:id="1713" w:name="_Toc264905017"/>
      <w:r w:rsidRPr="00690318">
        <w:t>General Specification of Multigeneration Solids</w:t>
      </w:r>
      <w:bookmarkEnd w:id="1712"/>
      <w:bookmarkEnd w:id="1713"/>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65pt" o:ole="">
            <v:imagedata r:id="rId912" o:title=""/>
          </v:shape>
          <o:OLEObject Type="Embed" ProgID="Equation.DSMT4" ShapeID="_x0000_i1474" DrawAspect="Content" ObjectID="_1338649075" r:id="rId913"/>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714" w:name="_Ref162415183"/>
      <w:bookmarkStart w:id="1715" w:name="_Toc264905018"/>
      <w:r w:rsidRPr="0097532C">
        <w:lastRenderedPageBreak/>
        <w:t>Biphasic Materials</w:t>
      </w:r>
      <w:bookmarkEnd w:id="1714"/>
      <w:bookmarkEnd w:id="1715"/>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r w:rsidR="00976D6B">
        <w:fldChar w:fldCharType="begin"/>
      </w:r>
      <w:r w:rsidR="00976D6B">
        <w:instrText xml:space="preserve"> HYPERLINK "http://mrl.sci.utah.edu/software/febio" </w:instrText>
      </w:r>
      <w:ins w:id="1716" w:author="Gerard" w:date="2014-06-20T17:32:00Z"/>
      <w:r w:rsidR="00976D6B">
        <w:fldChar w:fldCharType="separate"/>
      </w:r>
      <w:r w:rsidR="008B53FE" w:rsidRPr="00C966F3">
        <w:rPr>
          <w:rStyle w:val="Hyperlink"/>
          <w:i/>
        </w:rPr>
        <w:t>FEBio Theory Manual</w:t>
      </w:r>
      <w:r w:rsidR="00976D6B">
        <w:rPr>
          <w:rStyle w:val="Hyperlink"/>
          <w:i/>
        </w:rPr>
        <w:fldChar w:fldCharType="end"/>
      </w:r>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5pt;height:10.65pt" o:ole="">
            <v:imagedata r:id="rId914" o:title=""/>
          </v:shape>
          <o:OLEObject Type="Embed" ProgID="Equation.DSMT4" ShapeID="_x0000_i1475" DrawAspect="Content" ObjectID="_1338649076" r:id="rId915"/>
        </w:object>
      </w:r>
      <w:r>
        <w:t xml:space="preserve">, to the interstitial fluid pressure gradient, </w:t>
      </w:r>
      <w:r w:rsidR="00AF2221" w:rsidRPr="00AF2221">
        <w:rPr>
          <w:position w:val="-10"/>
        </w:rPr>
        <w:object w:dxaOrig="360" w:dyaOrig="320" w14:anchorId="7979F4CE">
          <v:shape id="_x0000_i1476" type="#_x0000_t75" style="width:18pt;height:16.65pt" o:ole="">
            <v:imagedata r:id="rId916" o:title=""/>
          </v:shape>
          <o:OLEObject Type="Embed" ProgID="Equation.DSMT4" ShapeID="_x0000_i1476" DrawAspect="Content" ObjectID="_1338649077" r:id="rId91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65pt;height:16.65pt" o:ole="">
            <v:imagedata r:id="rId918" o:title=""/>
          </v:shape>
          <o:OLEObject Type="Embed" ProgID="Equation.DSMT4" ShapeID="_x0000_i1477" DrawAspect="Content" ObjectID="_1338649078" r:id="rId91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65pt;height:13.35pt" o:ole="">
            <v:imagedata r:id="rId920" o:title=""/>
          </v:shape>
          <o:OLEObject Type="Embed" ProgID="Equation.DSMT4" ShapeID="_x0000_i1478" DrawAspect="Content" ObjectID="_1338649079" r:id="rId92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717" w:name="_Toc264905019"/>
      <w:r w:rsidRPr="0097532C">
        <w:lastRenderedPageBreak/>
        <w:t>General Specification of Biphasic Materials</w:t>
      </w:r>
      <w:bookmarkEnd w:id="1717"/>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35pt" o:ole="">
                  <v:imagedata r:id="rId922" o:title=""/>
                </v:shape>
                <o:OLEObject Type="Embed" ProgID="Equation.DSMT4" ShapeID="_x0000_i1479" DrawAspect="Content" ObjectID="_1338649080" r:id="rId923"/>
              </w:object>
            </w:r>
            <w:r w:rsidRPr="000B272C">
              <w:t xml:space="preserve"> in the reference configuration (</w:t>
            </w:r>
            <w:r w:rsidRPr="00AF2221">
              <w:rPr>
                <w:position w:val="-12"/>
              </w:rPr>
              <w:object w:dxaOrig="980" w:dyaOrig="380" w14:anchorId="4E4E93BE">
                <v:shape id="_x0000_i1480" type="#_x0000_t75" style="width:49.35pt;height:19.35pt" o:ole="">
                  <v:imagedata r:id="rId924" o:title=""/>
                </v:shape>
                <o:OLEObject Type="Embed" ProgID="Equation.DSMT4" ShapeID="_x0000_i1480" DrawAspect="Content" ObjectID="_1338649081" r:id="rId925"/>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65pt;height:18pt" o:ole="">
                  <v:imagedata r:id="rId926" o:title=""/>
                </v:shape>
                <o:OLEObject Type="Embed" ProgID="Equation.DSMT4" ShapeID="_x0000_i1481" DrawAspect="Content" ObjectID="_1338649082" r:id="rId927"/>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35pt;height:19.35pt" o:ole="">
            <v:imagedata r:id="rId928" o:title=""/>
          </v:shape>
          <o:OLEObject Type="Embed" ProgID="Equation.DSMT4" ShapeID="_x0000_i1482" DrawAspect="Content" ObjectID="_1338649083" r:id="rId92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718" w:name="_Ref162413399"/>
      <w:bookmarkStart w:id="1719" w:name="_Toc264905020"/>
      <w:r w:rsidRPr="0097532C">
        <w:lastRenderedPageBreak/>
        <w:t>Permeability Materials</w:t>
      </w:r>
      <w:bookmarkEnd w:id="1718"/>
      <w:bookmarkEnd w:id="1719"/>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720" w:name="_Ref288636620"/>
      <w:bookmarkStart w:id="1721" w:name="_Toc264905021"/>
      <w:r>
        <w:lastRenderedPageBreak/>
        <w:t>Constant Isotropic Permeability</w:t>
      </w:r>
      <w:bookmarkEnd w:id="1720"/>
      <w:bookmarkEnd w:id="1721"/>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r w:rsidR="00976D6B">
        <w:fldChar w:fldCharType="begin"/>
      </w:r>
      <w:r w:rsidR="00976D6B">
        <w:instrText xml:space="preserve"> HYPERLINK \l "_ENREF_32" \o "Mow, 1980 #263" </w:instrText>
      </w:r>
      <w:ins w:id="1722" w:author="Gerard" w:date="2014-06-20T17:32:00Z"/>
      <w:r w:rsidR="00976D6B">
        <w:fldChar w:fldCharType="separate"/>
      </w:r>
      <w:r w:rsidR="00711A1D">
        <w:rPr>
          <w:noProof/>
        </w:rPr>
        <w:t>32</w:t>
      </w:r>
      <w:r w:rsidR="00976D6B">
        <w:rPr>
          <w:noProof/>
        </w:rPr>
        <w:fldChar w:fldCharType="end"/>
      </w:r>
      <w:r w:rsidR="00031F52">
        <w:rPr>
          <w:noProof/>
        </w:rPr>
        <w:t xml:space="preserve">, </w:t>
      </w:r>
      <w:r w:rsidR="00976D6B">
        <w:fldChar w:fldCharType="begin"/>
      </w:r>
      <w:r w:rsidR="00976D6B">
        <w:instrText xml:space="preserve"> HYPERLINK \l "_ENREF_33" \o "Mow, 1985 #166" </w:instrText>
      </w:r>
      <w:ins w:id="1723" w:author="Gerard" w:date="2014-06-20T17:32:00Z"/>
      <w:r w:rsidR="00976D6B">
        <w:fldChar w:fldCharType="separate"/>
      </w:r>
      <w:r w:rsidR="00711A1D">
        <w:rPr>
          <w:noProof/>
        </w:rPr>
        <w:t>33</w:t>
      </w:r>
      <w:r w:rsidR="00976D6B">
        <w:rPr>
          <w:noProof/>
        </w:rPr>
        <w:fldChar w:fldCharType="end"/>
      </w:r>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5pt;height:16.65pt" o:ole="">
            <v:imagedata r:id="rId930" o:title=""/>
          </v:shape>
          <o:OLEObject Type="Embed" ProgID="Equation.DSMT4" ShapeID="_x0000_i1483" DrawAspect="Content" ObjectID="_1338649084" r:id="rId93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32" o:title=""/>
          </v:shape>
          <o:OLEObject Type="Embed" ProgID="Equation.DSMT4" ShapeID="_x0000_i1484" DrawAspect="Content" ObjectID="_1338649085" r:id="rId93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724" w:name="_Toc264905022"/>
      <w:r>
        <w:lastRenderedPageBreak/>
        <w:t>Holmes-Mow</w:t>
      </w:r>
      <w:bookmarkEnd w:id="1724"/>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35pt;height:18pt" o:ole="">
                  <v:imagedata r:id="rId934" o:title=""/>
                </v:shape>
                <o:OLEObject Type="Embed" ProgID="Equation.DSMT4" ShapeID="_x0000_i1485" DrawAspect="Content" ObjectID="_1338649086" r:id="rId935"/>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65pt;height:13.35pt" o:ole="">
                  <v:imagedata r:id="rId936" o:title=""/>
                </v:shape>
                <o:OLEObject Type="Embed" ProgID="Equation.DSMT4" ShapeID="_x0000_i1486" DrawAspect="Content" ObjectID="_1338649087" r:id="rId937"/>
              </w:object>
            </w:r>
            <w:r w:rsidDel="00C526D6">
              <w:t xml:space="preserve"> (</w:t>
            </w:r>
            <w:r w:rsidRPr="00AF2221">
              <w:rPr>
                <w:position w:val="-6"/>
              </w:rPr>
              <w:object w:dxaOrig="680" w:dyaOrig="279" w14:anchorId="1B686960">
                <v:shape id="_x0000_i1487" type="#_x0000_t75" style="width:34pt;height:14pt" o:ole="">
                  <v:imagedata r:id="rId938" o:title=""/>
                </v:shape>
                <o:OLEObject Type="Embed" ProgID="Equation.DSMT4" ShapeID="_x0000_i1487" DrawAspect="Content" ObjectID="_1338649088" r:id="rId939"/>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65pt" o:ole="">
                  <v:imagedata r:id="rId940" o:title=""/>
                </v:shape>
                <o:OLEObject Type="Embed" ProgID="Equation.DSMT4" ShapeID="_x0000_i1488" DrawAspect="Content" ObjectID="_1338649089" r:id="rId941"/>
              </w:object>
            </w:r>
            <w:r>
              <w:t xml:space="preserve"> </w:t>
            </w:r>
            <w:r w:rsidRPr="00AF2221">
              <w:rPr>
                <w:position w:val="-14"/>
              </w:rPr>
              <w:object w:dxaOrig="780" w:dyaOrig="400" w14:anchorId="742F9DEA">
                <v:shape id="_x0000_i1489" type="#_x0000_t75" style="width:39.35pt;height:19.35pt" o:ole="">
                  <v:imagedata r:id="rId942" o:title=""/>
                </v:shape>
                <o:OLEObject Type="Embed" ProgID="Equation.DSMT4" ShapeID="_x0000_i1489" DrawAspect="Content" ObjectID="_1338649090" r:id="rId943"/>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976D6B">
        <w:fldChar w:fldCharType="begin"/>
      </w:r>
      <w:r w:rsidR="00976D6B">
        <w:instrText xml:space="preserve"> HYPERLINK \l "_ENREF_28" \o "Hol</w:instrText>
      </w:r>
      <w:r w:rsidR="00976D6B">
        <w:instrText xml:space="preserve">mes, 1990 #41" </w:instrText>
      </w:r>
      <w:ins w:id="1725" w:author="Gerard" w:date="2014-06-20T17:32:00Z"/>
      <w:r w:rsidR="00976D6B">
        <w:fldChar w:fldCharType="separate"/>
      </w:r>
      <w:r w:rsidR="00711A1D">
        <w:rPr>
          <w:noProof/>
        </w:rPr>
        <w:t>28</w:t>
      </w:r>
      <w:r w:rsidR="00976D6B">
        <w:rPr>
          <w:noProof/>
        </w:rPr>
        <w:fldChar w:fldCharType="end"/>
      </w:r>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35pt" o:ole="">
            <v:imagedata r:id="rId944" o:title=""/>
          </v:shape>
          <o:OLEObject Type="Embed" ProgID="Equation.DSMT4" ShapeID="_x0000_i1490" DrawAspect="Content" ObjectID="_1338649091" r:id="rId94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35pt;height:40pt" o:ole="">
            <v:imagedata r:id="rId946" o:title=""/>
          </v:shape>
          <o:OLEObject Type="Embed" ProgID="Equation.DSMT4" ShapeID="_x0000_i1491" DrawAspect="Content" ObjectID="_1338649092" r:id="rId94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48" o:title=""/>
          </v:shape>
          <o:OLEObject Type="Embed" ProgID="Equation.DSMT4" ShapeID="_x0000_i1492" DrawAspect="Content" ObjectID="_1338649093" r:id="rId94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726" w:name="_Toc264905023"/>
      <w:r>
        <w:lastRenderedPageBreak/>
        <w:t>Referentially Isotropic Permeability</w:t>
      </w:r>
      <w:bookmarkEnd w:id="1726"/>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65pt;height:18pt" o:ole="">
                  <v:imagedata r:id="rId950" o:title=""/>
                </v:shape>
                <o:OLEObject Type="Embed" ProgID="Equation.DSMT4" ShapeID="_x0000_i1493" DrawAspect="Content" ObjectID="_1338649094" r:id="rId951"/>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52" o:title=""/>
                </v:shape>
                <o:OLEObject Type="Embed" ProgID="Equation.DSMT4" ShapeID="_x0000_i1494" DrawAspect="Content" ObjectID="_1338649095" r:id="rId953"/>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65pt;height:18pt" o:ole="">
                  <v:imagedata r:id="rId954" o:title=""/>
                </v:shape>
                <o:OLEObject Type="Embed" ProgID="Equation.DSMT4" ShapeID="_x0000_i1495" DrawAspect="Content" ObjectID="_1338649096" r:id="rId955"/>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65pt;height:13.35pt" o:ole="">
                  <v:imagedata r:id="rId956" o:title=""/>
                </v:shape>
                <o:OLEObject Type="Embed" ProgID="Equation.DSMT4" ShapeID="_x0000_i1496" DrawAspect="Content" ObjectID="_1338649097" r:id="rId957"/>
              </w:object>
            </w:r>
            <w:r>
              <w:t xml:space="preserve"> (</w:t>
            </w:r>
            <w:r w:rsidRPr="00AF2221">
              <w:rPr>
                <w:position w:val="-6"/>
              </w:rPr>
              <w:object w:dxaOrig="680" w:dyaOrig="279" w14:anchorId="24D47124">
                <v:shape id="_x0000_i1497" type="#_x0000_t75" style="width:34pt;height:14pt" o:ole="">
                  <v:imagedata r:id="rId958" o:title=""/>
                </v:shape>
                <o:OLEObject Type="Embed" ProgID="Equation.DSMT4" ShapeID="_x0000_i1497" DrawAspect="Content" ObjectID="_1338649098" r:id="rId959"/>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65pt" o:ole="">
                  <v:imagedata r:id="rId960" o:title=""/>
                </v:shape>
                <o:OLEObject Type="Embed" ProgID="Equation.DSMT4" ShapeID="_x0000_i1498" DrawAspect="Content" ObjectID="_1338649099" r:id="rId961"/>
              </w:object>
            </w:r>
            <w:r>
              <w:t xml:space="preserve"> (</w:t>
            </w:r>
            <w:r w:rsidRPr="00AF2221">
              <w:rPr>
                <w:position w:val="-6"/>
              </w:rPr>
              <w:object w:dxaOrig="580" w:dyaOrig="279" w14:anchorId="4D40EECD">
                <v:shape id="_x0000_i1499" type="#_x0000_t75" style="width:29.35pt;height:14pt" o:ole="">
                  <v:imagedata r:id="rId962" o:title=""/>
                </v:shape>
                <o:OLEObject Type="Embed" ProgID="Equation.DSMT4" ShapeID="_x0000_i1499" DrawAspect="Content" ObjectID="_1338649100" r:id="rId963"/>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35pt;height:38pt" o:ole="">
            <v:imagedata r:id="rId964" o:title=""/>
          </v:shape>
          <o:OLEObject Type="Embed" ProgID="Equation.DSMT4" ShapeID="_x0000_i1500" DrawAspect="Content" ObjectID="_1338649101" r:id="rId96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65pt;height:14pt" o:ole="">
            <v:imagedata r:id="rId966" o:title=""/>
          </v:shape>
          <o:OLEObject Type="Embed" ProgID="Equation.DSMT4" ShapeID="_x0000_i1501" DrawAspect="Content" ObjectID="_1338649102" r:id="rId96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68" o:title=""/>
          </v:shape>
          <o:OLEObject Type="Embed" ProgID="Equation.DSMT4" ShapeID="_x0000_i1502" DrawAspect="Content" ObjectID="_1338649103" r:id="rId969"/>
        </w:object>
      </w:r>
      <w:r>
        <w:t xml:space="preserve"> where </w:t>
      </w:r>
      <w:r w:rsidR="00AF2221" w:rsidRPr="00AF2221">
        <w:rPr>
          <w:position w:val="-4"/>
        </w:rPr>
        <w:object w:dxaOrig="220" w:dyaOrig="260" w14:anchorId="36F0D9F9">
          <v:shape id="_x0000_i1503" type="#_x0000_t75" style="width:10.65pt;height:13.35pt" o:ole="">
            <v:imagedata r:id="rId970" o:title=""/>
          </v:shape>
          <o:OLEObject Type="Embed" ProgID="Equation.DSMT4" ShapeID="_x0000_i1503" DrawAspect="Content" ObjectID="_1338649104" r:id="rId97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65pt" o:ole="">
            <v:imagedata r:id="rId972" o:title=""/>
          </v:shape>
          <o:OLEObject Type="Embed" ProgID="Equation.DSMT4" ShapeID="_x0000_i1504" DrawAspect="Content" ObjectID="_1338649105" r:id="rId97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35pt" o:ole="">
            <v:imagedata r:id="rId974" o:title=""/>
          </v:shape>
          <o:OLEObject Type="Embed" ProgID="Equation.DSMT4" ShapeID="_x0000_i1505" DrawAspect="Content" ObjectID="_1338649106" r:id="rId975"/>
        </w:object>
      </w:r>
      <w:r>
        <w:t xml:space="preserve">) is isotropic and given by </w:t>
      </w:r>
      <w:r w:rsidR="00AF2221" w:rsidRPr="00AF2221">
        <w:rPr>
          <w:position w:val="-14"/>
        </w:rPr>
        <w:object w:dxaOrig="2020" w:dyaOrig="400" w14:anchorId="0B74E8DC">
          <v:shape id="_x0000_i1506" type="#_x0000_t75" style="width:101.35pt;height:19.35pt" o:ole="">
            <v:imagedata r:id="rId976" o:title=""/>
          </v:shape>
          <o:OLEObject Type="Embed" ProgID="Equation.DSMT4" ShapeID="_x0000_i1506" DrawAspect="Content" ObjectID="_1338649107" r:id="rId97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727" w:name="_Toc264905024"/>
      <w:r>
        <w:lastRenderedPageBreak/>
        <w:t>Referentially Orthotropic Permeability</w:t>
      </w:r>
      <w:bookmarkEnd w:id="1727"/>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65pt;height:18pt" o:ole="">
                  <v:imagedata r:id="rId978" o:title=""/>
                </v:shape>
                <o:OLEObject Type="Embed" ProgID="Equation.DSMT4" ShapeID="_x0000_i1507" DrawAspect="Content" ObjectID="_1338649108" r:id="rId979"/>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35pt" o:ole="">
                  <v:imagedata r:id="rId980" o:title=""/>
                </v:shape>
                <o:OLEObject Type="Embed" ProgID="Equation.DSMT4" ShapeID="_x0000_i1508" DrawAspect="Content" ObjectID="_1338649109" r:id="rId981"/>
              </w:object>
            </w:r>
            <w:r>
              <w:t xml:space="preserve"> along orthogonal directions (</w:t>
            </w:r>
            <w:r w:rsidRPr="00AF2221">
              <w:rPr>
                <w:position w:val="-10"/>
              </w:rPr>
              <w:object w:dxaOrig="920" w:dyaOrig="320" w14:anchorId="4C3A766C">
                <v:shape id="_x0000_i1509" type="#_x0000_t75" style="width:45.35pt;height:16.65pt" o:ole="">
                  <v:imagedata r:id="rId982" o:title=""/>
                </v:shape>
                <o:OLEObject Type="Embed" ProgID="Equation.DSMT4" ShapeID="_x0000_i1509" DrawAspect="Content" ObjectID="_1338649110" r:id="rId983"/>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65pt;height:19.35pt" o:ole="">
                  <v:imagedata r:id="rId984" o:title=""/>
                </v:shape>
                <o:OLEObject Type="Embed" ProgID="Equation.DSMT4" ShapeID="_x0000_i1510" DrawAspect="Content" ObjectID="_1338649111" r:id="rId985"/>
              </w:object>
            </w:r>
            <w:r>
              <w:t xml:space="preserve"> along orthogonal directions (</w:t>
            </w:r>
            <w:r w:rsidRPr="00AF2221">
              <w:rPr>
                <w:position w:val="-10"/>
              </w:rPr>
              <w:object w:dxaOrig="920" w:dyaOrig="320" w14:anchorId="18724FAB">
                <v:shape id="_x0000_i1511" type="#_x0000_t75" style="width:45.35pt;height:16.65pt" o:ole="">
                  <v:imagedata r:id="rId986" o:title=""/>
                </v:shape>
                <o:OLEObject Type="Embed" ProgID="Equation.DSMT4" ShapeID="_x0000_i1511" DrawAspect="Content" ObjectID="_1338649112" r:id="rId987"/>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35pt;height:18pt" o:ole="">
                  <v:imagedata r:id="rId988" o:title=""/>
                </v:shape>
                <o:OLEObject Type="Embed" ProgID="Equation.DSMT4" ShapeID="_x0000_i1512" DrawAspect="Content" ObjectID="_1338649113" r:id="rId989"/>
              </w:object>
            </w:r>
            <w:r>
              <w:t xml:space="preserve"> (</w:t>
            </w:r>
            <w:r w:rsidRPr="00AF2221">
              <w:rPr>
                <w:position w:val="-12"/>
              </w:rPr>
              <w:object w:dxaOrig="760" w:dyaOrig="360" w14:anchorId="7D9815F0">
                <v:shape id="_x0000_i1513" type="#_x0000_t75" style="width:38pt;height:18pt" o:ole="">
                  <v:imagedata r:id="rId990" o:title=""/>
                </v:shape>
                <o:OLEObject Type="Embed" ProgID="Equation.DSMT4" ShapeID="_x0000_i1513" DrawAspect="Content" ObjectID="_1338649114" r:id="rId991"/>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35pt;height:18pt" o:ole="">
                  <v:imagedata r:id="rId992" o:title=""/>
                </v:shape>
                <o:OLEObject Type="Embed" ProgID="Equation.DSMT4" ShapeID="_x0000_i1514" DrawAspect="Content" ObjectID="_1338649115" r:id="rId993"/>
              </w:object>
            </w:r>
            <w:r>
              <w:t xml:space="preserve"> (</w:t>
            </w:r>
            <w:r w:rsidRPr="00AF2221">
              <w:rPr>
                <w:position w:val="-10"/>
              </w:rPr>
              <w:object w:dxaOrig="920" w:dyaOrig="320" w14:anchorId="119646C0">
                <v:shape id="_x0000_i1515" type="#_x0000_t75" style="width:45.35pt;height:16.65pt" o:ole="">
                  <v:imagedata r:id="rId994" o:title=""/>
                </v:shape>
                <o:OLEObject Type="Embed" ProgID="Equation.DSMT4" ShapeID="_x0000_i1515" DrawAspect="Content" ObjectID="_1338649116" r:id="rId995"/>
              </w:object>
            </w:r>
            <w:r>
              <w:t xml:space="preserve">, </w:t>
            </w:r>
            <w:r w:rsidRPr="00AF2221">
              <w:rPr>
                <w:position w:val="-12"/>
              </w:rPr>
              <w:object w:dxaOrig="760" w:dyaOrig="360" w14:anchorId="07D5B58F">
                <v:shape id="_x0000_i1516" type="#_x0000_t75" style="width:38pt;height:18pt" o:ole="">
                  <v:imagedata r:id="rId996" o:title=""/>
                </v:shape>
                <o:OLEObject Type="Embed" ProgID="Equation.DSMT4" ShapeID="_x0000_i1516" DrawAspect="Content" ObjectID="_1338649117" r:id="rId997"/>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998" o:title=""/>
                </v:shape>
                <o:OLEObject Type="Embed" ProgID="Equation.DSMT4" ShapeID="_x0000_i1517" DrawAspect="Content" ObjectID="_1338649118" r:id="rId999"/>
              </w:object>
            </w:r>
            <w:r>
              <w:t xml:space="preserve"> (</w:t>
            </w:r>
            <w:r w:rsidRPr="00AF2221">
              <w:rPr>
                <w:position w:val="-12"/>
              </w:rPr>
              <w:object w:dxaOrig="660" w:dyaOrig="360" w14:anchorId="6894CD20">
                <v:shape id="_x0000_i1518" type="#_x0000_t75" style="width:32.65pt;height:18pt" o:ole="">
                  <v:imagedata r:id="rId1000" o:title=""/>
                </v:shape>
                <o:OLEObject Type="Embed" ProgID="Equation.DSMT4" ShapeID="_x0000_i1518" DrawAspect="Content" ObjectID="_1338649119" r:id="rId1001"/>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02" o:title=""/>
                </v:shape>
                <o:OLEObject Type="Embed" ProgID="Equation.DSMT4" ShapeID="_x0000_i1519" DrawAspect="Content" ObjectID="_1338649120" r:id="rId1003"/>
              </w:object>
            </w:r>
            <w:r>
              <w:t xml:space="preserve"> (</w:t>
            </w:r>
            <w:r w:rsidRPr="00AF2221">
              <w:rPr>
                <w:position w:val="-10"/>
              </w:rPr>
              <w:object w:dxaOrig="920" w:dyaOrig="320" w14:anchorId="0F539FCB">
                <v:shape id="_x0000_i1520" type="#_x0000_t75" style="width:45.35pt;height:16.65pt" o:ole="">
                  <v:imagedata r:id="rId1004" o:title=""/>
                </v:shape>
                <o:OLEObject Type="Embed" ProgID="Equation.DSMT4" ShapeID="_x0000_i1520" DrawAspect="Content" ObjectID="_1338649121" r:id="rId1005"/>
              </w:object>
            </w:r>
            <w:r>
              <w:t xml:space="preserve">, </w:t>
            </w:r>
            <w:r w:rsidRPr="00AF2221">
              <w:rPr>
                <w:position w:val="-12"/>
              </w:rPr>
              <w:object w:dxaOrig="680" w:dyaOrig="360" w14:anchorId="3C3DBFA7">
                <v:shape id="_x0000_i1521" type="#_x0000_t75" style="width:34pt;height:18pt" o:ole="">
                  <v:imagedata r:id="rId1006" o:title=""/>
                </v:shape>
                <o:OLEObject Type="Embed" ProgID="Equation.DSMT4" ShapeID="_x0000_i1521" DrawAspect="Content" ObjectID="_1338649122" r:id="rId1007"/>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65pt;height:34pt" o:ole="">
            <v:imagedata r:id="rId1008" o:title=""/>
          </v:shape>
          <o:OLEObject Type="Embed" ProgID="Equation.DSMT4" ShapeID="_x0000_i1522" DrawAspect="Content" ObjectID="_1338649123" r:id="rId100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35pt;height:122pt" o:ole="">
            <v:imagedata r:id="rId1010" o:title=""/>
          </v:shape>
          <o:OLEObject Type="Embed" ProgID="Equation.DSMT4" ShapeID="_x0000_i1523" DrawAspect="Content" ObjectID="_1338649124" r:id="rId1011"/>
        </w:object>
      </w:r>
      <w:r>
        <w:t>,</w:t>
      </w:r>
    </w:p>
    <w:p w14:paraId="4705DC3A" w14:textId="2C462DAD" w:rsidR="006A0BC1" w:rsidRDefault="00AF2221" w:rsidP="006A0BC1">
      <w:r w:rsidRPr="00AF2221">
        <w:rPr>
          <w:position w:val="-6"/>
        </w:rPr>
        <w:object w:dxaOrig="220" w:dyaOrig="279" w14:anchorId="6BCFED38">
          <v:shape id="_x0000_i1524" type="#_x0000_t75" style="width:10.65pt;height:14pt" o:ole="">
            <v:imagedata r:id="rId1012" o:title=""/>
          </v:shape>
          <o:OLEObject Type="Embed" ProgID="Equation.DSMT4" ShapeID="_x0000_i1524" DrawAspect="Content" ObjectID="_1338649125" r:id="rId101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14" o:title=""/>
          </v:shape>
          <o:OLEObject Type="Embed" ProgID="Equation.DSMT4" ShapeID="_x0000_i1525" DrawAspect="Content" ObjectID="_1338649126" r:id="rId1015"/>
        </w:object>
      </w:r>
      <w:r w:rsidR="006A0BC1">
        <w:t xml:space="preserve"> where</w:t>
      </w:r>
      <w:r w:rsidR="006A0BC1">
        <w:rPr>
          <w:b/>
        </w:rPr>
        <w:t xml:space="preserve"> </w:t>
      </w:r>
      <w:r w:rsidRPr="00AF2221">
        <w:rPr>
          <w:b/>
          <w:position w:val="-4"/>
        </w:rPr>
        <w:object w:dxaOrig="220" w:dyaOrig="260" w14:anchorId="3BB4D8F3">
          <v:shape id="_x0000_i1526" type="#_x0000_t75" style="width:10.65pt;height:13.35pt" o:ole="">
            <v:imagedata r:id="rId1016" o:title=""/>
          </v:shape>
          <o:OLEObject Type="Embed" ProgID="Equation.DSMT4" ShapeID="_x0000_i1526" DrawAspect="Content" ObjectID="_1338649127" r:id="rId101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18" o:title=""/>
          </v:shape>
          <o:OLEObject Type="Embed" ProgID="Equation.DSMT4" ShapeID="_x0000_i1527" DrawAspect="Content" ObjectID="_1338649128" r:id="rId101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35pt;height:19.35pt" o:ole="">
            <v:imagedata r:id="rId1020" o:title=""/>
          </v:shape>
          <o:OLEObject Type="Embed" ProgID="Equation.DSMT4" ShapeID="_x0000_i1528" DrawAspect="Content" ObjectID="_1338649129" r:id="rId102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65pt;height:18pt" o:ole="">
            <v:imagedata r:id="rId1022" o:title=""/>
          </v:shape>
          <o:OLEObject Type="Embed" ProgID="Equation.DSMT4" ShapeID="_x0000_i1529" DrawAspect="Content" ObjectID="_1338649130" r:id="rId1023"/>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30" type="#_x0000_t75" style="width:28pt;height:13.35pt" o:ole="">
            <v:imagedata r:id="rId1024" o:title=""/>
          </v:shape>
          <o:OLEObject Type="Embed" ProgID="Equation.DSMT4" ShapeID="_x0000_i1530" DrawAspect="Content" ObjectID="_1338649131" r:id="rId1025"/>
        </w:object>
      </w:r>
      <w:r>
        <w:t xml:space="preserve">) is given by </w:t>
      </w:r>
      <w:r w:rsidR="00AF2221" w:rsidRPr="00AF2221">
        <w:rPr>
          <w:position w:val="-28"/>
        </w:rPr>
        <w:object w:dxaOrig="3060" w:dyaOrig="680" w14:anchorId="3B826295">
          <v:shape id="_x0000_i1531" type="#_x0000_t75" style="width:152.65pt;height:34pt" o:ole="">
            <v:imagedata r:id="rId1026" o:title=""/>
          </v:shape>
          <o:OLEObject Type="Embed" ProgID="Equation.DSMT4" ShapeID="_x0000_i1531" DrawAspect="Content" ObjectID="_1338649132" r:id="rId102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728" w:name="_Toc264905025"/>
      <w:r>
        <w:lastRenderedPageBreak/>
        <w:t>Referentially Transversely Isotropic Permeability</w:t>
      </w:r>
      <w:bookmarkEnd w:id="1728"/>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65pt;height:18pt" o:ole="">
                  <v:imagedata r:id="rId1028" o:title=""/>
                </v:shape>
                <o:OLEObject Type="Embed" ProgID="Equation.DSMT4" ShapeID="_x0000_i1532" DrawAspect="Content" ObjectID="_1338649133" r:id="rId1029"/>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35pt" o:ole="">
                  <v:imagedata r:id="rId1030" o:title=""/>
                </v:shape>
                <o:OLEObject Type="Embed" ProgID="Equation.DSMT4" ShapeID="_x0000_i1533" DrawAspect="Content" ObjectID="_1338649134" r:id="rId1031"/>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65pt;height:19.35pt" o:ole="">
                  <v:imagedata r:id="rId1032" o:title=""/>
                </v:shape>
                <o:OLEObject Type="Embed" ProgID="Equation.DSMT4" ShapeID="_x0000_i1534" DrawAspect="Content" ObjectID="_1338649135" r:id="rId1033"/>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35pt" o:ole="">
                  <v:imagedata r:id="rId1034" o:title=""/>
                </v:shape>
                <o:OLEObject Type="Embed" ProgID="Equation.DSMT4" ShapeID="_x0000_i1535" DrawAspect="Content" ObjectID="_1338649136" r:id="rId1035"/>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65pt;height:19.35pt" o:ole="">
                  <v:imagedata r:id="rId1036" o:title=""/>
                </v:shape>
                <o:OLEObject Type="Embed" ProgID="Equation.DSMT4" ShapeID="_x0000_i1536" DrawAspect="Content" ObjectID="_1338649137" r:id="rId1037"/>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35pt;height:18pt" o:ole="">
                  <v:imagedata r:id="rId1038" o:title=""/>
                </v:shape>
                <o:OLEObject Type="Embed" ProgID="Equation.DSMT4" ShapeID="_x0000_i1537" DrawAspect="Content" ObjectID="_1338649138" r:id="rId1039"/>
              </w:object>
            </w:r>
            <w:r>
              <w:t xml:space="preserve"> (</w:t>
            </w:r>
            <w:r w:rsidRPr="00AF2221">
              <w:rPr>
                <w:position w:val="-12"/>
              </w:rPr>
              <w:object w:dxaOrig="760" w:dyaOrig="360" w14:anchorId="0252BE9C">
                <v:shape id="_x0000_i1538" type="#_x0000_t75" style="width:38pt;height:18pt" o:ole="">
                  <v:imagedata r:id="rId1040" o:title=""/>
                </v:shape>
                <o:OLEObject Type="Embed" ProgID="Equation.DSMT4" ShapeID="_x0000_i1538" DrawAspect="Content" ObjectID="_1338649139" r:id="rId1041"/>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35pt;height:18pt" o:ole="">
                  <v:imagedata r:id="rId1042" o:title=""/>
                </v:shape>
                <o:OLEObject Type="Embed" ProgID="Equation.DSMT4" ShapeID="_x0000_i1539" DrawAspect="Content" ObjectID="_1338649140" r:id="rId1043"/>
              </w:object>
            </w:r>
            <w:r>
              <w:t xml:space="preserve"> (</w:t>
            </w:r>
            <w:r w:rsidRPr="00AF2221">
              <w:rPr>
                <w:position w:val="-12"/>
              </w:rPr>
              <w:object w:dxaOrig="780" w:dyaOrig="360" w14:anchorId="74F759DD">
                <v:shape id="_x0000_i1540" type="#_x0000_t75" style="width:39.35pt;height:18pt" o:ole="">
                  <v:imagedata r:id="rId1044" o:title=""/>
                </v:shape>
                <o:OLEObject Type="Embed" ProgID="Equation.DSMT4" ShapeID="_x0000_i1540" DrawAspect="Content" ObjectID="_1338649141" r:id="rId1045"/>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35pt;height:18pt" o:ole="">
                  <v:imagedata r:id="rId1046" o:title=""/>
                </v:shape>
                <o:OLEObject Type="Embed" ProgID="Equation.DSMT4" ShapeID="_x0000_i1541" DrawAspect="Content" ObjectID="_1338649142" r:id="rId1047"/>
              </w:object>
            </w:r>
            <w:r>
              <w:t xml:space="preserve"> (</w:t>
            </w:r>
            <w:r w:rsidRPr="00AF2221">
              <w:rPr>
                <w:position w:val="-12"/>
              </w:rPr>
              <w:object w:dxaOrig="760" w:dyaOrig="360" w14:anchorId="2EF0B942">
                <v:shape id="_x0000_i1542" type="#_x0000_t75" style="width:38pt;height:18pt" o:ole="">
                  <v:imagedata r:id="rId1048" o:title=""/>
                </v:shape>
                <o:OLEObject Type="Embed" ProgID="Equation.DSMT4" ShapeID="_x0000_i1542" DrawAspect="Content" ObjectID="_1338649143" r:id="rId1049"/>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50" o:title=""/>
                </v:shape>
                <o:OLEObject Type="Embed" ProgID="Equation.DSMT4" ShapeID="_x0000_i1543" DrawAspect="Content" ObjectID="_1338649144" r:id="rId1051"/>
              </w:object>
            </w:r>
            <w:r>
              <w:t xml:space="preserve"> (</w:t>
            </w:r>
            <w:r w:rsidRPr="00AF2221">
              <w:rPr>
                <w:position w:val="-12"/>
              </w:rPr>
              <w:object w:dxaOrig="660" w:dyaOrig="360" w14:anchorId="55C36A6B">
                <v:shape id="_x0000_i1544" type="#_x0000_t75" style="width:32.65pt;height:18pt" o:ole="">
                  <v:imagedata r:id="rId1052" o:title=""/>
                </v:shape>
                <o:OLEObject Type="Embed" ProgID="Equation.DSMT4" ShapeID="_x0000_i1544" DrawAspect="Content" ObjectID="_1338649145" r:id="rId1053"/>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65pt;height:18pt" o:ole="">
                  <v:imagedata r:id="rId1054" o:title=""/>
                </v:shape>
                <o:OLEObject Type="Embed" ProgID="Equation.DSMT4" ShapeID="_x0000_i1545" DrawAspect="Content" ObjectID="_1338649146" r:id="rId1055"/>
              </w:object>
            </w:r>
            <w:r>
              <w:t xml:space="preserve"> (</w:t>
            </w:r>
            <w:r w:rsidRPr="00AF2221">
              <w:rPr>
                <w:position w:val="-12"/>
              </w:rPr>
              <w:object w:dxaOrig="700" w:dyaOrig="360" w14:anchorId="6F158760">
                <v:shape id="_x0000_i1546" type="#_x0000_t75" style="width:34.65pt;height:18pt" o:ole="">
                  <v:imagedata r:id="rId1056" o:title=""/>
                </v:shape>
                <o:OLEObject Type="Embed" ProgID="Equation.DSMT4" ShapeID="_x0000_i1546" DrawAspect="Content" ObjectID="_1338649147" r:id="rId1057"/>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65pt;height:18pt" o:ole="">
                  <v:imagedata r:id="rId1058" o:title=""/>
                </v:shape>
                <o:OLEObject Type="Embed" ProgID="Equation.DSMT4" ShapeID="_x0000_i1547" DrawAspect="Content" ObjectID="_1338649148" r:id="rId1059"/>
              </w:object>
            </w:r>
            <w:r>
              <w:t xml:space="preserve"> (</w:t>
            </w:r>
            <w:r w:rsidRPr="00AF2221">
              <w:rPr>
                <w:position w:val="-12"/>
              </w:rPr>
              <w:object w:dxaOrig="680" w:dyaOrig="360" w14:anchorId="0BA432B7">
                <v:shape id="_x0000_i1548" type="#_x0000_t75" style="width:34pt;height:18pt" o:ole="">
                  <v:imagedata r:id="rId1060" o:title=""/>
                </v:shape>
                <o:OLEObject Type="Embed" ProgID="Equation.DSMT4" ShapeID="_x0000_i1548" DrawAspect="Content" ObjectID="_1338649149" r:id="rId1061"/>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35pt;height:122pt" o:ole="">
            <v:imagedata r:id="rId1062" o:title=""/>
          </v:shape>
          <o:OLEObject Type="Embed" ProgID="Equation.DSMT4" ShapeID="_x0000_i1549" DrawAspect="Content" ObjectID="_1338649150" r:id="rId106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65pt;height:14pt" o:ole="">
            <v:imagedata r:id="rId1064" o:title=""/>
          </v:shape>
          <o:OLEObject Type="Embed" ProgID="Equation.DSMT4" ShapeID="_x0000_i1550" DrawAspect="Content" ObjectID="_1338649151" r:id="rId106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66" o:title=""/>
          </v:shape>
          <o:OLEObject Type="Embed" ProgID="Equation.DSMT4" ShapeID="_x0000_i1551" DrawAspect="Content" ObjectID="_1338649152" r:id="rId1067"/>
        </w:object>
      </w:r>
      <w:r>
        <w:t xml:space="preserve"> where</w:t>
      </w:r>
      <w:r>
        <w:rPr>
          <w:b/>
        </w:rPr>
        <w:t xml:space="preserve"> </w:t>
      </w:r>
      <w:r w:rsidR="00AF2221" w:rsidRPr="00AF2221">
        <w:rPr>
          <w:b/>
          <w:position w:val="-4"/>
        </w:rPr>
        <w:object w:dxaOrig="220" w:dyaOrig="260" w14:anchorId="370C414C">
          <v:shape id="_x0000_i1552" type="#_x0000_t75" style="width:10.65pt;height:13.35pt" o:ole="">
            <v:imagedata r:id="rId1068" o:title=""/>
          </v:shape>
          <o:OLEObject Type="Embed" ProgID="Equation.DSMT4" ShapeID="_x0000_i1552" DrawAspect="Content" ObjectID="_1338649153" r:id="rId106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65pt" o:ole="">
            <v:imagedata r:id="rId1070" o:title=""/>
          </v:shape>
          <o:OLEObject Type="Embed" ProgID="Equation.DSMT4" ShapeID="_x0000_i1553" DrawAspect="Content" ObjectID="_1338649154" r:id="rId1071"/>
        </w:object>
      </w:r>
      <w:r>
        <w:t xml:space="preserve"> is the left Cauchy-Green tensor.  </w:t>
      </w:r>
      <w:r w:rsidR="00AF2221" w:rsidRPr="00AF2221">
        <w:rPr>
          <w:position w:val="-4"/>
        </w:rPr>
        <w:object w:dxaOrig="279" w:dyaOrig="200" w14:anchorId="6CEB7720">
          <v:shape id="_x0000_i1554" type="#_x0000_t75" style="width:14pt;height:10pt" o:ole="">
            <v:imagedata r:id="rId1072" o:title=""/>
          </v:shape>
          <o:OLEObject Type="Embed" ProgID="Equation.DSMT4" ShapeID="_x0000_i1554" DrawAspect="Content" ObjectID="_1338649155" r:id="rId107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35pt" o:ole="">
            <v:imagedata r:id="rId1074" o:title=""/>
          </v:shape>
          <o:OLEObject Type="Embed" ProgID="Equation.DSMT4" ShapeID="_x0000_i1555" DrawAspect="Content" ObjectID="_1338649156" r:id="rId107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35pt;height:14pt" o:ole="">
            <v:imagedata r:id="rId1076" o:title=""/>
          </v:shape>
          <o:OLEObject Type="Embed" ProgID="Equation.DSMT4" ShapeID="_x0000_i1556" DrawAspect="Content" ObjectID="_1338649157" r:id="rId1077"/>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7" type="#_x0000_t75" style="width:28pt;height:13.35pt" o:ole="">
            <v:imagedata r:id="rId1078" o:title=""/>
          </v:shape>
          <o:OLEObject Type="Embed" ProgID="Equation.DSMT4" ShapeID="_x0000_i1557" DrawAspect="Content" ObjectID="_1338649158" r:id="rId1079"/>
        </w:object>
      </w:r>
      <w:r>
        <w:t xml:space="preserve">) is given by </w:t>
      </w:r>
      <w:r w:rsidR="00AF2221" w:rsidRPr="00AF2221">
        <w:rPr>
          <w:position w:val="-16"/>
        </w:rPr>
        <w:object w:dxaOrig="4959" w:dyaOrig="440" w14:anchorId="2BC723BF">
          <v:shape id="_x0000_i1558" type="#_x0000_t75" style="width:248pt;height:22pt" o:ole="">
            <v:imagedata r:id="rId1080" o:title=""/>
          </v:shape>
          <o:OLEObject Type="Embed" ProgID="Equation.DSMT4" ShapeID="_x0000_i1558" DrawAspect="Content" ObjectID="_1338649159" r:id="rId108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729" w:name="_Toc264905026"/>
      <w:r>
        <w:lastRenderedPageBreak/>
        <w:t>Fluid Supply Materials</w:t>
      </w:r>
      <w:bookmarkEnd w:id="1729"/>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8pt" o:ole="">
            <v:imagedata r:id="rId1082" o:title=""/>
          </v:shape>
          <o:OLEObject Type="Embed" ProgID="Equation.DSMT4" ShapeID="_x0000_i1559" DrawAspect="Content" ObjectID="_1338649160" r:id="rId108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5pt;height:22pt" o:ole="">
            <v:imagedata r:id="rId1084" o:title=""/>
          </v:shape>
          <o:OLEObject Type="Embed" ProgID="Equation.DSMT4" ShapeID="_x0000_i1560" DrawAspect="Content" ObjectID="_1338649161" r:id="rId108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65pt;height:18pt" o:ole="">
            <v:imagedata r:id="rId1086" o:title=""/>
          </v:shape>
          <o:OLEObject Type="Embed" ProgID="Equation.DSMT4" ShapeID="_x0000_i1561" DrawAspect="Content" ObjectID="_1338649162" r:id="rId1087"/>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730" w:name="_Toc264905027"/>
      <w:r>
        <w:lastRenderedPageBreak/>
        <w:t>Starling Equation</w:t>
      </w:r>
      <w:bookmarkEnd w:id="1730"/>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35pt" o:ole="">
                  <v:imagedata r:id="rId1088" o:title=""/>
                </v:shape>
                <o:OLEObject Type="Embed" ProgID="Equation.DSMT4" ShapeID="_x0000_i1562" DrawAspect="Content" ObjectID="_1338649163" r:id="rId1089"/>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090" o:title=""/>
                </v:shape>
                <o:OLEObject Type="Embed" ProgID="Equation.DSMT4" ShapeID="_x0000_i1563" DrawAspect="Content" ObjectID="_1338649164" r:id="rId1091"/>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35pt" o:ole="">
            <v:imagedata r:id="rId1092" o:title=""/>
          </v:shape>
          <o:OLEObject Type="Embed" ProgID="Equation.DSMT4" ShapeID="_x0000_i1564" DrawAspect="Content" ObjectID="_1338649165" r:id="rId109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35pt" o:ole="">
            <v:imagedata r:id="rId1094" o:title=""/>
          </v:shape>
          <o:OLEObject Type="Embed" ProgID="Equation.DSMT4" ShapeID="_x0000_i1565" DrawAspect="Content" ObjectID="_1338649166" r:id="rId109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731" w:name="_Toc264905028"/>
      <w:r>
        <w:t>Biphasic-Solute Materials</w:t>
      </w:r>
      <w:bookmarkEnd w:id="1731"/>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r w:rsidR="00976D6B">
        <w:fldChar w:fldCharType="begin"/>
      </w:r>
      <w:r w:rsidR="00976D6B">
        <w:instrText xml:space="preserve"> HYPERLINK "http://mrl.sci.utah.edu/software/febio" </w:instrText>
      </w:r>
      <w:ins w:id="1732" w:author="Gerard" w:date="2014-06-20T17:32:00Z"/>
      <w:r w:rsidR="00976D6B">
        <w:fldChar w:fldCharType="separate"/>
      </w:r>
      <w:r w:rsidR="008B53FE" w:rsidRPr="00C966F3">
        <w:rPr>
          <w:rStyle w:val="Hyperlink"/>
          <w:i/>
        </w:rPr>
        <w:t>FEBio Theory Manual</w:t>
      </w:r>
      <w:r w:rsidR="00976D6B">
        <w:rPr>
          <w:rStyle w:val="Hyperlink"/>
          <w:i/>
        </w:rPr>
        <w:fldChar w:fldCharType="end"/>
      </w:r>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65pt;height:10pt" o:ole="">
            <v:imagedata r:id="rId1096" o:title=""/>
          </v:shape>
          <o:OLEObject Type="Embed" ProgID="Equation.DSMT4" ShapeID="_x0000_i1566" DrawAspect="Content" ObjectID="_1338649167" r:id="rId109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098" o:title=""/>
          </v:shape>
          <o:OLEObject Type="Embed" ProgID="Equation.DSMT4" ShapeID="_x0000_i1567" DrawAspect="Content" ObjectID="_1338649168" r:id="rId1099"/>
        </w:object>
      </w:r>
      <w:r w:rsidRPr="00B27FE9">
        <w:t xml:space="preserve">).  Furthermore, the activity </w:t>
      </w:r>
      <w:r w:rsidR="00AF2221" w:rsidRPr="00AF2221">
        <w:rPr>
          <w:position w:val="-10"/>
        </w:rPr>
        <w:object w:dxaOrig="200" w:dyaOrig="260" w14:anchorId="026D30FE">
          <v:shape id="_x0000_i1568" type="#_x0000_t75" style="width:10pt;height:13.35pt" o:ole="">
            <v:imagedata r:id="rId1100" o:title=""/>
          </v:shape>
          <o:OLEObject Type="Embed" ProgID="Equation.DSMT4" ShapeID="_x0000_i1568" DrawAspect="Content" ObjectID="_1338649169" r:id="rId110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65pt" o:ole="">
            <v:imagedata r:id="rId1102" o:title=""/>
          </v:shape>
          <o:OLEObject Type="Embed" ProgID="Equation.DSMT4" ShapeID="_x0000_i1569" DrawAspect="Content" ObjectID="_1338649170" r:id="rId1103"/>
        </w:object>
      </w:r>
      <w:r w:rsidRPr="00B27FE9">
        <w:t xml:space="preserve">, such that the chemical potential </w:t>
      </w:r>
      <w:r w:rsidR="00AF2221" w:rsidRPr="00AF2221">
        <w:rPr>
          <w:position w:val="-10"/>
        </w:rPr>
        <w:object w:dxaOrig="240" w:dyaOrig="260" w14:anchorId="23E08A9E">
          <v:shape id="_x0000_i1570" type="#_x0000_t75" style="width:12pt;height:13.35pt" o:ole="">
            <v:imagedata r:id="rId1104" o:title=""/>
          </v:shape>
          <o:OLEObject Type="Embed" ProgID="Equation.DSMT4" ShapeID="_x0000_i1570" DrawAspect="Content" ObjectID="_1338649171" r:id="rId110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35pt" o:ole="">
            <v:imagedata r:id="rId1106" o:title=""/>
          </v:shape>
          <o:OLEObject Type="Embed" ProgID="Equation.DSMT4" ShapeID="_x0000_i1571" DrawAspect="Content" ObjectID="_1338649172" r:id="rId110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08" o:title=""/>
          </v:shape>
          <o:OLEObject Type="Embed" ProgID="Equation.DSMT4" ShapeID="_x0000_i1572" DrawAspect="Content" ObjectID="_1338649173" r:id="rId110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10" o:title=""/>
          </v:shape>
          <o:OLEObject Type="Embed" ProgID="Equation.DSMT4" ShapeID="_x0000_i1573" DrawAspect="Content" ObjectID="_1338649174" r:id="rId1111"/>
        </w:object>
      </w:r>
      <w:r w:rsidRPr="00B27FE9">
        <w:t xml:space="preserve">; </w:t>
      </w:r>
      <w:r w:rsidR="00AF2221" w:rsidRPr="00AF2221">
        <w:rPr>
          <w:position w:val="-6"/>
        </w:rPr>
        <w:object w:dxaOrig="180" w:dyaOrig="220" w14:anchorId="70DB71FE">
          <v:shape id="_x0000_i1574" type="#_x0000_t75" style="width:8.65pt;height:10.65pt" o:ole="">
            <v:imagedata r:id="rId1112" o:title=""/>
          </v:shape>
          <o:OLEObject Type="Embed" ProgID="Equation.DSMT4" ShapeID="_x0000_i1574" DrawAspect="Content" ObjectID="_1338649175" r:id="rId111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5pt" o:ole="">
            <v:imagedata r:id="rId1114" o:title=""/>
          </v:shape>
          <o:OLEObject Type="Embed" ProgID="Equation.DSMT4" ShapeID="_x0000_i1575" DrawAspect="Content" ObjectID="_1338649176" r:id="rId111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35pt" o:ole="">
            <v:imagedata r:id="rId1116" o:title=""/>
          </v:shape>
          <o:OLEObject Type="Embed" ProgID="Equation.DSMT4" ShapeID="_x0000_i1576" DrawAspect="Content" ObjectID="_1338649177" r:id="rId111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65pt;height:13.35pt" o:ole="">
            <v:imagedata r:id="rId1118" o:title=""/>
          </v:shape>
          <o:OLEObject Type="Embed" ProgID="Equation.DSMT4" ShapeID="_x0000_i1577" DrawAspect="Content" ObjectID="_1338649178" r:id="rId1119"/>
        </w:object>
      </w:r>
      <w:r w:rsidRPr="00B27FE9">
        <w:t xml:space="preserve">; in general, </w:t>
      </w:r>
      <w:r w:rsidR="00AF2221" w:rsidRPr="00AF2221">
        <w:rPr>
          <w:position w:val="-4"/>
        </w:rPr>
        <w:object w:dxaOrig="220" w:dyaOrig="260" w14:anchorId="1772A75F">
          <v:shape id="_x0000_i1578" type="#_x0000_t75" style="width:10.65pt;height:13.35pt" o:ole="">
            <v:imagedata r:id="rId1120" o:title=""/>
          </v:shape>
          <o:OLEObject Type="Embed" ProgID="Equation.DSMT4" ShapeID="_x0000_i1578" DrawAspect="Content" ObjectID="_1338649179" r:id="rId112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22" o:title=""/>
          </v:shape>
          <o:OLEObject Type="Embed" ProgID="Equation.DSMT4" ShapeID="_x0000_i1579" DrawAspect="Content" ObjectID="_1338649180" r:id="rId112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35pt" o:ole="">
            <v:imagedata r:id="rId1124" o:title=""/>
          </v:shape>
          <o:OLEObject Type="Embed" ProgID="Equation.DSMT4" ShapeID="_x0000_i1580" DrawAspect="Content" ObjectID="_1338649181" r:id="rId112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8pt" o:ole="">
            <v:imagedata r:id="rId1126" o:title=""/>
          </v:shape>
          <o:OLEObject Type="Embed" ProgID="Equation.DSMT4" ShapeID="_x0000_i1581" DrawAspect="Content" ObjectID="_1338649182" r:id="rId112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pt" o:ole="">
            <v:imagedata r:id="rId1128" o:title=""/>
          </v:shape>
          <o:OLEObject Type="Embed" ProgID="Equation.DSMT4" ShapeID="_x0000_i1582" DrawAspect="Content" ObjectID="_1338649183" r:id="rId112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65pt;height:19.35pt" o:ole="">
            <v:imagedata r:id="rId1130" o:title=""/>
          </v:shape>
          <o:OLEObject Type="Embed" ProgID="Equation.DSMT4" ShapeID="_x0000_i1583" DrawAspect="Content" ObjectID="_1338649184" r:id="rId113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32" o:title=""/>
          </v:shape>
          <o:OLEObject Type="Embed" ProgID="Equation.DSMT4" ShapeID="_x0000_i1584" DrawAspect="Content" ObjectID="_1338649185" r:id="rId1133"/>
        </w:object>
      </w:r>
      <w:r w:rsidRPr="00B27FE9">
        <w:t xml:space="preserve">; </w:t>
      </w:r>
      <w:r w:rsidR="00AF2221" w:rsidRPr="00AF2221">
        <w:rPr>
          <w:position w:val="-12"/>
        </w:rPr>
        <w:object w:dxaOrig="340" w:dyaOrig="380" w14:anchorId="2598661C">
          <v:shape id="_x0000_i1585" type="#_x0000_t75" style="width:16.65pt;height:19.35pt" o:ole="">
            <v:imagedata r:id="rId1134" o:title=""/>
          </v:shape>
          <o:OLEObject Type="Embed" ProgID="Equation.DSMT4" ShapeID="_x0000_i1585" DrawAspect="Content" ObjectID="_1338649186" r:id="rId113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5pt;height:12pt" o:ole="">
            <v:imagedata r:id="rId1136" o:title=""/>
          </v:shape>
          <o:OLEObject Type="Embed" ProgID="Equation.DSMT4" ShapeID="_x0000_i1586" DrawAspect="Content" ObjectID="_1338649187" r:id="rId113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5pt;height:12pt" o:ole="">
            <v:imagedata r:id="rId1138" o:title=""/>
          </v:shape>
          <o:OLEObject Type="Embed" ProgID="Equation.DSMT4" ShapeID="_x0000_i1587" DrawAspect="Content" ObjectID="_1338649188" r:id="rId1139"/>
        </w:object>
      </w:r>
      <w:r w:rsidRPr="00B27FE9">
        <w:t xml:space="preserve">; in general, </w:t>
      </w:r>
      <w:r w:rsidR="00AF2221" w:rsidRPr="00AF2221">
        <w:rPr>
          <w:position w:val="-4"/>
        </w:rPr>
        <w:object w:dxaOrig="260" w:dyaOrig="240" w14:anchorId="15D581ED">
          <v:shape id="_x0000_i1588" type="#_x0000_t75" style="width:13.35pt;height:12pt" o:ole="">
            <v:imagedata r:id="rId1140" o:title=""/>
          </v:shape>
          <o:OLEObject Type="Embed" ProgID="Equation.DSMT4" ShapeID="_x0000_i1588" DrawAspect="Content" ObjectID="_1338649189" r:id="rId114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42" o:title=""/>
          </v:shape>
          <o:OLEObject Type="Embed" ProgID="Equation.DSMT4" ShapeID="_x0000_i1589" DrawAspect="Content" ObjectID="_1338649190" r:id="rId114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65pt" o:ole="">
            <v:imagedata r:id="rId1144" o:title=""/>
          </v:shape>
          <o:OLEObject Type="Embed" ProgID="Equation.DSMT4" ShapeID="_x0000_i1590" DrawAspect="Content" ObjectID="_1338649191" r:id="rId1145"/>
        </w:object>
      </w:r>
      <w:r w:rsidRPr="00B27FE9">
        <w:t xml:space="preserve"> and solute concentration </w:t>
      </w:r>
      <w:r w:rsidR="00AF2221" w:rsidRPr="00AF2221">
        <w:rPr>
          <w:position w:val="-6"/>
        </w:rPr>
        <w:object w:dxaOrig="180" w:dyaOrig="279" w14:anchorId="75E4FD17">
          <v:shape id="_x0000_i1591" type="#_x0000_t75" style="width:8.65pt;height:14pt" o:ole="">
            <v:imagedata r:id="rId1146" o:title=""/>
          </v:shape>
          <o:OLEObject Type="Embed" ProgID="Equation.DSMT4" ShapeID="_x0000_i1591" DrawAspect="Content" ObjectID="_1338649192" r:id="rId114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48" o:title=""/>
          </v:shape>
          <o:OLEObject Type="Embed" ProgID="Equation.DSMT4" ShapeID="_x0000_i1592" DrawAspect="Content" ObjectID="_1338649193" r:id="rId114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65pt" o:ole="">
            <v:imagedata r:id="rId1150" o:title=""/>
          </v:shape>
          <o:OLEObject Type="Embed" ProgID="Equation.DSMT4" ShapeID="_x0000_i1593" DrawAspect="Content" ObjectID="_1338649194" r:id="rId1151"/>
        </w:object>
      </w:r>
      <w:r w:rsidRPr="00B27FE9">
        <w:t xml:space="preserve">, the effective fluid pressure </w:t>
      </w:r>
      <w:r w:rsidR="00AF2221" w:rsidRPr="00AF2221">
        <w:rPr>
          <w:position w:val="-10"/>
        </w:rPr>
        <w:object w:dxaOrig="240" w:dyaOrig="320" w14:anchorId="2B5D99EA">
          <v:shape id="_x0000_i1594" type="#_x0000_t75" style="width:12pt;height:16.65pt" o:ole="">
            <v:imagedata r:id="rId1152" o:title=""/>
          </v:shape>
          <o:OLEObject Type="Embed" ProgID="Equation.DSMT4" ShapeID="_x0000_i1594" DrawAspect="Content" ObjectID="_1338649195" r:id="rId1153"/>
        </w:object>
      </w:r>
      <w:r w:rsidRPr="00B27FE9">
        <w:t xml:space="preserve">, and the effective solute concentration </w:t>
      </w:r>
      <w:r w:rsidR="00AF2221" w:rsidRPr="00AF2221">
        <w:rPr>
          <w:position w:val="-6"/>
        </w:rPr>
        <w:object w:dxaOrig="180" w:dyaOrig="279" w14:anchorId="4AEEC58F">
          <v:shape id="_x0000_i1595" type="#_x0000_t75" style="width:8.65pt;height:14pt" o:ole="">
            <v:imagedata r:id="rId1154" o:title=""/>
          </v:shape>
          <o:OLEObject Type="Embed" ProgID="Equation.DSMT4" ShapeID="_x0000_i1595" DrawAspect="Content" ObjectID="_1338649196" r:id="rId115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35pt" o:ole="">
            <v:imagedata r:id="rId1156" o:title=""/>
          </v:shape>
          <o:OLEObject Type="Embed" ProgID="Equation.DSMT4" ShapeID="_x0000_i1596" DrawAspect="Content" ObjectID="_1338649197" r:id="rId1157"/>
        </w:object>
      </w:r>
      <w:r w:rsidRPr="00B27FE9">
        <w:t xml:space="preserve"> or concentration </w:t>
      </w:r>
      <w:r w:rsidR="00AF2221" w:rsidRPr="00AF2221">
        <w:rPr>
          <w:position w:val="-6"/>
        </w:rPr>
        <w:object w:dxaOrig="180" w:dyaOrig="220" w14:anchorId="3CC461FA">
          <v:shape id="_x0000_i1597" type="#_x0000_t75" style="width:8.65pt;height:10.65pt" o:ole="">
            <v:imagedata r:id="rId1158" o:title=""/>
          </v:shape>
          <o:OLEObject Type="Embed" ProgID="Equation.DSMT4" ShapeID="_x0000_i1597" DrawAspect="Content" ObjectID="_1338649198" r:id="rId1159"/>
        </w:object>
      </w:r>
      <w:r w:rsidRPr="00B27FE9">
        <w:t xml:space="preserve">.  (In a biphasic material however, since </w:t>
      </w:r>
      <w:r w:rsidR="00AF2221" w:rsidRPr="00AF2221">
        <w:rPr>
          <w:position w:val="-6"/>
        </w:rPr>
        <w:object w:dxaOrig="540" w:dyaOrig="279" w14:anchorId="4E6E6D43">
          <v:shape id="_x0000_i1598" type="#_x0000_t75" style="width:27.35pt;height:14pt" o:ole="">
            <v:imagedata r:id="rId1160" o:title=""/>
          </v:shape>
          <o:OLEObject Type="Embed" ProgID="Equation.DSMT4" ShapeID="_x0000_i1598" DrawAspect="Content" ObjectID="_1338649199" r:id="rId1161"/>
        </w:object>
      </w:r>
      <w:r w:rsidRPr="00B27FE9">
        <w:t xml:space="preserve">, the effective and actual fluid pressures are the same, </w:t>
      </w:r>
      <w:r w:rsidR="00AF2221" w:rsidRPr="00AF2221">
        <w:rPr>
          <w:position w:val="-10"/>
        </w:rPr>
        <w:object w:dxaOrig="620" w:dyaOrig="320" w14:anchorId="56BF7AF9">
          <v:shape id="_x0000_i1599" type="#_x0000_t75" style="width:31.35pt;height:16.65pt" o:ole="">
            <v:imagedata r:id="rId1162" o:title=""/>
          </v:shape>
          <o:OLEObject Type="Embed" ProgID="Equation.DSMT4" ShapeID="_x0000_i1599" DrawAspect="Content" ObjectID="_1338649200" r:id="rId116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64" o:title=""/>
          </v:shape>
          <o:OLEObject Type="Embed" ProgID="Equation.DSMT4" ShapeID="_x0000_i1600" DrawAspect="Content" ObjectID="_1338649201" r:id="rId1165"/>
        </w:object>
      </w:r>
      <w:r w:rsidRPr="00B27FE9">
        <w:t xml:space="preserve">, where </w:t>
      </w:r>
      <w:r w:rsidR="00AF2221" w:rsidRPr="00AF2221">
        <w:rPr>
          <w:position w:val="-6"/>
        </w:rPr>
        <w:object w:dxaOrig="300" w:dyaOrig="320" w14:anchorId="3A551F91">
          <v:shape id="_x0000_i1601" type="#_x0000_t75" style="width:14pt;height:16.65pt" o:ole="">
            <v:imagedata r:id="rId1166" o:title=""/>
          </v:shape>
          <o:OLEObject Type="Embed" ProgID="Equation.DSMT4" ShapeID="_x0000_i1601" DrawAspect="Content" ObjectID="_1338649202" r:id="rId116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68" o:title=""/>
          </v:shape>
          <o:OLEObject Type="Embed" ProgID="Equation.DSMT4" ShapeID="_x0000_i1602" DrawAspect="Content" ObjectID="_1338649203" r:id="rId1169"/>
        </w:object>
      </w:r>
      <w:r w:rsidRPr="00B27FE9">
        <w:t xml:space="preserve"> is </w:t>
      </w:r>
      <w:r w:rsidR="00AF2221" w:rsidRPr="00AF2221">
        <w:rPr>
          <w:position w:val="-6"/>
        </w:rPr>
        <w:object w:dxaOrig="800" w:dyaOrig="260" w14:anchorId="4B6C8396">
          <v:shape id="_x0000_i1603" type="#_x0000_t75" style="width:40pt;height:13.35pt" o:ole="">
            <v:imagedata r:id="rId1170" o:title=""/>
          </v:shape>
          <o:OLEObject Type="Embed" ProgID="Equation.DSMT4" ShapeID="_x0000_i1603" DrawAspect="Content" ObjectID="_1338649204" r:id="rId117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pt" o:ole="">
            <v:imagedata r:id="rId1172" o:title=""/>
          </v:shape>
          <o:OLEObject Type="Embed" ProgID="Equation.DSMT4" ShapeID="_x0000_i1604" DrawAspect="Content" ObjectID="_1338649205" r:id="rId117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65pt;height:14pt" o:ole="">
            <v:imagedata r:id="rId1174" o:title=""/>
          </v:shape>
          <o:OLEObject Type="Embed" ProgID="Equation.DSMT4" ShapeID="_x0000_i1605" DrawAspect="Content" ObjectID="_1338649206" r:id="rId1175"/>
        </w:object>
      </w:r>
      <w:r w:rsidRPr="00B27FE9">
        <w:t xml:space="preserve"> and </w:t>
      </w:r>
      <w:r w:rsidR="00AF2221" w:rsidRPr="00AF2221">
        <w:rPr>
          <w:position w:val="-10"/>
        </w:rPr>
        <w:object w:dxaOrig="760" w:dyaOrig="320" w14:anchorId="65D51AAD">
          <v:shape id="_x0000_i1606" type="#_x0000_t75" style="width:38pt;height:16.65pt" o:ole="">
            <v:imagedata r:id="rId1176" o:title=""/>
          </v:shape>
          <o:OLEObject Type="Embed" ProgID="Equation.DSMT4" ShapeID="_x0000_i1606" DrawAspect="Content" ObjectID="_1338649207" r:id="rId1177"/>
        </w:object>
      </w:r>
      <w:r w:rsidRPr="00B27FE9">
        <w:t xml:space="preserve">, where </w:t>
      </w:r>
      <w:r w:rsidR="00AF2221" w:rsidRPr="00AF2221">
        <w:rPr>
          <w:position w:val="-6"/>
        </w:rPr>
        <w:object w:dxaOrig="260" w:dyaOrig="220" w14:anchorId="3DB4F108">
          <v:shape id="_x0000_i1607" type="#_x0000_t75" style="width:13.35pt;height:10.65pt" o:ole="">
            <v:imagedata r:id="rId1178" o:title=""/>
          </v:shape>
          <o:OLEObject Type="Embed" ProgID="Equation.DSMT4" ShapeID="_x0000_i1607" DrawAspect="Content" ObjectID="_1338649208" r:id="rId117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65pt" o:ole="">
            <v:imagedata r:id="rId1180" o:title=""/>
          </v:shape>
          <o:OLEObject Type="Embed" ProgID="Equation.DSMT4" ShapeID="_x0000_i1608" DrawAspect="Content" ObjectID="_1338649209" r:id="rId118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5pt;height:10.65pt" o:ole="">
            <v:imagedata r:id="rId1182" o:title=""/>
          </v:shape>
          <o:OLEObject Type="Embed" ProgID="Equation.DSMT4" ShapeID="_x0000_i1609" DrawAspect="Content" ObjectID="_1338649210" r:id="rId1183"/>
        </w:object>
      </w:r>
      <w:r w:rsidRPr="00B27FE9">
        <w:t xml:space="preserve"> and </w:t>
      </w:r>
      <w:r w:rsidR="00AF2221" w:rsidRPr="00AF2221">
        <w:rPr>
          <w:position w:val="-10"/>
        </w:rPr>
        <w:object w:dxaOrig="160" w:dyaOrig="320" w14:anchorId="0135AE0F">
          <v:shape id="_x0000_i1610" type="#_x0000_t75" style="width:8pt;height:16.65pt" o:ole="">
            <v:imagedata r:id="rId1184" o:title=""/>
          </v:shape>
          <o:OLEObject Type="Embed" ProgID="Equation.DSMT4" ShapeID="_x0000_i1610" DrawAspect="Content" ObjectID="_1338649211" r:id="rId118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5pt;height:76pt" o:ole="">
            <v:imagedata r:id="rId1186" o:title=""/>
          </v:shape>
          <o:OLEObject Type="Embed" ProgID="Equation.DSMT4" ShapeID="_x0000_i1611" DrawAspect="Content" ObjectID="_1338649212" r:id="rId118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35pt;height:42pt" o:ole="">
            <v:imagedata r:id="rId1188" o:title=""/>
          </v:shape>
          <o:OLEObject Type="Embed" ProgID="Equation.DSMT4" ShapeID="_x0000_i1612" DrawAspect="Content" ObjectID="_1338649213" r:id="rId118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65pt;height:13.35pt" o:ole="">
            <v:imagedata r:id="rId1190" o:title=""/>
          </v:shape>
          <o:OLEObject Type="Embed" ProgID="Equation.DSMT4" ShapeID="_x0000_i1613" DrawAspect="Content" ObjectID="_1338649214" r:id="rId119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192" o:title=""/>
          </v:shape>
          <o:OLEObject Type="Embed" ProgID="Equation.DSMT4" ShapeID="_x0000_i1614" DrawAspect="Content" ObjectID="_1338649215" r:id="rId119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194" o:title=""/>
          </v:shape>
          <o:OLEObject Type="Embed" ProgID="Equation.DSMT4" ShapeID="_x0000_i1615" DrawAspect="Content" ObjectID="_1338649216" r:id="rId119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196" o:title=""/>
          </v:shape>
          <o:OLEObject Type="Embed" ProgID="Equation.DSMT4" ShapeID="_x0000_i1616" DrawAspect="Content" ObjectID="_1338649217" r:id="rId119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733" w:name="_Toc264905029"/>
      <w:r>
        <w:t>Guidelines for Biphasic-Solute Analyses</w:t>
      </w:r>
      <w:bookmarkEnd w:id="1733"/>
    </w:p>
    <w:p w14:paraId="070AFA22" w14:textId="77777777" w:rsidR="00D71BBF" w:rsidRDefault="00D71BBF" w:rsidP="00D71BBF">
      <w:pPr>
        <w:pStyle w:val="Heading4"/>
      </w:pPr>
      <w:bookmarkStart w:id="1734" w:name="_Ref188327319"/>
      <w:bookmarkStart w:id="1735" w:name="_Toc264905030"/>
      <w:r>
        <w:t>Prescribed Boundary Conditions</w:t>
      </w:r>
      <w:bookmarkEnd w:id="1734"/>
      <w:bookmarkEnd w:id="173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5pt;height:19.35pt" o:ole="">
            <v:imagedata r:id="rId1198" o:title=""/>
          </v:shape>
          <o:OLEObject Type="Embed" ProgID="Equation.DSMT4" ShapeID="_x0000_i1617" DrawAspect="Content" ObjectID="_1338649218" r:id="rId119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35pt" o:ole="">
            <v:imagedata r:id="rId1200" o:title=""/>
          </v:shape>
          <o:OLEObject Type="Embed" ProgID="Equation.DSMT4" ShapeID="_x0000_i1618" DrawAspect="Content" ObjectID="_1338649219" r:id="rId120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35pt;height:19.35pt" o:ole="">
            <v:imagedata r:id="rId1202" o:title=""/>
          </v:shape>
          <o:OLEObject Type="Embed" ProgID="Equation.DSMT4" ShapeID="_x0000_i1619" DrawAspect="Content" ObjectID="_1338649220" r:id="rId1203"/>
        </w:object>
      </w:r>
      <w:r>
        <w:t xml:space="preserve"> and the effective concentration is </w:t>
      </w:r>
      <w:r w:rsidR="00AF2221" w:rsidRPr="00AF2221">
        <w:rPr>
          <w:position w:val="-18"/>
        </w:rPr>
        <w:object w:dxaOrig="1100" w:dyaOrig="440" w14:anchorId="6C7876B7">
          <v:shape id="_x0000_i1620" type="#_x0000_t75" style="width:55.35pt;height:22pt" o:ole="">
            <v:imagedata r:id="rId1204" o:title=""/>
          </v:shape>
          <o:OLEObject Type="Embed" ProgID="Equation.DSMT4" ShapeID="_x0000_i1620" DrawAspect="Content" ObjectID="_1338649221" r:id="rId120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35pt" o:ole="">
            <v:imagedata r:id="rId1206" o:title=""/>
          </v:shape>
          <o:OLEObject Type="Embed" ProgID="Equation.DSMT4" ShapeID="_x0000_i1621" DrawAspect="Content" ObjectID="_1338649222" r:id="rId120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65pt;height:19.35pt" o:ole="">
            <v:imagedata r:id="rId1208" o:title=""/>
          </v:shape>
          <o:OLEObject Type="Embed" ProgID="Equation.DSMT4" ShapeID="_x0000_i1622" DrawAspect="Content" ObjectID="_1338649223" r:id="rId120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736" w:author="Gerard" w:date="2014-06-20T17:32:00Z">
        <w:r w:rsidR="00976D6B">
          <w:t xml:space="preserve">3.10.2.3. </w:t>
        </w:r>
      </w:ins>
      <w:del w:id="1737"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5pt;height:19.35pt" o:ole="">
            <v:imagedata r:id="rId1210" o:title=""/>
          </v:shape>
          <o:OLEObject Type="Embed" ProgID="Equation.DSMT4" ShapeID="_x0000_i1623" DrawAspect="Content" ObjectID="_1338649224" r:id="rId121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738" w:name="_Toc264905031"/>
      <w:r>
        <w:t>Prescribed Initial Conditions</w:t>
      </w:r>
      <w:bookmarkEnd w:id="173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5pt;height:19.35pt" o:ole="">
            <v:imagedata r:id="rId1212" o:title=""/>
          </v:shape>
          <o:OLEObject Type="Embed" ProgID="Equation.DSMT4" ShapeID="_x0000_i1624" DrawAspect="Content" ObjectID="_1338649225" r:id="rId121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35pt" o:ole="">
            <v:imagedata r:id="rId1214" o:title=""/>
          </v:shape>
          <o:OLEObject Type="Embed" ProgID="Equation.DSMT4" ShapeID="_x0000_i1625" DrawAspect="Content" ObjectID="_1338649226" r:id="rId1215"/>
        </w:object>
      </w:r>
      <w:r>
        <w:t xml:space="preserve">, the initial conditions inside the material should be set to </w:t>
      </w:r>
      <w:r w:rsidR="00AF2221" w:rsidRPr="00AF2221">
        <w:rPr>
          <w:position w:val="-14"/>
        </w:rPr>
        <w:object w:dxaOrig="720" w:dyaOrig="400" w14:anchorId="0BC0B7DB">
          <v:shape id="_x0000_i1626" type="#_x0000_t75" style="width:36.65pt;height:19.35pt" o:ole="">
            <v:imagedata r:id="rId1216" o:title=""/>
          </v:shape>
          <o:OLEObject Type="Embed" ProgID="Equation.DSMT4" ShapeID="_x0000_i1626" DrawAspect="Content" ObjectID="_1338649227" r:id="rId1217"/>
        </w:object>
      </w:r>
      <w:r>
        <w:t xml:space="preserve"> and </w:t>
      </w:r>
      <w:r w:rsidR="00AF2221" w:rsidRPr="00AF2221">
        <w:rPr>
          <w:position w:val="-14"/>
        </w:rPr>
        <w:object w:dxaOrig="660" w:dyaOrig="400" w14:anchorId="74BED87F">
          <v:shape id="_x0000_i1627" type="#_x0000_t75" style="width:32.65pt;height:19.35pt" o:ole="">
            <v:imagedata r:id="rId1218" o:title=""/>
          </v:shape>
          <o:OLEObject Type="Embed" ProgID="Equation.DSMT4" ShapeID="_x0000_i1627" DrawAspect="Content" ObjectID="_1338649228" r:id="rId121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5pt;height:19.35pt" o:ole="">
            <v:imagedata r:id="rId1220" o:title=""/>
          </v:shape>
          <o:OLEObject Type="Embed" ProgID="Equation.DSMT4" ShapeID="_x0000_i1628" DrawAspect="Content" ObjectID="_1338649229" r:id="rId1221"/>
        </w:object>
      </w:r>
      <w:r>
        <w:t xml:space="preserve"> and </w:t>
      </w:r>
      <w:r w:rsidR="00AF2221" w:rsidRPr="00AF2221">
        <w:rPr>
          <w:position w:val="-14"/>
        </w:rPr>
        <w:object w:dxaOrig="240" w:dyaOrig="400" w14:anchorId="4D7AF2D8">
          <v:shape id="_x0000_i1629" type="#_x0000_t75" style="width:12pt;height:19.35pt" o:ole="">
            <v:imagedata r:id="rId1222" o:title=""/>
          </v:shape>
          <o:OLEObject Type="Embed" ProgID="Equation.DSMT4" ShapeID="_x0000_i1629" DrawAspect="Content" ObjectID="_1338649230" r:id="rId1223"/>
        </w:object>
      </w:r>
      <w:r>
        <w:t xml:space="preserve"> should be evaluated as described in Section </w:t>
      </w:r>
      <w:r>
        <w:fldChar w:fldCharType="begin"/>
      </w:r>
      <w:r>
        <w:instrText xml:space="preserve"> REF _Ref188326917 \r \h </w:instrText>
      </w:r>
      <w:r>
        <w:fldChar w:fldCharType="separate"/>
      </w:r>
      <w:ins w:id="1739" w:author="Gerard" w:date="2014-06-20T17:32:00Z">
        <w:r w:rsidR="00976D6B">
          <w:t>8.5.2</w:t>
        </w:r>
      </w:ins>
      <w:del w:id="1740"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741" w:name="_Ref192767660"/>
      <w:bookmarkStart w:id="1742" w:name="_Toc264905032"/>
      <w:r w:rsidRPr="0097532C">
        <w:lastRenderedPageBreak/>
        <w:t>General Specification of Biphasic-Solute Materials</w:t>
      </w:r>
      <w:bookmarkEnd w:id="1741"/>
      <w:bookmarkEnd w:id="174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65pt;height:13.35pt" o:ole="">
            <v:imagedata r:id="rId1224" o:title=""/>
          </v:shape>
          <o:OLEObject Type="Embed" ProgID="Equation.DSMT4" ShapeID="_x0000_i1630" DrawAspect="Content" ObjectID="_1338649231" r:id="rId122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26" o:title=""/>
          </v:shape>
          <o:OLEObject Type="Embed" ProgID="Equation.DSMT4" ShapeID="_x0000_i1631" DrawAspect="Content" ObjectID="_1338649232" r:id="rId1227"/>
        </w:object>
      </w:r>
      <w:r w:rsidRPr="00B27FE9">
        <w:t xml:space="preserve"> and </w:t>
      </w:r>
      <w:r w:rsidR="00AF2221" w:rsidRPr="00AF2221">
        <w:rPr>
          <w:position w:val="-12"/>
        </w:rPr>
        <w:object w:dxaOrig="279" w:dyaOrig="360" w14:anchorId="244A868F">
          <v:shape id="_x0000_i1632" type="#_x0000_t75" style="width:14pt;height:18pt" o:ole="">
            <v:imagedata r:id="rId1228" o:title=""/>
          </v:shape>
          <o:OLEObject Type="Embed" ProgID="Equation.DSMT4" ShapeID="_x0000_i1632" DrawAspect="Content" ObjectID="_1338649233" r:id="rId1229"/>
        </w:object>
      </w:r>
      <w:r w:rsidRPr="00B27FE9">
        <w:t xml:space="preserve">, the effective solubility </w:t>
      </w:r>
      <w:r w:rsidR="00AF2221" w:rsidRPr="00AF2221">
        <w:rPr>
          <w:position w:val="-4"/>
        </w:rPr>
        <w:object w:dxaOrig="220" w:dyaOrig="260" w14:anchorId="4AC6C5EE">
          <v:shape id="_x0000_i1633" type="#_x0000_t75" style="width:10.65pt;height:13.35pt" o:ole="">
            <v:imagedata r:id="rId1230" o:title=""/>
          </v:shape>
          <o:OLEObject Type="Embed" ProgID="Equation.DSMT4" ShapeID="_x0000_i1633" DrawAspect="Content" ObjectID="_1338649234" r:id="rId1231"/>
        </w:object>
      </w:r>
      <w:r w:rsidRPr="00B27FE9">
        <w:t xml:space="preserve"> and the osmotic coefficient </w:t>
      </w:r>
      <w:r w:rsidR="00AF2221" w:rsidRPr="00AF2221">
        <w:rPr>
          <w:position w:val="-4"/>
        </w:rPr>
        <w:object w:dxaOrig="260" w:dyaOrig="240" w14:anchorId="5979C138">
          <v:shape id="_x0000_i1634" type="#_x0000_t75" style="width:13.35pt;height:12pt" o:ole="">
            <v:imagedata r:id="rId1232" o:title=""/>
          </v:shape>
          <o:OLEObject Type="Embed" ProgID="Equation.DSMT4" ShapeID="_x0000_i1634" DrawAspect="Content" ObjectID="_1338649235" r:id="rId123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35pt" o:ole="">
                  <v:imagedata r:id="rId1234" o:title=""/>
                </v:shape>
                <o:OLEObject Type="Embed" ProgID="Equation.DSMT4" ShapeID="_x0000_i1635" DrawAspect="Content" ObjectID="_1338649236" r:id="rId123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65pt;height:13.35pt" o:ole="">
                  <v:imagedata r:id="rId1236" o:title=""/>
                </v:shape>
                <o:OLEObject Type="Embed" ProgID="Equation.DSMT4" ShapeID="_x0000_i1636" DrawAspect="Content" ObjectID="_1338649237" r:id="rId123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35pt;height:12pt" o:ole="">
                  <v:imagedata r:id="rId1238" o:title=""/>
                </v:shape>
                <o:OLEObject Type="Embed" ProgID="Equation.DSMT4" ShapeID="_x0000_i1637" DrawAspect="Content" ObjectID="_1338649238" r:id="rId1239"/>
              </w:object>
            </w:r>
            <w:r w:rsidR="00216706">
              <w:t xml:space="preserve"> </w:t>
            </w:r>
            <w:r w:rsidR="00AF2221" w:rsidRPr="00AF2221">
              <w:rPr>
                <w:position w:val="-6"/>
              </w:rPr>
              <w:object w:dxaOrig="200" w:dyaOrig="279" w14:anchorId="1971FA9A">
                <v:shape id="_x0000_i1638" type="#_x0000_t75" style="width:10pt;height:14pt" o:ole="">
                  <v:imagedata r:id="rId1240" o:title=""/>
                </v:shape>
                <o:OLEObject Type="Embed" ProgID="Equation.DSMT4" ShapeID="_x0000_i1638" DrawAspect="Content" ObjectID="_1338649239" r:id="rId1241"/>
              </w:object>
            </w:r>
            <w:r w:rsidR="00AF2221" w:rsidRPr="00AF2221">
              <w:rPr>
                <w:position w:val="-12"/>
              </w:rPr>
              <w:object w:dxaOrig="279" w:dyaOrig="360" w14:anchorId="7F5F8E89">
                <v:shape id="_x0000_i1639" type="#_x0000_t75" style="width:14pt;height:18pt" o:ole="">
                  <v:imagedata r:id="rId1242" o:title=""/>
                </v:shape>
                <o:OLEObject Type="Embed" ProgID="Equation.DSMT4" ShapeID="_x0000_i1639" DrawAspect="Content" ObjectID="_1338649240" r:id="rId124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44" o:title=""/>
          </v:shape>
          <o:OLEObject Type="Embed" ProgID="Equation.DSMT4" ShapeID="_x0000_i1640" DrawAspect="Content" ObjectID="_1338649241" r:id="rId124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46" o:title=""/>
                </v:shape>
                <o:OLEObject Type="Embed" ProgID="Equation.DSMT4" ShapeID="_x0000_i1641" DrawAspect="Content" ObjectID="_1338649242" r:id="rId1247"/>
              </w:object>
            </w:r>
            <w:r>
              <w:t xml:space="preserve"> and </w:t>
            </w:r>
            <w:r w:rsidR="00AF2221" w:rsidRPr="00AF2221">
              <w:rPr>
                <w:position w:val="-12"/>
              </w:rPr>
              <w:object w:dxaOrig="279" w:dyaOrig="360" w14:anchorId="1ABB93BC">
                <v:shape id="_x0000_i1642" type="#_x0000_t75" style="width:14pt;height:18pt" o:ole="">
                  <v:imagedata r:id="rId1248" o:title=""/>
                </v:shape>
                <o:OLEObject Type="Embed" ProgID="Equation.DSMT4" ShapeID="_x0000_i1642" DrawAspect="Content" ObjectID="_1338649243" r:id="rId124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65pt;height:13.35pt" o:ole="">
                  <v:imagedata r:id="rId1250" o:title=""/>
                </v:shape>
                <o:OLEObject Type="Embed" ProgID="Equation.DSMT4" ShapeID="_x0000_i1643" DrawAspect="Content" ObjectID="_1338649244" r:id="rId125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35pt" o:ole="">
            <v:imagedata r:id="rId1252" o:title=""/>
          </v:shape>
          <o:OLEObject Type="Embed" ProgID="Equation.DSMT4" ShapeID="_x0000_i1644" DrawAspect="Content" ObjectID="_1338649245" r:id="rId125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54" o:title=""/>
          </v:shape>
          <o:OLEObject Type="Embed" ProgID="Equation.DSMT4" ShapeID="_x0000_i1645" DrawAspect="Content" ObjectID="_1338649246" r:id="rId125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743" w:name="_Ref162420101"/>
      <w:bookmarkStart w:id="1744" w:name="_Toc264905033"/>
      <w:r w:rsidRPr="0097532C">
        <w:lastRenderedPageBreak/>
        <w:t>Diffusivity Materials</w:t>
      </w:r>
      <w:bookmarkEnd w:id="1743"/>
      <w:bookmarkEnd w:id="1744"/>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56" o:title=""/>
          </v:shape>
          <o:OLEObject Type="Embed" ProgID="Equation.DSMT4" ShapeID="_x0000_i1646" DrawAspect="Content" ObjectID="_1338649247" r:id="rId125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745" w:name="_Toc264905034"/>
      <w:r w:rsidRPr="00B27FE9">
        <w:t>Constant Isotropic Diffusivity</w:t>
      </w:r>
      <w:bookmarkEnd w:id="1745"/>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58" o:title=""/>
                </v:shape>
                <o:OLEObject Type="Embed" ProgID="Equation.DSMT4" ShapeID="_x0000_i1647" DrawAspect="Content" ObjectID="_1338649248" r:id="rId125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65pt;height:14pt" o:ole="">
                  <v:imagedata r:id="rId1260" o:title=""/>
                </v:shape>
                <o:OLEObject Type="Embed" ProgID="Equation.DSMT4" ShapeID="_x0000_i1648" DrawAspect="Content" ObjectID="_1338649249" r:id="rId126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5pt;height:16.65pt" o:ole="">
            <v:imagedata r:id="rId1262" o:title=""/>
          </v:shape>
          <o:OLEObject Type="Embed" ProgID="Equation.DSMT4" ShapeID="_x0000_i1649" DrawAspect="Content" ObjectID="_1338649250" r:id="rId126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65pt;height:14pt" o:ole="">
            <v:imagedata r:id="rId1264" o:title=""/>
          </v:shape>
          <o:OLEObject Type="Embed" ProgID="Equation.DSMT4" ShapeID="_x0000_i1650" DrawAspect="Content" ObjectID="_1338649251" r:id="rId126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65pt;height:18pt" o:ole="">
            <v:imagedata r:id="rId1266" o:title=""/>
          </v:shape>
          <o:OLEObject Type="Embed" ProgID="Equation.DSMT4" ShapeID="_x0000_i1651" DrawAspect="Content" ObjectID="_1338649252" r:id="rId126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746" w:name="_Toc264905035"/>
      <w:r>
        <w:lastRenderedPageBreak/>
        <w:t>Constant Orthotropic Diffusivity</w:t>
      </w:r>
      <w:bookmarkEnd w:id="1746"/>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68" o:title=""/>
                </v:shape>
                <o:OLEObject Type="Embed" ProgID="Equation.DSMT4" ShapeID="_x0000_i1652" DrawAspect="Content" ObjectID="_1338649253" r:id="rId126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65pt" o:ole="">
                  <v:imagedata r:id="rId1270" o:title=""/>
                </v:shape>
                <o:OLEObject Type="Embed" ProgID="Equation.DSMT4" ShapeID="_x0000_i1653" DrawAspect="Content" ObjectID="_1338649254" r:id="rId1271"/>
              </w:object>
            </w:r>
            <w:r>
              <w:t xml:space="preserve"> along orthogonal directions (</w:t>
            </w:r>
            <w:r w:rsidRPr="00AF2221">
              <w:rPr>
                <w:position w:val="-10"/>
              </w:rPr>
              <w:object w:dxaOrig="920" w:dyaOrig="320" w14:anchorId="4EDF3E7D">
                <v:shape id="_x0000_i1654" type="#_x0000_t75" style="width:45.35pt;height:16.65pt" o:ole="">
                  <v:imagedata r:id="rId1272" o:title=""/>
                </v:shape>
                <o:OLEObject Type="Embed" ProgID="Equation.DSMT4" ShapeID="_x0000_i1654" DrawAspect="Content" ObjectID="_1338649255" r:id="rId127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74" o:title=""/>
          </v:shape>
          <o:OLEObject Type="Embed" ProgID="Equation.DSMT4" ShapeID="_x0000_i1655" DrawAspect="Content" ObjectID="_1338649256" r:id="rId127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65pt;height:18pt" o:ole="">
            <v:imagedata r:id="rId1276" o:title=""/>
          </v:shape>
          <o:OLEObject Type="Embed" ProgID="Equation.DSMT4" ShapeID="_x0000_i1656" DrawAspect="Content" ObjectID="_1338649257" r:id="rId127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For this material model, </w:t>
      </w:r>
      <w:r w:rsidR="00AF2221" w:rsidRPr="00AF2221">
        <w:rPr>
          <w:position w:val="-6"/>
        </w:rPr>
        <w:object w:dxaOrig="300" w:dyaOrig="320" w14:anchorId="4AE02660">
          <v:shape id="_x0000_i1657" type="#_x0000_t75" style="width:14pt;height:16.65pt" o:ole="">
            <v:imagedata r:id="rId1278" o:title=""/>
          </v:shape>
          <o:OLEObject Type="Embed" ProgID="Equation.DSMT4" ShapeID="_x0000_i1657" DrawAspect="Content" ObjectID="_1338649258" r:id="rId127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35pt" o:ole="">
            <v:imagedata r:id="rId1280" o:title=""/>
          </v:shape>
          <o:OLEObject Type="Embed" ProgID="Equation.DSMT4" ShapeID="_x0000_i1658" DrawAspect="Content" ObjectID="_1338649259" r:id="rId128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747" w:name="_Toc264905036"/>
      <w:r>
        <w:lastRenderedPageBreak/>
        <w:t>Referentially Isotropic Diffusivity</w:t>
      </w:r>
      <w:bookmarkEnd w:id="174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282" o:title=""/>
                </v:shape>
                <o:OLEObject Type="Embed" ProgID="Equation.DSMT4" ShapeID="_x0000_i1659" DrawAspect="Content" ObjectID="_1338649260" r:id="rId128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284" o:title=""/>
                </v:shape>
                <o:OLEObject Type="Embed" ProgID="Equation.DSMT4" ShapeID="_x0000_i1660" DrawAspect="Content" ObjectID="_1338649261" r:id="rId128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65pt;height:18pt" o:ole="">
                  <v:imagedata r:id="rId1286" o:title=""/>
                </v:shape>
                <o:OLEObject Type="Embed" ProgID="Equation.DSMT4" ShapeID="_x0000_i1661" DrawAspect="Content" ObjectID="_1338649262" r:id="rId128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288" o:title=""/>
                </v:shape>
                <o:OLEObject Type="Embed" ProgID="Equation.DSMT4" ShapeID="_x0000_i1662" DrawAspect="Content" ObjectID="_1338649263" r:id="rId128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65pt;height:13.35pt" o:ole="">
                  <v:imagedata r:id="rId1290" o:title=""/>
                </v:shape>
                <o:OLEObject Type="Embed" ProgID="Equation.DSMT4" ShapeID="_x0000_i1663" DrawAspect="Content" ObjectID="_1338649264" r:id="rId1291"/>
              </w:object>
            </w:r>
            <w:r>
              <w:t xml:space="preserve"> (</w:t>
            </w:r>
            <w:r w:rsidRPr="00AF2221">
              <w:rPr>
                <w:position w:val="-6"/>
              </w:rPr>
              <w:object w:dxaOrig="680" w:dyaOrig="279" w14:anchorId="3A5772AB">
                <v:shape id="_x0000_i1664" type="#_x0000_t75" style="width:34pt;height:14pt" o:ole="">
                  <v:imagedata r:id="rId1292" o:title=""/>
                </v:shape>
                <o:OLEObject Type="Embed" ProgID="Equation.DSMT4" ShapeID="_x0000_i1664" DrawAspect="Content" ObjectID="_1338649265" r:id="rId129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65pt" o:ole="">
                  <v:imagedata r:id="rId1294" o:title=""/>
                </v:shape>
                <o:OLEObject Type="Embed" ProgID="Equation.DSMT4" ShapeID="_x0000_i1665" DrawAspect="Content" ObjectID="_1338649266" r:id="rId1295"/>
              </w:object>
            </w:r>
            <w:r>
              <w:t xml:space="preserve"> (</w:t>
            </w:r>
            <w:r w:rsidRPr="00AF2221">
              <w:rPr>
                <w:position w:val="-6"/>
              </w:rPr>
              <w:object w:dxaOrig="580" w:dyaOrig="279" w14:anchorId="69C60CED">
                <v:shape id="_x0000_i1666" type="#_x0000_t75" style="width:29.35pt;height:14pt" o:ole="">
                  <v:imagedata r:id="rId1296" o:title=""/>
                </v:shape>
                <o:OLEObject Type="Embed" ProgID="Equation.DSMT4" ShapeID="_x0000_i1666" DrawAspect="Content" ObjectID="_1338649267" r:id="rId129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35pt;height:38pt" o:ole="">
            <v:imagedata r:id="rId1298" o:title=""/>
          </v:shape>
          <o:OLEObject Type="Embed" ProgID="Equation.DSMT4" ShapeID="_x0000_i1667" DrawAspect="Content" ObjectID="_1338649268" r:id="rId129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65pt;height:14pt" o:ole="">
            <v:imagedata r:id="rId1300" o:title=""/>
          </v:shape>
          <o:OLEObject Type="Embed" ProgID="Equation.DSMT4" ShapeID="_x0000_i1668" DrawAspect="Content" ObjectID="_1338649269" r:id="rId130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02" o:title=""/>
          </v:shape>
          <o:OLEObject Type="Embed" ProgID="Equation.DSMT4" ShapeID="_x0000_i1669" DrawAspect="Content" ObjectID="_1338649270" r:id="rId1303"/>
        </w:object>
      </w:r>
      <w:r>
        <w:t xml:space="preserve"> where </w:t>
      </w:r>
      <w:r w:rsidR="00AF2221" w:rsidRPr="00AF2221">
        <w:rPr>
          <w:position w:val="-4"/>
        </w:rPr>
        <w:object w:dxaOrig="220" w:dyaOrig="260" w14:anchorId="6A938B4F">
          <v:shape id="_x0000_i1670" type="#_x0000_t75" style="width:10.65pt;height:13.35pt" o:ole="">
            <v:imagedata r:id="rId1304" o:title=""/>
          </v:shape>
          <o:OLEObject Type="Embed" ProgID="Equation.DSMT4" ShapeID="_x0000_i1670" DrawAspect="Content" ObjectID="_1338649271" r:id="rId130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65pt" o:ole="">
            <v:imagedata r:id="rId1306" o:title=""/>
          </v:shape>
          <o:OLEObject Type="Embed" ProgID="Equation.DSMT4" ShapeID="_x0000_i1671" DrawAspect="Content" ObjectID="_1338649272" r:id="rId130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35pt" o:ole="">
            <v:imagedata r:id="rId1308" o:title=""/>
          </v:shape>
          <o:OLEObject Type="Embed" ProgID="Equation.DSMT4" ShapeID="_x0000_i1672" DrawAspect="Content" ObjectID="_1338649273" r:id="rId1309"/>
        </w:object>
      </w:r>
      <w:r>
        <w:t xml:space="preserve">) is isotropic and given by </w:t>
      </w:r>
      <w:r w:rsidR="00AF2221" w:rsidRPr="00AF2221">
        <w:rPr>
          <w:position w:val="-14"/>
        </w:rPr>
        <w:object w:dxaOrig="2060" w:dyaOrig="400" w14:anchorId="51DA38FD">
          <v:shape id="_x0000_i1673" type="#_x0000_t75" style="width:103.35pt;height:19.35pt" o:ole="">
            <v:imagedata r:id="rId1310" o:title=""/>
          </v:shape>
          <o:OLEObject Type="Embed" ProgID="Equation.DSMT4" ShapeID="_x0000_i1673" DrawAspect="Content" ObjectID="_1338649274" r:id="rId131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748" w:name="_Toc264905037"/>
      <w:r>
        <w:lastRenderedPageBreak/>
        <w:t>Referentially Orthotropic Diffusivity</w:t>
      </w:r>
      <w:bookmarkEnd w:id="1748"/>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12" o:title=""/>
                </v:shape>
                <o:OLEObject Type="Embed" ProgID="Equation.DSMT4" ShapeID="_x0000_i1674" DrawAspect="Content" ObjectID="_1338649275" r:id="rId131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14" o:title=""/>
                </v:shape>
                <o:OLEObject Type="Embed" ProgID="Equation.DSMT4" ShapeID="_x0000_i1675" DrawAspect="Content" ObjectID="_1338649276" r:id="rId131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65pt;height:19.35pt" o:ole="">
                  <v:imagedata r:id="rId1316" o:title=""/>
                </v:shape>
                <o:OLEObject Type="Embed" ProgID="Equation.DSMT4" ShapeID="_x0000_i1676" DrawAspect="Content" ObjectID="_1338649277" r:id="rId1317"/>
              </w:object>
            </w:r>
            <w:r>
              <w:t xml:space="preserve"> along orthogonal directions (</w:t>
            </w:r>
            <w:r w:rsidRPr="00AF2221">
              <w:rPr>
                <w:position w:val="-10"/>
              </w:rPr>
              <w:object w:dxaOrig="920" w:dyaOrig="320" w14:anchorId="4DF4426A">
                <v:shape id="_x0000_i1677" type="#_x0000_t75" style="width:45.35pt;height:16.65pt" o:ole="">
                  <v:imagedata r:id="rId1318" o:title=""/>
                </v:shape>
                <o:OLEObject Type="Embed" ProgID="Equation.DSMT4" ShapeID="_x0000_i1677" DrawAspect="Content" ObjectID="_1338649278" r:id="rId131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35pt" o:ole="">
                  <v:imagedata r:id="rId1320" o:title=""/>
                </v:shape>
                <o:OLEObject Type="Embed" ProgID="Equation.DSMT4" ShapeID="_x0000_i1678" DrawAspect="Content" ObjectID="_1338649279" r:id="rId1321"/>
              </w:object>
            </w:r>
            <w:r>
              <w:t xml:space="preserve"> along orthogonal directions (</w:t>
            </w:r>
            <w:r w:rsidRPr="00AF2221">
              <w:rPr>
                <w:position w:val="-10"/>
              </w:rPr>
              <w:object w:dxaOrig="920" w:dyaOrig="320" w14:anchorId="7DDC2654">
                <v:shape id="_x0000_i1679" type="#_x0000_t75" style="width:45.35pt;height:16.65pt" o:ole="">
                  <v:imagedata r:id="rId1322" o:title=""/>
                </v:shape>
                <o:OLEObject Type="Embed" ProgID="Equation.DSMT4" ShapeID="_x0000_i1679" DrawAspect="Content" ObjectID="_1338649280" r:id="rId132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35pt;height:18pt" o:ole="">
                  <v:imagedata r:id="rId1324" o:title=""/>
                </v:shape>
                <o:OLEObject Type="Embed" ProgID="Equation.DSMT4" ShapeID="_x0000_i1680" DrawAspect="Content" ObjectID="_1338649281" r:id="rId1325"/>
              </w:object>
            </w:r>
            <w:r>
              <w:t xml:space="preserve"> (</w:t>
            </w:r>
            <w:r w:rsidRPr="00AF2221">
              <w:rPr>
                <w:position w:val="-12"/>
              </w:rPr>
              <w:object w:dxaOrig="760" w:dyaOrig="360" w14:anchorId="1C23D329">
                <v:shape id="_x0000_i1681" type="#_x0000_t75" style="width:38pt;height:18pt" o:ole="">
                  <v:imagedata r:id="rId1326" o:title=""/>
                </v:shape>
                <o:OLEObject Type="Embed" ProgID="Equation.DSMT4" ShapeID="_x0000_i1681" DrawAspect="Content" ObjectID="_1338649282" r:id="rId132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35pt;height:18pt" o:ole="">
                  <v:imagedata r:id="rId1328" o:title=""/>
                </v:shape>
                <o:OLEObject Type="Embed" ProgID="Equation.DSMT4" ShapeID="_x0000_i1682" DrawAspect="Content" ObjectID="_1338649283" r:id="rId1329"/>
              </w:object>
            </w:r>
            <w:r>
              <w:t xml:space="preserve"> (</w:t>
            </w:r>
            <w:r w:rsidRPr="00AF2221">
              <w:rPr>
                <w:position w:val="-10"/>
              </w:rPr>
              <w:object w:dxaOrig="920" w:dyaOrig="320" w14:anchorId="6481342E">
                <v:shape id="_x0000_i1683" type="#_x0000_t75" style="width:45.35pt;height:16.65pt" o:ole="">
                  <v:imagedata r:id="rId1330" o:title=""/>
                </v:shape>
                <o:OLEObject Type="Embed" ProgID="Equation.DSMT4" ShapeID="_x0000_i1683" DrawAspect="Content" ObjectID="_1338649284" r:id="rId1331"/>
              </w:object>
            </w:r>
            <w:r>
              <w:t xml:space="preserve">, </w:t>
            </w:r>
            <w:r w:rsidRPr="00AF2221">
              <w:rPr>
                <w:position w:val="-12"/>
              </w:rPr>
              <w:object w:dxaOrig="760" w:dyaOrig="360" w14:anchorId="48985451">
                <v:shape id="_x0000_i1684" type="#_x0000_t75" style="width:38pt;height:18pt" o:ole="">
                  <v:imagedata r:id="rId1332" o:title=""/>
                </v:shape>
                <o:OLEObject Type="Embed" ProgID="Equation.DSMT4" ShapeID="_x0000_i1684" DrawAspect="Content" ObjectID="_1338649285" r:id="rId133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34" o:title=""/>
                </v:shape>
                <o:OLEObject Type="Embed" ProgID="Equation.DSMT4" ShapeID="_x0000_i1685" DrawAspect="Content" ObjectID="_1338649286" r:id="rId1335"/>
              </w:object>
            </w:r>
            <w:r>
              <w:t xml:space="preserve"> (</w:t>
            </w:r>
            <w:r w:rsidRPr="00AF2221">
              <w:rPr>
                <w:position w:val="-12"/>
              </w:rPr>
              <w:object w:dxaOrig="660" w:dyaOrig="360" w14:anchorId="3EC3E9A8">
                <v:shape id="_x0000_i1686" type="#_x0000_t75" style="width:32.65pt;height:18pt" o:ole="">
                  <v:imagedata r:id="rId1336" o:title=""/>
                </v:shape>
                <o:OLEObject Type="Embed" ProgID="Equation.DSMT4" ShapeID="_x0000_i1686" DrawAspect="Content" ObjectID="_1338649287" r:id="rId133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38" o:title=""/>
                </v:shape>
                <o:OLEObject Type="Embed" ProgID="Equation.DSMT4" ShapeID="_x0000_i1687" DrawAspect="Content" ObjectID="_1338649288" r:id="rId1339"/>
              </w:object>
            </w:r>
            <w:r>
              <w:t xml:space="preserve"> (</w:t>
            </w:r>
            <w:r w:rsidRPr="00AF2221">
              <w:rPr>
                <w:position w:val="-10"/>
              </w:rPr>
              <w:object w:dxaOrig="920" w:dyaOrig="320" w14:anchorId="10422FEA">
                <v:shape id="_x0000_i1688" type="#_x0000_t75" style="width:45.35pt;height:16.65pt" o:ole="">
                  <v:imagedata r:id="rId1340" o:title=""/>
                </v:shape>
                <o:OLEObject Type="Embed" ProgID="Equation.DSMT4" ShapeID="_x0000_i1688" DrawAspect="Content" ObjectID="_1338649289" r:id="rId1341"/>
              </w:object>
            </w:r>
            <w:r>
              <w:t xml:space="preserve">, </w:t>
            </w:r>
            <w:r w:rsidRPr="00AF2221">
              <w:rPr>
                <w:position w:val="-12"/>
              </w:rPr>
              <w:object w:dxaOrig="680" w:dyaOrig="360" w14:anchorId="58F0F696">
                <v:shape id="_x0000_i1689" type="#_x0000_t75" style="width:34pt;height:18pt" o:ole="">
                  <v:imagedata r:id="rId1342" o:title=""/>
                </v:shape>
                <o:OLEObject Type="Embed" ProgID="Equation.DSMT4" ShapeID="_x0000_i1689" DrawAspect="Content" ObjectID="_1338649290" r:id="rId134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pt" o:ole="">
            <v:imagedata r:id="rId1344" o:title=""/>
          </v:shape>
          <o:OLEObject Type="Embed" ProgID="Equation.DSMT4" ShapeID="_x0000_i1690" DrawAspect="Content" ObjectID="_1338649291" r:id="rId134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46" o:title=""/>
          </v:shape>
          <o:OLEObject Type="Embed" ProgID="Equation.DSMT4" ShapeID="_x0000_i1691" DrawAspect="Content" ObjectID="_1338649292" r:id="rId1347"/>
        </w:object>
      </w:r>
      <w:r>
        <w:t>,</w:t>
      </w:r>
    </w:p>
    <w:p w14:paraId="5A484DDC" w14:textId="0F6B6DCA" w:rsidR="006A0BC1" w:rsidRDefault="00AF2221" w:rsidP="006A0BC1">
      <w:r w:rsidRPr="00AF2221">
        <w:rPr>
          <w:position w:val="-6"/>
        </w:rPr>
        <w:object w:dxaOrig="220" w:dyaOrig="279" w14:anchorId="0E5E8C27">
          <v:shape id="_x0000_i1692" type="#_x0000_t75" style="width:10.65pt;height:14pt" o:ole="">
            <v:imagedata r:id="rId1348" o:title=""/>
          </v:shape>
          <o:OLEObject Type="Embed" ProgID="Equation.DSMT4" ShapeID="_x0000_i1692" DrawAspect="Content" ObjectID="_1338649293" r:id="rId134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50" o:title=""/>
          </v:shape>
          <o:OLEObject Type="Embed" ProgID="Equation.DSMT4" ShapeID="_x0000_i1693" DrawAspect="Content" ObjectID="_1338649294" r:id="rId1351"/>
        </w:object>
      </w:r>
      <w:r w:rsidR="006A0BC1">
        <w:t xml:space="preserve"> where</w:t>
      </w:r>
      <w:r w:rsidR="006A0BC1">
        <w:rPr>
          <w:b/>
        </w:rPr>
        <w:t xml:space="preserve"> </w:t>
      </w:r>
      <w:r w:rsidRPr="00AF2221">
        <w:rPr>
          <w:b/>
          <w:position w:val="-4"/>
        </w:rPr>
        <w:object w:dxaOrig="220" w:dyaOrig="260" w14:anchorId="28B0A476">
          <v:shape id="_x0000_i1694" type="#_x0000_t75" style="width:10.65pt;height:13.35pt" o:ole="">
            <v:imagedata r:id="rId1352" o:title=""/>
          </v:shape>
          <o:OLEObject Type="Embed" ProgID="Equation.DSMT4" ShapeID="_x0000_i1694" DrawAspect="Content" ObjectID="_1338649295" r:id="rId135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54" o:title=""/>
          </v:shape>
          <o:OLEObject Type="Embed" ProgID="Equation.DSMT4" ShapeID="_x0000_i1695" DrawAspect="Content" ObjectID="_1338649296" r:id="rId135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35pt;height:19.35pt" o:ole="">
            <v:imagedata r:id="rId1356" o:title=""/>
          </v:shape>
          <o:OLEObject Type="Embed" ProgID="Equation.DSMT4" ShapeID="_x0000_i1696" DrawAspect="Content" ObjectID="_1338649297" r:id="rId1357"/>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697" type="#_x0000_t75" style="width:16.65pt;height:18pt" o:ole="">
            <v:imagedata r:id="rId1358" o:title=""/>
          </v:shape>
          <o:OLEObject Type="Embed" ProgID="Equation.DSMT4" ShapeID="_x0000_i1697" DrawAspect="Content" ObjectID="_1338649298" r:id="rId135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35pt" o:ole="">
            <v:imagedata r:id="rId1360" o:title=""/>
          </v:shape>
          <o:OLEObject Type="Embed" ProgID="Equation.DSMT4" ShapeID="_x0000_i1698" DrawAspect="Content" ObjectID="_1338649299" r:id="rId1361"/>
        </w:object>
      </w:r>
      <w:r>
        <w:t xml:space="preserve">) is given by </w:t>
      </w:r>
      <w:r w:rsidR="005467AD" w:rsidRPr="00AF2221">
        <w:rPr>
          <w:position w:val="-28"/>
        </w:rPr>
        <w:object w:dxaOrig="3080" w:dyaOrig="700" w14:anchorId="1D3ACB9A">
          <v:shape id="_x0000_i1699" type="#_x0000_t75" style="width:154pt;height:35.35pt" o:ole="">
            <v:imagedata r:id="rId1362" o:title=""/>
          </v:shape>
          <o:OLEObject Type="Embed" ProgID="Equation.DSMT4" ShapeID="_x0000_i1699" DrawAspect="Content" ObjectID="_1338649300" r:id="rId136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749" w:name="_Toc264905038"/>
      <w:r>
        <w:lastRenderedPageBreak/>
        <w:t>Albro Isotropic Diffusivity</w:t>
      </w:r>
      <w:bookmarkEnd w:id="1749"/>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64" o:title=""/>
                </v:shape>
                <o:OLEObject Type="Embed" ProgID="Equation.DSMT4" ShapeID="_x0000_i1700" DrawAspect="Content" ObjectID="_1338649301" r:id="rId1365"/>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66" o:title=""/>
                </v:shape>
                <o:OLEObject Type="Embed" ProgID="Equation.DSMT4" ShapeID="_x0000_i1701" DrawAspect="Content" ObjectID="_1338649302" r:id="rId1367"/>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35pt;height:19.35pt" o:ole="">
                  <v:imagedata r:id="rId1368" o:title=""/>
                </v:shape>
                <o:OLEObject Type="Embed" ProgID="Equation.DSMT4" ShapeID="_x0000_i1702" DrawAspect="Content" ObjectID="_1338649303" r:id="rId1369"/>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35pt;height:39.35pt" o:ole="">
            <v:imagedata r:id="rId1370" o:title=""/>
          </v:shape>
          <o:OLEObject Type="Embed" ProgID="Equation.DSMT4" ShapeID="_x0000_i1703" DrawAspect="Content" ObjectID="_1338649304" r:id="rId1371"/>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04" type="#_x0000_t75" style="width:52pt;height:20pt" o:ole="">
            <v:imagedata r:id="rId1372" o:title=""/>
          </v:shape>
          <o:OLEObject Type="Embed" ProgID="Equation.DSMT4" ShapeID="_x0000_i1704" DrawAspect="Content" ObjectID="_1338649305" r:id="rId1373"/>
        </w:object>
      </w:r>
      <w:r w:rsidR="005467AD">
        <w:t xml:space="preserve"> and </w:t>
      </w:r>
      <w:r>
        <w:t xml:space="preserve">the porosity </w:t>
      </w:r>
      <w:r w:rsidRPr="00AA6727">
        <w:rPr>
          <w:position w:val="-10"/>
        </w:rPr>
        <w:object w:dxaOrig="320" w:dyaOrig="380" w14:anchorId="6E5C004A">
          <v:shape id="_x0000_i1705" type="#_x0000_t75" style="width:16pt;height:19.35pt" o:ole="">
            <v:imagedata r:id="rId1374" o:title=""/>
          </v:shape>
          <o:OLEObject Type="Embed" ProgID="Equation.DSMT4" ShapeID="_x0000_i1705" DrawAspect="Content" ObjectID="_1338649306" r:id="rId1375"/>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65pt;height:34pt" o:ole="">
            <v:imagedata r:id="rId1376" o:title=""/>
          </v:shape>
          <o:OLEObject Type="Embed" ProgID="Equation.DSMT4" ShapeID="_x0000_i1706" DrawAspect="Content" ObjectID="_1338649307" r:id="rId1377"/>
        </w:object>
      </w:r>
      <w:r w:rsidR="00BC495E">
        <w:t>.</w:t>
      </w:r>
    </w:p>
    <w:p w14:paraId="4E967B54" w14:textId="3A0936B8" w:rsidR="00C14B72" w:rsidRDefault="00C14B72" w:rsidP="00BC495E">
      <w:r w:rsidRPr="00AF2221">
        <w:rPr>
          <w:position w:val="-6"/>
        </w:rPr>
        <w:object w:dxaOrig="220" w:dyaOrig="279" w14:anchorId="0F8D068B">
          <v:shape id="_x0000_i1707" type="#_x0000_t75" style="width:10.65pt;height:14pt" o:ole="">
            <v:imagedata r:id="rId1378" o:title=""/>
          </v:shape>
          <o:OLEObject Type="Embed" ProgID="Equation.DSMT4" ShapeID="_x0000_i1707" DrawAspect="Content" ObjectID="_1338649308" r:id="rId1379"/>
        </w:object>
      </w:r>
      <w:r w:rsidRPr="00A16AEB">
        <w:t xml:space="preserve"> </w:t>
      </w:r>
      <w:r>
        <w:t xml:space="preserve">is the Jacobian of the deformation, i.e. </w:t>
      </w:r>
      <w:r w:rsidRPr="00AF2221">
        <w:rPr>
          <w:position w:val="-6"/>
        </w:rPr>
        <w:object w:dxaOrig="940" w:dyaOrig="279" w14:anchorId="3040A99C">
          <v:shape id="_x0000_i1708" type="#_x0000_t75" style="width:48pt;height:14pt" o:ole="">
            <v:imagedata r:id="rId1380" o:title=""/>
          </v:shape>
          <o:OLEObject Type="Embed" ProgID="Equation.DSMT4" ShapeID="_x0000_i1708" DrawAspect="Content" ObjectID="_1338649309" r:id="rId1381"/>
        </w:object>
      </w:r>
      <w:r>
        <w:t xml:space="preserve"> where</w:t>
      </w:r>
      <w:r>
        <w:rPr>
          <w:b/>
        </w:rPr>
        <w:t xml:space="preserve"> </w:t>
      </w:r>
      <w:r w:rsidRPr="00AF2221">
        <w:rPr>
          <w:b/>
          <w:position w:val="-4"/>
        </w:rPr>
        <w:object w:dxaOrig="220" w:dyaOrig="260" w14:anchorId="3BB79878">
          <v:shape id="_x0000_i1709" type="#_x0000_t75" style="width:10.65pt;height:13.35pt" o:ole="">
            <v:imagedata r:id="rId1382" o:title=""/>
          </v:shape>
          <o:OLEObject Type="Embed" ProgID="Equation.DSMT4" ShapeID="_x0000_i1709" DrawAspect="Content" ObjectID="_1338649310" r:id="rId1383"/>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384" o:title=""/>
          </v:shape>
          <o:OLEObject Type="Embed" ProgID="Equation.DSMT4" ShapeID="_x0000_i1710" DrawAspect="Content" ObjectID="_1338649311" r:id="rId1385"/>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35pt;height:10pt" o:ole="">
            <v:imagedata r:id="rId1386" o:title=""/>
          </v:shape>
          <o:OLEObject Type="Embed" ProgID="Equation.DSMT4" ShapeID="_x0000_i1711" DrawAspect="Content" ObjectID="_1338649312" r:id="rId1387"/>
        </w:object>
      </w:r>
      <w:r w:rsidR="005467AD">
        <w:t xml:space="preserve"> represents the actual concentration of the solute whose diffusivity is given by </w:t>
      </w:r>
      <w:r w:rsidR="005467AD" w:rsidRPr="00AA6727">
        <w:rPr>
          <w:position w:val="-6"/>
        </w:rPr>
        <w:object w:dxaOrig="200" w:dyaOrig="260" w14:anchorId="6883251B">
          <v:shape id="_x0000_i1712" type="#_x0000_t75" style="width:10pt;height:13.35pt" o:ole="">
            <v:imagedata r:id="rId1388" o:title=""/>
          </v:shape>
          <o:OLEObject Type="Embed" ProgID="Equation.DSMT4" ShapeID="_x0000_i1712" DrawAspect="Content" ObjectID="_1338649313" r:id="rId1389"/>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r w:rsidR="00976D6B">
        <w:fldChar w:fldCharType="begin"/>
      </w:r>
      <w:r w:rsidR="00976D6B">
        <w:instrText xml:space="preserve"> HY</w:instrText>
      </w:r>
      <w:r w:rsidR="00976D6B">
        <w:instrText xml:space="preserve">PERLINK \l "_ENREF_34" \o "Albro, 2009 #71" </w:instrText>
      </w:r>
      <w:ins w:id="1750" w:author="Gerard" w:date="2014-06-20T17:32:00Z"/>
      <w:r w:rsidR="00976D6B">
        <w:fldChar w:fldCharType="separate"/>
      </w:r>
      <w:r w:rsidR="00711A1D">
        <w:rPr>
          <w:noProof/>
        </w:rPr>
        <w:t>34</w:t>
      </w:r>
      <w:r w:rsidR="00976D6B">
        <w:rPr>
          <w:noProof/>
        </w:rPr>
        <w:fldChar w:fldCharType="end"/>
      </w:r>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751" w:name="_Ref162420103"/>
      <w:bookmarkStart w:id="1752" w:name="_Toc264905039"/>
      <w:r w:rsidRPr="00B27FE9">
        <w:lastRenderedPageBreak/>
        <w:t>Solubility Materials</w:t>
      </w:r>
      <w:bookmarkEnd w:id="1751"/>
      <w:bookmarkEnd w:id="1752"/>
    </w:p>
    <w:p w14:paraId="0B0BD944" w14:textId="77777777" w:rsidR="006A0BC1" w:rsidRPr="00B27FE9" w:rsidRDefault="006A0BC1" w:rsidP="006A0BC1">
      <w:pPr>
        <w:pStyle w:val="Heading4"/>
      </w:pPr>
      <w:bookmarkStart w:id="1753" w:name="_Toc264905040"/>
      <w:r w:rsidRPr="00B27FE9">
        <w:t>Constant Solubility</w:t>
      </w:r>
      <w:bookmarkEnd w:id="1753"/>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65pt;height:13.35pt" o:ole="">
                  <v:imagedata r:id="rId1390" o:title=""/>
                </v:shape>
                <o:OLEObject Type="Embed" ProgID="Equation.DSMT4" ShapeID="_x0000_i1713" DrawAspect="Content" ObjectID="_1338649314" r:id="rId1391"/>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65pt;height:13.35pt" o:ole="">
            <v:imagedata r:id="rId1392" o:title=""/>
          </v:shape>
          <o:OLEObject Type="Embed" ProgID="Equation.DSMT4" ShapeID="_x0000_i1714" DrawAspect="Content" ObjectID="_1338649315" r:id="rId139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754" w:name="_Ref162420105"/>
      <w:bookmarkStart w:id="1755" w:name="_Toc264905041"/>
      <w:r w:rsidRPr="00B27FE9">
        <w:lastRenderedPageBreak/>
        <w:t>Osmotic Coefficient Materials</w:t>
      </w:r>
      <w:bookmarkEnd w:id="1754"/>
      <w:bookmarkEnd w:id="1755"/>
    </w:p>
    <w:p w14:paraId="1167F702" w14:textId="77777777" w:rsidR="006A0BC1" w:rsidRPr="00B27FE9" w:rsidRDefault="006A0BC1" w:rsidP="006A0BC1">
      <w:pPr>
        <w:pStyle w:val="Heading4"/>
      </w:pPr>
      <w:bookmarkStart w:id="1756" w:name="_Toc264905042"/>
      <w:r w:rsidRPr="00B27FE9">
        <w:t>Constant Osmotic Coefficient</w:t>
      </w:r>
      <w:bookmarkEnd w:id="1756"/>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35pt;height:12pt" o:ole="">
                  <v:imagedata r:id="rId1394" o:title=""/>
                </v:shape>
                <o:OLEObject Type="Embed" ProgID="Equation.DSMT4" ShapeID="_x0000_i1715" DrawAspect="Content" ObjectID="_1338649316" r:id="rId1395"/>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5pt;height:12pt" o:ole="">
            <v:imagedata r:id="rId1396" o:title=""/>
          </v:shape>
          <o:OLEObject Type="Embed" ProgID="Equation.DSMT4" ShapeID="_x0000_i1716" DrawAspect="Content" ObjectID="_1338649317" r:id="rId139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757" w:name="_Ref366847643"/>
      <w:bookmarkStart w:id="1758" w:name="_Ref240797904"/>
      <w:bookmarkStart w:id="1759" w:name="_Ref240797910"/>
      <w:bookmarkStart w:id="1760" w:name="_Toc264905043"/>
      <w:r>
        <w:lastRenderedPageBreak/>
        <w:t xml:space="preserve">Triphasic </w:t>
      </w:r>
      <w:r w:rsidR="00AC155B">
        <w:t xml:space="preserve">and Multiphasic </w:t>
      </w:r>
      <w:r>
        <w:t>Materials</w:t>
      </w:r>
      <w:bookmarkEnd w:id="1757"/>
      <w:bookmarkEnd w:id="1758"/>
      <w:bookmarkEnd w:id="1759"/>
      <w:bookmarkEnd w:id="176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r w:rsidR="00976D6B">
        <w:fldChar w:fldCharType="begin"/>
      </w:r>
      <w:r w:rsidR="00976D6B">
        <w:instrText xml:space="preserve"> HYPERLINK "http://mrl.sci.utah.edu/software/febio" </w:instrText>
      </w:r>
      <w:ins w:id="1761" w:author="Gerard" w:date="2014-06-20T17:32:00Z"/>
      <w:r w:rsidR="00976D6B">
        <w:fldChar w:fldCharType="separate"/>
      </w:r>
      <w:r w:rsidR="00D40C73" w:rsidRPr="00C966F3">
        <w:rPr>
          <w:rStyle w:val="Hyperlink"/>
          <w:i/>
        </w:rPr>
        <w:t>FEBio Theory Manual</w:t>
      </w:r>
      <w:r w:rsidR="00976D6B">
        <w:rPr>
          <w:rStyle w:val="Hyperlink"/>
          <w:i/>
        </w:rPr>
        <w:fldChar w:fldCharType="end"/>
      </w:r>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65pt;height:10pt" o:ole="">
            <v:imagedata r:id="rId1398" o:title=""/>
          </v:shape>
          <o:OLEObject Type="Embed" ProgID="Equation.DSMT4" ShapeID="_x0000_i1717" DrawAspect="Content" ObjectID="_1338649318" r:id="rId1399"/>
        </w:object>
      </w:r>
      <w:r w:rsidRPr="00B27FE9">
        <w:t xml:space="preserve"> </w:t>
      </w:r>
      <w:r w:rsidR="00AF2221" w:rsidRPr="00AF2221">
        <w:rPr>
          <w:position w:val="-6"/>
        </w:rPr>
        <w:object w:dxaOrig="720" w:dyaOrig="260" w14:anchorId="5CE0D0D2">
          <v:shape id="_x0000_i1718" type="#_x0000_t75" style="width:36.65pt;height:13.35pt" o:ole="">
            <v:imagedata r:id="rId1400" o:title=""/>
          </v:shape>
          <o:OLEObject Type="Embed" ProgID="Equation.DSMT4" ShapeID="_x0000_i1718" DrawAspect="Content" ObjectID="_1338649319" r:id="rId1401"/>
        </w:object>
      </w:r>
      <w:r w:rsidR="00AF2221" w:rsidRPr="00AF2221">
        <w:rPr>
          <w:position w:val="-4"/>
        </w:rPr>
        <w:object w:dxaOrig="720" w:dyaOrig="200" w14:anchorId="2C392F12">
          <v:shape id="_x0000_i1719" type="#_x0000_t75" style="width:36.65pt;height:10pt" o:ole="">
            <v:imagedata r:id="rId1402" o:title=""/>
          </v:shape>
          <o:OLEObject Type="Embed" ProgID="Equation.DSMT4" ShapeID="_x0000_i1719" DrawAspect="Content" ObjectID="_1338649320" r:id="rId1403"/>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pt" o:ole="">
            <v:imagedata r:id="rId1404" o:title=""/>
          </v:shape>
          <o:OLEObject Type="Embed" ProgID="Equation.DSMT4" ShapeID="_x0000_i1720" DrawAspect="Content" ObjectID="_1338649321" r:id="rId1405"/>
        </w:object>
      </w:r>
      <w:r w:rsidRPr="00B27FE9">
        <w:t xml:space="preserve"> of the pores is able to accommodate solute </w:t>
      </w:r>
      <w:r w:rsidR="00AF2221" w:rsidRPr="00AF2221">
        <w:rPr>
          <w:position w:val="-4"/>
        </w:rPr>
        <w:object w:dxaOrig="220" w:dyaOrig="200" w14:anchorId="2DECC307">
          <v:shape id="_x0000_i1721" type="#_x0000_t75" style="width:10.65pt;height:10pt" o:ole="">
            <v:imagedata r:id="rId1406" o:title=""/>
          </v:shape>
          <o:OLEObject Type="Embed" ProgID="Equation.DSMT4" ShapeID="_x0000_i1721" DrawAspect="Content" ObjectID="_1338649322" r:id="rId1407"/>
        </w:object>
      </w:r>
      <w:r w:rsidR="00AF653F">
        <w:t xml:space="preserve"> </w:t>
      </w:r>
      <w:r w:rsidRPr="00B27FE9">
        <w:t>(</w:t>
      </w:r>
      <w:r w:rsidR="00AF2221" w:rsidRPr="00AF2221">
        <w:rPr>
          <w:position w:val="-6"/>
        </w:rPr>
        <w:object w:dxaOrig="1020" w:dyaOrig="320" w14:anchorId="6D222FDC">
          <v:shape id="_x0000_i1722" type="#_x0000_t75" style="width:50.65pt;height:16.65pt" o:ole="">
            <v:imagedata r:id="rId1408" o:title=""/>
          </v:shape>
          <o:OLEObject Type="Embed" ProgID="Equation.DSMT4" ShapeID="_x0000_i1722" DrawAspect="Content" ObjectID="_1338649323" r:id="rId1409"/>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10" o:title=""/>
          </v:shape>
          <o:OLEObject Type="Embed" ProgID="Equation.DSMT4" ShapeID="_x0000_i1723" DrawAspect="Content" ObjectID="_1338649324" r:id="rId1411"/>
        </w:object>
      </w:r>
      <w:r w:rsidRPr="00B27FE9">
        <w:t xml:space="preserve"> of solute </w:t>
      </w:r>
      <w:r w:rsidR="00AF2221" w:rsidRPr="00AF2221">
        <w:rPr>
          <w:position w:val="-4"/>
        </w:rPr>
        <w:object w:dxaOrig="220" w:dyaOrig="200" w14:anchorId="0B574E65">
          <v:shape id="_x0000_i1724" type="#_x0000_t75" style="width:10.65pt;height:10pt" o:ole="">
            <v:imagedata r:id="rId1412" o:title=""/>
          </v:shape>
          <o:OLEObject Type="Embed" ProgID="Equation.DSMT4" ShapeID="_x0000_i1724" DrawAspect="Content" ObjectID="_1338649325" r:id="rId1413"/>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35pt;height:18pt" o:ole="">
            <v:imagedata r:id="rId1414" o:title=""/>
          </v:shape>
          <o:OLEObject Type="Embed" ProgID="Equation.DSMT4" ShapeID="_x0000_i1725" DrawAspect="Content" ObjectID="_1338649326" r:id="rId1415"/>
        </w:object>
      </w:r>
      <w:r w:rsidRPr="00B27FE9">
        <w:t xml:space="preserve">, such that the chemical potential </w:t>
      </w:r>
      <w:r w:rsidR="00AF2221" w:rsidRPr="00AF2221">
        <w:rPr>
          <w:position w:val="-10"/>
        </w:rPr>
        <w:object w:dxaOrig="240" w:dyaOrig="260" w14:anchorId="448A7AA3">
          <v:shape id="_x0000_i1726" type="#_x0000_t75" style="width:12pt;height:13.35pt" o:ole="">
            <v:imagedata r:id="rId1416" o:title=""/>
          </v:shape>
          <o:OLEObject Type="Embed" ProgID="Equation.DSMT4" ShapeID="_x0000_i1726" DrawAspect="Content" ObjectID="_1338649327" r:id="rId1417"/>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35pt;height:32.65pt" o:ole="">
            <v:imagedata r:id="rId1418" o:title=""/>
          </v:shape>
          <o:OLEObject Type="Embed" ProgID="Equation.DSMT4" ShapeID="_x0000_i1727" DrawAspect="Content" ObjectID="_1338649328" r:id="rId1419"/>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35pt" o:ole="">
            <v:imagedata r:id="rId1420" o:title=""/>
          </v:shape>
          <o:OLEObject Type="Embed" ProgID="Equation.DSMT4" ShapeID="_x0000_i1728" DrawAspect="Content" ObjectID="_1338649329" r:id="rId1421"/>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22" o:title=""/>
          </v:shape>
          <o:OLEObject Type="Embed" ProgID="Equation.DSMT4" ShapeID="_x0000_i1729" DrawAspect="Content" ObjectID="_1338649330" r:id="rId1423"/>
        </w:object>
      </w:r>
      <w:r w:rsidRPr="00B27FE9">
        <w:t xml:space="preserve">; </w:t>
      </w:r>
      <w:r w:rsidR="00AF2221" w:rsidRPr="00AF2221">
        <w:rPr>
          <w:position w:val="-6"/>
        </w:rPr>
        <w:object w:dxaOrig="279" w:dyaOrig="320" w14:anchorId="3C29343B">
          <v:shape id="_x0000_i1730" type="#_x0000_t75" style="width:14pt;height:16.65pt" o:ole="">
            <v:imagedata r:id="rId1424" o:title=""/>
          </v:shape>
          <o:OLEObject Type="Embed" ProgID="Equation.DSMT4" ShapeID="_x0000_i1730" DrawAspect="Content" ObjectID="_1338649331" r:id="rId1425"/>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35pt;height:14pt" o:ole="">
            <v:imagedata r:id="rId1426" o:title=""/>
          </v:shape>
          <o:OLEObject Type="Embed" ProgID="Equation.DSMT4" ShapeID="_x0000_i1731" DrawAspect="Content" ObjectID="_1338649332" r:id="rId1427"/>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35pt" o:ole="">
            <v:imagedata r:id="rId1428" o:title=""/>
          </v:shape>
          <o:OLEObject Type="Embed" ProgID="Equation.DSMT4" ShapeID="_x0000_i1732" DrawAspect="Content" ObjectID="_1338649333" r:id="rId1429"/>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pt" o:ole="">
            <v:imagedata r:id="rId1430" o:title=""/>
          </v:shape>
          <o:OLEObject Type="Embed" ProgID="Equation.DSMT4" ShapeID="_x0000_i1733" DrawAspect="Content" ObjectID="_1338649334" r:id="rId1431"/>
        </w:object>
      </w:r>
      <w:r w:rsidRPr="00B27FE9">
        <w:t xml:space="preserve">; in general, </w:t>
      </w:r>
      <w:r w:rsidR="00AF2221" w:rsidRPr="00AF2221">
        <w:rPr>
          <w:position w:val="-4"/>
        </w:rPr>
        <w:object w:dxaOrig="320" w:dyaOrig="300" w14:anchorId="67B8CDAB">
          <v:shape id="_x0000_i1734" type="#_x0000_t75" style="width:16.65pt;height:14pt" o:ole="">
            <v:imagedata r:id="rId1432" o:title=""/>
          </v:shape>
          <o:OLEObject Type="Embed" ProgID="Equation.DSMT4" ShapeID="_x0000_i1734" DrawAspect="Content" ObjectID="_1338649335" r:id="rId1433"/>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34" o:title=""/>
          </v:shape>
          <o:OLEObject Type="Embed" ProgID="Equation.DSMT4" ShapeID="_x0000_i1735" DrawAspect="Content" ObjectID="_1338649336" r:id="rId1435"/>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65pt" o:ole="">
            <v:imagedata r:id="rId1436" o:title=""/>
          </v:shape>
          <o:OLEObject Type="Embed" ProgID="Equation.DSMT4" ShapeID="_x0000_i1736" DrawAspect="Content" ObjectID="_1338649337" r:id="rId1437"/>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35pt;height:40pt" o:ole="">
            <v:imagedata r:id="rId1438" o:title=""/>
          </v:shape>
          <o:OLEObject Type="Embed" ProgID="Equation.DSMT4" ShapeID="_x0000_i1737" DrawAspect="Content" ObjectID="_1338649338" r:id="rId1439"/>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35pt" o:ole="">
            <v:imagedata r:id="rId1440" o:title=""/>
          </v:shape>
          <o:OLEObject Type="Embed" ProgID="Equation.DSMT4" ShapeID="_x0000_i1738" DrawAspect="Content" ObjectID="_1338649339" r:id="rId1441"/>
        </w:object>
      </w:r>
      <w:r>
        <w:t xml:space="preserve"> is the solid volume fraction and </w:t>
      </w:r>
      <w:r w:rsidR="00AF2221" w:rsidRPr="00AF2221">
        <w:rPr>
          <w:position w:val="-14"/>
        </w:rPr>
        <w:object w:dxaOrig="279" w:dyaOrig="420" w14:anchorId="5EDC30A8">
          <v:shape id="_x0000_i1739" type="#_x0000_t75" style="width:14pt;height:21.35pt" o:ole="">
            <v:imagedata r:id="rId1442" o:title=""/>
          </v:shape>
          <o:OLEObject Type="Embed" ProgID="Equation.DSMT4" ShapeID="_x0000_i1739" DrawAspect="Content" ObjectID="_1338649340" r:id="rId1443"/>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35pt;height:28pt" o:ole="">
            <v:imagedata r:id="rId1444" o:title=""/>
          </v:shape>
          <o:OLEObject Type="Embed" ProgID="Equation.DSMT4" ShapeID="_x0000_i1740" DrawAspect="Content" ObjectID="_1338649341" r:id="rId1445"/>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65pt" o:ole="">
            <v:imagedata r:id="rId1446" o:title=""/>
          </v:shape>
          <o:OLEObject Type="Embed" ProgID="Equation.DSMT4" ShapeID="_x0000_i1741" DrawAspect="Content" ObjectID="_1338649342" r:id="rId1447"/>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65pt" o:ole="">
            <v:imagedata r:id="rId1448" o:title=""/>
          </v:shape>
          <o:OLEObject Type="Embed" ProgID="Equation.DSMT4" ShapeID="_x0000_i1742" DrawAspect="Content" ObjectID="_1338649343" r:id="rId1449"/>
        </w:object>
      </w:r>
      <w:r w:rsidR="00AF2221" w:rsidRPr="00AF2221">
        <w:rPr>
          <w:position w:val="-4"/>
        </w:rPr>
        <w:object w:dxaOrig="920" w:dyaOrig="320" w14:anchorId="65A00249">
          <v:shape id="_x0000_i1743" type="#_x0000_t75" style="width:45.35pt;height:16.65pt" o:ole="">
            <v:imagedata r:id="rId1450" o:title=""/>
          </v:shape>
          <o:OLEObject Type="Embed" ProgID="Equation.DSMT4" ShapeID="_x0000_i1743" DrawAspect="Content" ObjectID="_1338649344" r:id="rId1451"/>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65pt" o:ole="">
            <v:imagedata r:id="rId1452" o:title=""/>
          </v:shape>
          <o:OLEObject Type="Embed" ProgID="Equation.DSMT4" ShapeID="_x0000_i1744" DrawAspect="Content" ObjectID="_1338649345" r:id="rId1453"/>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35pt" o:ole="">
            <v:imagedata r:id="rId1454" o:title=""/>
          </v:shape>
          <o:OLEObject Type="Embed" ProgID="Equation.DSMT4" ShapeID="_x0000_i1745" DrawAspect="Content" ObjectID="_1338649346" r:id="rId1455"/>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5pt;height:34.65pt" o:ole="">
            <v:imagedata r:id="rId1456" o:title=""/>
          </v:shape>
          <o:OLEObject Type="Embed" ProgID="Equation.DSMT4" ShapeID="_x0000_i1746" DrawAspect="Content" ObjectID="_1338649347" r:id="rId1457"/>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5pt;height:19.35pt" o:ole="">
            <v:imagedata r:id="rId1458" o:title=""/>
          </v:shape>
          <o:OLEObject Type="Embed" ProgID="Equation.DSMT4" ShapeID="_x0000_i1747" DrawAspect="Content" ObjectID="_1338649348" r:id="rId1459"/>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35pt;height:42pt" o:ole="">
            <v:imagedata r:id="rId1460" o:title=""/>
          </v:shape>
          <o:OLEObject Type="Embed" ProgID="Equation.DSMT4" ShapeID="_x0000_i1748" DrawAspect="Content" ObjectID="_1338649349" r:id="rId1461"/>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35pt" o:ole="">
            <v:imagedata r:id="rId1462" o:title=""/>
          </v:shape>
          <o:OLEObject Type="Embed" ProgID="Equation.DSMT4" ShapeID="_x0000_i1749" DrawAspect="Content" ObjectID="_1338649350" r:id="rId1463"/>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8pt" o:ole="">
            <v:imagedata r:id="rId1464" o:title=""/>
          </v:shape>
          <o:OLEObject Type="Embed" ProgID="Equation.DSMT4" ShapeID="_x0000_i1750" DrawAspect="Content" ObjectID="_1338649351" r:id="rId1465"/>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35pt;height:36.65pt" o:ole="">
            <v:imagedata r:id="rId1466" o:title=""/>
          </v:shape>
          <o:OLEObject Type="Embed" ProgID="Equation.DSMT4" ShapeID="_x0000_i1751" DrawAspect="Content" ObjectID="_1338649352" r:id="rId1467"/>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65pt;height:19.35pt" o:ole="">
            <v:imagedata r:id="rId1468" o:title=""/>
          </v:shape>
          <o:OLEObject Type="Embed" ProgID="Equation.DSMT4" ShapeID="_x0000_i1752" DrawAspect="Content" ObjectID="_1338649353" r:id="rId1469"/>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70" o:title=""/>
          </v:shape>
          <o:OLEObject Type="Embed" ProgID="Equation.DSMT4" ShapeID="_x0000_i1753" DrawAspect="Content" ObjectID="_1338649354" r:id="rId1471"/>
        </w:object>
      </w:r>
      <w:r w:rsidRPr="00B27FE9">
        <w:t xml:space="preserve">; </w:t>
      </w:r>
      <w:r w:rsidR="00AF2221" w:rsidRPr="00AF2221">
        <w:rPr>
          <w:position w:val="-12"/>
        </w:rPr>
        <w:object w:dxaOrig="340" w:dyaOrig="380" w14:anchorId="660C2F09">
          <v:shape id="_x0000_i1754" type="#_x0000_t75" style="width:16.65pt;height:19.35pt" o:ole="">
            <v:imagedata r:id="rId1472" o:title=""/>
          </v:shape>
          <o:OLEObject Type="Embed" ProgID="Equation.DSMT4" ShapeID="_x0000_i1754" DrawAspect="Content" ObjectID="_1338649355" r:id="rId1473"/>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5pt;height:12pt" o:ole="">
            <v:imagedata r:id="rId1474" o:title=""/>
          </v:shape>
          <o:OLEObject Type="Embed" ProgID="Equation.DSMT4" ShapeID="_x0000_i1755" DrawAspect="Content" ObjectID="_1338649356" r:id="rId1475"/>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5pt;height:12pt" o:ole="">
            <v:imagedata r:id="rId1476" o:title=""/>
          </v:shape>
          <o:OLEObject Type="Embed" ProgID="Equation.DSMT4" ShapeID="_x0000_i1756" DrawAspect="Content" ObjectID="_1338649357" r:id="rId1477"/>
        </w:object>
      </w:r>
      <w:r w:rsidRPr="00B27FE9">
        <w:t xml:space="preserve">; in general, </w:t>
      </w:r>
      <w:r w:rsidR="00AF2221" w:rsidRPr="00AF2221">
        <w:rPr>
          <w:position w:val="-4"/>
        </w:rPr>
        <w:object w:dxaOrig="260" w:dyaOrig="240" w14:anchorId="27FB1973">
          <v:shape id="_x0000_i1757" type="#_x0000_t75" style="width:13.35pt;height:12pt" o:ole="">
            <v:imagedata r:id="rId1478" o:title=""/>
          </v:shape>
          <o:OLEObject Type="Embed" ProgID="Equation.DSMT4" ShapeID="_x0000_i1757" DrawAspect="Content" ObjectID="_1338649358" r:id="rId1479"/>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80" o:title=""/>
          </v:shape>
          <o:OLEObject Type="Embed" ProgID="Equation.DSMT4" ShapeID="_x0000_i1758" DrawAspect="Content" ObjectID="_1338649359" r:id="rId1481"/>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65pt" o:ole="">
            <v:imagedata r:id="rId1482" o:title=""/>
          </v:shape>
          <o:OLEObject Type="Embed" ProgID="Equation.DSMT4" ShapeID="_x0000_i1759" DrawAspect="Content" ObjectID="_1338649360" r:id="rId1483"/>
        </w:object>
      </w:r>
      <w:r w:rsidRPr="00B27FE9">
        <w:t xml:space="preserve"> and solute concentration </w:t>
      </w:r>
      <w:r w:rsidR="00AF2221" w:rsidRPr="00AF2221">
        <w:rPr>
          <w:position w:val="-6"/>
        </w:rPr>
        <w:object w:dxaOrig="300" w:dyaOrig="320" w14:anchorId="6616FE2B">
          <v:shape id="_x0000_i1760" type="#_x0000_t75" style="width:14pt;height:16.65pt" o:ole="">
            <v:imagedata r:id="rId1484" o:title=""/>
          </v:shape>
          <o:OLEObject Type="Embed" ProgID="Equation.DSMT4" ShapeID="_x0000_i1760" DrawAspect="Content" ObjectID="_1338649361" r:id="rId1485"/>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35pt;height:40pt" o:ole="">
            <v:imagedata r:id="rId1486" o:title=""/>
          </v:shape>
          <o:OLEObject Type="Embed" ProgID="Equation.DSMT4" ShapeID="_x0000_i1761" DrawAspect="Content" ObjectID="_1338649362" r:id="rId1487"/>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65pt;height:40pt" o:ole="">
            <v:imagedata r:id="rId1488" o:title=""/>
          </v:shape>
          <o:OLEObject Type="Embed" ProgID="Equation.DSMT4" ShapeID="_x0000_i1762" DrawAspect="Content" ObjectID="_1338649363" r:id="rId1489"/>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65pt;height:10pt" o:ole="">
            <v:imagedata r:id="rId1490" o:title=""/>
          </v:shape>
          <o:OLEObject Type="Embed" ProgID="Equation.DSMT4" ShapeID="_x0000_i1763" DrawAspect="Content" ObjectID="_1338649364" r:id="rId1491"/>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65pt" o:ole="">
            <v:imagedata r:id="rId1492" o:title=""/>
          </v:shape>
          <o:OLEObject Type="Embed" ProgID="Equation.DSMT4" ShapeID="_x0000_i1764" DrawAspect="Content" ObjectID="_1338649365" r:id="rId1493"/>
        </w:object>
      </w:r>
      <w:r w:rsidR="00D40C73" w:rsidRPr="00B27FE9">
        <w:t xml:space="preserve">, the effective fluid pressure </w:t>
      </w:r>
      <w:r w:rsidR="00AF2221" w:rsidRPr="00AF2221">
        <w:rPr>
          <w:position w:val="-10"/>
        </w:rPr>
        <w:object w:dxaOrig="240" w:dyaOrig="320" w14:anchorId="191EAFA1">
          <v:shape id="_x0000_i1765" type="#_x0000_t75" style="width:12pt;height:16.65pt" o:ole="">
            <v:imagedata r:id="rId1494" o:title=""/>
          </v:shape>
          <o:OLEObject Type="Embed" ProgID="Equation.DSMT4" ShapeID="_x0000_i1765" DrawAspect="Content" ObjectID="_1338649366" r:id="rId1495"/>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65pt" o:ole="">
            <v:imagedata r:id="rId1496" o:title=""/>
          </v:shape>
          <o:OLEObject Type="Embed" ProgID="Equation.DSMT4" ShapeID="_x0000_i1766" DrawAspect="Content" ObjectID="_1338649367" r:id="rId1497"/>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35pt" o:ole="">
            <v:imagedata r:id="rId1498" o:title=""/>
          </v:shape>
          <o:OLEObject Type="Embed" ProgID="Equation.DSMT4" ShapeID="_x0000_i1767" DrawAspect="Content" ObjectID="_1338649368" r:id="rId1499"/>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65pt" o:ole="">
            <v:imagedata r:id="rId1500" o:title=""/>
          </v:shape>
          <o:OLEObject Type="Embed" ProgID="Equation.DSMT4" ShapeID="_x0000_i1768" DrawAspect="Content" ObjectID="_1338649369" r:id="rId1501"/>
        </w:object>
      </w:r>
      <w:r w:rsidR="00D40C73" w:rsidRPr="00B27FE9">
        <w:t xml:space="preserve">.  (In a biphasic material however, since </w:t>
      </w:r>
      <w:r w:rsidR="00AF2221" w:rsidRPr="00AF2221">
        <w:rPr>
          <w:position w:val="-6"/>
        </w:rPr>
        <w:object w:dxaOrig="660" w:dyaOrig="320" w14:anchorId="19404F63">
          <v:shape id="_x0000_i1769" type="#_x0000_t75" style="width:32.65pt;height:16.65pt" o:ole="">
            <v:imagedata r:id="rId1502" o:title=""/>
          </v:shape>
          <o:OLEObject Type="Embed" ProgID="Equation.DSMT4" ShapeID="_x0000_i1769" DrawAspect="Content" ObjectID="_1338649370" r:id="rId1503"/>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35pt;height:16.65pt" o:ole="">
            <v:imagedata r:id="rId1504" o:title=""/>
          </v:shape>
          <o:OLEObject Type="Embed" ProgID="Equation.DSMT4" ShapeID="_x0000_i1770" DrawAspect="Content" ObjectID="_1338649371" r:id="rId1505"/>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06" o:title=""/>
          </v:shape>
          <o:OLEObject Type="Embed" ProgID="Equation.DSMT4" ShapeID="_x0000_i1771" DrawAspect="Content" ObjectID="_1338649372" r:id="rId1507"/>
        </w:object>
      </w:r>
      <w:r w:rsidRPr="00B27FE9">
        <w:t xml:space="preserve">, where </w:t>
      </w:r>
      <w:r w:rsidR="00AF2221" w:rsidRPr="00AF2221">
        <w:rPr>
          <w:position w:val="-6"/>
        </w:rPr>
        <w:object w:dxaOrig="300" w:dyaOrig="320" w14:anchorId="4C95A724">
          <v:shape id="_x0000_i1772" type="#_x0000_t75" style="width:14pt;height:16.65pt" o:ole="">
            <v:imagedata r:id="rId1508" o:title=""/>
          </v:shape>
          <o:OLEObject Type="Embed" ProgID="Equation.DSMT4" ShapeID="_x0000_i1772" DrawAspect="Content" ObjectID="_1338649373" r:id="rId1509"/>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10" o:title=""/>
          </v:shape>
          <o:OLEObject Type="Embed" ProgID="Equation.DSMT4" ShapeID="_x0000_i1773" DrawAspect="Content" ObjectID="_1338649374" r:id="rId1511"/>
        </w:object>
      </w:r>
      <w:r w:rsidRPr="00B27FE9">
        <w:t xml:space="preserve"> is </w:t>
      </w:r>
      <w:r w:rsidR="00AF2221" w:rsidRPr="00AF2221">
        <w:rPr>
          <w:position w:val="-6"/>
        </w:rPr>
        <w:object w:dxaOrig="800" w:dyaOrig="260" w14:anchorId="776D5ED5">
          <v:shape id="_x0000_i1774" type="#_x0000_t75" style="width:40pt;height:13.35pt" o:ole="">
            <v:imagedata r:id="rId1512" o:title=""/>
          </v:shape>
          <o:OLEObject Type="Embed" ProgID="Equation.DSMT4" ShapeID="_x0000_i1774" DrawAspect="Content" ObjectID="_1338649375" r:id="rId1513"/>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pt" o:ole="">
            <v:imagedata r:id="rId1514" o:title=""/>
          </v:shape>
          <o:OLEObject Type="Embed" ProgID="Equation.DSMT4" ShapeID="_x0000_i1775" DrawAspect="Content" ObjectID="_1338649376" r:id="rId1515"/>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65pt;height:14pt" o:ole="">
            <v:imagedata r:id="rId1516" o:title=""/>
          </v:shape>
          <o:OLEObject Type="Embed" ProgID="Equation.DSMT4" ShapeID="_x0000_i1776" DrawAspect="Content" ObjectID="_1338649377" r:id="rId1517"/>
        </w:object>
      </w:r>
      <w:r w:rsidRPr="00B27FE9">
        <w:t xml:space="preserve"> and </w:t>
      </w:r>
      <w:r w:rsidR="00AF2221" w:rsidRPr="00AF2221">
        <w:rPr>
          <w:position w:val="-10"/>
        </w:rPr>
        <w:object w:dxaOrig="880" w:dyaOrig="360" w14:anchorId="11A2215C">
          <v:shape id="_x0000_i1777" type="#_x0000_t75" style="width:44pt;height:18pt" o:ole="">
            <v:imagedata r:id="rId1518" o:title=""/>
          </v:shape>
          <o:OLEObject Type="Embed" ProgID="Equation.DSMT4" ShapeID="_x0000_i1777" DrawAspect="Content" ObjectID="_1338649378" r:id="rId1519"/>
        </w:object>
      </w:r>
      <w:r w:rsidRPr="00B27FE9">
        <w:t xml:space="preserve">, where </w:t>
      </w:r>
      <w:r w:rsidR="00AF2221" w:rsidRPr="00AF2221">
        <w:rPr>
          <w:position w:val="-6"/>
        </w:rPr>
        <w:object w:dxaOrig="260" w:dyaOrig="220" w14:anchorId="27BFE084">
          <v:shape id="_x0000_i1778" type="#_x0000_t75" style="width:13.35pt;height:10.65pt" o:ole="">
            <v:imagedata r:id="rId1520" o:title=""/>
          </v:shape>
          <o:OLEObject Type="Embed" ProgID="Equation.DSMT4" ShapeID="_x0000_i1778" DrawAspect="Content" ObjectID="_1338649379" r:id="rId1521"/>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5pt;height:18pt" o:ole="">
            <v:imagedata r:id="rId1522" o:title=""/>
          </v:shape>
          <o:OLEObject Type="Embed" ProgID="Equation.DSMT4" ShapeID="_x0000_i1779" DrawAspect="Content" ObjectID="_1338649380" r:id="rId1523"/>
        </w:object>
      </w:r>
      <w:r w:rsidRPr="00B27FE9">
        <w:t xml:space="preserve"> is the molar flux of solute </w:t>
      </w:r>
      <w:r w:rsidR="00AF2221" w:rsidRPr="00AF2221">
        <w:rPr>
          <w:position w:val="-4"/>
        </w:rPr>
        <w:object w:dxaOrig="220" w:dyaOrig="200" w14:anchorId="31B8E8CF">
          <v:shape id="_x0000_i1780" type="#_x0000_t75" style="width:10.65pt;height:10pt" o:ole="">
            <v:imagedata r:id="rId1524" o:title=""/>
          </v:shape>
          <o:OLEObject Type="Embed" ProgID="Equation.DSMT4" ShapeID="_x0000_i1780" DrawAspect="Content" ObjectID="_1338649381" r:id="rId1525"/>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5pt;height:10.65pt" o:ole="">
            <v:imagedata r:id="rId1526" o:title=""/>
          </v:shape>
          <o:OLEObject Type="Embed" ProgID="Equation.DSMT4" ShapeID="_x0000_i1781" DrawAspect="Content" ObjectID="_1338649382" r:id="rId1527"/>
        </w:object>
      </w:r>
      <w:r w:rsidRPr="00B27FE9">
        <w:t xml:space="preserve"> and </w:t>
      </w:r>
      <w:r w:rsidR="00AF2221" w:rsidRPr="00AF2221">
        <w:rPr>
          <w:position w:val="-10"/>
        </w:rPr>
        <w:object w:dxaOrig="260" w:dyaOrig="360" w14:anchorId="37D0D741">
          <v:shape id="_x0000_i1782" type="#_x0000_t75" style="width:13.35pt;height:18pt" o:ole="">
            <v:imagedata r:id="rId1528" o:title=""/>
          </v:shape>
          <o:OLEObject Type="Embed" ProgID="Equation.DSMT4" ShapeID="_x0000_i1782" DrawAspect="Content" ObjectID="_1338649383" r:id="rId1529"/>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30" o:title=""/>
          </v:shape>
          <o:OLEObject Type="Embed" ProgID="Equation.DSMT4" ShapeID="_x0000_i1783" DrawAspect="Content" ObjectID="_1338649384" r:id="rId1531"/>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pt" o:ole="">
            <v:imagedata r:id="rId1532" o:title=""/>
          </v:shape>
          <o:OLEObject Type="Embed" ProgID="Equation.DSMT4" ShapeID="_x0000_i1784" DrawAspect="Content" ObjectID="_1338649385" r:id="rId1533"/>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65pt;height:13.35pt" o:ole="">
            <v:imagedata r:id="rId1534" o:title=""/>
          </v:shape>
          <o:OLEObject Type="Embed" ProgID="Equation.DSMT4" ShapeID="_x0000_i1785" DrawAspect="Content" ObjectID="_1338649386" r:id="rId1535"/>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65pt" o:ole="">
            <v:imagedata r:id="rId1536" o:title=""/>
          </v:shape>
          <o:OLEObject Type="Embed" ProgID="Equation.DSMT4" ShapeID="_x0000_i1786" DrawAspect="Content" ObjectID="_1338649387" r:id="rId1537"/>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65pt;height:10pt" o:ole="">
            <v:imagedata r:id="rId1538" o:title=""/>
          </v:shape>
          <o:OLEObject Type="Embed" ProgID="Equation.DSMT4" ShapeID="_x0000_i1787" DrawAspect="Content" ObjectID="_1338649388" r:id="rId1539"/>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35pt" o:ole="">
            <v:imagedata r:id="rId1540" o:title=""/>
          </v:shape>
          <o:OLEObject Type="Embed" ProgID="Equation.DSMT4" ShapeID="_x0000_i1788" DrawAspect="Content" ObjectID="_1338649389" r:id="rId1541"/>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42" o:title=""/>
          </v:shape>
          <o:OLEObject Type="Embed" ProgID="Equation.DSMT4" ShapeID="_x0000_i1789" DrawAspect="Content" ObjectID="_1338649390" r:id="rId1543"/>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762"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1763" w:author="Gerard" w:date="2014-06-20T17:32:00Z">
        <w:r w:rsidRPr="00B27FE9">
          <w:br w:type="page"/>
        </w:r>
      </w:ins>
    </w:p>
    <w:p w14:paraId="2B2D2257" w14:textId="77777777" w:rsidR="00976D6B" w:rsidRDefault="00976D6B" w:rsidP="00976D6B">
      <w:pPr>
        <w:pStyle w:val="Heading3"/>
        <w:rPr>
          <w:ins w:id="1764" w:author="Gerard" w:date="2014-06-20T17:31:00Z"/>
        </w:rPr>
      </w:pPr>
      <w:bookmarkStart w:id="1765" w:name="_Toc370461254"/>
      <w:bookmarkStart w:id="1766" w:name="_Toc264905044"/>
      <w:ins w:id="1767" w:author="Gerard" w:date="2014-06-20T17:31:00Z">
        <w:r>
          <w:lastRenderedPageBreak/>
          <w:t>Guidelines for Multiphasic Analyses</w:t>
        </w:r>
        <w:bookmarkEnd w:id="1765"/>
        <w:bookmarkEnd w:id="1766"/>
      </w:ins>
    </w:p>
    <w:p w14:paraId="7D8B3FEA" w14:textId="77777777" w:rsidR="00976D6B" w:rsidRPr="00AB593C" w:rsidRDefault="00976D6B" w:rsidP="00976D6B">
      <w:pPr>
        <w:pStyle w:val="Heading4"/>
        <w:rPr>
          <w:ins w:id="1768" w:author="Gerard" w:date="2014-06-20T17:31:00Z"/>
        </w:rPr>
      </w:pPr>
      <w:bookmarkStart w:id="1769" w:name="_Toc370461255"/>
      <w:bookmarkStart w:id="1770" w:name="_Toc264905045"/>
      <w:ins w:id="1771" w:author="Gerard" w:date="2014-06-20T17:31:00Z">
        <w:r>
          <w:t>Initial State of Swelling</w:t>
        </w:r>
        <w:bookmarkEnd w:id="1769"/>
        <w:bookmarkEnd w:id="1770"/>
      </w:ins>
    </w:p>
    <w:p w14:paraId="621FEBD1" w14:textId="77777777" w:rsidR="00976D6B" w:rsidRDefault="00976D6B" w:rsidP="00976D6B">
      <w:pPr>
        <w:rPr>
          <w:ins w:id="1772" w:author="Gerard" w:date="2014-06-20T17:31:00Z"/>
        </w:rPr>
      </w:pPr>
      <w:ins w:id="1773"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774" w:author="Gerard" w:date="2014-06-20T17:31:00Z"/>
        </w:rPr>
      </w:pPr>
    </w:p>
    <w:p w14:paraId="7BB5B563" w14:textId="77777777" w:rsidR="00976D6B" w:rsidRDefault="00976D6B" w:rsidP="00976D6B">
      <w:pPr>
        <w:rPr>
          <w:ins w:id="1775" w:author="Gerard" w:date="2014-06-20T17:31:00Z"/>
        </w:rPr>
      </w:pPr>
      <w:ins w:id="1776"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ins>
      <w:r>
        <w:t>Chapter 6</w:t>
      </w:r>
      <w:ins w:id="1777" w:author="Gerard" w:date="2014-06-20T17:31:00Z">
        <w:r>
          <w:fldChar w:fldCharType="end"/>
        </w:r>
        <w:r>
          <w:t>) where the first step is a steady-state analysis (Section </w:t>
        </w:r>
        <w:r>
          <w:fldChar w:fldCharType="begin"/>
        </w:r>
        <w:r>
          <w:instrText xml:space="preserve"> REF _Ref250285979 \r \h </w:instrText>
        </w:r>
        <w:r>
          <w:fldChar w:fldCharType="separate"/>
        </w:r>
      </w:ins>
      <w:r>
        <w:t>3.4.1</w:t>
      </w:r>
      <w:ins w:id="1778"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r>
        <w:t>3.9.1</w:t>
      </w:r>
      <w:ins w:id="1779" w:author="Gerard" w:date="2014-06-20T17:31:00Z">
        <w:r>
          <w:fldChar w:fldCharType="end"/>
        </w:r>
        <w:r>
          <w:t>), so that they become superposed over and above the initial swelling state.</w:t>
        </w:r>
      </w:ins>
    </w:p>
    <w:p w14:paraId="04FC83FD" w14:textId="77777777" w:rsidR="00976D6B" w:rsidRDefault="00976D6B" w:rsidP="00976D6B">
      <w:pPr>
        <w:rPr>
          <w:ins w:id="1780" w:author="Gerard" w:date="2014-06-20T17:31:00Z"/>
        </w:rPr>
      </w:pPr>
    </w:p>
    <w:p w14:paraId="66603F79" w14:textId="77777777" w:rsidR="00976D6B" w:rsidRDefault="00976D6B" w:rsidP="00976D6B">
      <w:pPr>
        <w:pStyle w:val="Example"/>
        <w:rPr>
          <w:ins w:id="1781" w:author="Gerard" w:date="2014-06-20T17:31:00Z"/>
        </w:rPr>
      </w:pPr>
      <w:ins w:id="1782" w:author="Gerard" w:date="2014-06-20T17:31:00Z">
        <w:r>
          <w:t>Example:</w:t>
        </w:r>
      </w:ins>
    </w:p>
    <w:p w14:paraId="156FF880" w14:textId="77777777" w:rsidR="00976D6B" w:rsidRDefault="00976D6B" w:rsidP="00976D6B">
      <w:pPr>
        <w:pStyle w:val="code"/>
        <w:rPr>
          <w:ins w:id="1783" w:author="Gerard" w:date="2014-06-20T17:31:00Z"/>
        </w:rPr>
      </w:pPr>
      <w:ins w:id="1784" w:author="Gerard" w:date="2014-06-20T17:31:00Z">
        <w:r>
          <w:t>&lt;Step&gt;</w:t>
        </w:r>
      </w:ins>
    </w:p>
    <w:p w14:paraId="039CFD6D" w14:textId="77777777" w:rsidR="00976D6B" w:rsidRDefault="00976D6B" w:rsidP="00976D6B">
      <w:pPr>
        <w:pStyle w:val="code"/>
        <w:rPr>
          <w:ins w:id="1785" w:author="Gerard" w:date="2014-06-20T17:31:00Z"/>
        </w:rPr>
      </w:pPr>
      <w:ins w:id="1786" w:author="Gerard" w:date="2014-06-20T17:31:00Z">
        <w:r>
          <w:tab/>
          <w:t>&lt;Module type="multiphasic"/&gt;</w:t>
        </w:r>
      </w:ins>
    </w:p>
    <w:p w14:paraId="38B2F78B" w14:textId="77777777" w:rsidR="00976D6B" w:rsidRDefault="00976D6B" w:rsidP="00976D6B">
      <w:pPr>
        <w:pStyle w:val="code"/>
        <w:rPr>
          <w:ins w:id="1787" w:author="Gerard" w:date="2014-06-20T17:31:00Z"/>
        </w:rPr>
      </w:pPr>
      <w:ins w:id="1788" w:author="Gerard" w:date="2014-06-20T17:31:00Z">
        <w:r>
          <w:tab/>
          <w:t>&lt;Control&gt;</w:t>
        </w:r>
      </w:ins>
    </w:p>
    <w:p w14:paraId="44CF6B22" w14:textId="77777777" w:rsidR="00976D6B" w:rsidRDefault="00976D6B" w:rsidP="00976D6B">
      <w:pPr>
        <w:pStyle w:val="code"/>
        <w:rPr>
          <w:ins w:id="1789" w:author="Gerard" w:date="2014-06-20T17:31:00Z"/>
        </w:rPr>
      </w:pPr>
      <w:ins w:id="1790" w:author="Gerard" w:date="2014-06-20T17:31:00Z">
        <w:r>
          <w:tab/>
        </w:r>
        <w:r>
          <w:tab/>
          <w:t>&lt;analysis type="steady-state"/&gt;</w:t>
        </w:r>
      </w:ins>
    </w:p>
    <w:p w14:paraId="644DD6CF" w14:textId="77777777" w:rsidR="00976D6B" w:rsidRDefault="00976D6B" w:rsidP="00976D6B">
      <w:pPr>
        <w:pStyle w:val="code"/>
        <w:rPr>
          <w:ins w:id="1791" w:author="Gerard" w:date="2014-06-20T17:31:00Z"/>
        </w:rPr>
      </w:pPr>
      <w:ins w:id="1792" w:author="Gerard" w:date="2014-06-20T17:31:00Z">
        <w:r>
          <w:tab/>
        </w:r>
        <w:r>
          <w:tab/>
          <w:t>...</w:t>
        </w:r>
      </w:ins>
    </w:p>
    <w:p w14:paraId="1936ACC7" w14:textId="77777777" w:rsidR="00976D6B" w:rsidRDefault="00976D6B" w:rsidP="00976D6B">
      <w:pPr>
        <w:pStyle w:val="code"/>
        <w:rPr>
          <w:ins w:id="1793" w:author="Gerard" w:date="2014-06-20T17:31:00Z"/>
        </w:rPr>
      </w:pPr>
      <w:ins w:id="1794" w:author="Gerard" w:date="2014-06-20T17:31:00Z">
        <w:r>
          <w:tab/>
          <w:t>&lt;/Control&gt;</w:t>
        </w:r>
      </w:ins>
    </w:p>
    <w:p w14:paraId="618EFF25" w14:textId="77777777" w:rsidR="00976D6B" w:rsidRDefault="00976D6B" w:rsidP="00976D6B">
      <w:pPr>
        <w:pStyle w:val="code"/>
        <w:rPr>
          <w:ins w:id="1795" w:author="Gerard" w:date="2014-06-20T17:31:00Z"/>
        </w:rPr>
      </w:pPr>
      <w:ins w:id="1796" w:author="Gerard" w:date="2014-06-20T17:31:00Z">
        <w:r>
          <w:t>&lt;/Step&gt;</w:t>
        </w:r>
      </w:ins>
    </w:p>
    <w:p w14:paraId="45DF18C4" w14:textId="77777777" w:rsidR="00976D6B" w:rsidRDefault="00976D6B" w:rsidP="00976D6B">
      <w:pPr>
        <w:pStyle w:val="code"/>
        <w:rPr>
          <w:ins w:id="1797" w:author="Gerard" w:date="2014-06-20T17:31:00Z"/>
        </w:rPr>
      </w:pPr>
      <w:ins w:id="1798" w:author="Gerard" w:date="2014-06-20T17:31:00Z">
        <w:r>
          <w:t>&lt;Step&gt;</w:t>
        </w:r>
      </w:ins>
    </w:p>
    <w:p w14:paraId="1AC5E761" w14:textId="77777777" w:rsidR="00976D6B" w:rsidRDefault="00976D6B" w:rsidP="00976D6B">
      <w:pPr>
        <w:pStyle w:val="code"/>
        <w:rPr>
          <w:ins w:id="1799" w:author="Gerard" w:date="2014-06-20T17:31:00Z"/>
        </w:rPr>
      </w:pPr>
      <w:ins w:id="1800" w:author="Gerard" w:date="2014-06-20T17:31:00Z">
        <w:r>
          <w:tab/>
          <w:t>&lt;Module type="multiphasic"/&gt;</w:t>
        </w:r>
      </w:ins>
    </w:p>
    <w:p w14:paraId="354A355A" w14:textId="77777777" w:rsidR="00976D6B" w:rsidRDefault="00976D6B" w:rsidP="00976D6B">
      <w:pPr>
        <w:pStyle w:val="code"/>
        <w:rPr>
          <w:ins w:id="1801" w:author="Gerard" w:date="2014-06-20T17:31:00Z"/>
        </w:rPr>
      </w:pPr>
      <w:ins w:id="1802" w:author="Gerard" w:date="2014-06-20T17:31:00Z">
        <w:r>
          <w:tab/>
          <w:t>&lt;Control&gt;</w:t>
        </w:r>
      </w:ins>
    </w:p>
    <w:p w14:paraId="7AED919D" w14:textId="77777777" w:rsidR="00976D6B" w:rsidRDefault="00976D6B" w:rsidP="00976D6B">
      <w:pPr>
        <w:pStyle w:val="code"/>
        <w:rPr>
          <w:ins w:id="1803" w:author="Gerard" w:date="2014-06-20T17:31:00Z"/>
        </w:rPr>
      </w:pPr>
      <w:ins w:id="1804" w:author="Gerard" w:date="2014-06-20T17:31:00Z">
        <w:r>
          <w:tab/>
        </w:r>
        <w:r>
          <w:tab/>
          <w:t>...</w:t>
        </w:r>
      </w:ins>
    </w:p>
    <w:p w14:paraId="06F81EA9" w14:textId="77777777" w:rsidR="00976D6B" w:rsidRDefault="00976D6B" w:rsidP="00976D6B">
      <w:pPr>
        <w:pStyle w:val="code"/>
        <w:rPr>
          <w:ins w:id="1805" w:author="Gerard" w:date="2014-06-20T17:31:00Z"/>
        </w:rPr>
      </w:pPr>
      <w:ins w:id="1806" w:author="Gerard" w:date="2014-06-20T17:31:00Z">
        <w:r>
          <w:tab/>
          <w:t>&lt;/Control&gt;</w:t>
        </w:r>
      </w:ins>
    </w:p>
    <w:p w14:paraId="77BCFF26" w14:textId="77777777" w:rsidR="00976D6B" w:rsidRDefault="00976D6B" w:rsidP="00976D6B">
      <w:pPr>
        <w:pStyle w:val="code"/>
        <w:rPr>
          <w:ins w:id="1807" w:author="Gerard" w:date="2014-06-20T17:31:00Z"/>
        </w:rPr>
      </w:pPr>
      <w:ins w:id="1808" w:author="Gerard" w:date="2014-06-20T17:31:00Z">
        <w:r>
          <w:tab/>
          <w:t>&lt;Boundary&gt;</w:t>
        </w:r>
      </w:ins>
    </w:p>
    <w:p w14:paraId="28955921" w14:textId="77777777" w:rsidR="00976D6B" w:rsidRDefault="00976D6B" w:rsidP="00976D6B">
      <w:pPr>
        <w:pStyle w:val="code"/>
        <w:rPr>
          <w:ins w:id="1809" w:author="Gerard" w:date="2014-06-20T17:31:00Z"/>
        </w:rPr>
      </w:pPr>
      <w:ins w:id="1810" w:author="Gerard" w:date="2014-06-20T17:31:00Z">
        <w:r>
          <w:tab/>
        </w:r>
        <w:r>
          <w:tab/>
          <w:t>&lt;prescribe type="relative"&gt;</w:t>
        </w:r>
      </w:ins>
    </w:p>
    <w:p w14:paraId="04891870" w14:textId="77777777" w:rsidR="00976D6B" w:rsidRPr="0098023B" w:rsidRDefault="00976D6B" w:rsidP="00976D6B">
      <w:pPr>
        <w:pStyle w:val="code"/>
        <w:rPr>
          <w:ins w:id="1811" w:author="Gerard" w:date="2014-06-20T17:31:00Z"/>
          <w:lang w:val="nl-BE"/>
        </w:rPr>
      </w:pPr>
      <w:ins w:id="1812"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813" w:author="Gerard" w:date="2014-06-20T17:31:00Z"/>
        </w:rPr>
      </w:pPr>
      <w:ins w:id="1814"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815" w:author="Gerard" w:date="2014-06-20T17:31:00Z"/>
        </w:rPr>
      </w:pPr>
      <w:ins w:id="1816" w:author="Gerard" w:date="2014-06-20T17:31:00Z">
        <w:r>
          <w:tab/>
        </w:r>
        <w:r>
          <w:tab/>
          <w:t>&lt;/prescribe&gt;</w:t>
        </w:r>
      </w:ins>
    </w:p>
    <w:p w14:paraId="1BD96909" w14:textId="77777777" w:rsidR="00976D6B" w:rsidRDefault="00976D6B" w:rsidP="00976D6B">
      <w:pPr>
        <w:pStyle w:val="code"/>
        <w:rPr>
          <w:ins w:id="1817" w:author="Gerard" w:date="2014-06-20T17:31:00Z"/>
        </w:rPr>
      </w:pPr>
      <w:ins w:id="1818" w:author="Gerard" w:date="2014-06-20T17:31:00Z">
        <w:r>
          <w:tab/>
          <w:t>&lt;/Boundary&gt;</w:t>
        </w:r>
      </w:ins>
    </w:p>
    <w:p w14:paraId="7E9F2E72" w14:textId="77777777" w:rsidR="00976D6B" w:rsidRDefault="00976D6B" w:rsidP="00976D6B">
      <w:pPr>
        <w:pStyle w:val="code"/>
        <w:rPr>
          <w:ins w:id="1819" w:author="Gerard" w:date="2014-06-20T17:31:00Z"/>
        </w:rPr>
      </w:pPr>
      <w:ins w:id="1820" w:author="Gerard" w:date="2014-06-20T17:31:00Z">
        <w:r>
          <w:t>&lt;/Step&gt;</w:t>
        </w:r>
      </w:ins>
    </w:p>
    <w:p w14:paraId="3BC5C3C0" w14:textId="77777777" w:rsidR="00976D6B" w:rsidRDefault="00976D6B" w:rsidP="00976D6B">
      <w:pPr>
        <w:pStyle w:val="code"/>
        <w:rPr>
          <w:ins w:id="1821" w:author="Gerard" w:date="2014-06-20T17:31:00Z"/>
        </w:rPr>
      </w:pPr>
    </w:p>
    <w:p w14:paraId="2CF36BCD" w14:textId="77777777" w:rsidR="00976D6B" w:rsidRDefault="00976D6B" w:rsidP="00976D6B">
      <w:pPr>
        <w:pStyle w:val="Heading4"/>
        <w:rPr>
          <w:ins w:id="1822" w:author="Gerard" w:date="2014-06-20T17:31:00Z"/>
        </w:rPr>
      </w:pPr>
      <w:bookmarkStart w:id="1823" w:name="_Toc370461256"/>
      <w:bookmarkStart w:id="1824" w:name="_Toc264905046"/>
      <w:ins w:id="1825" w:author="Gerard" w:date="2014-06-20T17:31:00Z">
        <w:r>
          <w:lastRenderedPageBreak/>
          <w:t>Prescribed Boundary Conditions</w:t>
        </w:r>
        <w:bookmarkEnd w:id="1823"/>
        <w:bookmarkEnd w:id="1824"/>
      </w:ins>
    </w:p>
    <w:p w14:paraId="117B6327" w14:textId="77777777" w:rsidR="00976D6B" w:rsidRDefault="00976D6B" w:rsidP="00976D6B">
      <w:pPr>
        <w:rPr>
          <w:ins w:id="1826" w:author="Gerard" w:date="2014-06-20T17:31:00Z"/>
        </w:rPr>
      </w:pPr>
      <w:ins w:id="1827" w:author="Gerard" w:date="2014-06-20T17:31:00Z">
        <w:r>
          <w:t xml:space="preserve">In most analyses, it may be assumed that the ambient fluid pressure and electric potential in the external environment are zero, thus </w:t>
        </w:r>
        <w:r w:rsidRPr="00AF2221">
          <w:rPr>
            <w:position w:val="-14"/>
          </w:rPr>
          <w:object w:dxaOrig="720" w:dyaOrig="400" w14:anchorId="2D2F345A">
            <v:shape id="_x0000_i1976" type="#_x0000_t75" style="width:36pt;height:20pt" o:ole="">
              <v:imagedata r:id="rId1544" o:title=""/>
            </v:shape>
            <o:OLEObject Type="Embed" ProgID="Equation.DSMT4" ShapeID="_x0000_i1976" DrawAspect="Content" ObjectID="_1338649391" r:id="rId1545"/>
          </w:object>
        </w:r>
        <w:r>
          <w:t xml:space="preserve"> and </w:t>
        </w:r>
        <w:r w:rsidRPr="00AF2221">
          <w:rPr>
            <w:position w:val="-14"/>
          </w:rPr>
          <w:object w:dxaOrig="740" w:dyaOrig="400" w14:anchorId="06F825EF">
            <v:shape id="_x0000_i1977" type="#_x0000_t75" style="width:36.65pt;height:20pt" o:ole="">
              <v:imagedata r:id="rId1546" o:title=""/>
            </v:shape>
            <o:OLEObject Type="Embed" ProgID="Equation.DSMT4" ShapeID="_x0000_i1977" DrawAspect="Content" ObjectID="_1338649392" r:id="rId1547"/>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78D3EF01">
            <v:shape id="_x0000_i1978" type="#_x0000_t75" style="width:66.65pt;height:21.35pt" o:ole="">
              <v:imagedata r:id="rId1548" o:title=""/>
            </v:shape>
            <o:OLEObject Type="Embed" ProgID="Equation.DSMT4" ShapeID="_x0000_i1978" DrawAspect="Content" ObjectID="_1338649393" r:id="rId1549"/>
          </w:object>
        </w:r>
        <w:r>
          <w:t xml:space="preserve">It follows that the effective fluid pressure in the external environment is </w:t>
        </w:r>
        <w:r w:rsidRPr="00AF2221">
          <w:rPr>
            <w:position w:val="-16"/>
          </w:rPr>
          <w:object w:dxaOrig="2000" w:dyaOrig="440" w14:anchorId="7584E781">
            <v:shape id="_x0000_i1979" type="#_x0000_t75" style="width:100pt;height:22pt" o:ole="">
              <v:imagedata r:id="rId1550" o:title=""/>
            </v:shape>
            <o:OLEObject Type="Embed" ProgID="Equation.DSMT4" ShapeID="_x0000_i1979" DrawAspect="Content" ObjectID="_1338649394" r:id="rId1551"/>
          </w:object>
        </w:r>
        <w:r>
          <w:t xml:space="preserve"> and the effective concentrations are </w:t>
        </w:r>
        <w:r w:rsidRPr="00AF2221">
          <w:rPr>
            <w:position w:val="-18"/>
          </w:rPr>
          <w:object w:dxaOrig="1240" w:dyaOrig="460" w14:anchorId="06B240AB">
            <v:shape id="_x0000_i1980" type="#_x0000_t75" style="width:62pt;height:23.35pt" o:ole="">
              <v:imagedata r:id="rId1552" o:title=""/>
            </v:shape>
            <o:OLEObject Type="Embed" ProgID="Equation.DSMT4" ShapeID="_x0000_i1980" DrawAspect="Content" ObjectID="_1338649395" r:id="rId1553"/>
          </w:object>
        </w:r>
        <w:r w:rsidRPr="00AF2221">
          <w:rPr>
            <w:position w:val="-18"/>
          </w:rPr>
          <w:object w:dxaOrig="1219" w:dyaOrig="460" w14:anchorId="7F679CE2">
            <v:shape id="_x0000_i1981" type="#_x0000_t75" style="width:61.35pt;height:23.35pt" o:ole="">
              <v:imagedata r:id="rId1554" o:title=""/>
            </v:shape>
            <o:OLEObject Type="Embed" ProgID="Equation.DSMT4" ShapeID="_x0000_i1981" DrawAspect="Content" ObjectID="_1338649396" r:id="rId1555"/>
          </w:object>
        </w:r>
        <w:r>
          <w:t>.  Therefore, in multiphasic analyses, whenever the external environment contains solutes</w:t>
        </w:r>
        <w:r w:rsidRPr="00AF2221">
          <w:rPr>
            <w:position w:val="-14"/>
          </w:rPr>
          <w:object w:dxaOrig="240" w:dyaOrig="400" w14:anchorId="44FA9638">
            <v:shape id="_x0000_i1982" type="#_x0000_t75" style="width:12pt;height:20pt" o:ole="">
              <v:imagedata r:id="rId1556" o:title=""/>
            </v:shape>
            <o:OLEObject Type="Embed" ProgID="Equation.DSMT4" ShapeID="_x0000_i1982" DrawAspect="Content" ObjectID="_1338649397" r:id="rId1557"/>
          </w:object>
        </w:r>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828" w:author="Gerard" w:date="2014-06-20T17:31:00Z"/>
        </w:rPr>
      </w:pPr>
    </w:p>
    <w:p w14:paraId="631C6759" w14:textId="77777777" w:rsidR="00976D6B" w:rsidRDefault="00976D6B" w:rsidP="00976D6B">
      <w:pPr>
        <w:rPr>
          <w:ins w:id="1829" w:author="Gerard" w:date="2014-06-20T17:31:00Z"/>
        </w:rPr>
      </w:pPr>
      <w:ins w:id="1830" w:author="Gerard" w:date="2014-06-20T17:31:00Z">
        <w:r>
          <w:t xml:space="preserve">Letting </w:t>
        </w:r>
        <w:r w:rsidRPr="00AF2221">
          <w:rPr>
            <w:position w:val="-14"/>
          </w:rPr>
          <w:object w:dxaOrig="720" w:dyaOrig="400" w14:anchorId="5C61AF98">
            <v:shape id="_x0000_i1983" type="#_x0000_t75" style="width:36pt;height:20pt" o:ole="">
              <v:imagedata r:id="rId1558" o:title=""/>
            </v:shape>
            <o:OLEObject Type="Embed" ProgID="Equation.DSMT4" ShapeID="_x0000_i1983" DrawAspect="Content" ObjectID="_1338649398" r:id="rId1559"/>
          </w:object>
        </w:r>
        <w:r>
          <w:t xml:space="preserve"> also implies that prescribed mixture normal tractions (Section </w:t>
        </w:r>
        <w:r>
          <w:fldChar w:fldCharType="begin"/>
        </w:r>
        <w:r>
          <w:instrText xml:space="preserve"> REF _Ref194576545 \r \h </w:instrText>
        </w:r>
        <w:r>
          <w:fldChar w:fldCharType="separate"/>
        </w:r>
      </w:ins>
      <w:r>
        <w:t xml:space="preserve">3.10.2.3. </w:t>
      </w:r>
      <w:ins w:id="1831" w:author="Gerard" w:date="2014-06-20T17:31:00Z">
        <w:r>
          <w:fldChar w:fldCharType="end"/>
        </w:r>
        <w:r>
          <w:t xml:space="preserve">) represent only the traction above ambient conditions.  Note that users are not obligated to assume that </w:t>
        </w:r>
        <w:r w:rsidRPr="00AF2221">
          <w:rPr>
            <w:position w:val="-14"/>
          </w:rPr>
          <w:object w:dxaOrig="720" w:dyaOrig="400" w14:anchorId="2A9A3E79">
            <v:shape id="_x0000_i1984" type="#_x0000_t75" style="width:36pt;height:20pt" o:ole="">
              <v:imagedata r:id="rId1560" o:title=""/>
            </v:shape>
            <o:OLEObject Type="Embed" ProgID="Equation.DSMT4" ShapeID="_x0000_i1984" DrawAspect="Content" ObjectID="_1338649399" r:id="rId156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7A5B8324">
            <v:shape id="_x0000_i1985" type="#_x0000_t75" style="width:36.65pt;height:20pt" o:ole="">
              <v:imagedata r:id="rId1562" o:title=""/>
            </v:shape>
            <o:OLEObject Type="Embed" ProgID="Equation.DSMT4" ShapeID="_x0000_i1985" DrawAspect="Content" ObjectID="_1338649400" r:id="rId1563"/>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23C2FE75">
            <v:shape id="_x0000_i1986" type="#_x0000_t75" style="width:62pt;height:23.35pt" o:ole="">
              <v:imagedata r:id="rId1564" o:title=""/>
            </v:shape>
            <o:OLEObject Type="Embed" ProgID="Equation.DSMT4" ShapeID="_x0000_i1986" DrawAspect="Content" ObjectID="_1338649401" r:id="rId1565"/>
          </w:object>
        </w:r>
        <w:r w:rsidRPr="00AF2221">
          <w:rPr>
            <w:position w:val="-18"/>
          </w:rPr>
          <w:object w:dxaOrig="1219" w:dyaOrig="460" w14:anchorId="0AA88415">
            <v:shape id="_x0000_i1987" type="#_x0000_t75" style="width:61.35pt;height:23.35pt" o:ole="">
              <v:imagedata r:id="rId1566" o:title=""/>
            </v:shape>
            <o:OLEObject Type="Embed" ProgID="Equation.DSMT4" ShapeID="_x0000_i1987" DrawAspect="Content" ObjectID="_1338649402" r:id="rId1567"/>
          </w:object>
        </w:r>
        <w:r>
          <w:t>.</w:t>
        </w:r>
      </w:ins>
    </w:p>
    <w:p w14:paraId="53B5BBD7" w14:textId="77777777" w:rsidR="00976D6B" w:rsidRDefault="00976D6B" w:rsidP="00976D6B">
      <w:pPr>
        <w:pStyle w:val="Heading4"/>
        <w:rPr>
          <w:ins w:id="1832" w:author="Gerard" w:date="2014-06-20T17:31:00Z"/>
        </w:rPr>
      </w:pPr>
      <w:bookmarkStart w:id="1833" w:name="_Toc370461257"/>
      <w:bookmarkStart w:id="1834" w:name="_Toc264905047"/>
      <w:ins w:id="1835" w:author="Gerard" w:date="2014-06-20T17:31:00Z">
        <w:r>
          <w:t>Prescribed Initial Conditions</w:t>
        </w:r>
        <w:bookmarkEnd w:id="1833"/>
        <w:bookmarkEnd w:id="1834"/>
      </w:ins>
    </w:p>
    <w:p w14:paraId="7DF40044" w14:textId="77777777" w:rsidR="00976D6B" w:rsidRDefault="00976D6B" w:rsidP="00976D6B">
      <w:pPr>
        <w:rPr>
          <w:ins w:id="1836" w:author="Gerard" w:date="2014-06-20T17:31:00Z"/>
        </w:rPr>
      </w:pPr>
      <w:ins w:id="1837" w:author="Gerard" w:date="2014-06-20T17:31:00Z">
        <w:r>
          <w:t xml:space="preserve">When a multiphasic material is initially exposed to a given external environment with effective pressure </w:t>
        </w:r>
        <w:r w:rsidRPr="00AF2221">
          <w:rPr>
            <w:position w:val="-14"/>
          </w:rPr>
          <w:object w:dxaOrig="260" w:dyaOrig="400" w14:anchorId="7DDFC83B">
            <v:shape id="_x0000_i1988" type="#_x0000_t75" style="width:13.35pt;height:20pt" o:ole="">
              <v:imagedata r:id="rId1568" o:title=""/>
            </v:shape>
            <o:OLEObject Type="Embed" ProgID="Equation.DSMT4" ShapeID="_x0000_i1988" DrawAspect="Content" ObjectID="_1338649403" r:id="rId1569"/>
          </w:object>
        </w:r>
        <w:r>
          <w:t xml:space="preserve"> and effective concentrations </w:t>
        </w:r>
        <w:r w:rsidRPr="00AF2221">
          <w:rPr>
            <w:position w:val="-14"/>
          </w:rPr>
          <w:object w:dxaOrig="279" w:dyaOrig="420" w14:anchorId="0D117EE4">
            <v:shape id="_x0000_i1989" type="#_x0000_t75" style="width:14pt;height:21.35pt" o:ole="">
              <v:imagedata r:id="rId1570" o:title=""/>
            </v:shape>
            <o:OLEObject Type="Embed" ProgID="Equation.DSMT4" ShapeID="_x0000_i1989" DrawAspect="Content" ObjectID="_1338649404" r:id="rId1571"/>
          </w:object>
        </w:r>
        <w:r w:rsidRPr="00AF2221">
          <w:rPr>
            <w:position w:val="-10"/>
          </w:rPr>
          <w:object w:dxaOrig="980" w:dyaOrig="300" w14:anchorId="733DA341">
            <v:shape id="_x0000_i1990" type="#_x0000_t75" style="width:48.65pt;height:14.65pt" o:ole="">
              <v:imagedata r:id="rId1572" o:title=""/>
            </v:shape>
            <o:OLEObject Type="Embed" ProgID="Equation.DSMT4" ShapeID="_x0000_i1990" DrawAspect="Content" ObjectID="_1338649405" r:id="rId1573"/>
          </w:object>
        </w:r>
        <w:r>
          <w:t xml:space="preserve">, the initial conditions inside the material should be set to </w:t>
        </w:r>
        <w:r w:rsidRPr="00AF2221">
          <w:rPr>
            <w:position w:val="-14"/>
          </w:rPr>
          <w:object w:dxaOrig="720" w:dyaOrig="400" w14:anchorId="1EACD7D2">
            <v:shape id="_x0000_i1991" type="#_x0000_t75" style="width:36pt;height:20pt" o:ole="">
              <v:imagedata r:id="rId1574" o:title=""/>
            </v:shape>
            <o:OLEObject Type="Embed" ProgID="Equation.DSMT4" ShapeID="_x0000_i1991" DrawAspect="Content" ObjectID="_1338649406" r:id="rId1575"/>
          </w:object>
        </w:r>
        <w:r>
          <w:t xml:space="preserve"> and </w:t>
        </w:r>
        <w:r w:rsidRPr="00AF2221">
          <w:rPr>
            <w:position w:val="-14"/>
          </w:rPr>
          <w:object w:dxaOrig="840" w:dyaOrig="420" w14:anchorId="67E059A5">
            <v:shape id="_x0000_i1992" type="#_x0000_t75" style="width:42pt;height:21.35pt" o:ole="">
              <v:imagedata r:id="rId1576" o:title=""/>
            </v:shape>
            <o:OLEObject Type="Embed" ProgID="Equation.DSMT4" ShapeID="_x0000_i1992" DrawAspect="Content" ObjectID="_1338649407" r:id="rId1577"/>
          </w:object>
        </w:r>
        <w:r>
          <w:t xml:space="preserve"> in order to expedite the evaluation of the initial state of swelling.  The values of </w:t>
        </w:r>
        <w:r w:rsidRPr="00AF2221">
          <w:rPr>
            <w:position w:val="-14"/>
          </w:rPr>
          <w:object w:dxaOrig="260" w:dyaOrig="400" w14:anchorId="24DBFE49">
            <v:shape id="_x0000_i1993" type="#_x0000_t75" style="width:13.35pt;height:20pt" o:ole="">
              <v:imagedata r:id="rId1578" o:title=""/>
            </v:shape>
            <o:OLEObject Type="Embed" ProgID="Equation.DSMT4" ShapeID="_x0000_i1993" DrawAspect="Content" ObjectID="_1338649408" r:id="rId1579"/>
          </w:object>
        </w:r>
        <w:r>
          <w:t xml:space="preserve"> and </w:t>
        </w:r>
        <w:r w:rsidRPr="00AF2221">
          <w:rPr>
            <w:position w:val="-14"/>
          </w:rPr>
          <w:object w:dxaOrig="279" w:dyaOrig="420" w14:anchorId="26B70D37">
            <v:shape id="_x0000_i1994" type="#_x0000_t75" style="width:14pt;height:21.35pt" o:ole="">
              <v:imagedata r:id="rId1580" o:title=""/>
            </v:shape>
            <o:OLEObject Type="Embed" ProgID="Equation.DSMT4" ShapeID="_x0000_i1994" DrawAspect="Content" ObjectID="_1338649409" r:id="rId1581"/>
          </w:object>
        </w:r>
        <w:r>
          <w:t xml:space="preserve"> should be evaluated as described in Section </w:t>
        </w:r>
        <w:r>
          <w:fldChar w:fldCharType="begin"/>
        </w:r>
        <w:r>
          <w:instrText xml:space="preserve"> REF _Ref188326917 \r \h </w:instrText>
        </w:r>
        <w:r>
          <w:fldChar w:fldCharType="separate"/>
        </w:r>
      </w:ins>
      <w:r>
        <w:t>8.5.2</w:t>
      </w:r>
      <w:ins w:id="1838" w:author="Gerard" w:date="2014-06-20T17:31:00Z">
        <w:r>
          <w:fldChar w:fldCharType="end"/>
        </w:r>
      </w:ins>
    </w:p>
    <w:p w14:paraId="14BB36C1" w14:textId="77777777" w:rsidR="00976D6B" w:rsidRDefault="00976D6B" w:rsidP="00976D6B">
      <w:pPr>
        <w:pStyle w:val="Heading4"/>
        <w:rPr>
          <w:ins w:id="1839" w:author="Gerard" w:date="2014-06-20T17:31:00Z"/>
        </w:rPr>
      </w:pPr>
      <w:bookmarkStart w:id="1840" w:name="_Toc370461258"/>
      <w:bookmarkStart w:id="1841" w:name="_Toc264905048"/>
      <w:ins w:id="1842" w:author="Gerard" w:date="2014-06-20T17:31:00Z">
        <w:r>
          <w:t>Prescribed Effective Solute Flux</w:t>
        </w:r>
        <w:bookmarkEnd w:id="1840"/>
        <w:bookmarkEnd w:id="1841"/>
      </w:ins>
    </w:p>
    <w:p w14:paraId="6D303BF0" w14:textId="77777777" w:rsidR="00976D6B" w:rsidRPr="00E71089" w:rsidRDefault="00976D6B" w:rsidP="00976D6B">
      <w:pPr>
        <w:rPr>
          <w:ins w:id="1843" w:author="Gerard" w:date="2014-06-20T17:31:00Z"/>
        </w:rPr>
      </w:pPr>
      <w:ins w:id="1844" w:author="Gerard" w:date="2014-06-20T17:31:00Z">
        <w:r>
          <w:t xml:space="preserve">The finite element formulation for multiphasic materials in FEBio requires that the natural boundary condition for solute </w:t>
        </w:r>
        <w:r w:rsidRPr="00AF2221">
          <w:rPr>
            <w:position w:val="-6"/>
          </w:rPr>
          <w:object w:dxaOrig="240" w:dyaOrig="220" w14:anchorId="5782B086">
            <v:shape id="_x0000_i1995" type="#_x0000_t75" style="width:12pt;height:10.65pt" o:ole="">
              <v:imagedata r:id="rId1582" o:title=""/>
            </v:shape>
            <o:OLEObject Type="Embed" ProgID="Equation.DSMT4" ShapeID="_x0000_i1995" DrawAspect="Content" ObjectID="_1338649410" r:id="rId1583"/>
          </w:object>
        </w:r>
        <w:r>
          <w:t xml:space="preserve"> be prescribed as </w:t>
        </w:r>
        <w:r w:rsidRPr="00AF2221">
          <w:rPr>
            <w:position w:val="-18"/>
          </w:rPr>
          <w:object w:dxaOrig="1920" w:dyaOrig="440" w14:anchorId="4BBAF1B3">
            <v:shape id="_x0000_i1996" type="#_x0000_t75" style="width:96pt;height:22pt" o:ole="">
              <v:imagedata r:id="rId1584" o:title=""/>
            </v:shape>
            <o:OLEObject Type="Embed" ProgID="Equation.DSMT4" ShapeID="_x0000_i1996" DrawAspect="Content" ObjectID="_1338649411" r:id="rId1585"/>
          </w:object>
        </w:r>
        <w:r>
          <w:t xml:space="preserve">, where </w:t>
        </w:r>
        <w:r w:rsidRPr="00AF2221">
          <w:rPr>
            <w:position w:val="-12"/>
          </w:rPr>
          <w:object w:dxaOrig="300" w:dyaOrig="380" w14:anchorId="5DD744E1">
            <v:shape id="_x0000_i1997" type="#_x0000_t75" style="width:14.65pt;height:19.35pt" o:ole="">
              <v:imagedata r:id="rId1586" o:title=""/>
            </v:shape>
            <o:OLEObject Type="Embed" ProgID="Equation.DSMT4" ShapeID="_x0000_i1997" DrawAspect="Content" ObjectID="_1338649412" r:id="rId1587"/>
          </w:object>
        </w:r>
        <w:r>
          <w:t xml:space="preserve"> is the effective solute flux. For a mixture containing only neutral solutes (</w:t>
        </w:r>
        <w:r w:rsidRPr="00AF2221">
          <w:rPr>
            <w:position w:val="-10"/>
          </w:rPr>
          <w:object w:dxaOrig="1080" w:dyaOrig="360" w14:anchorId="267A5850">
            <v:shape id="_x0000_i1998" type="#_x0000_t75" style="width:54pt;height:18pt" o:ole="">
              <v:imagedata r:id="rId1588" o:title=""/>
            </v:shape>
            <o:OLEObject Type="Embed" ProgID="Equation.DSMT4" ShapeID="_x0000_i1998" DrawAspect="Content" ObjectID="_1338649413" r:id="rId1589"/>
          </w:object>
        </w:r>
        <w:r>
          <w:t xml:space="preserve"> ), it follows that </w:t>
        </w:r>
        <w:r w:rsidRPr="00AF2221">
          <w:rPr>
            <w:position w:val="-12"/>
          </w:rPr>
          <w:object w:dxaOrig="800" w:dyaOrig="380" w14:anchorId="3E9AB01B">
            <v:shape id="_x0000_i1999" type="#_x0000_t75" style="width:40pt;height:19.35pt" o:ole="">
              <v:imagedata r:id="rId1590" o:title=""/>
            </v:shape>
            <o:OLEObject Type="Embed" ProgID="Equation.DSMT4" ShapeID="_x0000_i1999" DrawAspect="Content" ObjectID="_1338649414" r:id="rId1591"/>
          </w:object>
        </w:r>
        <w:r>
          <w:t>.</w:t>
        </w:r>
      </w:ins>
    </w:p>
    <w:p w14:paraId="6E785E5F" w14:textId="77777777" w:rsidR="00976D6B" w:rsidRDefault="00976D6B" w:rsidP="00976D6B">
      <w:pPr>
        <w:pStyle w:val="Heading4"/>
        <w:rPr>
          <w:ins w:id="1845" w:author="Gerard" w:date="2014-06-20T17:31:00Z"/>
        </w:rPr>
      </w:pPr>
      <w:bookmarkStart w:id="1846" w:name="_Toc370461259"/>
      <w:bookmarkStart w:id="1847" w:name="_Toc264905049"/>
      <w:ins w:id="1848" w:author="Gerard" w:date="2014-06-20T17:31:00Z">
        <w:r>
          <w:t>Prescribed Electric Current Density</w:t>
        </w:r>
        <w:bookmarkEnd w:id="1846"/>
        <w:bookmarkEnd w:id="1847"/>
      </w:ins>
    </w:p>
    <w:p w14:paraId="1AC949D7" w14:textId="77777777" w:rsidR="00976D6B" w:rsidRDefault="00976D6B" w:rsidP="00976D6B">
      <w:pPr>
        <w:rPr>
          <w:ins w:id="1849" w:author="Gerard" w:date="2014-06-20T17:31:00Z"/>
        </w:rPr>
      </w:pPr>
      <w:ins w:id="1850"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1851" w:author="Gerard" w:date="2014-06-20T17:31:00Z"/>
        </w:rPr>
      </w:pPr>
      <w:ins w:id="1852" w:author="Gerard" w:date="2014-06-20T17:31:00Z">
        <w:r>
          <w:tab/>
        </w:r>
        <w:r w:rsidRPr="00AF2221">
          <w:rPr>
            <w:position w:val="-28"/>
          </w:rPr>
          <w:object w:dxaOrig="1579" w:dyaOrig="560" w14:anchorId="4F62DABE">
            <v:shape id="_x0000_i2000" type="#_x0000_t75" style="width:78.65pt;height:28pt" o:ole="">
              <v:imagedata r:id="rId1592" o:title=""/>
            </v:shape>
            <o:OLEObject Type="Embed" ProgID="Equation.DSMT4" ShapeID="_x0000_i2000" DrawAspect="Content" ObjectID="_1338649415" r:id="rId1593"/>
          </w:object>
        </w:r>
        <w:r>
          <w:t>.</w:t>
        </w:r>
      </w:ins>
    </w:p>
    <w:p w14:paraId="420EB5BA" w14:textId="77777777" w:rsidR="00976D6B" w:rsidRDefault="00976D6B" w:rsidP="00976D6B">
      <w:pPr>
        <w:rPr>
          <w:ins w:id="1853" w:author="Gerard" w:date="2014-06-20T17:31:00Z"/>
        </w:rPr>
      </w:pPr>
      <w:ins w:id="1854" w:author="Gerard" w:date="2014-06-20T17:31:00Z">
        <w:r>
          <w:lastRenderedPageBreak/>
          <w:t xml:space="preserve">Since only the normal component </w:t>
        </w:r>
        <w:r w:rsidRPr="00AF2221">
          <w:rPr>
            <w:position w:val="-14"/>
          </w:rPr>
          <w:object w:dxaOrig="1140" w:dyaOrig="420" w14:anchorId="1E6E8A2F">
            <v:shape id="_x0000_i2001" type="#_x0000_t75" style="width:57.35pt;height:21.35pt" o:ole="">
              <v:imagedata r:id="rId1594" o:title=""/>
            </v:shape>
            <o:OLEObject Type="Embed" ProgID="Equation.DSMT4" ShapeID="_x0000_i2001" DrawAspect="Content" ObjectID="_1338649416" r:id="rId1595"/>
          </w:object>
        </w:r>
        <w:r>
          <w:t xml:space="preserve"> of ion fluxes may be prescribed at a boundary, it follows that only the normal component </w:t>
        </w:r>
        <w:r w:rsidRPr="00AF2221">
          <w:rPr>
            <w:position w:val="-14"/>
          </w:rPr>
          <w:object w:dxaOrig="1080" w:dyaOrig="400" w14:anchorId="11B7FAC7">
            <v:shape id="_x0000_i2002" type="#_x0000_t75" style="width:54pt;height:20pt" o:ole="">
              <v:imagedata r:id="rId1596" o:title=""/>
            </v:shape>
            <o:OLEObject Type="Embed" ProgID="Equation.DSMT4" ShapeID="_x0000_i2002" DrawAspect="Content" ObjectID="_1338649417" r:id="rId1597"/>
          </w:object>
        </w:r>
        <w:r>
          <w:t xml:space="preserve"> of the current density may be prescribed.  To prescribe </w:t>
        </w:r>
        <w:r w:rsidRPr="00AF2221">
          <w:rPr>
            <w:position w:val="-14"/>
          </w:rPr>
          <w:object w:dxaOrig="260" w:dyaOrig="400" w14:anchorId="5A1C65A1">
            <v:shape id="_x0000_i2003" type="#_x0000_t75" style="width:13.35pt;height:20pt" o:ole="">
              <v:imagedata r:id="rId1598" o:title=""/>
            </v:shape>
            <o:OLEObject Type="Embed" ProgID="Equation.DSMT4" ShapeID="_x0000_i2003" DrawAspect="Content" ObjectID="_1338649418" r:id="rId1599"/>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0E73BA51">
            <v:shape id="_x0000_i2004" type="#_x0000_t75" style="width:38pt;height:21.35pt" o:ole="">
              <v:imagedata r:id="rId1600" o:title=""/>
            </v:shape>
            <o:OLEObject Type="Embed" ProgID="Equation.DSMT4" ShapeID="_x0000_i2004" DrawAspect="Content" ObjectID="_1338649419" r:id="rId1601"/>
          </w:object>
        </w:r>
        <w:r>
          <w:t xml:space="preserve">) at the electrode-mixture interface, so that the prescribed boundary condition should be </w:t>
        </w:r>
        <w:r w:rsidRPr="00AF2221">
          <w:rPr>
            <w:position w:val="-18"/>
          </w:rPr>
          <w:object w:dxaOrig="1400" w:dyaOrig="460" w14:anchorId="08BF6D53">
            <v:shape id="_x0000_i2005" type="#_x0000_t75" style="width:70pt;height:23.35pt" o:ole="">
              <v:imagedata r:id="rId1602" o:title=""/>
            </v:shape>
            <o:OLEObject Type="Embed" ProgID="Equation.DSMT4" ShapeID="_x0000_i2005" DrawAspect="Content" ObjectID="_1338649420" r:id="rId1603"/>
          </w:object>
        </w:r>
        <w:r>
          <w:t xml:space="preserve">. Since </w:t>
        </w:r>
        <w:r w:rsidRPr="00AF2221">
          <w:rPr>
            <w:position w:val="-4"/>
          </w:rPr>
          <w:object w:dxaOrig="780" w:dyaOrig="300" w14:anchorId="32D1CFF6">
            <v:shape id="_x0000_i2006" type="#_x0000_t75" style="width:39.35pt;height:14.65pt" o:ole="">
              <v:imagedata r:id="rId1604" o:title=""/>
            </v:shape>
            <o:OLEObject Type="Embed" ProgID="Equation.DSMT4" ShapeID="_x0000_i2006" DrawAspect="Content" ObjectID="_1338649421" r:id="rId1605"/>
          </w:object>
        </w:r>
        <w:r>
          <w:t xml:space="preserve"> and </w:t>
        </w:r>
        <w:r w:rsidRPr="00AF2221">
          <w:rPr>
            <w:position w:val="-4"/>
          </w:rPr>
          <w:object w:dxaOrig="780" w:dyaOrig="300" w14:anchorId="3623DCCC">
            <v:shape id="_x0000_i2007" type="#_x0000_t75" style="width:39.35pt;height:14.65pt" o:ole="">
              <v:imagedata r:id="rId1606" o:title=""/>
            </v:shape>
            <o:OLEObject Type="Embed" ProgID="Equation.DSMT4" ShapeID="_x0000_i2007" DrawAspect="Content" ObjectID="_1338649422" r:id="rId1607"/>
          </w:object>
        </w:r>
        <w:r>
          <w:t xml:space="preserve"> in a triphasic mixture, the corresponding effective fluxes are given by </w:t>
        </w:r>
        <w:r w:rsidRPr="00AF2221">
          <w:rPr>
            <w:position w:val="-12"/>
          </w:rPr>
          <w:object w:dxaOrig="2140" w:dyaOrig="380" w14:anchorId="18DA3C14">
            <v:shape id="_x0000_i2008" type="#_x0000_t75" style="width:107.35pt;height:19.35pt" o:ole="">
              <v:imagedata r:id="rId1608" o:title=""/>
            </v:shape>
            <o:OLEObject Type="Embed" ProgID="Equation.DSMT4" ShapeID="_x0000_i2008" DrawAspect="Content" ObjectID="_1338649423" r:id="rId1609"/>
          </w:object>
        </w:r>
        <w:r>
          <w:t xml:space="preserve"> and </w:t>
        </w:r>
        <w:r w:rsidRPr="00AF2221">
          <w:rPr>
            <w:position w:val="-12"/>
          </w:rPr>
          <w:object w:dxaOrig="1140" w:dyaOrig="380" w14:anchorId="073F8710">
            <v:shape id="_x0000_i2009" type="#_x0000_t75" style="width:57.35pt;height:19.35pt" o:ole="">
              <v:imagedata r:id="rId1610" o:title=""/>
            </v:shape>
            <o:OLEObject Type="Embed" ProgID="Equation.DSMT4" ShapeID="_x0000_i2009" DrawAspect="Content" ObjectID="_1338649424" r:id="rId1611"/>
          </w:object>
        </w:r>
        <w:r>
          <w:t>.</w:t>
        </w:r>
      </w:ins>
    </w:p>
    <w:p w14:paraId="495E87BF" w14:textId="77777777" w:rsidR="00976D6B" w:rsidRDefault="00976D6B" w:rsidP="00976D6B">
      <w:pPr>
        <w:pStyle w:val="Heading4"/>
        <w:rPr>
          <w:ins w:id="1855" w:author="Gerard" w:date="2014-06-20T17:31:00Z"/>
        </w:rPr>
      </w:pPr>
      <w:bookmarkStart w:id="1856" w:name="_Toc370461260"/>
      <w:bookmarkStart w:id="1857" w:name="_Toc264905050"/>
      <w:ins w:id="1858" w:author="Gerard" w:date="2014-06-20T17:31:00Z">
        <w:r>
          <w:t>Electrical Grounding</w:t>
        </w:r>
        <w:bookmarkEnd w:id="1856"/>
        <w:bookmarkEnd w:id="1857"/>
      </w:ins>
    </w:p>
    <w:p w14:paraId="4A8A88CC" w14:textId="77777777" w:rsidR="00976D6B" w:rsidRPr="00CE798E" w:rsidRDefault="00976D6B" w:rsidP="00976D6B">
      <w:pPr>
        <w:rPr>
          <w:ins w:id="1859" w:author="Gerard" w:date="2014-06-20T17:31:00Z"/>
        </w:rPr>
      </w:pPr>
      <w:ins w:id="1860"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bookmarkStart w:id="1861" w:name="_GoBack"/>
        <w:bookmarkEnd w:id="1861"/>
      </w:ins>
    </w:p>
    <w:p w14:paraId="3FAECEDB" w14:textId="77777777" w:rsidR="00976D6B" w:rsidRPr="00B27FE9" w:rsidRDefault="00976D6B" w:rsidP="00976D6B">
      <w:pPr>
        <w:rPr>
          <w:ins w:id="1862" w:author="Gerard" w:date="2014-06-20T17:31:00Z"/>
        </w:rPr>
      </w:pPr>
      <w:ins w:id="1863"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864" w:name="_Ref188932651"/>
      <w:bookmarkStart w:id="1865" w:name="_Toc264905051"/>
      <w:r w:rsidRPr="0097532C">
        <w:t xml:space="preserve">General Specification of </w:t>
      </w:r>
      <w:r w:rsidR="007960DE">
        <w:t xml:space="preserve">Multiphasic </w:t>
      </w:r>
      <w:r w:rsidRPr="0097532C">
        <w:t>Materials</w:t>
      </w:r>
      <w:bookmarkEnd w:id="1864"/>
      <w:bookmarkEnd w:id="186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65pt;height:13.35pt" o:ole="">
            <v:imagedata r:id="rId1612" o:title=""/>
          </v:shape>
          <o:OLEObject Type="Embed" ProgID="Equation.DSMT4" ShapeID="_x0000_i1790" DrawAspect="Content" ObjectID="_1338649425" r:id="rId161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5pt;height:12pt" o:ole="">
            <v:imagedata r:id="rId1614" o:title=""/>
          </v:shape>
          <o:OLEObject Type="Embed" ProgID="Equation.DSMT4" ShapeID="_x0000_i1791" DrawAspect="Content" ObjectID="_1338649426" r:id="rId161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65pt" o:ole="">
            <v:imagedata r:id="rId1616" o:title=""/>
          </v:shape>
          <o:OLEObject Type="Embed" ProgID="Equation.DSMT4" ShapeID="_x0000_i1792" DrawAspect="Content" ObjectID="_1338649427" r:id="rId1617"/>
        </w:object>
      </w:r>
      <w:r w:rsidR="007960DE" w:rsidRPr="007D6F0D">
        <w:t xml:space="preserve">, the solute free diffusivity </w:t>
      </w:r>
      <w:r w:rsidR="00AF2221" w:rsidRPr="00AF2221">
        <w:rPr>
          <w:position w:val="-12"/>
        </w:rPr>
        <w:object w:dxaOrig="320" w:dyaOrig="380" w14:anchorId="534116FA">
          <v:shape id="_x0000_i1793" type="#_x0000_t75" style="width:16.65pt;height:19.35pt" o:ole="">
            <v:imagedata r:id="rId1618" o:title=""/>
          </v:shape>
          <o:OLEObject Type="Embed" ProgID="Equation.DSMT4" ShapeID="_x0000_i1793" DrawAspect="Content" ObjectID="_1338649428" r:id="rId161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pt" o:ole="">
            <v:imagedata r:id="rId1620" o:title=""/>
          </v:shape>
          <o:OLEObject Type="Embed" ProgID="Equation.DSMT4" ShapeID="_x0000_i1794" DrawAspect="Content" ObjectID="_1338649429" r:id="rId162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35pt" o:ole="">
                  <v:imagedata r:id="rId1622" o:title=""/>
                </v:shape>
                <o:OLEObject Type="Embed" ProgID="Equation.DSMT4" ShapeID="_x0000_i1795" DrawAspect="Content" ObjectID="_1338649430" r:id="rId1623"/>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35pt" o:ole="">
                  <v:imagedata r:id="rId1624" o:title=""/>
                </v:shape>
                <o:OLEObject Type="Embed" ProgID="Equation.DSMT4" ShapeID="_x0000_i1796" DrawAspect="Content" ObjectID="_1338649431" r:id="rId1625"/>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65pt;height:13.35pt" o:ole="">
                  <v:imagedata r:id="rId1626" o:title=""/>
                </v:shape>
                <o:OLEObject Type="Embed" ProgID="Equation.DSMT4" ShapeID="_x0000_i1797" DrawAspect="Content" ObjectID="_1338649432" r:id="rId1627"/>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65pt;height:18pt" o:ole="">
                  <v:imagedata r:id="rId1628" o:title=""/>
                </v:shape>
                <o:OLEObject Type="Embed" ProgID="Equation.DSMT4" ShapeID="_x0000_i1798" DrawAspect="Content" ObjectID="_1338649433" r:id="rId1629"/>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35pt;height:12pt" o:ole="">
                  <v:imagedata r:id="rId1630" o:title=""/>
                </v:shape>
                <o:OLEObject Type="Embed" ProgID="Equation.DSMT4" ShapeID="_x0000_i1799" DrawAspect="Content" ObjectID="_1338649434" r:id="rId1631"/>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632" o:title=""/>
          </v:shape>
          <o:OLEObject Type="Embed" ProgID="Equation.DSMT4" ShapeID="_x0000_i1800" DrawAspect="Content" ObjectID="_1338649435" r:id="rId163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65pt" o:ole="">
                  <v:imagedata r:id="rId1634" o:title=""/>
                </v:shape>
                <o:OLEObject Type="Embed" ProgID="Equation.DSMT4" ShapeID="_x0000_i1801" DrawAspect="Content" ObjectID="_1338649436" r:id="rId1635"/>
              </w:object>
            </w:r>
            <w:r>
              <w:t xml:space="preserve"> and </w:t>
            </w:r>
            <w:r w:rsidR="00AF2221" w:rsidRPr="00AF2221">
              <w:rPr>
                <w:position w:val="-12"/>
              </w:rPr>
              <w:object w:dxaOrig="320" w:dyaOrig="380" w14:anchorId="2F461821">
                <v:shape id="_x0000_i1802" type="#_x0000_t75" style="width:16.65pt;height:19.35pt" o:ole="">
                  <v:imagedata r:id="rId1636" o:title=""/>
                </v:shape>
                <o:OLEObject Type="Embed" ProgID="Equation.DSMT4" ShapeID="_x0000_i1802" DrawAspect="Content" ObjectID="_1338649437" r:id="rId163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65pt;height:14pt" o:ole="">
                  <v:imagedata r:id="rId1638" o:title=""/>
                </v:shape>
                <o:OLEObject Type="Embed" ProgID="Equation.DSMT4" ShapeID="_x0000_i1803" DrawAspect="Content" ObjectID="_1338649438" r:id="rId1639"/>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04" type="#_x0000_t75" style="width:16.65pt;height:19.35pt" o:ole="">
                  <v:imagedata r:id="rId1640" o:title=""/>
                </v:shape>
                <o:OLEObject Type="Embed" ProgID="Equation.DSMT4" ShapeID="_x0000_i1804" DrawAspect="Content" ObjectID="_1338649439" r:id="rId1641"/>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65pt;height:19.35pt" o:ole="">
                  <v:imagedata r:id="rId1642" o:title=""/>
                </v:shape>
                <o:OLEObject Type="Embed" ProgID="Equation.DSMT4" ShapeID="_x0000_i1805" DrawAspect="Content" ObjectID="_1338649440" r:id="rId1643"/>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65pt;height:19.35pt" o:ole="">
                  <v:imagedata r:id="rId1644" o:title=""/>
                </v:shape>
                <o:OLEObject Type="Embed" ProgID="Equation.DSMT4" ShapeID="_x0000_i1806" DrawAspect="Content" ObjectID="_1338649441" r:id="rId1645"/>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35pt" o:ole="">
            <v:imagedata r:id="rId1646" o:title=""/>
          </v:shape>
          <o:OLEObject Type="Embed" ProgID="Equation.DSMT4" ShapeID="_x0000_i1807" DrawAspect="Content" ObjectID="_1338649442" r:id="rId164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35pt" o:ole="">
            <v:imagedata r:id="rId1648" o:title=""/>
          </v:shape>
          <o:OLEObject Type="Embed" ProgID="Equation.DSMT4" ShapeID="_x0000_i1808" DrawAspect="Content" ObjectID="_1338649443" r:id="rId1649"/>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50" o:title=""/>
          </v:shape>
          <o:OLEObject Type="Embed" ProgID="Equation.DSMT4" ShapeID="_x0000_i1809" DrawAspect="Content" ObjectID="_1338649444" r:id="rId1651"/>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10" type="#_x0000_t75" style="width:13.35pt;height:19.35pt" o:ole="">
            <v:imagedata r:id="rId1652" o:title=""/>
          </v:shape>
          <o:OLEObject Type="Embed" ProgID="Equation.DSMT4" ShapeID="_x0000_i1810" DrawAspect="Content" ObjectID="_1338649445" r:id="rId1653"/>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866" w:name="_Toc264905052"/>
      <w:r>
        <w:lastRenderedPageBreak/>
        <w:t>Solvent Supply Materials</w:t>
      </w:r>
      <w:bookmarkEnd w:id="1866"/>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8pt" o:ole="">
            <v:imagedata r:id="rId1654" o:title=""/>
          </v:shape>
          <o:OLEObject Type="Embed" ProgID="Equation.DSMT4" ShapeID="_x0000_i1811" DrawAspect="Content" ObjectID="_1338649446" r:id="rId165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5pt;height:22pt" o:ole="">
            <v:imagedata r:id="rId1656" o:title=""/>
          </v:shape>
          <o:OLEObject Type="Embed" ProgID="Equation.DSMT4" ShapeID="_x0000_i1812" DrawAspect="Content" ObjectID="_1338649447" r:id="rId165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65pt;height:18pt" o:ole="">
            <v:imagedata r:id="rId1658" o:title=""/>
          </v:shape>
          <o:OLEObject Type="Embed" ProgID="Equation.DSMT4" ShapeID="_x0000_i1813" DrawAspect="Content" ObjectID="_1338649448" r:id="rId1659"/>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867" w:name="_Toc264905053"/>
      <w:r>
        <w:lastRenderedPageBreak/>
        <w:t>Starling Equation</w:t>
      </w:r>
      <w:bookmarkEnd w:id="186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35pt" o:ole="">
                  <v:imagedata r:id="rId1660" o:title=""/>
                </v:shape>
                <o:OLEObject Type="Embed" ProgID="Equation.DSMT4" ShapeID="_x0000_i1814" DrawAspect="Content" ObjectID="_1338649449" r:id="rId1661"/>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62" o:title=""/>
                </v:shape>
                <o:OLEObject Type="Embed" ProgID="Equation.DSMT4" ShapeID="_x0000_i1815" DrawAspect="Content" ObjectID="_1338649450" r:id="rId1663"/>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64" o:title=""/>
                </v:shape>
                <o:OLEObject Type="Embed" ProgID="Equation.DSMT4" ShapeID="_x0000_i1816" DrawAspect="Content" ObjectID="_1338649451" r:id="rId1665"/>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35pt" o:ole="">
                  <v:imagedata r:id="rId1666" o:title=""/>
                </v:shape>
                <o:OLEObject Type="Embed" ProgID="Equation.DSMT4" ShapeID="_x0000_i1817" DrawAspect="Content" ObjectID="_1338649452" r:id="rId1667"/>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65pt;height:29.35pt" o:ole="">
            <v:imagedata r:id="rId1668" o:title=""/>
          </v:shape>
          <o:OLEObject Type="Embed" ProgID="Equation.DSMT4" ShapeID="_x0000_i1818" DrawAspect="Content" ObjectID="_1338649453" r:id="rId166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65pt" o:ole="">
            <v:imagedata r:id="rId1670" o:title=""/>
          </v:shape>
          <o:OLEObject Type="Embed" ProgID="Equation.DSMT4" ShapeID="_x0000_i1819" DrawAspect="Content" ObjectID="_1338649454" r:id="rId167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868" w:name="_Toc264905054"/>
      <w:r>
        <w:lastRenderedPageBreak/>
        <w:t>Chemical Reactions</w:t>
      </w:r>
      <w:bookmarkEnd w:id="1868"/>
    </w:p>
    <w:p w14:paraId="45114879" w14:textId="43162140" w:rsidR="00A61269" w:rsidRPr="00A61269" w:rsidRDefault="00A61269">
      <w:pPr>
        <w:pStyle w:val="Heading3"/>
      </w:pPr>
      <w:bookmarkStart w:id="1869" w:name="_Toc264905055"/>
      <w:r>
        <w:t>Guidelines for Chemical Reaction Analyses</w:t>
      </w:r>
      <w:bookmarkEnd w:id="1869"/>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35pt;height:10.65pt" o:ole="">
            <v:imagedata r:id="rId1672" o:title=""/>
          </v:shape>
          <o:OLEObject Type="Embed" ProgID="Equation.DSMT4" ShapeID="_x0000_i1820" DrawAspect="Content" ObjectID="_1338649455" r:id="rId1673"/>
        </w:object>
      </w:r>
      <w:r>
        <w:t>) and solid-bound molecules (</w:t>
      </w:r>
      <w:r w:rsidR="00AF2221" w:rsidRPr="00AF2221">
        <w:rPr>
          <w:position w:val="-6"/>
        </w:rPr>
        <w:object w:dxaOrig="639" w:dyaOrig="220" w14:anchorId="3559A0A4">
          <v:shape id="_x0000_i1821" type="#_x0000_t75" style="width:32pt;height:10.65pt" o:ole="">
            <v:imagedata r:id="rId1674" o:title=""/>
          </v:shape>
          <o:OLEObject Type="Embed" ProgID="Equation.DSMT4" ShapeID="_x0000_i1821" DrawAspect="Content" ObjectID="_1338649456" r:id="rId1675"/>
        </w:object>
      </w:r>
      <w:r>
        <w:t>) that move with the solid matrix (</w:t>
      </w:r>
      <w:r w:rsidR="00AF2221" w:rsidRPr="00AF2221">
        <w:rPr>
          <w:position w:val="-10"/>
        </w:rPr>
        <w:object w:dxaOrig="1240" w:dyaOrig="360" w14:anchorId="0DC957B8">
          <v:shape id="_x0000_i1822" type="#_x0000_t75" style="width:62pt;height:18pt" o:ole="">
            <v:imagedata r:id="rId1676" o:title=""/>
          </v:shape>
          <o:OLEObject Type="Embed" ProgID="Equation.DSMT4" ShapeID="_x0000_i1822" DrawAspect="Content" ObjectID="_1338649457" r:id="rId167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35pt;height:27.35pt" o:ole="">
            <v:imagedata r:id="rId1678" o:title=""/>
          </v:shape>
          <o:OLEObject Type="Embed" ProgID="Equation.DSMT4" ShapeID="_x0000_i1823" DrawAspect="Content" ObjectID="_1338649458" r:id="rId167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65pt;height:14pt" o:ole="">
            <v:imagedata r:id="rId1680" o:title=""/>
          </v:shape>
          <o:OLEObject Type="Embed" ProgID="Equation.DSMT4" ShapeID="_x0000_i1824" DrawAspect="Content" ObjectID="_1338649459" r:id="rId168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65pt" o:ole="">
            <v:imagedata r:id="rId1682" o:title=""/>
          </v:shape>
          <o:OLEObject Type="Embed" ProgID="Equation.DSMT4" ShapeID="_x0000_i1825" DrawAspect="Content" ObjectID="_1338649460" r:id="rId1683"/>
        </w:object>
      </w:r>
      <w:r>
        <w:t xml:space="preserve"> in the mixture</w:t>
      </w:r>
      <w:r w:rsidRPr="00546A57">
        <w:t xml:space="preserve">; </w:t>
      </w:r>
      <w:r w:rsidR="00AF2221" w:rsidRPr="00AF2221">
        <w:rPr>
          <w:position w:val="-12"/>
        </w:rPr>
        <w:object w:dxaOrig="300" w:dyaOrig="380" w14:anchorId="667EA50A">
          <v:shape id="_x0000_i1826" type="#_x0000_t75" style="width:14pt;height:19.35pt" o:ole="">
            <v:imagedata r:id="rId1684" o:title=""/>
          </v:shape>
          <o:OLEObject Type="Embed" ProgID="Equation.DSMT4" ShapeID="_x0000_i1826" DrawAspect="Content" ObjectID="_1338649461" r:id="rId1685"/>
        </w:object>
      </w:r>
      <w:r w:rsidRPr="00546A57">
        <w:t xml:space="preserve"> and </w:t>
      </w:r>
      <w:r w:rsidR="00AF2221" w:rsidRPr="00AF2221">
        <w:rPr>
          <w:position w:val="-12"/>
        </w:rPr>
        <w:object w:dxaOrig="300" w:dyaOrig="380" w14:anchorId="6B35166D">
          <v:shape id="_x0000_i1827" type="#_x0000_t75" style="width:14pt;height:19.35pt" o:ole="">
            <v:imagedata r:id="rId1686" o:title=""/>
          </v:shape>
          <o:OLEObject Type="Embed" ProgID="Equation.DSMT4" ShapeID="_x0000_i1827" DrawAspect="Content" ObjectID="_1338649462" r:id="rId168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65pt" o:ole="">
            <v:imagedata r:id="rId1688" o:title=""/>
          </v:shape>
          <o:OLEObject Type="Embed" ProgID="Equation.DSMT4" ShapeID="_x0000_i1828" DrawAspect="Content" ObjectID="_1338649463" r:id="rId1689"/>
        </w:object>
      </w:r>
      <w:r>
        <w:t xml:space="preserve"> and molar supplies </w:t>
      </w:r>
      <w:r w:rsidR="00AF2221" w:rsidRPr="00AF2221">
        <w:rPr>
          <w:position w:val="-6"/>
        </w:rPr>
        <w:object w:dxaOrig="279" w:dyaOrig="320" w14:anchorId="4E5356E6">
          <v:shape id="_x0000_i1829" type="#_x0000_t75" style="width:14pt;height:16.65pt" o:ole="">
            <v:imagedata r:id="rId1690" o:title=""/>
          </v:shape>
          <o:OLEObject Type="Embed" ProgID="Equation.DSMT4" ShapeID="_x0000_i1829" DrawAspect="Content" ObjectID="_1338649464" r:id="rId169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65pt" o:ole="">
            <v:imagedata r:id="rId1692" o:title=""/>
          </v:shape>
          <o:OLEObject Type="Embed" ProgID="Equation.DSMT4" ShapeID="_x0000_i1830" DrawAspect="Content" ObjectID="_1338649465" r:id="rId169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35pt" o:ole="">
            <v:imagedata r:id="rId1694" o:title=""/>
          </v:shape>
          <o:OLEObject Type="Embed" ProgID="Equation.DSMT4" ShapeID="_x0000_i1831" DrawAspect="Content" ObjectID="_1338649466" r:id="rId169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35pt" o:ole="">
            <v:imagedata r:id="rId1696" o:title=""/>
          </v:shape>
          <o:OLEObject Type="Embed" ProgID="Equation.DSMT4" ShapeID="_x0000_i1832" DrawAspect="Content" ObjectID="_1338649467" r:id="rId169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65pt" o:ole="">
            <v:imagedata r:id="rId1698" o:title=""/>
          </v:shape>
          <o:OLEObject Type="Embed" ProgID="Equation.DSMT4" ShapeID="_x0000_i1833" DrawAspect="Content" ObjectID="_1338649468" r:id="rId169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pt" o:ole="">
            <v:imagedata r:id="rId1700" o:title=""/>
          </v:shape>
          <o:OLEObject Type="Embed" ProgID="Equation.DSMT4" ShapeID="_x0000_i1834" DrawAspect="Content" ObjectID="_1338649469" r:id="rId170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35pt" o:ole="">
            <v:imagedata r:id="rId1702" o:title=""/>
          </v:shape>
          <o:OLEObject Type="Embed" ProgID="Equation.DSMT4" ShapeID="_x0000_i1835" DrawAspect="Content" ObjectID="_1338649470" r:id="rId170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65pt" o:ole="">
            <v:imagedata r:id="rId1704" o:title=""/>
          </v:shape>
          <o:OLEObject Type="Embed" ProgID="Equation.DSMT4" ShapeID="_x0000_i1836" DrawAspect="Content" ObjectID="_1338649471" r:id="rId170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706" o:title=""/>
          </v:shape>
          <o:OLEObject Type="Embed" ProgID="Equation.DSMT4" ShapeID="_x0000_i1837" DrawAspect="Content" ObjectID="_1338649472" r:id="rId170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35pt" o:ole="">
            <v:imagedata r:id="rId1708" o:title=""/>
          </v:shape>
          <o:OLEObject Type="Embed" ProgID="Equation.DSMT4" ShapeID="_x0000_i1838" DrawAspect="Content" ObjectID="_1338649473" r:id="rId170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35pt" o:ole="">
            <v:imagedata r:id="rId1710" o:title=""/>
          </v:shape>
          <o:OLEObject Type="Embed" ProgID="Equation.DSMT4" ShapeID="_x0000_i1839" DrawAspect="Content" ObjectID="_1338649474" r:id="rId171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35pt" o:ole="">
            <v:imagedata r:id="rId1712" o:title=""/>
          </v:shape>
          <o:OLEObject Type="Embed" ProgID="Equation.DSMT4" ShapeID="_x0000_i1840" DrawAspect="Content" ObjectID="_1338649475" r:id="rId171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65pt;height:19.35pt" o:ole="">
            <v:imagedata r:id="rId1714" o:title=""/>
          </v:shape>
          <o:OLEObject Type="Embed" ProgID="Equation.DSMT4" ShapeID="_x0000_i1841" DrawAspect="Content" ObjectID="_1338649476" r:id="rId1715"/>
        </w:object>
      </w:r>
      <w:r>
        <w:t xml:space="preserve">, </w:t>
      </w:r>
      <w:r w:rsidR="00AF2221" w:rsidRPr="00AF2221">
        <w:rPr>
          <w:position w:val="-12"/>
        </w:rPr>
        <w:object w:dxaOrig="880" w:dyaOrig="420" w14:anchorId="75C06D04">
          <v:shape id="_x0000_i1842" type="#_x0000_t75" style="width:44pt;height:21.35pt" o:ole="">
            <v:imagedata r:id="rId1716" o:title=""/>
          </v:shape>
          <o:OLEObject Type="Embed" ProgID="Equation.DSMT4" ShapeID="_x0000_i1842" DrawAspect="Content" ObjectID="_1338649477" r:id="rId1717"/>
        </w:object>
      </w:r>
      <w:r>
        <w:t xml:space="preserve">, </w:t>
      </w:r>
      <w:r w:rsidR="00AF2221" w:rsidRPr="00AF2221">
        <w:rPr>
          <w:position w:val="-12"/>
        </w:rPr>
        <w:object w:dxaOrig="800" w:dyaOrig="420" w14:anchorId="793A5630">
          <v:shape id="_x0000_i1843" type="#_x0000_t75" style="width:40pt;height:21.35pt" o:ole="">
            <v:imagedata r:id="rId1718" o:title=""/>
          </v:shape>
          <o:OLEObject Type="Embed" ProgID="Equation.DSMT4" ShapeID="_x0000_i1843" DrawAspect="Content" ObjectID="_1338649478" r:id="rId1719"/>
        </w:object>
      </w:r>
      <w:r>
        <w:t xml:space="preserve">, and those of the products are </w:t>
      </w:r>
      <w:r w:rsidR="00AF2221" w:rsidRPr="00AF2221">
        <w:rPr>
          <w:position w:val="-12"/>
        </w:rPr>
        <w:object w:dxaOrig="940" w:dyaOrig="380" w14:anchorId="3419B495">
          <v:shape id="_x0000_i1844" type="#_x0000_t75" style="width:48pt;height:19.35pt" o:ole="">
            <v:imagedata r:id="rId1720" o:title=""/>
          </v:shape>
          <o:OLEObject Type="Embed" ProgID="Equation.DSMT4" ShapeID="_x0000_i1844" DrawAspect="Content" ObjectID="_1338649479" r:id="rId1721"/>
        </w:object>
      </w:r>
      <w:r>
        <w:t xml:space="preserve">, </w:t>
      </w:r>
      <w:r w:rsidR="00AF2221" w:rsidRPr="00AF2221">
        <w:rPr>
          <w:position w:val="-12"/>
        </w:rPr>
        <w:object w:dxaOrig="840" w:dyaOrig="420" w14:anchorId="31D0441D">
          <v:shape id="_x0000_i1845" type="#_x0000_t75" style="width:42pt;height:21.35pt" o:ole="">
            <v:imagedata r:id="rId1722" o:title=""/>
          </v:shape>
          <o:OLEObject Type="Embed" ProgID="Equation.DSMT4" ShapeID="_x0000_i1845" DrawAspect="Content" ObjectID="_1338649480" r:id="rId1723"/>
        </w:object>
      </w:r>
      <w:r>
        <w:t xml:space="preserve">, </w:t>
      </w:r>
      <w:r w:rsidR="00AF2221" w:rsidRPr="00AF2221">
        <w:rPr>
          <w:position w:val="-12"/>
        </w:rPr>
        <w:object w:dxaOrig="800" w:dyaOrig="420" w14:anchorId="3ADAA8E9">
          <v:shape id="_x0000_i1846" type="#_x0000_t75" style="width:40pt;height:21.35pt" o:ole="">
            <v:imagedata r:id="rId1724" o:title=""/>
          </v:shape>
          <o:OLEObject Type="Embed" ProgID="Equation.DSMT4" ShapeID="_x0000_i1846" DrawAspect="Content" ObjectID="_1338649481" r:id="rId172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35pt" o:ole="">
            <v:imagedata r:id="rId1726" o:title=""/>
          </v:shape>
          <o:OLEObject Type="Embed" ProgID="Equation.DSMT4" ShapeID="_x0000_i1847" DrawAspect="Content" ObjectID="_1338649482" r:id="rId172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35pt" o:ole="">
            <v:imagedata r:id="rId1728" o:title=""/>
          </v:shape>
          <o:OLEObject Type="Embed" ProgID="Equation.DSMT4" ShapeID="_x0000_i1848" DrawAspect="Content" ObjectID="_1338649483" r:id="rId172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730" o:title=""/>
          </v:shape>
          <o:OLEObject Type="Embed" ProgID="Equation.DSMT4" ShapeID="_x0000_i1849" DrawAspect="Content" ObjectID="_1338649484" r:id="rId173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732" o:title=""/>
          </v:shape>
          <o:OLEObject Type="Embed" ProgID="Equation.DSMT4" ShapeID="_x0000_i1850" DrawAspect="Content" ObjectID="_1338649485" r:id="rId1733"/>
        </w:object>
      </w:r>
      <w:r>
        <w:t xml:space="preserve"> </w:t>
      </w:r>
      <w:r w:rsidRPr="004C3F91">
        <w:t xml:space="preserve">and </w:t>
      </w:r>
      <w:r w:rsidR="00AF2221" w:rsidRPr="00AF2221">
        <w:rPr>
          <w:position w:val="-12"/>
        </w:rPr>
        <w:object w:dxaOrig="1400" w:dyaOrig="380" w14:anchorId="0E201A76">
          <v:shape id="_x0000_i1851" type="#_x0000_t75" style="width:70pt;height:19.35pt" o:ole="">
            <v:imagedata r:id="rId1734" o:title=""/>
          </v:shape>
          <o:OLEObject Type="Embed" ProgID="Equation.DSMT4" ShapeID="_x0000_i1851" DrawAspect="Content" ObjectID="_1338649486" r:id="rId173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65pt" o:ole="">
            <v:imagedata r:id="rId1736" o:title=""/>
          </v:shape>
          <o:OLEObject Type="Embed" ProgID="Equation.DSMT4" ShapeID="_x0000_i1852" DrawAspect="Content" ObjectID="_1338649487" r:id="rId173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35pt" o:ole="">
            <v:imagedata r:id="rId1738" o:title=""/>
          </v:shape>
          <o:OLEObject Type="Embed" ProgID="Equation.DSMT4" ShapeID="_x0000_i1853" DrawAspect="Content" ObjectID="_1338649488" r:id="rId173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65pt;height:19.35pt" o:ole="">
            <v:imagedata r:id="rId1740" o:title=""/>
          </v:shape>
          <o:OLEObject Type="Embed" ProgID="Equation.DSMT4" ShapeID="_x0000_i1854" DrawAspect="Content" ObjectID="_1338649489" r:id="rId1741"/>
        </w:object>
      </w:r>
      <w:r>
        <w:t xml:space="preserve"> is the referential apparent mass density (mass of </w:t>
      </w:r>
      <w:r w:rsidR="00AF2221" w:rsidRPr="00AF2221">
        <w:rPr>
          <w:position w:val="-6"/>
        </w:rPr>
        <w:object w:dxaOrig="240" w:dyaOrig="220" w14:anchorId="5FDCDB1B">
          <v:shape id="_x0000_i1855" type="#_x0000_t75" style="width:12pt;height:10.65pt" o:ole="">
            <v:imagedata r:id="rId1742" o:title=""/>
          </v:shape>
          <o:OLEObject Type="Embed" ProgID="Equation.DSMT4" ShapeID="_x0000_i1855" DrawAspect="Content" ObjectID="_1338649490" r:id="rId1743"/>
        </w:object>
      </w:r>
      <w:r>
        <w:t xml:space="preserve"> per mixture volume in the reference configuration), and </w:t>
      </w:r>
      <w:r w:rsidR="00AF2221" w:rsidRPr="00AF2221">
        <w:rPr>
          <w:position w:val="-12"/>
        </w:rPr>
        <w:object w:dxaOrig="340" w:dyaOrig="380" w14:anchorId="2295003F">
          <v:shape id="_x0000_i1856" type="#_x0000_t75" style="width:16.65pt;height:19.35pt" o:ole="">
            <v:imagedata r:id="rId1744" o:title=""/>
          </v:shape>
          <o:OLEObject Type="Embed" ProgID="Equation.DSMT4" ShapeID="_x0000_i1856" DrawAspect="Content" ObjectID="_1338649491" r:id="rId1745"/>
        </w:object>
      </w:r>
      <w:r>
        <w:t xml:space="preserve"> is the referential apparent mass supply of solid constituent </w:t>
      </w:r>
      <w:r w:rsidR="00AF2221" w:rsidRPr="00AF2221">
        <w:rPr>
          <w:position w:val="-6"/>
        </w:rPr>
        <w:object w:dxaOrig="240" w:dyaOrig="220" w14:anchorId="55E709D9">
          <v:shape id="_x0000_i1857" type="#_x0000_t75" style="width:12pt;height:10.65pt" o:ole="">
            <v:imagedata r:id="rId1746" o:title=""/>
          </v:shape>
          <o:OLEObject Type="Embed" ProgID="Equation.DSMT4" ShapeID="_x0000_i1857" DrawAspect="Content" ObjectID="_1338649492" r:id="rId174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40pt" o:ole="">
            <v:imagedata r:id="rId1748" o:title=""/>
          </v:shape>
          <o:OLEObject Type="Embed" ProgID="Equation.DSMT4" ShapeID="_x0000_i1858" DrawAspect="Content" ObjectID="_1338649493" r:id="rId174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35pt" o:ole="">
            <v:imagedata r:id="rId1750" o:title=""/>
          </v:shape>
          <o:OLEObject Type="Embed" ProgID="Equation.DSMT4" ShapeID="_x0000_i1859" DrawAspect="Content" ObjectID="_1338649494" r:id="rId1751"/>
        </w:object>
      </w:r>
      <w:r>
        <w:t xml:space="preserve"> and (i) is used to evaluate </w:t>
      </w:r>
      <w:r w:rsidR="00AF2221" w:rsidRPr="00AF2221">
        <w:rPr>
          <w:position w:val="-6"/>
        </w:rPr>
        <w:object w:dxaOrig="279" w:dyaOrig="320" w14:anchorId="2934028A">
          <v:shape id="_x0000_i1860" type="#_x0000_t75" style="width:14pt;height:16.65pt" o:ole="">
            <v:imagedata r:id="rId1752" o:title=""/>
          </v:shape>
          <o:OLEObject Type="Embed" ProgID="Equation.DSMT4" ShapeID="_x0000_i1860" DrawAspect="Content" ObjectID="_1338649495" r:id="rId1753"/>
        </w:object>
      </w:r>
      <w:r>
        <w:t xml:space="preserve"> when needed for the calculation of </w:t>
      </w:r>
      <w:r w:rsidR="00AF2221" w:rsidRPr="00AF2221">
        <w:rPr>
          <w:position w:val="-10"/>
        </w:rPr>
        <w:object w:dxaOrig="240" w:dyaOrig="380" w14:anchorId="02B57DF5">
          <v:shape id="_x0000_i1861" type="#_x0000_t75" style="width:12pt;height:19.35pt" o:ole="">
            <v:imagedata r:id="rId1754" o:title=""/>
          </v:shape>
          <o:OLEObject Type="Embed" ProgID="Equation.DSMT4" ShapeID="_x0000_i1861" DrawAspect="Content" ObjectID="_1338649496" r:id="rId175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35pt" o:ole="">
            <v:imagedata r:id="rId1756" o:title=""/>
          </v:shape>
          <o:OLEObject Type="Embed" ProgID="Equation.DSMT4" ShapeID="_x0000_i1862" DrawAspect="Content" ObjectID="_1338649497" r:id="rId1757"/>
        </w:object>
      </w:r>
      <w:r>
        <w:t xml:space="preserve">, using </w:t>
      </w:r>
      <w:r w:rsidR="00AF2221" w:rsidRPr="00AF2221">
        <w:rPr>
          <w:position w:val="-16"/>
        </w:rPr>
        <w:object w:dxaOrig="2180" w:dyaOrig="440" w14:anchorId="1E1D7769">
          <v:shape id="_x0000_i1863" type="#_x0000_t75" style="width:108.65pt;height:22pt" o:ole="">
            <v:imagedata r:id="rId1758" o:title=""/>
          </v:shape>
          <o:OLEObject Type="Embed" ProgID="Equation.DSMT4" ShapeID="_x0000_i1863" DrawAspect="Content" ObjectID="_1338649498" r:id="rId175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35pt" o:ole="">
            <v:imagedata r:id="rId1760" o:title=""/>
          </v:shape>
          <o:OLEObject Type="Embed" ProgID="Equation.DSMT4" ShapeID="_x0000_i1864" DrawAspect="Content" ObjectID="_1338649499" r:id="rId176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65pt;height:36.65pt" o:ole="">
            <v:imagedata r:id="rId1762" o:title=""/>
          </v:shape>
          <o:OLEObject Type="Embed" ProgID="Equation.DSMT4" ShapeID="_x0000_i1865" DrawAspect="Content" ObjectID="_1338649500" r:id="rId176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35pt" o:ole="">
            <v:imagedata r:id="rId1764" o:title=""/>
          </v:shape>
          <o:OLEObject Type="Embed" ProgID="Equation.DSMT4" ShapeID="_x0000_i1866" DrawAspect="Content" ObjectID="_1338649501" r:id="rId176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867" type="#_x0000_t75" style="width:14pt;height:19.35pt" o:ole="">
            <v:imagedata r:id="rId1766" o:title=""/>
          </v:shape>
          <o:OLEObject Type="Embed" ProgID="Equation.DSMT4" ShapeID="_x0000_i1867" DrawAspect="Content" ObjectID="_1338649502" r:id="rId176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65pt;height:19.35pt" o:ole="">
            <v:imagedata r:id="rId1768" o:title=""/>
          </v:shape>
          <o:OLEObject Type="Embed" ProgID="Equation.DSMT4" ShapeID="_x0000_i1868" DrawAspect="Content" ObjectID="_1338649503" r:id="rId1769"/>
        </w:object>
      </w:r>
      <w:r>
        <w:t xml:space="preserve">.  Therefore, since </w:t>
      </w:r>
      <w:r w:rsidR="00AF2221" w:rsidRPr="00AF2221">
        <w:rPr>
          <w:position w:val="-10"/>
        </w:rPr>
        <w:object w:dxaOrig="980" w:dyaOrig="360" w14:anchorId="2EFE40E6">
          <v:shape id="_x0000_i1869" type="#_x0000_t75" style="width:49.35pt;height:18pt" o:ole="">
            <v:imagedata r:id="rId1770" o:title=""/>
          </v:shape>
          <o:OLEObject Type="Embed" ProgID="Equation.DSMT4" ShapeID="_x0000_i1869" DrawAspect="Content" ObjectID="_1338649504" r:id="rId1771"/>
        </w:object>
      </w:r>
      <w:r>
        <w:t xml:space="preserve"> by definition, it follows that </w:t>
      </w:r>
      <w:r w:rsidR="00AF2221" w:rsidRPr="00AF2221">
        <w:rPr>
          <w:position w:val="-12"/>
        </w:rPr>
        <w:object w:dxaOrig="1060" w:dyaOrig="380" w14:anchorId="31E8FAD9">
          <v:shape id="_x0000_i1870" type="#_x0000_t75" style="width:52.65pt;height:19.35pt" o:ole="">
            <v:imagedata r:id="rId1772" o:title=""/>
          </v:shape>
          <o:OLEObject Type="Embed" ProgID="Equation.DSMT4" ShapeID="_x0000_i1870" DrawAspect="Content" ObjectID="_1338649505" r:id="rId177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65pt" o:ole="">
            <v:imagedata r:id="rId1774" o:title=""/>
          </v:shape>
          <o:OLEObject Type="Embed" ProgID="Equation.DSMT4" ShapeID="_x0000_i1871" DrawAspect="Content" ObjectID="_1338649506" r:id="rId177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35pt" o:ole="">
            <v:imagedata r:id="rId1776" o:title=""/>
          </v:shape>
          <o:OLEObject Type="Embed" ProgID="Equation.DSMT4" ShapeID="_x0000_i1872" DrawAspect="Content" ObjectID="_1338649507" r:id="rId177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873" type="#_x0000_t75" style="width:14pt;height:19.35pt" o:ole="">
            <v:imagedata r:id="rId1778" o:title=""/>
          </v:shape>
          <o:OLEObject Type="Embed" ProgID="Equation.DSMT4" ShapeID="_x0000_i1873" DrawAspect="Content" ObjectID="_1338649508" r:id="rId177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35pt;height:27.35pt" o:ole="">
            <v:imagedata r:id="rId1780" o:title=""/>
          </v:shape>
          <o:OLEObject Type="Embed" ProgID="Equation.DSMT4" ShapeID="_x0000_i1874" DrawAspect="Content" ObjectID="_1338649509" r:id="rId178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35pt;height:14pt" o:ole="">
            <v:imagedata r:id="rId1782" o:title=""/>
          </v:shape>
          <o:OLEObject Type="Embed" ProgID="Equation.DSMT4" ShapeID="_x0000_i1875" DrawAspect="Content" ObjectID="_1338649510" r:id="rId1783"/>
        </w:object>
      </w:r>
      <w:r>
        <w:t xml:space="preserve"> is the molar mass of </w:t>
      </w:r>
      <w:r w:rsidR="00AF2221" w:rsidRPr="00AF2221">
        <w:rPr>
          <w:position w:val="-6"/>
        </w:rPr>
        <w:object w:dxaOrig="240" w:dyaOrig="220" w14:anchorId="23183549">
          <v:shape id="_x0000_i1876" type="#_x0000_t75" style="width:12pt;height:10.65pt" o:ole="">
            <v:imagedata r:id="rId1784" o:title=""/>
          </v:shape>
          <o:OLEObject Type="Embed" ProgID="Equation.DSMT4" ShapeID="_x0000_i1876" DrawAspect="Content" ObjectID="_1338649511" r:id="rId178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65pt" o:ole="">
            <v:imagedata r:id="rId1786" o:title=""/>
          </v:shape>
          <o:OLEObject Type="Embed" ProgID="Equation.DSMT4" ShapeID="_x0000_i1877" DrawAspect="Content" ObjectID="_1338649512" r:id="rId1787"/>
        </w:object>
      </w:r>
      <w:r w:rsidR="000D2EC3">
        <w:t xml:space="preserve"> and </w:t>
      </w:r>
      <w:r w:rsidR="00AF2221" w:rsidRPr="00AF2221">
        <w:rPr>
          <w:position w:val="-4"/>
        </w:rPr>
        <w:object w:dxaOrig="420" w:dyaOrig="300" w14:anchorId="38F91AD8">
          <v:shape id="_x0000_i1878" type="#_x0000_t75" style="width:21.35pt;height:14pt" o:ole="">
            <v:imagedata r:id="rId1788" o:title=""/>
          </v:shape>
          <o:OLEObject Type="Embed" ProgID="Equation.DSMT4" ShapeID="_x0000_i1878" DrawAspect="Content" ObjectID="_1338649513" r:id="rId178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35pt;height:16.65pt" o:ole="">
            <v:imagedata r:id="rId1790" o:title=""/>
          </v:shape>
          <o:OLEObject Type="Embed" ProgID="Equation.DSMT4" ShapeID="_x0000_i1879" DrawAspect="Content" ObjectID="_1338649514" r:id="rId179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35pt" o:ole="">
            <v:imagedata r:id="rId1792" o:title=""/>
          </v:shape>
          <o:OLEObject Type="Embed" ProgID="Equation.DSMT4" ShapeID="_x0000_i1880" DrawAspect="Content" ObjectID="_1338649515" r:id="rId179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65pt" o:ole="">
            <v:imagedata r:id="rId1794" o:title=""/>
          </v:shape>
          <o:OLEObject Type="Embed" ProgID="Equation.DSMT4" ShapeID="_x0000_i1881" DrawAspect="Content" ObjectID="_1338649516" r:id="rId179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65pt" o:ole="">
            <v:imagedata r:id="rId1796" o:title=""/>
          </v:shape>
          <o:OLEObject Type="Embed" ProgID="Equation.DSMT4" ShapeID="_x0000_i1882" DrawAspect="Content" ObjectID="_1338649517" r:id="rId179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65pt" o:ole="">
            <v:imagedata r:id="rId1798" o:title=""/>
          </v:shape>
          <o:OLEObject Type="Embed" ProgID="Equation.DSMT4" ShapeID="_x0000_i1883" DrawAspect="Content" ObjectID="_1338649518" r:id="rId179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35pt" o:ole="">
            <v:imagedata r:id="rId1800" o:title=""/>
          </v:shape>
          <o:OLEObject Type="Embed" ProgID="Equation.DSMT4" ShapeID="_x0000_i1884" DrawAspect="Content" ObjectID="_1338649519" r:id="rId180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35pt" o:ole="">
            <v:imagedata r:id="rId1802" o:title=""/>
          </v:shape>
          <o:OLEObject Type="Embed" ProgID="Equation.DSMT4" ShapeID="_x0000_i1885" DrawAspect="Content" ObjectID="_1338649520" r:id="rId180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804" o:title=""/>
          </v:shape>
          <o:OLEObject Type="Embed" ProgID="Equation.DSMT4" ShapeID="_x0000_i1886" DrawAspect="Content" ObjectID="_1338649521" r:id="rId180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870" w:name="_Toc264905056"/>
      <w:r>
        <w:t>General Specification for Chemical Reactions</w:t>
      </w:r>
      <w:bookmarkEnd w:id="1870"/>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35pt" o:ole="">
            <v:imagedata r:id="rId1806" o:title=""/>
          </v:shape>
          <o:OLEObject Type="Embed" ProgID="Equation.DSMT4" ShapeID="_x0000_i1887" DrawAspect="Content" ObjectID="_1338649522" r:id="rId180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35pt" o:ole="">
            <v:imagedata r:id="rId1808" o:title=""/>
          </v:shape>
          <o:OLEObject Type="Embed" ProgID="Equation.DSMT4" ShapeID="_x0000_i1888" DrawAspect="Content" ObjectID="_1338649523" r:id="rId1809"/>
        </w:object>
      </w:r>
      <w:r>
        <w:t xml:space="preserve"> of the reactants and </w:t>
      </w:r>
      <w:r w:rsidR="00AF2221" w:rsidRPr="00AF2221">
        <w:rPr>
          <w:position w:val="-12"/>
        </w:rPr>
        <w:object w:dxaOrig="300" w:dyaOrig="380" w14:anchorId="4A1F5CCC">
          <v:shape id="_x0000_i1889" type="#_x0000_t75" style="width:14pt;height:19.35pt" o:ole="">
            <v:imagedata r:id="rId1810" o:title=""/>
          </v:shape>
          <o:OLEObject Type="Embed" ProgID="Equation.DSMT4" ShapeID="_x0000_i1889" DrawAspect="Content" ObjectID="_1338649524" r:id="rId181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65pt" o:ole="">
            <v:imagedata r:id="rId1812" o:title=""/>
          </v:shape>
          <o:OLEObject Type="Embed" ProgID="Equation.DSMT4" ShapeID="_x0000_i1890" DrawAspect="Content" ObjectID="_1338649525" r:id="rId181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35pt" o:ole="">
                  <v:imagedata r:id="rId1814" o:title=""/>
                </v:shape>
                <o:OLEObject Type="Embed" ProgID="Equation.DSMT4" ShapeID="_x0000_i1891" DrawAspect="Content" ObjectID="_1338649526" r:id="rId1815"/>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35pt" o:ole="">
                  <v:imagedata r:id="rId1816" o:title=""/>
                </v:shape>
                <o:OLEObject Type="Embed" ProgID="Equation.DSMT4" ShapeID="_x0000_i1892" DrawAspect="Content" ObjectID="_1338649527" r:id="rId1817"/>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65pt" o:ole="">
                  <v:imagedata r:id="rId1818" o:title=""/>
                </v:shape>
                <o:OLEObject Type="Embed" ProgID="Equation.DSMT4" ShapeID="_x0000_i1893" DrawAspect="Content" ObjectID="_1338649528" r:id="rId1819"/>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871" w:name="_Toc264905057"/>
      <w:r>
        <w:t>Chemical Reaction Materials</w:t>
      </w:r>
      <w:bookmarkEnd w:id="1871"/>
    </w:p>
    <w:p w14:paraId="5FCB1FE4" w14:textId="77777777" w:rsidR="007B076C" w:rsidRPr="007B076C" w:rsidRDefault="007B076C"/>
    <w:p w14:paraId="29F01F67" w14:textId="7BF16C69" w:rsidR="00541FBD" w:rsidRDefault="00541FBD" w:rsidP="0016320C">
      <w:pPr>
        <w:pStyle w:val="Heading4"/>
      </w:pPr>
      <w:bookmarkStart w:id="1872" w:name="_Toc264905058"/>
      <w:r>
        <w:t>Law of Mass Action for Forward Reactions</w:t>
      </w:r>
      <w:bookmarkEnd w:id="1872"/>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820" o:title=""/>
                </v:shape>
                <o:OLEObject Type="Embed" ProgID="Equation.DSMT4" ShapeID="_x0000_i1894" DrawAspect="Content" ObjectID="_1338649529" r:id="rId182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5pt;height:32pt" o:ole="">
            <v:imagedata r:id="rId1822" o:title=""/>
          </v:shape>
          <o:OLEObject Type="Embed" ProgID="Equation.DSMT4" ShapeID="_x0000_i1895" DrawAspect="Content" ObjectID="_1338649530" r:id="rId182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896" type="#_x0000_t75" style="width:11.35pt;height:20pt" o:ole="">
            <v:imagedata r:id="rId1824" o:title=""/>
          </v:shape>
          <o:OLEObject Type="Embed" ProgID="Equation.DSMT4" ShapeID="_x0000_i1896" DrawAspect="Content" ObjectID="_1338649531" r:id="rId1825"/>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897" type="#_x0000_t75" style="width:15.35pt;height:16pt" o:ole="">
            <v:imagedata r:id="rId1826" o:title=""/>
          </v:shape>
          <o:OLEObject Type="Embed" ProgID="Equation.DSMT4" ShapeID="_x0000_i1897" DrawAspect="Content" ObjectID="_1338649532" r:id="rId1827"/>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828" o:title=""/>
          </v:shape>
          <o:OLEObject Type="Embed" ProgID="Equation.DSMT4" ShapeID="_x0000_i1898" DrawAspect="Content" ObjectID="_1338649533" r:id="rId182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873" w:name="_Toc264905059"/>
      <w:r>
        <w:t>Law of Mass Action for Reversible Reactions</w:t>
      </w:r>
      <w:bookmarkEnd w:id="1873"/>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830" o:title=""/>
                </v:shape>
                <o:OLEObject Type="Embed" ProgID="Equation.DSMT4" ShapeID="_x0000_i1899" DrawAspect="Content" ObjectID="_1338649534" r:id="rId1831"/>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832" o:title=""/>
                </v:shape>
                <o:OLEObject Type="Embed" ProgID="Equation.DSMT4" ShapeID="_x0000_i1900" DrawAspect="Content" ObjectID="_1338649535" r:id="rId183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65pt;height:19.35pt" o:ole="">
            <v:imagedata r:id="rId1834" o:title=""/>
          </v:shape>
          <o:OLEObject Type="Embed" ProgID="Equation.DSMT4" ShapeID="_x0000_i1901" DrawAspect="Content" ObjectID="_1338649536" r:id="rId183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35pt;height:65.35pt" o:ole="">
            <v:imagedata r:id="rId1836" o:title=""/>
          </v:shape>
          <o:OLEObject Type="Embed" ProgID="Equation.DSMT4" ShapeID="_x0000_i1902" DrawAspect="Content" ObjectID="_1338649537" r:id="rId183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03" type="#_x0000_t75" style="width:16pt;height:21.35pt" o:ole="">
            <v:imagedata r:id="rId1838" o:title=""/>
          </v:shape>
          <o:OLEObject Type="Embed" ProgID="Equation.DSMT4" ShapeID="_x0000_i1903" DrawAspect="Content" ObjectID="_1338649538" r:id="rId1839"/>
        </w:object>
      </w:r>
      <w:r w:rsidR="00363CC1">
        <w:t xml:space="preserve"> and </w:t>
      </w:r>
      <w:r w:rsidR="00363CC1" w:rsidRPr="008C20E4">
        <w:rPr>
          <w:position w:val="-12"/>
        </w:rPr>
        <w:object w:dxaOrig="300" w:dyaOrig="420" w14:anchorId="1757A369">
          <v:shape id="_x0000_i1904" type="#_x0000_t75" style="width:15.35pt;height:21.35pt" o:ole="">
            <v:imagedata r:id="rId1840" o:title=""/>
          </v:shape>
          <o:OLEObject Type="Embed" ProgID="Equation.DSMT4" ShapeID="_x0000_i1904" DrawAspect="Content" ObjectID="_1338649539" r:id="rId184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05" type="#_x0000_t75" style="width:15.35pt;height:16pt" o:ole="">
            <v:imagedata r:id="rId1842" o:title=""/>
          </v:shape>
          <o:OLEObject Type="Embed" ProgID="Equation.DSMT4" ShapeID="_x0000_i1905" DrawAspect="Content" ObjectID="_1338649540" r:id="rId1843"/>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65pt;height:19.35pt" o:ole="">
            <v:imagedata r:id="rId1844" o:title=""/>
          </v:shape>
          <o:OLEObject Type="Embed" ProgID="Equation.DSMT4" ShapeID="_x0000_i1906" DrawAspect="Content" ObjectID="_1338649541" r:id="rId184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874" w:name="_Toc264905060"/>
      <w:r>
        <w:t>Michaelis-Menten Reaction</w:t>
      </w:r>
      <w:bookmarkEnd w:id="1874"/>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846" o:title=""/>
                </v:shape>
                <o:OLEObject Type="Embed" ProgID="Equation.DSMT4" ShapeID="_x0000_i1907" DrawAspect="Content" ObjectID="_1338649542" r:id="rId1847"/>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848" o:title=""/>
                </v:shape>
                <o:OLEObject Type="Embed" ProgID="Equation.DSMT4" ShapeID="_x0000_i1908" DrawAspect="Content" ObjectID="_1338649543" r:id="rId1849"/>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850" o:title=""/>
          </v:shape>
          <o:OLEObject Type="Embed" ProgID="Equation.DSMT4" ShapeID="_x0000_i1909" DrawAspect="Content" ObjectID="_1338649544" r:id="rId1851"/>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52" o:title=""/>
          </v:shape>
          <o:OLEObject Type="Embed" ProgID="Equation.DSMT4" ShapeID="_x0000_i1910" DrawAspect="Content" ObjectID="_1338649545" r:id="rId1853"/>
        </w:object>
      </w:r>
      <w:r>
        <w:t xml:space="preserve"> into the product </w:t>
      </w:r>
      <w:r w:rsidR="00AF2221" w:rsidRPr="00AF2221">
        <w:rPr>
          <w:position w:val="-4"/>
        </w:rPr>
        <w:object w:dxaOrig="320" w:dyaOrig="300" w14:anchorId="0995B99F">
          <v:shape id="_x0000_i1911" type="#_x0000_t75" style="width:16.65pt;height:14pt" o:ole="">
            <v:imagedata r:id="rId1854" o:title=""/>
          </v:shape>
          <o:OLEObject Type="Embed" ProgID="Equation.DSMT4" ShapeID="_x0000_i1911" DrawAspect="Content" ObjectID="_1338649546" r:id="rId185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65pt;height:56.65pt" o:ole="">
            <v:imagedata r:id="rId1856" o:title=""/>
          </v:shape>
          <o:OLEObject Type="Embed" ProgID="Equation.DSMT4" ShapeID="_x0000_i1912" DrawAspect="Content" ObjectID="_1338649547" r:id="rId1857"/>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13" type="#_x0000_t75" style="width:13.35pt;height:16.65pt" o:ole="">
            <v:imagedata r:id="rId1858" o:title=""/>
          </v:shape>
          <o:OLEObject Type="Embed" ProgID="Equation.DSMT4" ShapeID="_x0000_i1913" DrawAspect="Content" ObjectID="_1338649548" r:id="rId185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60" o:title=""/>
          </v:shape>
          <o:OLEObject Type="Embed" ProgID="Equation.DSMT4" ShapeID="_x0000_i1914" DrawAspect="Content" ObjectID="_1338649549" r:id="rId186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65pt;height:16.65pt" o:ole="">
            <v:imagedata r:id="rId1862" o:title=""/>
          </v:shape>
          <o:OLEObject Type="Embed" ProgID="Equation.DSMT4" ShapeID="_x0000_i1915" DrawAspect="Content" ObjectID="_1338649550" r:id="rId186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65pt;height:16.65pt" o:ole="">
            <v:imagedata r:id="rId1864" o:title=""/>
          </v:shape>
          <o:OLEObject Type="Embed" ProgID="Equation.DSMT4" ShapeID="_x0000_i1916" DrawAspect="Content" ObjectID="_1338649551" r:id="rId186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65pt;height:19.35pt" o:ole="">
            <v:imagedata r:id="rId1866" o:title=""/>
          </v:shape>
          <o:OLEObject Type="Embed" ProgID="Equation.DSMT4" ShapeID="_x0000_i1917" DrawAspect="Content" ObjectID="_1338649552" r:id="rId1867"/>
        </w:object>
      </w:r>
      <w:r w:rsidR="00901BF1">
        <w:t xml:space="preserve">, so that </w:t>
      </w:r>
      <w:r w:rsidR="00AF2221" w:rsidRPr="00AF2221">
        <w:rPr>
          <w:position w:val="-10"/>
        </w:rPr>
        <w:object w:dxaOrig="700" w:dyaOrig="380" w14:anchorId="0528E5F0">
          <v:shape id="_x0000_i1918" type="#_x0000_t75" style="width:34.65pt;height:19.35pt" o:ole="">
            <v:imagedata r:id="rId1868" o:title=""/>
          </v:shape>
          <o:OLEObject Type="Embed" ProgID="Equation.DSMT4" ShapeID="_x0000_i1918" DrawAspect="Content" ObjectID="_1338649553" r:id="rId186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70" o:title=""/>
          </v:shape>
          <o:OLEObject Type="Embed" ProgID="Equation.DSMT4" ShapeID="_x0000_i1919" DrawAspect="Content" ObjectID="_1338649554" r:id="rId1871"/>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875" w:name="_Ref366858813"/>
      <w:bookmarkStart w:id="1876" w:name="_Toc264905061"/>
      <w:r>
        <w:t>Specific Reaction Rate Materials</w:t>
      </w:r>
      <w:bookmarkEnd w:id="1875"/>
      <w:bookmarkEnd w:id="1876"/>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877" w:name="_Toc264905062"/>
      <w:r>
        <w:t>Constant Reaction Rate</w:t>
      </w:r>
      <w:bookmarkEnd w:id="1877"/>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72" o:title=""/>
                </v:shape>
                <o:OLEObject Type="Embed" ProgID="Equation.DSMT4" ShapeID="_x0000_i1920" DrawAspect="Content" ObjectID="_1338649555" r:id="rId1873"/>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878" w:name="_Toc264905063"/>
      <w:r>
        <w:t>Huiskes Reaction Rate</w:t>
      </w:r>
      <w:bookmarkEnd w:id="1878"/>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35pt" o:ole="">
                  <v:imagedata r:id="rId1874" o:title=""/>
                </v:shape>
                <o:OLEObject Type="Embed" ProgID="Equation.DSMT4" ShapeID="_x0000_i1921" DrawAspect="Content" ObjectID="_1338649556" r:id="rId1875"/>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76" o:title=""/>
                </v:shape>
                <o:OLEObject Type="Embed" ProgID="Equation.DSMT4" ShapeID="_x0000_i1922" DrawAspect="Content" ObjectID="_1338649557" r:id="rId1877"/>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35pt;height:38pt" o:ole="">
            <v:imagedata r:id="rId1878" o:title=""/>
          </v:shape>
          <o:OLEObject Type="Embed" ProgID="Equation.DSMT4" ShapeID="_x0000_i1923" DrawAspect="Content" ObjectID="_1338649558" r:id="rId1879"/>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24" type="#_x0000_t75" style="width:18pt;height:18pt" o:ole="">
            <v:imagedata r:id="rId1880" o:title=""/>
          </v:shape>
          <o:OLEObject Type="Embed" ProgID="Equation.DSMT4" ShapeID="_x0000_i1924" DrawAspect="Content" ObjectID="_1338649559" r:id="rId188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35pt;height:21.35pt" o:ole="">
            <v:imagedata r:id="rId1882" o:title=""/>
          </v:shape>
          <o:OLEObject Type="Embed" ProgID="Equation.DSMT4" ShapeID="_x0000_i1925" DrawAspect="Content" ObjectID="_1338649560" r:id="rId188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35pt;height:19.35pt" o:ole="">
            <v:imagedata r:id="rId1884" o:title=""/>
          </v:shape>
          <o:OLEObject Type="Embed" ProgID="Equation.DSMT4" ShapeID="_x0000_i1926" DrawAspect="Content" ObjectID="_1338649561" r:id="rId1885"/>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35pt;height:19.35pt" o:ole="">
            <v:imagedata r:id="rId1886" o:title=""/>
          </v:shape>
          <o:OLEObject Type="Embed" ProgID="Equation.DSMT4" ShapeID="_x0000_i1927" DrawAspect="Content" ObjectID="_1338649562" r:id="rId188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r w:rsidR="00976D6B">
        <w:fldChar w:fldCharType="begin"/>
      </w:r>
      <w:r w:rsidR="00976D6B">
        <w:instrText xml:space="preserve"> HYPERLINK \l "_ENREF_35" \o "Weinans, 1992 #71" </w:instrText>
      </w:r>
      <w:ins w:id="1879" w:author="Gerard" w:date="2014-06-20T17:32:00Z"/>
      <w:r w:rsidR="00976D6B">
        <w:fldChar w:fldCharType="separate"/>
      </w:r>
      <w:r w:rsidR="00711A1D">
        <w:rPr>
          <w:noProof/>
        </w:rPr>
        <w:t>35</w:t>
      </w:r>
      <w:r w:rsidR="00976D6B">
        <w:rPr>
          <w:noProof/>
        </w:rPr>
        <w:fldChar w:fldCharType="end"/>
      </w:r>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35pt;height:14pt" o:ole="">
            <v:imagedata r:id="rId1888" o:title=""/>
          </v:shape>
          <o:OLEObject Type="Embed" ProgID="Equation.DSMT4" ShapeID="_x0000_i1928" DrawAspect="Content" ObjectID="_1338649563" r:id="rId1889"/>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35pt" o:ole="">
            <v:imagedata r:id="rId1890" o:title=""/>
          </v:shape>
          <o:OLEObject Type="Embed" ProgID="Equation.DSMT4" ShapeID="_x0000_i1929" DrawAspect="Content" ObjectID="_1338649564" r:id="rId189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92" o:title=""/>
          </v:shape>
          <o:OLEObject Type="Embed" ProgID="Equation.DSMT4" ShapeID="_x0000_i1930" DrawAspect="Content" ObjectID="_1338649565" r:id="rId189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880" w:name="_Toc264905064"/>
      <w:r>
        <w:lastRenderedPageBreak/>
        <w:t>Rigid Body</w:t>
      </w:r>
      <w:bookmarkEnd w:id="188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881" w:author="Gerard" w:date="2014-06-20T17:32:00Z">
        <w:r w:rsidR="00976D6B">
          <w:t>3.12.1</w:t>
        </w:r>
      </w:ins>
      <w:del w:id="1882"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883" w:name="_Ref230581893"/>
      <w:bookmarkStart w:id="1884" w:name="_Ref230582111"/>
      <w:bookmarkStart w:id="1885" w:name="_Toc264905065"/>
      <w:r>
        <w:lastRenderedPageBreak/>
        <w:t>Restart Input file</w:t>
      </w:r>
      <w:bookmarkEnd w:id="1883"/>
      <w:bookmarkEnd w:id="1884"/>
      <w:bookmarkEnd w:id="188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886" w:name="_Toc264905066"/>
      <w:r>
        <w:t>The Archive Section</w:t>
      </w:r>
      <w:bookmarkEnd w:id="188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887" w:name="_Toc264905067"/>
      <w:r>
        <w:lastRenderedPageBreak/>
        <w:t>The Control Section</w:t>
      </w:r>
      <w:bookmarkEnd w:id="188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888" w:name="_Toc264905068"/>
      <w:r>
        <w:t>The LoadData Section</w:t>
      </w:r>
      <w:bookmarkEnd w:id="188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889" w:name="_Toc264905069"/>
      <w:r>
        <w:t>Example</w:t>
      </w:r>
      <w:bookmarkEnd w:id="188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890" w:name="_Ref293568242"/>
      <w:bookmarkStart w:id="1891" w:name="_Toc264905070"/>
      <w:r>
        <w:lastRenderedPageBreak/>
        <w:t>Multi-step Analysis</w:t>
      </w:r>
      <w:bookmarkEnd w:id="1890"/>
      <w:bookmarkEnd w:id="189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892" w:name="_Toc264905071"/>
      <w:r>
        <w:t xml:space="preserve">The Step </w:t>
      </w:r>
      <w:r w:rsidR="00D153DC">
        <w:t>S</w:t>
      </w:r>
      <w:r>
        <w:t>ection</w:t>
      </w:r>
      <w:bookmarkEnd w:id="189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893" w:name="_Toc264905072"/>
      <w:r>
        <w:t>Control Settings</w:t>
      </w:r>
      <w:bookmarkEnd w:id="189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894" w:name="_Toc264905073"/>
      <w:r>
        <w:t>Boundary Conditions</w:t>
      </w:r>
      <w:bookmarkEnd w:id="1894"/>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895" w:name="_Toc264905074"/>
      <w:r>
        <w:t>Relative Boundary Conditions</w:t>
      </w:r>
      <w:bookmarkEnd w:id="1895"/>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896" w:name="_Toc264905075"/>
      <w:r>
        <w:t>An Example</w:t>
      </w:r>
      <w:bookmarkEnd w:id="189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897" w:name="_Ref292524274"/>
      <w:bookmarkStart w:id="1898" w:name="_Ref293568253"/>
      <w:bookmarkStart w:id="1899" w:name="_Ref293568696"/>
      <w:bookmarkStart w:id="1900" w:name="_Toc264905076"/>
      <w:r>
        <w:lastRenderedPageBreak/>
        <w:t>Parameter Optimization</w:t>
      </w:r>
      <w:bookmarkEnd w:id="1897"/>
      <w:bookmarkEnd w:id="1898"/>
      <w:bookmarkEnd w:id="1899"/>
      <w:bookmarkEnd w:id="190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901" w:name="_Toc264905077"/>
      <w:r>
        <w:t xml:space="preserve">Optimization </w:t>
      </w:r>
      <w:r w:rsidR="00D153DC">
        <w:t>I</w:t>
      </w:r>
      <w:r>
        <w:t xml:space="preserve">nput </w:t>
      </w:r>
      <w:r w:rsidR="00D153DC">
        <w:t>F</w:t>
      </w:r>
      <w:r>
        <w:t>ile</w:t>
      </w:r>
      <w:bookmarkEnd w:id="190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902" w:name="_Toc264905078"/>
      <w:r>
        <w:t xml:space="preserve">Model </w:t>
      </w:r>
      <w:r w:rsidR="00FD648A">
        <w:t>S</w:t>
      </w:r>
      <w:r>
        <w:t>ection</w:t>
      </w:r>
      <w:bookmarkEnd w:id="1902"/>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903" w:name="_Toc264905079"/>
      <w:r>
        <w:t xml:space="preserve">Options </w:t>
      </w:r>
      <w:r w:rsidR="00FD648A">
        <w:t>S</w:t>
      </w:r>
      <w:r>
        <w:t>ection</w:t>
      </w:r>
      <w:bookmarkEnd w:id="1903"/>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r w:rsidR="00976D6B">
        <w:fldChar w:fldCharType="begin"/>
      </w:r>
      <w:r w:rsidR="00976D6B">
        <w:instrText xml:space="preserve"> HYPERLINK </w:instrText>
      </w:r>
      <w:r w:rsidR="00976D6B">
        <w:instrText xml:space="preserve">"http://users.ics.forth.gr/~lourakis/levmar/" </w:instrText>
      </w:r>
      <w:ins w:id="1904" w:author="Gerard" w:date="2014-06-20T17:32:00Z"/>
      <w:r w:rsidR="00976D6B">
        <w:fldChar w:fldCharType="separate"/>
      </w:r>
      <w:r w:rsidR="00B368CC" w:rsidRPr="00173452">
        <w:rPr>
          <w:rStyle w:val="Hyperlink"/>
        </w:rPr>
        <w:t>http://users.ics.forth.gr/~lourakis/levmar/</w:t>
      </w:r>
      <w:r w:rsidR="00976D6B">
        <w:rPr>
          <w:rStyle w:val="Hyperlink"/>
        </w:rPr>
        <w:fldChar w:fldCharType="end"/>
      </w:r>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65pt;height:34pt" o:ole="">
            <v:imagedata r:id="rId1894" o:title=""/>
          </v:shape>
          <o:OLEObject Type="Embed" ProgID="Equation.DSMT4" ShapeID="_x0000_i1931" DrawAspect="Content" ObjectID="_1338649566" r:id="rId1895"/>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35pt" o:ole="">
            <v:imagedata r:id="rId1896" o:title=""/>
          </v:shape>
          <o:OLEObject Type="Embed" ProgID="Equation.DSMT4" ShapeID="_x0000_i1932" DrawAspect="Content" ObjectID="_1338649567" r:id="rId1897"/>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33" type="#_x0000_t75" style="width:36.65pt;height:19.35pt" o:ole="">
            <v:imagedata r:id="rId1898" o:title=""/>
          </v:shape>
          <o:OLEObject Type="Embed" ProgID="Equation.DSMT4" ShapeID="_x0000_i1933" DrawAspect="Content" ObjectID="_1338649568" r:id="rId1899"/>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4" type="#_x0000_t75" style="width:287.35pt;height:34pt" o:ole="">
            <v:imagedata r:id="rId1900" o:title=""/>
          </v:shape>
          <o:OLEObject Type="Embed" ProgID="Equation.DSMT4" ShapeID="_x0000_i1934" DrawAspect="Content" ObjectID="_1338649569" r:id="rId1901"/>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5" type="#_x0000_t75" style="width:21.35pt;height:18pt" o:ole="">
            <v:imagedata r:id="rId1902" o:title=""/>
          </v:shape>
          <o:OLEObject Type="Embed" ProgID="Equation.DSMT4" ShapeID="_x0000_i1935" DrawAspect="Content" ObjectID="_1338649570" r:id="rId1903"/>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6" type="#_x0000_t75" style="width:76pt;height:19.35pt" o:ole="">
            <v:imagedata r:id="rId1904" o:title=""/>
          </v:shape>
          <o:OLEObject Type="Embed" ProgID="Equation.DSMT4" ShapeID="_x0000_i1936" DrawAspect="Content" ObjectID="_1338649571" r:id="rId1905"/>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7" type="#_x0000_t75" style="width:10pt;height:10.65pt" o:ole="">
            <v:imagedata r:id="rId1906" o:title=""/>
          </v:shape>
          <o:OLEObject Type="Embed" ProgID="Equation.DSMT4" ShapeID="_x0000_i1937" DrawAspect="Content" ObjectID="_1338649572" r:id="rId1907"/>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905" w:name="_Toc264905080"/>
      <w:r>
        <w:t xml:space="preserve">Function </w:t>
      </w:r>
      <w:r w:rsidR="00FD648A">
        <w:t>S</w:t>
      </w:r>
      <w:r>
        <w:t>ection</w:t>
      </w:r>
      <w:bookmarkEnd w:id="190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906" w:name="_Toc264905081"/>
      <w:r>
        <w:t>Parameters Section</w:t>
      </w:r>
      <w:bookmarkEnd w:id="190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907" w:name="_Toc315443445"/>
      <w:bookmarkStart w:id="1908" w:name="_Toc315942963"/>
      <w:bookmarkStart w:id="1909" w:name="_Toc315943227"/>
      <w:bookmarkStart w:id="1910" w:name="_Toc315943491"/>
      <w:bookmarkEnd w:id="1907"/>
      <w:bookmarkEnd w:id="1908"/>
      <w:bookmarkEnd w:id="1909"/>
      <w:bookmarkEnd w:id="1910"/>
      <w:r>
        <w:t xml:space="preserve"> </w:t>
      </w:r>
      <w:bookmarkStart w:id="1911" w:name="_Toc264905082"/>
      <w:r>
        <w:t>Constraints Section</w:t>
      </w:r>
      <w:bookmarkEnd w:id="1911"/>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38" type="#_x0000_t75" style="width:135.35pt;height:18pt" o:ole="">
            <v:imagedata r:id="rId1908" o:title=""/>
          </v:shape>
          <o:OLEObject Type="Embed" ProgID="Equation.DSMT4" ShapeID="_x0000_i1938" DrawAspect="Content" ObjectID="_1338649573" r:id="rId1909"/>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39" type="#_x0000_t75" style="width:64pt;height:18pt" o:ole="">
            <v:imagedata r:id="rId1910" o:title=""/>
          </v:shape>
          <o:OLEObject Type="Embed" ProgID="Equation.DSMT4" ShapeID="_x0000_i1939" DrawAspect="Content" ObjectID="_1338649574" r:id="rId1911"/>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40" type="#_x0000_t75" style="width:74pt;height:18pt" o:ole="">
            <v:imagedata r:id="rId1912" o:title=""/>
          </v:shape>
          <o:OLEObject Type="Embed" ProgID="Equation.DSMT4" ShapeID="_x0000_i1940" DrawAspect="Content" ObjectID="_1338649575" r:id="rId1913"/>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912" w:name="_Toc264905083"/>
      <w:r>
        <w:t>Load</w:t>
      </w:r>
      <w:r w:rsidR="00FD648A">
        <w:t xml:space="preserve"> </w:t>
      </w:r>
      <w:r>
        <w:t>Data Section</w:t>
      </w:r>
      <w:bookmarkEnd w:id="1912"/>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913" w:author="Gerard" w:date="2014-06-20T17:32:00Z">
        <w:r w:rsidR="00976D6B">
          <w:t>3.14</w:t>
        </w:r>
      </w:ins>
      <w:del w:id="1914"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41" type="#_x0000_t75" style="width:36.65pt;height:19.35pt" o:ole="">
            <v:imagedata r:id="rId1914" o:title=""/>
          </v:shape>
          <o:OLEObject Type="Embed" ProgID="Equation.DSMT4" ShapeID="_x0000_i1941" DrawAspect="Content" ObjectID="_1338649576" r:id="rId1915"/>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915" w:name="_Ref386029811"/>
      <w:bookmarkStart w:id="1916" w:name="_Toc264905084"/>
      <w:r>
        <w:t xml:space="preserve">Running a </w:t>
      </w:r>
      <w:r w:rsidR="00FD648A">
        <w:t>P</w:t>
      </w:r>
      <w:r>
        <w:t xml:space="preserve">arameter </w:t>
      </w:r>
      <w:r w:rsidR="00FD648A">
        <w:t>O</w:t>
      </w:r>
      <w:r>
        <w:t>ptimization</w:t>
      </w:r>
      <w:bookmarkEnd w:id="1915"/>
      <w:bookmarkEnd w:id="191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917" w:name="_Toc264905085"/>
      <w:r>
        <w:t xml:space="preserve">An </w:t>
      </w:r>
      <w:r w:rsidR="00FD648A">
        <w:t>E</w:t>
      </w:r>
      <w:r>
        <w:t xml:space="preserve">xample </w:t>
      </w:r>
      <w:r w:rsidR="00FD648A">
        <w:t>I</w:t>
      </w:r>
      <w:r>
        <w:t xml:space="preserve">nput </w:t>
      </w:r>
      <w:r w:rsidR="00FD648A">
        <w:t>F</w:t>
      </w:r>
      <w:r>
        <w:t>ile</w:t>
      </w:r>
      <w:bookmarkEnd w:id="191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918" w:name="_Toc264905086"/>
      <w:r>
        <w:lastRenderedPageBreak/>
        <w:t>Troubleshooting</w:t>
      </w:r>
      <w:bookmarkEnd w:id="191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919" w:name="_Toc264905087"/>
      <w:r>
        <w:t xml:space="preserve">Before </w:t>
      </w:r>
      <w:r w:rsidR="00FD648A">
        <w:t>Y</w:t>
      </w:r>
      <w:r>
        <w:t xml:space="preserve">ou </w:t>
      </w:r>
      <w:r w:rsidR="00FD648A">
        <w:t>R</w:t>
      </w:r>
      <w:r>
        <w:t xml:space="preserve">un </w:t>
      </w:r>
      <w:r w:rsidR="00FD648A">
        <w:t>Y</w:t>
      </w:r>
      <w:r>
        <w:t xml:space="preserve">our </w:t>
      </w:r>
      <w:r w:rsidR="00FD648A">
        <w:t>M</w:t>
      </w:r>
      <w:r>
        <w:t>odel</w:t>
      </w:r>
      <w:bookmarkEnd w:id="1919"/>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920" w:name="_Toc264905088"/>
      <w:r>
        <w:t>The Finite Element Mesh</w:t>
      </w:r>
      <w:bookmarkEnd w:id="1920"/>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921" w:author="Gerard" w:date="2014-06-20T17:32:00Z">
        <w:r w:rsidR="00976D6B">
          <w:t>3.7.2</w:t>
        </w:r>
      </w:ins>
      <w:del w:id="1922"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923" w:name="_Toc264905089"/>
      <w:r>
        <w:t>Materials</w:t>
      </w:r>
      <w:bookmarkEnd w:id="1923"/>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924" w:name="_Toc264905090"/>
      <w:r>
        <w:t>Boundary Conditions</w:t>
      </w:r>
      <w:bookmarkEnd w:id="1924"/>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925" w:name="_Toc264905091"/>
      <w:r>
        <w:t xml:space="preserve">Debugging a </w:t>
      </w:r>
      <w:r w:rsidR="00FD648A">
        <w:t>M</w:t>
      </w:r>
      <w:r>
        <w:t>odel</w:t>
      </w:r>
      <w:bookmarkEnd w:id="1925"/>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926" w:name="_Toc264905092"/>
      <w:r>
        <w:t xml:space="preserve">Common </w:t>
      </w:r>
      <w:r w:rsidR="00FD648A">
        <w:t>I</w:t>
      </w:r>
      <w:r>
        <w:t>ssues</w:t>
      </w:r>
      <w:bookmarkEnd w:id="1926"/>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927" w:name="_Toc264905093"/>
      <w:r>
        <w:t>Invert</w:t>
      </w:r>
      <w:r w:rsidR="00360647">
        <w:t>ed</w:t>
      </w:r>
      <w:r>
        <w:t xml:space="preserve"> elements</w:t>
      </w:r>
      <w:bookmarkEnd w:id="1927"/>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928" w:name="_Toc264905094"/>
      <w:r>
        <w:t>Material instability</w:t>
      </w:r>
      <w:bookmarkEnd w:id="1928"/>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929" w:name="_Toc264905095"/>
      <w:r>
        <w:t>Time step too large</w:t>
      </w:r>
      <w:bookmarkEnd w:id="1929"/>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930" w:name="_Toc264905096"/>
      <w:r>
        <w:t>Elements too distorted</w:t>
      </w:r>
      <w:bookmarkEnd w:id="1930"/>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931" w:name="_Toc264905097"/>
      <w:r>
        <w:t>Shells are too thick</w:t>
      </w:r>
      <w:bookmarkEnd w:id="1931"/>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932" w:name="_Toc264905098"/>
      <w:r>
        <w:t>Rigid body modes</w:t>
      </w:r>
      <w:bookmarkEnd w:id="1932"/>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933" w:name="_Toc264905099"/>
      <w:r>
        <w:t>Failure to converge</w:t>
      </w:r>
      <w:bookmarkEnd w:id="1933"/>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934" w:name="_Ref376440249"/>
      <w:bookmarkStart w:id="1935" w:name="_Toc264905100"/>
      <w:r>
        <w:t>No loads applied</w:t>
      </w:r>
      <w:bookmarkEnd w:id="1934"/>
      <w:bookmarkEnd w:id="1935"/>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936" w:name="_Toc264905101"/>
      <w:r>
        <w:t>Convergence Tolerance Too Tight</w:t>
      </w:r>
      <w:bookmarkEnd w:id="1936"/>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937" w:name="_Toc264905102"/>
      <w:r>
        <w:t>Forcing convergence</w:t>
      </w:r>
      <w:bookmarkEnd w:id="1937"/>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938" w:name="_Toc264905103"/>
      <w:r>
        <w:t>Problems due to Contact</w:t>
      </w:r>
      <w:bookmarkEnd w:id="1938"/>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939" w:name="_Ref376440776"/>
      <w:bookmarkStart w:id="1940" w:name="_Toc264905104"/>
      <w:r>
        <w:t>G</w:t>
      </w:r>
      <w:r w:rsidR="00973685">
        <w:t xml:space="preserve">uidelines for </w:t>
      </w:r>
      <w:r w:rsidR="00847E07">
        <w:t>Contact</w:t>
      </w:r>
      <w:r w:rsidR="00973685">
        <w:t xml:space="preserve"> Problems</w:t>
      </w:r>
      <w:bookmarkEnd w:id="1939"/>
      <w:bookmarkEnd w:id="1940"/>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941" w:name="_Toc264905105"/>
      <w:r>
        <w:t>The penalty method</w:t>
      </w:r>
      <w:bookmarkEnd w:id="1941"/>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942" w:name="_Toc264905106"/>
      <w:r>
        <w:t>Augmented Lagrangian Method</w:t>
      </w:r>
      <w:bookmarkEnd w:id="1942"/>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943" w:name="_Toc264905107"/>
      <w:r>
        <w:t>Initial Separation</w:t>
      </w:r>
      <w:bookmarkEnd w:id="1943"/>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944" w:name="_Ref376431879"/>
      <w:bookmarkStart w:id="1945" w:name="_Toc264905108"/>
      <w:r>
        <w:t>Guidelines for Multiphasic Analyses</w:t>
      </w:r>
      <w:bookmarkEnd w:id="1944"/>
      <w:bookmarkEnd w:id="1945"/>
    </w:p>
    <w:p w14:paraId="3A4C47FE" w14:textId="77777777" w:rsidR="009339D1" w:rsidRPr="00AB593C" w:rsidRDefault="009339D1" w:rsidP="009339D1">
      <w:pPr>
        <w:pStyle w:val="Heading3"/>
      </w:pPr>
      <w:bookmarkStart w:id="1946" w:name="_Toc264905109"/>
      <w:r>
        <w:t>Initial State of Swelling</w:t>
      </w:r>
      <w:bookmarkEnd w:id="1946"/>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947" w:author="Gerard" w:date="2014-06-20T17:32:00Z">
        <w:r w:rsidR="00976D6B">
          <w:t>3.9.1</w:t>
        </w:r>
      </w:ins>
      <w:del w:id="1948"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949" w:name="_Ref188326917"/>
      <w:bookmarkStart w:id="1950" w:name="_Toc264905110"/>
      <w:r>
        <w:t>Prescribed Boundary Conditions</w:t>
      </w:r>
      <w:bookmarkEnd w:id="1949"/>
      <w:bookmarkEnd w:id="1950"/>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2" type="#_x0000_t75" style="width:36.65pt;height:19.35pt" o:ole="">
            <v:imagedata r:id="rId1916" o:title=""/>
          </v:shape>
          <o:OLEObject Type="Embed" ProgID="Equation.DSMT4" ShapeID="_x0000_i1942" DrawAspect="Content" ObjectID="_1338649577" r:id="rId1917"/>
        </w:object>
      </w:r>
      <w:r>
        <w:t xml:space="preserve"> and </w:t>
      </w:r>
      <w:r w:rsidRPr="00AF2221">
        <w:rPr>
          <w:position w:val="-14"/>
        </w:rPr>
        <w:object w:dxaOrig="740" w:dyaOrig="400" w14:anchorId="496482BC">
          <v:shape id="_x0000_i1943" type="#_x0000_t75" style="width:37.35pt;height:19.35pt" o:ole="">
            <v:imagedata r:id="rId1918" o:title=""/>
          </v:shape>
          <o:OLEObject Type="Embed" ProgID="Equation.DSMT4" ShapeID="_x0000_i1943" DrawAspect="Content" ObjectID="_1338649578" r:id="rId1919"/>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4" type="#_x0000_t75" style="width:67.35pt;height:21.35pt" o:ole="">
            <v:imagedata r:id="rId1920" o:title=""/>
          </v:shape>
          <o:OLEObject Type="Embed" ProgID="Equation.DSMT4" ShapeID="_x0000_i1944" DrawAspect="Content" ObjectID="_1338649579" r:id="rId1921"/>
        </w:object>
      </w:r>
      <w:r>
        <w:t xml:space="preserve">It follows that the effective fluid pressure in the external environment is </w:t>
      </w:r>
      <w:r w:rsidRPr="00AF2221">
        <w:rPr>
          <w:position w:val="-16"/>
        </w:rPr>
        <w:object w:dxaOrig="2000" w:dyaOrig="440" w14:anchorId="609C1D94">
          <v:shape id="_x0000_i1945" type="#_x0000_t75" style="width:100pt;height:22pt" o:ole="">
            <v:imagedata r:id="rId1922" o:title=""/>
          </v:shape>
          <o:OLEObject Type="Embed" ProgID="Equation.DSMT4" ShapeID="_x0000_i1945" DrawAspect="Content" ObjectID="_1338649580" r:id="rId1923"/>
        </w:object>
      </w:r>
      <w:r>
        <w:t xml:space="preserve"> and the effective concentrations are </w:t>
      </w:r>
      <w:r w:rsidRPr="00AF2221">
        <w:rPr>
          <w:position w:val="-18"/>
        </w:rPr>
        <w:object w:dxaOrig="1240" w:dyaOrig="460" w14:anchorId="60278E81">
          <v:shape id="_x0000_i1946" type="#_x0000_t75" style="width:62pt;height:22.65pt" o:ole="">
            <v:imagedata r:id="rId1924" o:title=""/>
          </v:shape>
          <o:OLEObject Type="Embed" ProgID="Equation.DSMT4" ShapeID="_x0000_i1946" DrawAspect="Content" ObjectID="_1338649581" r:id="rId1925"/>
        </w:object>
      </w:r>
      <w:r w:rsidRPr="00AF2221">
        <w:rPr>
          <w:position w:val="-18"/>
        </w:rPr>
        <w:object w:dxaOrig="1219" w:dyaOrig="460" w14:anchorId="6892DF99">
          <v:shape id="_x0000_i1947" type="#_x0000_t75" style="width:61.35pt;height:22.65pt" o:ole="">
            <v:imagedata r:id="rId1926" o:title=""/>
          </v:shape>
          <o:OLEObject Type="Embed" ProgID="Equation.DSMT4" ShapeID="_x0000_i1947" DrawAspect="Content" ObjectID="_1338649582" r:id="rId1927"/>
        </w:object>
      </w:r>
      <w:r>
        <w:t>.  Therefore, in multiphasic analyses, whenever the external environment contains solutes</w:t>
      </w:r>
      <w:r w:rsidRPr="00AF2221">
        <w:rPr>
          <w:position w:val="-14"/>
        </w:rPr>
        <w:object w:dxaOrig="240" w:dyaOrig="400" w14:anchorId="6598F0A2">
          <v:shape id="_x0000_i1948" type="#_x0000_t75" style="width:12pt;height:19.35pt" o:ole="">
            <v:imagedata r:id="rId1928" o:title=""/>
          </v:shape>
          <o:OLEObject Type="Embed" ProgID="Equation.DSMT4" ShapeID="_x0000_i1948" DrawAspect="Content" ObjectID="_1338649583" r:id="rId192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49" type="#_x0000_t75" style="width:36.65pt;height:19.35pt" o:ole="">
            <v:imagedata r:id="rId1930" o:title=""/>
          </v:shape>
          <o:OLEObject Type="Embed" ProgID="Equation.DSMT4" ShapeID="_x0000_i1949" DrawAspect="Content" ObjectID="_1338649584" r:id="rId1931"/>
        </w:object>
      </w:r>
      <w:r>
        <w:t xml:space="preserve"> also implies that prescribed mixture normal tractions (Section </w:t>
      </w:r>
      <w:r>
        <w:fldChar w:fldCharType="begin"/>
      </w:r>
      <w:r>
        <w:instrText xml:space="preserve"> REF _Ref194576545 \r \h </w:instrText>
      </w:r>
      <w:r>
        <w:fldChar w:fldCharType="separate"/>
      </w:r>
      <w:ins w:id="1951" w:author="Gerard" w:date="2014-06-20T17:32:00Z">
        <w:r w:rsidR="00976D6B">
          <w:t xml:space="preserve">3.10.2.3. </w:t>
        </w:r>
      </w:ins>
      <w:del w:id="1952"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50" type="#_x0000_t75" style="width:36.65pt;height:19.35pt" o:ole="">
            <v:imagedata r:id="rId1932" o:title=""/>
          </v:shape>
          <o:OLEObject Type="Embed" ProgID="Equation.DSMT4" ShapeID="_x0000_i1950" DrawAspect="Content" ObjectID="_1338649585" r:id="rId1933"/>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1" type="#_x0000_t75" style="width:37.35pt;height:19.35pt" o:ole="">
            <v:imagedata r:id="rId1934" o:title=""/>
          </v:shape>
          <o:OLEObject Type="Embed" ProgID="Equation.DSMT4" ShapeID="_x0000_i1951" DrawAspect="Content" ObjectID="_1338649586" r:id="rId1935"/>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2" type="#_x0000_t75" style="width:62pt;height:22.65pt" o:ole="">
            <v:imagedata r:id="rId1936" o:title=""/>
          </v:shape>
          <o:OLEObject Type="Embed" ProgID="Equation.DSMT4" ShapeID="_x0000_i1952" DrawAspect="Content" ObjectID="_1338649587" r:id="rId1937"/>
        </w:object>
      </w:r>
      <w:r w:rsidRPr="00AF2221">
        <w:rPr>
          <w:position w:val="-18"/>
        </w:rPr>
        <w:object w:dxaOrig="1219" w:dyaOrig="460" w14:anchorId="5D97F546">
          <v:shape id="_x0000_i1953" type="#_x0000_t75" style="width:61.35pt;height:22.65pt" o:ole="">
            <v:imagedata r:id="rId1938" o:title=""/>
          </v:shape>
          <o:OLEObject Type="Embed" ProgID="Equation.DSMT4" ShapeID="_x0000_i1953" DrawAspect="Content" ObjectID="_1338649588" r:id="rId1939"/>
        </w:object>
      </w:r>
      <w:r>
        <w:t>.</w:t>
      </w:r>
    </w:p>
    <w:p w14:paraId="0EBCE4D3" w14:textId="77777777" w:rsidR="009339D1" w:rsidRDefault="009339D1" w:rsidP="009339D1">
      <w:pPr>
        <w:pStyle w:val="Heading3"/>
      </w:pPr>
      <w:bookmarkStart w:id="1953" w:name="_Toc264905111"/>
      <w:r>
        <w:t>Prescribed Initial Conditions</w:t>
      </w:r>
      <w:bookmarkEnd w:id="1953"/>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4" type="#_x0000_t75" style="width:13.35pt;height:19.35pt" o:ole="">
            <v:imagedata r:id="rId1940" o:title=""/>
          </v:shape>
          <o:OLEObject Type="Embed" ProgID="Equation.DSMT4" ShapeID="_x0000_i1954" DrawAspect="Content" ObjectID="_1338649589" r:id="rId1941"/>
        </w:object>
      </w:r>
      <w:r>
        <w:t xml:space="preserve"> and effective concentrations </w:t>
      </w:r>
      <w:r w:rsidRPr="00AF2221">
        <w:rPr>
          <w:position w:val="-14"/>
        </w:rPr>
        <w:object w:dxaOrig="279" w:dyaOrig="420" w14:anchorId="612A9B0C">
          <v:shape id="_x0000_i1955" type="#_x0000_t75" style="width:14pt;height:21.35pt" o:ole="">
            <v:imagedata r:id="rId1942" o:title=""/>
          </v:shape>
          <o:OLEObject Type="Embed" ProgID="Equation.DSMT4" ShapeID="_x0000_i1955" DrawAspect="Content" ObjectID="_1338649590" r:id="rId1943"/>
        </w:object>
      </w:r>
      <w:r w:rsidRPr="00AF2221">
        <w:rPr>
          <w:position w:val="-10"/>
        </w:rPr>
        <w:object w:dxaOrig="980" w:dyaOrig="300" w14:anchorId="3A8AFF3D">
          <v:shape id="_x0000_i1956" type="#_x0000_t75" style="width:49.35pt;height:14pt" o:ole="">
            <v:imagedata r:id="rId1944" o:title=""/>
          </v:shape>
          <o:OLEObject Type="Embed" ProgID="Equation.DSMT4" ShapeID="_x0000_i1956" DrawAspect="Content" ObjectID="_1338649591" r:id="rId1945"/>
        </w:object>
      </w:r>
      <w:r>
        <w:t xml:space="preserve">, the initial conditions inside the material should be set to </w:t>
      </w:r>
      <w:r w:rsidRPr="00AF2221">
        <w:rPr>
          <w:position w:val="-14"/>
        </w:rPr>
        <w:object w:dxaOrig="720" w:dyaOrig="400" w14:anchorId="016EA5E0">
          <v:shape id="_x0000_i1957" type="#_x0000_t75" style="width:36.65pt;height:19.35pt" o:ole="">
            <v:imagedata r:id="rId1946" o:title=""/>
          </v:shape>
          <o:OLEObject Type="Embed" ProgID="Equation.DSMT4" ShapeID="_x0000_i1957" DrawAspect="Content" ObjectID="_1338649592" r:id="rId1947"/>
        </w:object>
      </w:r>
      <w:r>
        <w:t xml:space="preserve"> and </w:t>
      </w:r>
      <w:r w:rsidRPr="00AF2221">
        <w:rPr>
          <w:position w:val="-14"/>
        </w:rPr>
        <w:object w:dxaOrig="840" w:dyaOrig="420" w14:anchorId="0CDE2645">
          <v:shape id="_x0000_i1958" type="#_x0000_t75" style="width:42pt;height:21.35pt" o:ole="">
            <v:imagedata r:id="rId1948" o:title=""/>
          </v:shape>
          <o:OLEObject Type="Embed" ProgID="Equation.DSMT4" ShapeID="_x0000_i1958" DrawAspect="Content" ObjectID="_1338649593" r:id="rId1949"/>
        </w:object>
      </w:r>
      <w:r>
        <w:t xml:space="preserve"> in order to expedite the evaluation of the initial state of swelling.  The values of </w:t>
      </w:r>
      <w:r w:rsidRPr="00AF2221">
        <w:rPr>
          <w:position w:val="-14"/>
        </w:rPr>
        <w:object w:dxaOrig="260" w:dyaOrig="400" w14:anchorId="416ED8C5">
          <v:shape id="_x0000_i1959" type="#_x0000_t75" style="width:13.35pt;height:19.35pt" o:ole="">
            <v:imagedata r:id="rId1950" o:title=""/>
          </v:shape>
          <o:OLEObject Type="Embed" ProgID="Equation.DSMT4" ShapeID="_x0000_i1959" DrawAspect="Content" ObjectID="_1338649594" r:id="rId1951"/>
        </w:object>
      </w:r>
      <w:r>
        <w:t xml:space="preserve"> and </w:t>
      </w:r>
      <w:r w:rsidRPr="00AF2221">
        <w:rPr>
          <w:position w:val="-14"/>
        </w:rPr>
        <w:object w:dxaOrig="279" w:dyaOrig="420" w14:anchorId="547EC948">
          <v:shape id="_x0000_i1960" type="#_x0000_t75" style="width:14pt;height:21.35pt" o:ole="">
            <v:imagedata r:id="rId1952" o:title=""/>
          </v:shape>
          <o:OLEObject Type="Embed" ProgID="Equation.DSMT4" ShapeID="_x0000_i1960" DrawAspect="Content" ObjectID="_1338649595" r:id="rId1953"/>
        </w:object>
      </w:r>
      <w:r>
        <w:t xml:space="preserve"> should be evaluated as described in Section </w:t>
      </w:r>
      <w:r>
        <w:fldChar w:fldCharType="begin"/>
      </w:r>
      <w:r>
        <w:instrText xml:space="preserve"> REF _Ref188326917 \r \h </w:instrText>
      </w:r>
      <w:r>
        <w:fldChar w:fldCharType="separate"/>
      </w:r>
      <w:ins w:id="1954" w:author="Gerard" w:date="2014-06-20T17:32:00Z">
        <w:r w:rsidR="00976D6B">
          <w:t>8.5.2</w:t>
        </w:r>
      </w:ins>
      <w:del w:id="1955" w:author="Gerard" w:date="2014-06-20T17:32:00Z">
        <w:r w:rsidDel="00976D6B">
          <w:delText xml:space="preserve">4.6.1.2. </w:delText>
        </w:r>
      </w:del>
      <w:r>
        <w:fldChar w:fldCharType="end"/>
      </w:r>
    </w:p>
    <w:p w14:paraId="2F2BC67C" w14:textId="77777777" w:rsidR="009339D1" w:rsidRDefault="009339D1" w:rsidP="009339D1">
      <w:pPr>
        <w:pStyle w:val="Heading3"/>
      </w:pPr>
      <w:bookmarkStart w:id="1956" w:name="_Toc264905112"/>
      <w:r>
        <w:t>Prescribed Effective Solute Flux</w:t>
      </w:r>
      <w:bookmarkEnd w:id="1956"/>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1" type="#_x0000_t75" style="width:12pt;height:10.65pt" o:ole="">
            <v:imagedata r:id="rId1954" o:title=""/>
          </v:shape>
          <o:OLEObject Type="Embed" ProgID="Equation.DSMT4" ShapeID="_x0000_i1961" DrawAspect="Content" ObjectID="_1338649596" r:id="rId1955"/>
        </w:object>
      </w:r>
      <w:r>
        <w:t xml:space="preserve"> be prescribed as </w:t>
      </w:r>
      <w:r w:rsidRPr="00AF2221">
        <w:rPr>
          <w:position w:val="-18"/>
        </w:rPr>
        <w:object w:dxaOrig="1920" w:dyaOrig="440" w14:anchorId="5E33ED13">
          <v:shape id="_x0000_i1962" type="#_x0000_t75" style="width:96pt;height:22pt" o:ole="">
            <v:imagedata r:id="rId1956" o:title=""/>
          </v:shape>
          <o:OLEObject Type="Embed" ProgID="Equation.DSMT4" ShapeID="_x0000_i1962" DrawAspect="Content" ObjectID="_1338649597" r:id="rId1957"/>
        </w:object>
      </w:r>
      <w:r>
        <w:t xml:space="preserve">, where </w:t>
      </w:r>
      <w:r w:rsidRPr="00AF2221">
        <w:rPr>
          <w:position w:val="-12"/>
        </w:rPr>
        <w:object w:dxaOrig="300" w:dyaOrig="380" w14:anchorId="091AD75C">
          <v:shape id="_x0000_i1963" type="#_x0000_t75" style="width:14pt;height:19.35pt" o:ole="">
            <v:imagedata r:id="rId1958" o:title=""/>
          </v:shape>
          <o:OLEObject Type="Embed" ProgID="Equation.DSMT4" ShapeID="_x0000_i1963" DrawAspect="Content" ObjectID="_1338649598" r:id="rId1959"/>
        </w:object>
      </w:r>
      <w:r>
        <w:t xml:space="preserve"> is the effective solute flux. For a mixture containing only neutral solutes (</w:t>
      </w:r>
      <w:r w:rsidRPr="00AF2221">
        <w:rPr>
          <w:position w:val="-10"/>
        </w:rPr>
        <w:object w:dxaOrig="1080" w:dyaOrig="360" w14:anchorId="65C495A6">
          <v:shape id="_x0000_i1964" type="#_x0000_t75" style="width:54pt;height:18pt" o:ole="">
            <v:imagedata r:id="rId1960" o:title=""/>
          </v:shape>
          <o:OLEObject Type="Embed" ProgID="Equation.DSMT4" ShapeID="_x0000_i1964" DrawAspect="Content" ObjectID="_1338649599" r:id="rId1961"/>
        </w:object>
      </w:r>
      <w:r>
        <w:t xml:space="preserve"> ), it follows that </w:t>
      </w:r>
      <w:r w:rsidRPr="00AF2221">
        <w:rPr>
          <w:position w:val="-12"/>
        </w:rPr>
        <w:object w:dxaOrig="800" w:dyaOrig="380" w14:anchorId="41ADE81B">
          <v:shape id="_x0000_i1965" type="#_x0000_t75" style="width:40pt;height:19.35pt" o:ole="">
            <v:imagedata r:id="rId1962" o:title=""/>
          </v:shape>
          <o:OLEObject Type="Embed" ProgID="Equation.DSMT4" ShapeID="_x0000_i1965" DrawAspect="Content" ObjectID="_1338649600" r:id="rId1963"/>
        </w:object>
      </w:r>
      <w:r>
        <w:t>.</w:t>
      </w:r>
    </w:p>
    <w:p w14:paraId="305E3179" w14:textId="77777777" w:rsidR="009339D1" w:rsidRDefault="009339D1" w:rsidP="009339D1">
      <w:pPr>
        <w:pStyle w:val="Heading3"/>
      </w:pPr>
      <w:bookmarkStart w:id="1957" w:name="_Toc264905113"/>
      <w:r>
        <w:t>Prescribed Electric Current Density</w:t>
      </w:r>
      <w:bookmarkEnd w:id="1957"/>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6" type="#_x0000_t75" style="width:79.35pt;height:28pt" o:ole="">
            <v:imagedata r:id="rId1964" o:title=""/>
          </v:shape>
          <o:OLEObject Type="Embed" ProgID="Equation.DSMT4" ShapeID="_x0000_i1966" DrawAspect="Content" ObjectID="_1338649601" r:id="rId1965"/>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7" type="#_x0000_t75" style="width:58pt;height:21.35pt" o:ole="">
            <v:imagedata r:id="rId1966" o:title=""/>
          </v:shape>
          <o:OLEObject Type="Embed" ProgID="Equation.DSMT4" ShapeID="_x0000_i1967" DrawAspect="Content" ObjectID="_1338649602" r:id="rId1967"/>
        </w:object>
      </w:r>
      <w:r>
        <w:t xml:space="preserve"> of ion fluxes may be prescribed at a boundary, it follows that only the normal component </w:t>
      </w:r>
      <w:r w:rsidRPr="00AF2221">
        <w:rPr>
          <w:position w:val="-14"/>
        </w:rPr>
        <w:object w:dxaOrig="1080" w:dyaOrig="400" w14:anchorId="07D89E68">
          <v:shape id="_x0000_i1968" type="#_x0000_t75" style="width:54pt;height:19.35pt" o:ole="">
            <v:imagedata r:id="rId1968" o:title=""/>
          </v:shape>
          <o:OLEObject Type="Embed" ProgID="Equation.DSMT4" ShapeID="_x0000_i1968" DrawAspect="Content" ObjectID="_1338649603" r:id="rId1969"/>
        </w:object>
      </w:r>
      <w:r>
        <w:t xml:space="preserve"> of the current density may be prescribed.  To prescribe </w:t>
      </w:r>
      <w:r w:rsidRPr="00AF2221">
        <w:rPr>
          <w:position w:val="-14"/>
        </w:rPr>
        <w:object w:dxaOrig="260" w:dyaOrig="400" w14:anchorId="1C41A5BF">
          <v:shape id="_x0000_i1969" type="#_x0000_t75" style="width:13.35pt;height:19.35pt" o:ole="">
            <v:imagedata r:id="rId1970" o:title=""/>
          </v:shape>
          <o:OLEObject Type="Embed" ProgID="Equation.DSMT4" ShapeID="_x0000_i1969" DrawAspect="Content" ObjectID="_1338649604" r:id="rId1971"/>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0" type="#_x0000_t75" style="width:38pt;height:21.35pt" o:ole="">
            <v:imagedata r:id="rId1972" o:title=""/>
          </v:shape>
          <o:OLEObject Type="Embed" ProgID="Equation.DSMT4" ShapeID="_x0000_i1970" DrawAspect="Content" ObjectID="_1338649605" r:id="rId1973"/>
        </w:object>
      </w:r>
      <w:r>
        <w:t xml:space="preserve">) at the electrode-mixture interface, so that the prescribed boundary condition should be </w:t>
      </w:r>
      <w:r w:rsidRPr="00AF2221">
        <w:rPr>
          <w:position w:val="-18"/>
        </w:rPr>
        <w:object w:dxaOrig="1400" w:dyaOrig="460" w14:anchorId="5CD395BA">
          <v:shape id="_x0000_i1971" type="#_x0000_t75" style="width:70pt;height:22.65pt" o:ole="">
            <v:imagedata r:id="rId1974" o:title=""/>
          </v:shape>
          <o:OLEObject Type="Embed" ProgID="Equation.DSMT4" ShapeID="_x0000_i1971" DrawAspect="Content" ObjectID="_1338649606" r:id="rId1975"/>
        </w:object>
      </w:r>
      <w:r>
        <w:t xml:space="preserve">. Since </w:t>
      </w:r>
      <w:r w:rsidRPr="00AF2221">
        <w:rPr>
          <w:position w:val="-4"/>
        </w:rPr>
        <w:object w:dxaOrig="780" w:dyaOrig="300" w14:anchorId="3C23EC5B">
          <v:shape id="_x0000_i1972" type="#_x0000_t75" style="width:39.35pt;height:14pt" o:ole="">
            <v:imagedata r:id="rId1976" o:title=""/>
          </v:shape>
          <o:OLEObject Type="Embed" ProgID="Equation.DSMT4" ShapeID="_x0000_i1972" DrawAspect="Content" ObjectID="_1338649607" r:id="rId1977"/>
        </w:object>
      </w:r>
      <w:r>
        <w:t xml:space="preserve"> and </w:t>
      </w:r>
      <w:r w:rsidRPr="00AF2221">
        <w:rPr>
          <w:position w:val="-4"/>
        </w:rPr>
        <w:object w:dxaOrig="780" w:dyaOrig="300" w14:anchorId="492F30E1">
          <v:shape id="_x0000_i1973" type="#_x0000_t75" style="width:39.35pt;height:14pt" o:ole="">
            <v:imagedata r:id="rId1978" o:title=""/>
          </v:shape>
          <o:OLEObject Type="Embed" ProgID="Equation.DSMT4" ShapeID="_x0000_i1973" DrawAspect="Content" ObjectID="_1338649608" r:id="rId1979"/>
        </w:object>
      </w:r>
      <w:r>
        <w:t xml:space="preserve"> in a triphasic mixture, the corresponding effective fluxes are given by </w:t>
      </w:r>
      <w:r w:rsidRPr="00AF2221">
        <w:rPr>
          <w:position w:val="-12"/>
        </w:rPr>
        <w:object w:dxaOrig="2140" w:dyaOrig="380" w14:anchorId="32730F11">
          <v:shape id="_x0000_i1974" type="#_x0000_t75" style="width:107.35pt;height:19.35pt" o:ole="">
            <v:imagedata r:id="rId1980" o:title=""/>
          </v:shape>
          <o:OLEObject Type="Embed" ProgID="Equation.DSMT4" ShapeID="_x0000_i1974" DrawAspect="Content" ObjectID="_1338649609" r:id="rId1981"/>
        </w:object>
      </w:r>
      <w:r>
        <w:t xml:space="preserve"> and </w:t>
      </w:r>
      <w:r w:rsidRPr="00AF2221">
        <w:rPr>
          <w:position w:val="-12"/>
        </w:rPr>
        <w:object w:dxaOrig="1140" w:dyaOrig="380" w14:anchorId="0315C52A">
          <v:shape id="_x0000_i1975" type="#_x0000_t75" style="width:58pt;height:19.35pt" o:ole="">
            <v:imagedata r:id="rId1982" o:title=""/>
          </v:shape>
          <o:OLEObject Type="Embed" ProgID="Equation.DSMT4" ShapeID="_x0000_i1975" DrawAspect="Content" ObjectID="_1338649610" r:id="rId1983"/>
        </w:object>
      </w:r>
      <w:r>
        <w:t>.</w:t>
      </w:r>
    </w:p>
    <w:p w14:paraId="1820FF67" w14:textId="77777777" w:rsidR="009339D1" w:rsidRDefault="009339D1" w:rsidP="009339D1">
      <w:pPr>
        <w:pStyle w:val="Heading3"/>
      </w:pPr>
      <w:bookmarkStart w:id="1958" w:name="_Toc264905114"/>
      <w:r>
        <w:lastRenderedPageBreak/>
        <w:t>Electrical Grounding</w:t>
      </w:r>
      <w:bookmarkEnd w:id="1958"/>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959" w:name="_Ref376433627"/>
      <w:bookmarkStart w:id="1960" w:name="_Toc264905115"/>
      <w:r>
        <w:t>Understanding the Solution</w:t>
      </w:r>
      <w:bookmarkEnd w:id="1959"/>
      <w:bookmarkEnd w:id="1960"/>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961" w:name="_Toc264905116"/>
      <w:r>
        <w:t>Mesh convergence</w:t>
      </w:r>
      <w:bookmarkEnd w:id="1961"/>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962" w:name="_Toc264905117"/>
      <w:r>
        <w:t>Constraint enforcement</w:t>
      </w:r>
      <w:bookmarkEnd w:id="1962"/>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963" w:name="_Toc376446466"/>
      <w:bookmarkStart w:id="1964" w:name="_Toc376446695"/>
      <w:bookmarkStart w:id="1965" w:name="_Toc376446924"/>
      <w:bookmarkStart w:id="1966" w:name="_Toc376447153"/>
      <w:bookmarkStart w:id="1967" w:name="_Toc376787098"/>
      <w:bookmarkStart w:id="1968" w:name="_Toc376787329"/>
      <w:bookmarkStart w:id="1969" w:name="_Toc376787560"/>
      <w:bookmarkStart w:id="1970" w:name="_Toc376858660"/>
      <w:bookmarkStart w:id="1971" w:name="_Toc377547140"/>
      <w:bookmarkStart w:id="1972" w:name="_Toc377547386"/>
      <w:bookmarkStart w:id="1973" w:name="_Toc388270674"/>
      <w:bookmarkStart w:id="1974" w:name="_Toc264905118"/>
      <w:bookmarkEnd w:id="1963"/>
      <w:bookmarkEnd w:id="1964"/>
      <w:bookmarkEnd w:id="1965"/>
      <w:bookmarkEnd w:id="1966"/>
      <w:bookmarkEnd w:id="1967"/>
      <w:bookmarkEnd w:id="1968"/>
      <w:bookmarkEnd w:id="1969"/>
      <w:bookmarkEnd w:id="1970"/>
      <w:bookmarkEnd w:id="1971"/>
      <w:bookmarkEnd w:id="1972"/>
      <w:bookmarkEnd w:id="1973"/>
      <w:r>
        <w:t>Limitations of FEBio</w:t>
      </w:r>
      <w:bookmarkEnd w:id="1974"/>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975" w:name="_Toc264905119"/>
      <w:r>
        <w:t>Geometrical instabilities</w:t>
      </w:r>
      <w:bookmarkEnd w:id="1975"/>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976" w:name="_Toc264905120"/>
      <w:r>
        <w:t>Material instabilities</w:t>
      </w:r>
      <w:bookmarkEnd w:id="1976"/>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1977" w:name="_Toc264905121"/>
      <w:r>
        <w:t>Re</w:t>
      </w:r>
      <w:r w:rsidR="0063263E">
        <w:t>me</w:t>
      </w:r>
      <w:r>
        <w:t>shing</w:t>
      </w:r>
      <w:bookmarkEnd w:id="1977"/>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1978" w:name="_Toc264905122"/>
      <w:r>
        <w:lastRenderedPageBreak/>
        <w:t>Force-driven Problems</w:t>
      </w:r>
      <w:bookmarkEnd w:id="1978"/>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1979" w:name="_Toc264905123"/>
      <w:r>
        <w:t>Solutions obtained on Multi-processor Machines</w:t>
      </w:r>
      <w:bookmarkEnd w:id="1979"/>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1980" w:name="_Toc264905124"/>
      <w:r>
        <w:t xml:space="preserve">Where to </w:t>
      </w:r>
      <w:r w:rsidR="00FD648A">
        <w:t>G</w:t>
      </w:r>
      <w:r>
        <w:t>et</w:t>
      </w:r>
      <w:r w:rsidR="00B201E3">
        <w:t xml:space="preserve"> </w:t>
      </w:r>
      <w:r w:rsidR="00FD648A">
        <w:t>M</w:t>
      </w:r>
      <w:r w:rsidR="00B201E3">
        <w:t>ore</w:t>
      </w:r>
      <w:r>
        <w:t xml:space="preserve"> </w:t>
      </w:r>
      <w:r w:rsidR="00FD648A">
        <w:t>H</w:t>
      </w:r>
      <w:r>
        <w:t>elp</w:t>
      </w:r>
      <w:bookmarkEnd w:id="1980"/>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r w:rsidR="00976D6B">
        <w:fldChar w:fldCharType="begin"/>
      </w:r>
      <w:r w:rsidR="00976D6B">
        <w:instrText xml:space="preserve"> HYPERLINK "http://mrlforums.sci.utah.edu/forums/forum.php" </w:instrText>
      </w:r>
      <w:ins w:id="1981" w:author="Gerard" w:date="2014-06-20T17:32:00Z"/>
      <w:r w:rsidR="00976D6B">
        <w:fldChar w:fldCharType="separate"/>
      </w:r>
      <w:r w:rsidRPr="00251CA6">
        <w:rPr>
          <w:rStyle w:val="Hyperlink"/>
        </w:rPr>
        <w:t>http://mrlforums.sci.utah.edu/forums/forum.php</w:t>
      </w:r>
      <w:r w:rsidR="00976D6B">
        <w:rPr>
          <w:rStyle w:val="Hyperlink"/>
        </w:rPr>
        <w:fldChar w:fldCharType="end"/>
      </w:r>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982" w:name="_Toc264905125"/>
      <w:r>
        <w:lastRenderedPageBreak/>
        <w:t xml:space="preserve">Configuration </w:t>
      </w:r>
      <w:r w:rsidR="00E67A22">
        <w:t>F</w:t>
      </w:r>
      <w:r>
        <w:t>ile</w:t>
      </w:r>
      <w:bookmarkEnd w:id="1982"/>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solver are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983" w:name="_Toc264905126"/>
      <w:r w:rsidR="00470C94">
        <w:lastRenderedPageBreak/>
        <w:t>FEBio Plugins</w:t>
      </w:r>
      <w:bookmarkEnd w:id="1983"/>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r w:rsidR="00976D6B">
        <w:fldChar w:fldCharType="begin"/>
      </w:r>
      <w:r w:rsidR="00976D6B">
        <w:instrText xml:space="preserve"> HYPERLINK "http://febio.org/febio/febio-documentation/" </w:instrText>
      </w:r>
      <w:ins w:id="1984" w:author="Gerard" w:date="2014-06-20T17:32:00Z"/>
      <w:r w:rsidR="00976D6B">
        <w:fldChar w:fldCharType="separate"/>
      </w:r>
      <w:r w:rsidR="00E54187" w:rsidRPr="00C75862">
        <w:rPr>
          <w:rStyle w:val="Hyperlink"/>
        </w:rPr>
        <w:t>http://febio.org/febio/febio-documentation/</w:t>
      </w:r>
      <w:r w:rsidR="00976D6B">
        <w:rPr>
          <w:rStyle w:val="Hyperlink"/>
        </w:rPr>
        <w:fldChar w:fldCharType="end"/>
      </w:r>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985" w:name="_Toc264905127"/>
      <w:r w:rsidR="006A0BC1">
        <w:lastRenderedPageBreak/>
        <w:t>References</w:t>
      </w:r>
      <w:bookmarkEnd w:id="1985"/>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986"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986"/>
    </w:p>
    <w:p w14:paraId="7078C31C" w14:textId="77777777" w:rsidR="00711A1D" w:rsidRPr="00711A1D" w:rsidRDefault="00711A1D" w:rsidP="00711A1D">
      <w:pPr>
        <w:rPr>
          <w:noProof/>
        </w:rPr>
      </w:pPr>
      <w:bookmarkStart w:id="1987" w:name="_ENREF_2"/>
      <w:r w:rsidRPr="00711A1D">
        <w:rPr>
          <w:noProof/>
        </w:rPr>
        <w:t>[2]</w:t>
      </w:r>
      <w:r w:rsidRPr="00711A1D">
        <w:rPr>
          <w:noProof/>
        </w:rPr>
        <w:tab/>
        <w:t>Gee, M. W., Dohrmann, C. R., Key, S. W., and Wall, W. A., 2009, "A uniform nodal strain tetrahedron with isochoric stabilization," Int. J. Numer. Meth. Engng(78), pp. 429-443.</w:t>
      </w:r>
      <w:bookmarkEnd w:id="1987"/>
    </w:p>
    <w:p w14:paraId="29B64F22" w14:textId="77777777" w:rsidR="00711A1D" w:rsidRPr="00711A1D" w:rsidRDefault="00711A1D" w:rsidP="00711A1D">
      <w:pPr>
        <w:rPr>
          <w:noProof/>
        </w:rPr>
      </w:pPr>
      <w:bookmarkStart w:id="1988"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988"/>
    </w:p>
    <w:p w14:paraId="52715185" w14:textId="77777777" w:rsidR="00711A1D" w:rsidRPr="00711A1D" w:rsidRDefault="00711A1D" w:rsidP="00711A1D">
      <w:pPr>
        <w:rPr>
          <w:noProof/>
        </w:rPr>
      </w:pPr>
      <w:bookmarkStart w:id="1989"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989"/>
    </w:p>
    <w:p w14:paraId="250401A1" w14:textId="77777777" w:rsidR="00711A1D" w:rsidRPr="00711A1D" w:rsidRDefault="00711A1D" w:rsidP="00711A1D">
      <w:pPr>
        <w:rPr>
          <w:noProof/>
        </w:rPr>
      </w:pPr>
      <w:bookmarkStart w:id="1990"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990"/>
    </w:p>
    <w:p w14:paraId="1E38F47E" w14:textId="77777777" w:rsidR="00711A1D" w:rsidRPr="00711A1D" w:rsidRDefault="00711A1D" w:rsidP="00711A1D">
      <w:pPr>
        <w:rPr>
          <w:noProof/>
        </w:rPr>
      </w:pPr>
      <w:bookmarkStart w:id="1991"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991"/>
    </w:p>
    <w:p w14:paraId="0F3A1875" w14:textId="77777777" w:rsidR="00711A1D" w:rsidRPr="00711A1D" w:rsidRDefault="00711A1D" w:rsidP="00711A1D">
      <w:pPr>
        <w:rPr>
          <w:noProof/>
        </w:rPr>
      </w:pPr>
      <w:bookmarkStart w:id="1992" w:name="_ENREF_7"/>
      <w:r w:rsidRPr="00711A1D">
        <w:rPr>
          <w:noProof/>
        </w:rPr>
        <w:t>[7]</w:t>
      </w:r>
      <w:r w:rsidRPr="00711A1D">
        <w:rPr>
          <w:noProof/>
        </w:rPr>
        <w:tab/>
        <w:t>Lanir, Y., 1983, "Constitutive equations for fibrous connective tissues," J Biomech, 16(1), pp. 1-12.</w:t>
      </w:r>
      <w:bookmarkEnd w:id="1992"/>
    </w:p>
    <w:p w14:paraId="320578B4" w14:textId="77777777" w:rsidR="00711A1D" w:rsidRPr="00711A1D" w:rsidRDefault="00711A1D" w:rsidP="00711A1D">
      <w:pPr>
        <w:rPr>
          <w:noProof/>
        </w:rPr>
      </w:pPr>
      <w:bookmarkStart w:id="1993"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993"/>
    </w:p>
    <w:p w14:paraId="3608330B" w14:textId="77777777" w:rsidR="00711A1D" w:rsidRPr="00711A1D" w:rsidRDefault="00711A1D" w:rsidP="00711A1D">
      <w:pPr>
        <w:rPr>
          <w:noProof/>
        </w:rPr>
      </w:pPr>
      <w:bookmarkStart w:id="1994" w:name="_ENREF_9"/>
      <w:r w:rsidRPr="00711A1D">
        <w:rPr>
          <w:noProof/>
        </w:rPr>
        <w:t>[9]</w:t>
      </w:r>
      <w:r w:rsidRPr="00711A1D">
        <w:rPr>
          <w:noProof/>
        </w:rPr>
        <w:tab/>
        <w:t>Ateshian, G. A., 2007, "Anisotropy of fibrous tissues in relation to the distribution of tensed and buckled fibers," J Biomech Eng, 129(2), pp. 240-249.</w:t>
      </w:r>
      <w:bookmarkEnd w:id="1994"/>
    </w:p>
    <w:p w14:paraId="294D485C" w14:textId="77777777" w:rsidR="00711A1D" w:rsidRPr="00711A1D" w:rsidRDefault="00711A1D" w:rsidP="00711A1D">
      <w:pPr>
        <w:rPr>
          <w:noProof/>
        </w:rPr>
      </w:pPr>
      <w:bookmarkStart w:id="1995" w:name="_ENREF_10"/>
      <w:r w:rsidRPr="00711A1D">
        <w:rPr>
          <w:noProof/>
        </w:rPr>
        <w:t>[10]</w:t>
      </w:r>
      <w:r w:rsidRPr="00711A1D">
        <w:rPr>
          <w:noProof/>
        </w:rPr>
        <w:tab/>
        <w:t>Fung, Y. C., 1993, Biomechanics : mechanical properties of living tissues, Springer-Verlag, New York.</w:t>
      </w:r>
      <w:bookmarkEnd w:id="1995"/>
    </w:p>
    <w:p w14:paraId="1B8F3DBB" w14:textId="77777777" w:rsidR="00711A1D" w:rsidRPr="00711A1D" w:rsidRDefault="00711A1D" w:rsidP="00711A1D">
      <w:pPr>
        <w:rPr>
          <w:noProof/>
        </w:rPr>
      </w:pPr>
      <w:bookmarkStart w:id="1996" w:name="_ENREF_11"/>
      <w:r w:rsidRPr="00711A1D">
        <w:rPr>
          <w:noProof/>
        </w:rPr>
        <w:t>[11]</w:t>
      </w:r>
      <w:r w:rsidRPr="00711A1D">
        <w:rPr>
          <w:noProof/>
        </w:rPr>
        <w:tab/>
        <w:t>Fung, Y. C., Fronek, K., and Patitucci, P., 1979, "Pseudoelasticity of arteries and the choice of its mathematical expression," Am J Physiol, 237(5), pp. H620-631.</w:t>
      </w:r>
      <w:bookmarkEnd w:id="1996"/>
    </w:p>
    <w:p w14:paraId="2CDD8AA6" w14:textId="77777777" w:rsidR="00711A1D" w:rsidRPr="00711A1D" w:rsidRDefault="00711A1D" w:rsidP="00711A1D">
      <w:pPr>
        <w:rPr>
          <w:noProof/>
        </w:rPr>
      </w:pPr>
      <w:bookmarkStart w:id="1997" w:name="_ENREF_12"/>
      <w:r w:rsidRPr="00711A1D">
        <w:rPr>
          <w:noProof/>
        </w:rPr>
        <w:t>[12]</w:t>
      </w:r>
      <w:r w:rsidRPr="00711A1D">
        <w:rPr>
          <w:noProof/>
        </w:rPr>
        <w:tab/>
        <w:t>Ateshian, G. A., and Costa, K. D., 2009, "A frame-invariant formulation of Fung elasticity," J Biomech, 42(6), pp. 781-785.</w:t>
      </w:r>
      <w:bookmarkEnd w:id="1997"/>
    </w:p>
    <w:p w14:paraId="4FC34E49" w14:textId="77777777" w:rsidR="00711A1D" w:rsidRPr="00711A1D" w:rsidRDefault="00711A1D" w:rsidP="00711A1D">
      <w:pPr>
        <w:rPr>
          <w:noProof/>
        </w:rPr>
      </w:pPr>
      <w:bookmarkStart w:id="1998" w:name="_ENREF_13"/>
      <w:r w:rsidRPr="00711A1D">
        <w:rPr>
          <w:noProof/>
        </w:rPr>
        <w:t>[13]</w:t>
      </w:r>
      <w:r w:rsidRPr="00711A1D">
        <w:rPr>
          <w:noProof/>
        </w:rPr>
        <w:tab/>
        <w:t>Blemker, S., 2004, "3D Modeling of Complex Muscle Architecture and Geometry," Stanford University, Stanford.</w:t>
      </w:r>
      <w:bookmarkEnd w:id="1998"/>
    </w:p>
    <w:p w14:paraId="44754525" w14:textId="77777777" w:rsidR="00711A1D" w:rsidRPr="00711A1D" w:rsidRDefault="00711A1D" w:rsidP="00711A1D">
      <w:pPr>
        <w:rPr>
          <w:noProof/>
        </w:rPr>
      </w:pPr>
      <w:bookmarkStart w:id="1999"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999"/>
    </w:p>
    <w:p w14:paraId="7B80718C" w14:textId="77777777" w:rsidR="00711A1D" w:rsidRPr="00711A1D" w:rsidRDefault="00711A1D" w:rsidP="00711A1D">
      <w:pPr>
        <w:rPr>
          <w:noProof/>
        </w:rPr>
      </w:pPr>
      <w:bookmarkStart w:id="2000" w:name="_ENREF_15"/>
      <w:r w:rsidRPr="00711A1D">
        <w:rPr>
          <w:noProof/>
        </w:rPr>
        <w:t>[15]</w:t>
      </w:r>
      <w:r w:rsidRPr="00711A1D">
        <w:rPr>
          <w:noProof/>
        </w:rPr>
        <w:tab/>
        <w:t>Spencer, A. J. M., 1984, Continuum Theory of the Mechanics of Fibre-Reinforced Composites, Springer-Verlag, New York.</w:t>
      </w:r>
      <w:bookmarkEnd w:id="2000"/>
    </w:p>
    <w:p w14:paraId="3B8E8EF7" w14:textId="77777777" w:rsidR="00711A1D" w:rsidRPr="00711A1D" w:rsidRDefault="00711A1D" w:rsidP="00711A1D">
      <w:pPr>
        <w:rPr>
          <w:noProof/>
        </w:rPr>
      </w:pPr>
      <w:bookmarkStart w:id="2001"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001"/>
    </w:p>
    <w:p w14:paraId="33382BC3" w14:textId="77777777" w:rsidR="00711A1D" w:rsidRPr="00711A1D" w:rsidRDefault="00711A1D" w:rsidP="00711A1D">
      <w:pPr>
        <w:rPr>
          <w:noProof/>
        </w:rPr>
      </w:pPr>
      <w:bookmarkStart w:id="2002"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002"/>
    </w:p>
    <w:p w14:paraId="78F4B469" w14:textId="77777777" w:rsidR="00711A1D" w:rsidRPr="00711A1D" w:rsidRDefault="00711A1D" w:rsidP="00711A1D">
      <w:pPr>
        <w:rPr>
          <w:noProof/>
        </w:rPr>
      </w:pPr>
      <w:bookmarkStart w:id="2003" w:name="_ENREF_18"/>
      <w:r w:rsidRPr="00711A1D">
        <w:rPr>
          <w:noProof/>
        </w:rPr>
        <w:t>[18]</w:t>
      </w:r>
      <w:r w:rsidRPr="00711A1D">
        <w:rPr>
          <w:noProof/>
        </w:rPr>
        <w:tab/>
        <w:t>Quapp, K. M., and Weiss, J. A., 1998, "Material characterization of human medial collateral ligament," J Biomech Eng, 120(6), pp. 757-763.</w:t>
      </w:r>
      <w:bookmarkEnd w:id="2003"/>
    </w:p>
    <w:p w14:paraId="32CA7FF9" w14:textId="77777777" w:rsidR="00711A1D" w:rsidRPr="00711A1D" w:rsidRDefault="00711A1D" w:rsidP="00711A1D">
      <w:pPr>
        <w:rPr>
          <w:noProof/>
        </w:rPr>
      </w:pPr>
      <w:bookmarkStart w:id="2004"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004"/>
    </w:p>
    <w:p w14:paraId="16AAC6F4" w14:textId="77777777" w:rsidR="00711A1D" w:rsidRPr="00711A1D" w:rsidRDefault="00711A1D" w:rsidP="00711A1D">
      <w:pPr>
        <w:rPr>
          <w:noProof/>
        </w:rPr>
      </w:pPr>
      <w:bookmarkStart w:id="2005" w:name="_ENREF_20"/>
      <w:r w:rsidRPr="00711A1D">
        <w:rPr>
          <w:noProof/>
        </w:rPr>
        <w:t>[20]</w:t>
      </w:r>
      <w:r w:rsidRPr="00711A1D">
        <w:rPr>
          <w:noProof/>
        </w:rPr>
        <w:tab/>
        <w:t>Veronda, D. R., and Westmann, R. A., 1970, "Mechanical Characterization of Skin - Finite Deformations," J. Biomechanics, Vol. 3, pp. 111-124.</w:t>
      </w:r>
      <w:bookmarkEnd w:id="2005"/>
    </w:p>
    <w:p w14:paraId="1320DA6A" w14:textId="77777777" w:rsidR="00711A1D" w:rsidRPr="00711A1D" w:rsidRDefault="00711A1D" w:rsidP="00711A1D">
      <w:pPr>
        <w:rPr>
          <w:noProof/>
        </w:rPr>
      </w:pPr>
      <w:bookmarkStart w:id="2006"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006"/>
    </w:p>
    <w:p w14:paraId="52C64EC2" w14:textId="77777777" w:rsidR="00711A1D" w:rsidRPr="00711A1D" w:rsidRDefault="00711A1D" w:rsidP="00711A1D">
      <w:pPr>
        <w:rPr>
          <w:noProof/>
        </w:rPr>
      </w:pPr>
      <w:bookmarkStart w:id="2007"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007"/>
    </w:p>
    <w:p w14:paraId="498B1043" w14:textId="77777777" w:rsidR="00711A1D" w:rsidRPr="00711A1D" w:rsidRDefault="00711A1D" w:rsidP="00711A1D">
      <w:pPr>
        <w:rPr>
          <w:noProof/>
        </w:rPr>
      </w:pPr>
      <w:bookmarkStart w:id="2008" w:name="_ENREF_23"/>
      <w:r w:rsidRPr="00711A1D">
        <w:rPr>
          <w:noProof/>
        </w:rPr>
        <w:t>[23]</w:t>
      </w:r>
      <w:r w:rsidRPr="00711A1D">
        <w:rPr>
          <w:noProof/>
        </w:rPr>
        <w:tab/>
        <w:t>Bonet, J., and Wood, R. D., 1997, Nonlinear continuum mechanics for finite element analysis, Cambridge University Press.</w:t>
      </w:r>
      <w:bookmarkEnd w:id="2008"/>
    </w:p>
    <w:p w14:paraId="01797796" w14:textId="77777777" w:rsidR="00711A1D" w:rsidRPr="00711A1D" w:rsidRDefault="00711A1D" w:rsidP="00711A1D">
      <w:pPr>
        <w:rPr>
          <w:noProof/>
        </w:rPr>
      </w:pPr>
      <w:bookmarkStart w:id="2009" w:name="_ENREF_24"/>
      <w:r w:rsidRPr="00711A1D">
        <w:rPr>
          <w:noProof/>
        </w:rPr>
        <w:t>[24]</w:t>
      </w:r>
      <w:r w:rsidRPr="00711A1D">
        <w:rPr>
          <w:noProof/>
        </w:rPr>
        <w:tab/>
        <w:t>Carter, D. R., and Hayes, W. C., 1976, "Bone compressive strength: the influence of density and strain rate," Science, 194(4270), pp. 1174-1176.</w:t>
      </w:r>
      <w:bookmarkEnd w:id="2009"/>
    </w:p>
    <w:p w14:paraId="4BE3FAA8" w14:textId="77777777" w:rsidR="00711A1D" w:rsidRPr="00711A1D" w:rsidRDefault="00711A1D" w:rsidP="00711A1D">
      <w:pPr>
        <w:rPr>
          <w:noProof/>
        </w:rPr>
      </w:pPr>
      <w:bookmarkStart w:id="2010" w:name="_ENREF_25"/>
      <w:r w:rsidRPr="00711A1D">
        <w:rPr>
          <w:noProof/>
        </w:rPr>
        <w:t>[25]</w:t>
      </w:r>
      <w:r w:rsidRPr="00711A1D">
        <w:rPr>
          <w:noProof/>
        </w:rPr>
        <w:tab/>
        <w:t>Carter, D. R., and Hayes, W. C., 1977, "The compressive behavior of bone as a two-phase porous structure," J Bone Joint Surg Am, 59(7), pp. 954-962.</w:t>
      </w:r>
      <w:bookmarkEnd w:id="2010"/>
    </w:p>
    <w:p w14:paraId="6764EF22" w14:textId="77777777" w:rsidR="00711A1D" w:rsidRPr="00711A1D" w:rsidRDefault="00711A1D" w:rsidP="00711A1D">
      <w:pPr>
        <w:rPr>
          <w:noProof/>
        </w:rPr>
      </w:pPr>
      <w:bookmarkStart w:id="2011" w:name="_ENREF_26"/>
      <w:r w:rsidRPr="00711A1D">
        <w:rPr>
          <w:noProof/>
        </w:rPr>
        <w:t>[26]</w:t>
      </w:r>
      <w:r w:rsidRPr="00711A1D">
        <w:rPr>
          <w:noProof/>
        </w:rPr>
        <w:tab/>
        <w:t>Overbeek, J. T., 1956, "The Donnan equilibrium," Prog Biophys Biophys Chem, 6, pp. 57-84.</w:t>
      </w:r>
      <w:bookmarkEnd w:id="2011"/>
    </w:p>
    <w:p w14:paraId="2295E82B" w14:textId="77777777" w:rsidR="00711A1D" w:rsidRPr="00711A1D" w:rsidRDefault="00711A1D" w:rsidP="00711A1D">
      <w:pPr>
        <w:rPr>
          <w:noProof/>
        </w:rPr>
      </w:pPr>
      <w:bookmarkStart w:id="2012"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012"/>
    </w:p>
    <w:p w14:paraId="45694551" w14:textId="77777777" w:rsidR="00711A1D" w:rsidRPr="00711A1D" w:rsidRDefault="00711A1D" w:rsidP="00711A1D">
      <w:pPr>
        <w:rPr>
          <w:noProof/>
        </w:rPr>
      </w:pPr>
      <w:bookmarkStart w:id="2013"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013"/>
    </w:p>
    <w:p w14:paraId="66E68CCA" w14:textId="77777777" w:rsidR="00711A1D" w:rsidRPr="00711A1D" w:rsidRDefault="00711A1D" w:rsidP="00711A1D">
      <w:pPr>
        <w:rPr>
          <w:noProof/>
        </w:rPr>
      </w:pPr>
      <w:bookmarkStart w:id="2014"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014"/>
    </w:p>
    <w:p w14:paraId="31C6FEAF" w14:textId="77777777" w:rsidR="00711A1D" w:rsidRPr="00711A1D" w:rsidRDefault="00711A1D" w:rsidP="00711A1D">
      <w:pPr>
        <w:rPr>
          <w:noProof/>
        </w:rPr>
      </w:pPr>
      <w:bookmarkStart w:id="2015"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015"/>
    </w:p>
    <w:p w14:paraId="5121E746" w14:textId="77777777" w:rsidR="00711A1D" w:rsidRPr="00711A1D" w:rsidRDefault="00711A1D" w:rsidP="00711A1D">
      <w:pPr>
        <w:rPr>
          <w:noProof/>
        </w:rPr>
      </w:pPr>
      <w:bookmarkStart w:id="2016" w:name="_ENREF_31"/>
      <w:r w:rsidRPr="00711A1D">
        <w:rPr>
          <w:noProof/>
        </w:rPr>
        <w:t>[31]</w:t>
      </w:r>
      <w:r w:rsidRPr="00711A1D">
        <w:rPr>
          <w:noProof/>
        </w:rPr>
        <w:tab/>
        <w:t>Ateshian, G. A., and Ricken, T., 2010, "Multigenerational interstitial growth of biological tissues," Biomech Model Mechanobiol, 9(6), pp. 689-702.</w:t>
      </w:r>
      <w:bookmarkEnd w:id="2016"/>
    </w:p>
    <w:p w14:paraId="7C381329" w14:textId="77777777" w:rsidR="00711A1D" w:rsidRPr="00711A1D" w:rsidRDefault="00711A1D" w:rsidP="00711A1D">
      <w:pPr>
        <w:rPr>
          <w:noProof/>
        </w:rPr>
      </w:pPr>
      <w:bookmarkStart w:id="2017"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017"/>
    </w:p>
    <w:p w14:paraId="5FE113E8" w14:textId="77777777" w:rsidR="00711A1D" w:rsidRPr="00711A1D" w:rsidRDefault="00711A1D" w:rsidP="00711A1D">
      <w:pPr>
        <w:rPr>
          <w:noProof/>
        </w:rPr>
      </w:pPr>
      <w:bookmarkStart w:id="2018"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018"/>
    </w:p>
    <w:p w14:paraId="36FDCD92" w14:textId="77777777" w:rsidR="00711A1D" w:rsidRPr="00711A1D" w:rsidRDefault="00711A1D" w:rsidP="00711A1D">
      <w:pPr>
        <w:rPr>
          <w:noProof/>
        </w:rPr>
      </w:pPr>
      <w:bookmarkStart w:id="2019"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019"/>
    </w:p>
    <w:p w14:paraId="26462A35" w14:textId="77777777" w:rsidR="00711A1D" w:rsidRPr="00711A1D" w:rsidRDefault="00711A1D" w:rsidP="00711A1D">
      <w:pPr>
        <w:rPr>
          <w:noProof/>
        </w:rPr>
      </w:pPr>
      <w:bookmarkStart w:id="2020" w:name="_ENREF_35"/>
      <w:r w:rsidRPr="00711A1D">
        <w:rPr>
          <w:noProof/>
        </w:rPr>
        <w:t>[35]</w:t>
      </w:r>
      <w:r w:rsidRPr="00711A1D">
        <w:rPr>
          <w:noProof/>
        </w:rPr>
        <w:tab/>
        <w:t>Weinans, H., Huiskes, R., and Grootenboer, H. J., 1992, "The behavior of adaptive bone-remodeling simulation models," J Biomech, 25(12), pp. 1425-1441.</w:t>
      </w:r>
      <w:bookmarkEnd w:id="2020"/>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D9A031" w14:textId="77777777" w:rsidR="001139D3" w:rsidRDefault="001139D3">
      <w:r>
        <w:separator/>
      </w:r>
    </w:p>
  </w:endnote>
  <w:endnote w:type="continuationSeparator" w:id="0">
    <w:p w14:paraId="0E1F0501" w14:textId="77777777" w:rsidR="001139D3" w:rsidRDefault="00113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3356A0" w14:textId="77777777" w:rsidR="001139D3" w:rsidRDefault="001139D3">
      <w:r>
        <w:separator/>
      </w:r>
    </w:p>
  </w:footnote>
  <w:footnote w:type="continuationSeparator" w:id="0">
    <w:p w14:paraId="6BBD5B6F" w14:textId="77777777" w:rsidR="001139D3" w:rsidRDefault="001139D3">
      <w:r>
        <w:continuationSeparator/>
      </w:r>
    </w:p>
  </w:footnote>
  <w:footnote w:id="1">
    <w:p w14:paraId="2EECF9A7" w14:textId="1DEABEEA" w:rsidR="00234587" w:rsidRDefault="002345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234587" w:rsidRDefault="002345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234587" w:rsidRDefault="0023458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234587" w:rsidRDefault="002345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234587" w:rsidRDefault="0023458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234587" w:rsidRPr="00112C98" w:rsidRDefault="002345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234587" w:rsidRPr="009339D1" w:rsidRDefault="0023458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234587" w:rsidRDefault="002345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234587" w:rsidRDefault="0023458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234587" w:rsidRDefault="00234587">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234587" w:rsidRDefault="002345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234587" w:rsidRDefault="00234587"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234587" w:rsidRDefault="002345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6D6B">
      <w:rPr>
        <w:rStyle w:val="PageNumber"/>
        <w:noProof/>
      </w:rPr>
      <w:t>186</w:t>
    </w:r>
    <w:r>
      <w:rPr>
        <w:rStyle w:val="PageNumber"/>
      </w:rPr>
      <w:fldChar w:fldCharType="end"/>
    </w:r>
  </w:p>
  <w:p w14:paraId="4C9E34C0" w14:textId="77777777" w:rsidR="00234587" w:rsidRDefault="00234587"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47.wmf"/><Relationship Id="rId501" Type="http://schemas.openxmlformats.org/officeDocument/2006/relationships/oleObject" Target="embeddings/oleObject244.bin"/><Relationship Id="rId502" Type="http://schemas.openxmlformats.org/officeDocument/2006/relationships/image" Target="media/image248.wmf"/><Relationship Id="rId503" Type="http://schemas.openxmlformats.org/officeDocument/2006/relationships/oleObject" Target="embeddings/oleObject245.bin"/><Relationship Id="rId110" Type="http://schemas.openxmlformats.org/officeDocument/2006/relationships/oleObject" Target="embeddings/oleObject49.bin"/><Relationship Id="rId111" Type="http://schemas.openxmlformats.org/officeDocument/2006/relationships/image" Target="media/image52.wmf"/><Relationship Id="rId112" Type="http://schemas.openxmlformats.org/officeDocument/2006/relationships/oleObject" Target="embeddings/oleObject50.bin"/><Relationship Id="rId113" Type="http://schemas.openxmlformats.org/officeDocument/2006/relationships/image" Target="media/image53.wmf"/><Relationship Id="rId114" Type="http://schemas.openxmlformats.org/officeDocument/2006/relationships/oleObject" Target="embeddings/oleObject51.bin"/><Relationship Id="rId115" Type="http://schemas.openxmlformats.org/officeDocument/2006/relationships/image" Target="media/image54.wmf"/><Relationship Id="rId116" Type="http://schemas.openxmlformats.org/officeDocument/2006/relationships/oleObject" Target="embeddings/oleObject52.bin"/><Relationship Id="rId117" Type="http://schemas.openxmlformats.org/officeDocument/2006/relationships/image" Target="media/image55.wmf"/><Relationship Id="rId118" Type="http://schemas.openxmlformats.org/officeDocument/2006/relationships/oleObject" Target="embeddings/oleObject53.bin"/><Relationship Id="rId119" Type="http://schemas.openxmlformats.org/officeDocument/2006/relationships/image" Target="media/image56.wmf"/><Relationship Id="rId504" Type="http://schemas.openxmlformats.org/officeDocument/2006/relationships/image" Target="media/image249.wmf"/><Relationship Id="rId505" Type="http://schemas.openxmlformats.org/officeDocument/2006/relationships/oleObject" Target="embeddings/oleObject246.bin"/><Relationship Id="rId506" Type="http://schemas.openxmlformats.org/officeDocument/2006/relationships/image" Target="media/image250.wmf"/><Relationship Id="rId507" Type="http://schemas.openxmlformats.org/officeDocument/2006/relationships/oleObject" Target="embeddings/oleObject247.bin"/><Relationship Id="rId508" Type="http://schemas.openxmlformats.org/officeDocument/2006/relationships/image" Target="media/image251.wmf"/><Relationship Id="rId509" Type="http://schemas.openxmlformats.org/officeDocument/2006/relationships/oleObject" Target="embeddings/oleObject248.bin"/><Relationship Id="rId1760" Type="http://schemas.openxmlformats.org/officeDocument/2006/relationships/image" Target="media/image877.wmf"/><Relationship Id="rId1761" Type="http://schemas.openxmlformats.org/officeDocument/2006/relationships/oleObject" Target="embeddings/oleObject874.bin"/><Relationship Id="rId1762" Type="http://schemas.openxmlformats.org/officeDocument/2006/relationships/image" Target="media/image878.wmf"/><Relationship Id="rId1763" Type="http://schemas.openxmlformats.org/officeDocument/2006/relationships/oleObject" Target="embeddings/oleObject875.bin"/><Relationship Id="rId1370" Type="http://schemas.openxmlformats.org/officeDocument/2006/relationships/image" Target="media/image682.emf"/><Relationship Id="rId1371" Type="http://schemas.openxmlformats.org/officeDocument/2006/relationships/oleObject" Target="embeddings/oleObject679.bin"/><Relationship Id="rId1372" Type="http://schemas.openxmlformats.org/officeDocument/2006/relationships/image" Target="media/image683.emf"/><Relationship Id="rId1373" Type="http://schemas.openxmlformats.org/officeDocument/2006/relationships/oleObject" Target="embeddings/oleObject680.bin"/><Relationship Id="rId1374" Type="http://schemas.openxmlformats.org/officeDocument/2006/relationships/image" Target="media/image684.emf"/><Relationship Id="rId1375" Type="http://schemas.openxmlformats.org/officeDocument/2006/relationships/oleObject" Target="embeddings/oleObject681.bin"/><Relationship Id="rId1376" Type="http://schemas.openxmlformats.org/officeDocument/2006/relationships/image" Target="media/image685.emf"/><Relationship Id="rId1377" Type="http://schemas.openxmlformats.org/officeDocument/2006/relationships/oleObject" Target="embeddings/oleObject682.bin"/><Relationship Id="rId1378" Type="http://schemas.openxmlformats.org/officeDocument/2006/relationships/image" Target="media/image686.wmf"/><Relationship Id="rId1379" Type="http://schemas.openxmlformats.org/officeDocument/2006/relationships/oleObject" Target="embeddings/oleObject683.bin"/><Relationship Id="rId1764" Type="http://schemas.openxmlformats.org/officeDocument/2006/relationships/image" Target="media/image879.wmf"/><Relationship Id="rId1765" Type="http://schemas.openxmlformats.org/officeDocument/2006/relationships/oleObject" Target="embeddings/oleObject876.bin"/><Relationship Id="rId1766" Type="http://schemas.openxmlformats.org/officeDocument/2006/relationships/image" Target="media/image880.wmf"/><Relationship Id="rId1767" Type="http://schemas.openxmlformats.org/officeDocument/2006/relationships/oleObject" Target="embeddings/oleObject877.bin"/><Relationship Id="rId1768" Type="http://schemas.openxmlformats.org/officeDocument/2006/relationships/image" Target="media/image881.wmf"/><Relationship Id="rId1769" Type="http://schemas.openxmlformats.org/officeDocument/2006/relationships/oleObject" Target="embeddings/oleObject878.bin"/><Relationship Id="rId900" Type="http://schemas.openxmlformats.org/officeDocument/2006/relationships/image" Target="media/image447.wmf"/><Relationship Id="rId901" Type="http://schemas.openxmlformats.org/officeDocument/2006/relationships/oleObject" Target="embeddings/oleObject444.bin"/><Relationship Id="rId902" Type="http://schemas.openxmlformats.org/officeDocument/2006/relationships/image" Target="media/image448.wmf"/><Relationship Id="rId903" Type="http://schemas.openxmlformats.org/officeDocument/2006/relationships/oleObject" Target="embeddings/oleObject445.bin"/><Relationship Id="rId904" Type="http://schemas.openxmlformats.org/officeDocument/2006/relationships/image" Target="media/image449.wmf"/><Relationship Id="rId905" Type="http://schemas.openxmlformats.org/officeDocument/2006/relationships/oleObject" Target="embeddings/oleObject446.bin"/><Relationship Id="rId906" Type="http://schemas.openxmlformats.org/officeDocument/2006/relationships/image" Target="media/image450.wmf"/><Relationship Id="rId907" Type="http://schemas.openxmlformats.org/officeDocument/2006/relationships/oleObject" Target="embeddings/oleObject447.bin"/><Relationship Id="rId120" Type="http://schemas.openxmlformats.org/officeDocument/2006/relationships/oleObject" Target="embeddings/oleObject54.bin"/><Relationship Id="rId121" Type="http://schemas.openxmlformats.org/officeDocument/2006/relationships/image" Target="media/image57.wmf"/><Relationship Id="rId122" Type="http://schemas.openxmlformats.org/officeDocument/2006/relationships/oleObject" Target="embeddings/oleObject55.bin"/><Relationship Id="rId123" Type="http://schemas.openxmlformats.org/officeDocument/2006/relationships/image" Target="media/image58.wmf"/><Relationship Id="rId124" Type="http://schemas.openxmlformats.org/officeDocument/2006/relationships/oleObject" Target="embeddings/oleObject56.bin"/><Relationship Id="rId125" Type="http://schemas.openxmlformats.org/officeDocument/2006/relationships/image" Target="media/image59.wmf"/><Relationship Id="rId126" Type="http://schemas.openxmlformats.org/officeDocument/2006/relationships/oleObject" Target="embeddings/oleObject57.bin"/><Relationship Id="rId127" Type="http://schemas.openxmlformats.org/officeDocument/2006/relationships/image" Target="media/image60.wmf"/><Relationship Id="rId128" Type="http://schemas.openxmlformats.org/officeDocument/2006/relationships/oleObject" Target="embeddings/oleObject58.bin"/><Relationship Id="rId129" Type="http://schemas.openxmlformats.org/officeDocument/2006/relationships/image" Target="media/image61.wmf"/><Relationship Id="rId908" Type="http://schemas.openxmlformats.org/officeDocument/2006/relationships/image" Target="media/image451.wmf"/><Relationship Id="rId909" Type="http://schemas.openxmlformats.org/officeDocument/2006/relationships/oleObject" Target="embeddings/oleObject448.bin"/><Relationship Id="rId510" Type="http://schemas.openxmlformats.org/officeDocument/2006/relationships/image" Target="media/image252.wmf"/><Relationship Id="rId511" Type="http://schemas.openxmlformats.org/officeDocument/2006/relationships/oleObject" Target="embeddings/oleObject249.bin"/><Relationship Id="rId512" Type="http://schemas.openxmlformats.org/officeDocument/2006/relationships/image" Target="media/image253.wmf"/><Relationship Id="rId513" Type="http://schemas.openxmlformats.org/officeDocument/2006/relationships/oleObject" Target="embeddings/oleObject250.bin"/><Relationship Id="rId514" Type="http://schemas.openxmlformats.org/officeDocument/2006/relationships/image" Target="media/image254.wmf"/><Relationship Id="rId515" Type="http://schemas.openxmlformats.org/officeDocument/2006/relationships/oleObject" Target="embeddings/oleObject251.bin"/><Relationship Id="rId516" Type="http://schemas.openxmlformats.org/officeDocument/2006/relationships/image" Target="media/image255.wmf"/><Relationship Id="rId517" Type="http://schemas.openxmlformats.org/officeDocument/2006/relationships/oleObject" Target="embeddings/oleObject252.bin"/><Relationship Id="rId518" Type="http://schemas.openxmlformats.org/officeDocument/2006/relationships/image" Target="media/image256.wmf"/><Relationship Id="rId519" Type="http://schemas.openxmlformats.org/officeDocument/2006/relationships/oleObject" Target="embeddings/oleObject253.bin"/><Relationship Id="rId1770" Type="http://schemas.openxmlformats.org/officeDocument/2006/relationships/image" Target="media/image882.wmf"/><Relationship Id="rId1771" Type="http://schemas.openxmlformats.org/officeDocument/2006/relationships/oleObject" Target="embeddings/oleObject879.bin"/><Relationship Id="rId1772" Type="http://schemas.openxmlformats.org/officeDocument/2006/relationships/image" Target="media/image883.wmf"/><Relationship Id="rId1773" Type="http://schemas.openxmlformats.org/officeDocument/2006/relationships/oleObject" Target="embeddings/oleObject880.bin"/><Relationship Id="rId1380" Type="http://schemas.openxmlformats.org/officeDocument/2006/relationships/image" Target="media/image687.wmf"/><Relationship Id="rId1381" Type="http://schemas.openxmlformats.org/officeDocument/2006/relationships/oleObject" Target="embeddings/oleObject684.bin"/><Relationship Id="rId1382" Type="http://schemas.openxmlformats.org/officeDocument/2006/relationships/image" Target="media/image688.wmf"/><Relationship Id="rId1383" Type="http://schemas.openxmlformats.org/officeDocument/2006/relationships/oleObject" Target="embeddings/oleObject685.bin"/><Relationship Id="rId1384" Type="http://schemas.openxmlformats.org/officeDocument/2006/relationships/image" Target="media/image689.emf"/><Relationship Id="rId1385" Type="http://schemas.openxmlformats.org/officeDocument/2006/relationships/oleObject" Target="embeddings/oleObject686.bin"/><Relationship Id="rId1386" Type="http://schemas.openxmlformats.org/officeDocument/2006/relationships/image" Target="media/image690.emf"/><Relationship Id="rId1387" Type="http://schemas.openxmlformats.org/officeDocument/2006/relationships/oleObject" Target="embeddings/oleObject687.bin"/><Relationship Id="rId1388" Type="http://schemas.openxmlformats.org/officeDocument/2006/relationships/image" Target="media/image691.emf"/><Relationship Id="rId1389" Type="http://schemas.openxmlformats.org/officeDocument/2006/relationships/oleObject" Target="embeddings/oleObject688.bin"/><Relationship Id="rId1774" Type="http://schemas.openxmlformats.org/officeDocument/2006/relationships/image" Target="media/image884.wmf"/><Relationship Id="rId1775" Type="http://schemas.openxmlformats.org/officeDocument/2006/relationships/oleObject" Target="embeddings/oleObject881.bin"/><Relationship Id="rId1776" Type="http://schemas.openxmlformats.org/officeDocument/2006/relationships/image" Target="media/image885.wmf"/><Relationship Id="rId1777" Type="http://schemas.openxmlformats.org/officeDocument/2006/relationships/oleObject" Target="embeddings/oleObject882.bin"/><Relationship Id="rId1778" Type="http://schemas.openxmlformats.org/officeDocument/2006/relationships/image" Target="media/image886.wmf"/><Relationship Id="rId1779" Type="http://schemas.openxmlformats.org/officeDocument/2006/relationships/oleObject" Target="embeddings/oleObject883.bin"/><Relationship Id="rId910" Type="http://schemas.openxmlformats.org/officeDocument/2006/relationships/image" Target="media/image452.wmf"/><Relationship Id="rId911" Type="http://schemas.openxmlformats.org/officeDocument/2006/relationships/oleObject" Target="embeddings/oleObject449.bin"/><Relationship Id="rId912" Type="http://schemas.openxmlformats.org/officeDocument/2006/relationships/image" Target="media/image453.wmf"/><Relationship Id="rId913" Type="http://schemas.openxmlformats.org/officeDocument/2006/relationships/oleObject" Target="embeddings/oleObject450.bin"/><Relationship Id="rId914" Type="http://schemas.openxmlformats.org/officeDocument/2006/relationships/image" Target="media/image454.wmf"/><Relationship Id="rId915" Type="http://schemas.openxmlformats.org/officeDocument/2006/relationships/oleObject" Target="embeddings/oleObject451.bin"/><Relationship Id="rId916" Type="http://schemas.openxmlformats.org/officeDocument/2006/relationships/image" Target="media/image455.wmf"/><Relationship Id="rId917" Type="http://schemas.openxmlformats.org/officeDocument/2006/relationships/oleObject" Target="embeddings/oleObject452.bin"/><Relationship Id="rId130" Type="http://schemas.openxmlformats.org/officeDocument/2006/relationships/oleObject" Target="embeddings/oleObject59.bin"/><Relationship Id="rId131" Type="http://schemas.openxmlformats.org/officeDocument/2006/relationships/image" Target="media/image62.wmf"/><Relationship Id="rId132" Type="http://schemas.openxmlformats.org/officeDocument/2006/relationships/oleObject" Target="embeddings/oleObject60.bin"/><Relationship Id="rId133" Type="http://schemas.openxmlformats.org/officeDocument/2006/relationships/image" Target="media/image63.wmf"/><Relationship Id="rId134" Type="http://schemas.openxmlformats.org/officeDocument/2006/relationships/oleObject" Target="embeddings/oleObject61.bin"/><Relationship Id="rId135" Type="http://schemas.openxmlformats.org/officeDocument/2006/relationships/image" Target="media/image64.wmf"/><Relationship Id="rId136" Type="http://schemas.openxmlformats.org/officeDocument/2006/relationships/oleObject" Target="embeddings/oleObject62.bin"/><Relationship Id="rId137" Type="http://schemas.openxmlformats.org/officeDocument/2006/relationships/image" Target="media/image65.wmf"/><Relationship Id="rId138" Type="http://schemas.openxmlformats.org/officeDocument/2006/relationships/oleObject" Target="embeddings/oleObject63.bin"/><Relationship Id="rId139" Type="http://schemas.openxmlformats.org/officeDocument/2006/relationships/image" Target="media/image66.wmf"/><Relationship Id="rId918" Type="http://schemas.openxmlformats.org/officeDocument/2006/relationships/image" Target="media/image456.wmf"/><Relationship Id="rId919" Type="http://schemas.openxmlformats.org/officeDocument/2006/relationships/oleObject" Target="embeddings/oleObject453.bin"/><Relationship Id="rId520" Type="http://schemas.openxmlformats.org/officeDocument/2006/relationships/image" Target="media/image257.wmf"/><Relationship Id="rId521" Type="http://schemas.openxmlformats.org/officeDocument/2006/relationships/oleObject" Target="embeddings/oleObject254.bin"/><Relationship Id="rId522" Type="http://schemas.openxmlformats.org/officeDocument/2006/relationships/image" Target="media/image258.wmf"/><Relationship Id="rId523" Type="http://schemas.openxmlformats.org/officeDocument/2006/relationships/oleObject" Target="embeddings/oleObject255.bin"/><Relationship Id="rId524" Type="http://schemas.openxmlformats.org/officeDocument/2006/relationships/image" Target="media/image259.wmf"/><Relationship Id="rId525" Type="http://schemas.openxmlformats.org/officeDocument/2006/relationships/oleObject" Target="embeddings/oleObject256.bin"/><Relationship Id="rId526" Type="http://schemas.openxmlformats.org/officeDocument/2006/relationships/image" Target="media/image260.wmf"/><Relationship Id="rId527" Type="http://schemas.openxmlformats.org/officeDocument/2006/relationships/oleObject" Target="embeddings/oleObject257.bin"/><Relationship Id="rId528" Type="http://schemas.openxmlformats.org/officeDocument/2006/relationships/image" Target="media/image261.wmf"/><Relationship Id="rId529" Type="http://schemas.openxmlformats.org/officeDocument/2006/relationships/oleObject" Target="embeddings/oleObject258.bin"/><Relationship Id="rId1780" Type="http://schemas.openxmlformats.org/officeDocument/2006/relationships/image" Target="media/image887.wmf"/><Relationship Id="rId1781" Type="http://schemas.openxmlformats.org/officeDocument/2006/relationships/oleObject" Target="embeddings/oleObject884.bin"/><Relationship Id="rId1782" Type="http://schemas.openxmlformats.org/officeDocument/2006/relationships/image" Target="media/image888.wmf"/><Relationship Id="rId1783" Type="http://schemas.openxmlformats.org/officeDocument/2006/relationships/oleObject" Target="embeddings/oleObject885.bin"/><Relationship Id="rId1390" Type="http://schemas.openxmlformats.org/officeDocument/2006/relationships/image" Target="media/image692.wmf"/><Relationship Id="rId1391" Type="http://schemas.openxmlformats.org/officeDocument/2006/relationships/oleObject" Target="embeddings/oleObject689.bin"/><Relationship Id="rId1392" Type="http://schemas.openxmlformats.org/officeDocument/2006/relationships/image" Target="media/image693.wmf"/><Relationship Id="rId1393" Type="http://schemas.openxmlformats.org/officeDocument/2006/relationships/oleObject" Target="embeddings/oleObject690.bin"/><Relationship Id="rId1394" Type="http://schemas.openxmlformats.org/officeDocument/2006/relationships/image" Target="media/image694.wmf"/><Relationship Id="rId1395" Type="http://schemas.openxmlformats.org/officeDocument/2006/relationships/oleObject" Target="embeddings/oleObject691.bin"/><Relationship Id="rId1396" Type="http://schemas.openxmlformats.org/officeDocument/2006/relationships/image" Target="media/image695.wmf"/><Relationship Id="rId1397" Type="http://schemas.openxmlformats.org/officeDocument/2006/relationships/oleObject" Target="embeddings/oleObject692.bin"/><Relationship Id="rId1398" Type="http://schemas.openxmlformats.org/officeDocument/2006/relationships/image" Target="media/image696.wmf"/><Relationship Id="rId1399" Type="http://schemas.openxmlformats.org/officeDocument/2006/relationships/oleObject" Target="embeddings/oleObject693.bin"/><Relationship Id="rId1784" Type="http://schemas.openxmlformats.org/officeDocument/2006/relationships/image" Target="media/image889.wmf"/><Relationship Id="rId1785" Type="http://schemas.openxmlformats.org/officeDocument/2006/relationships/oleObject" Target="embeddings/oleObject886.bin"/><Relationship Id="rId1786" Type="http://schemas.openxmlformats.org/officeDocument/2006/relationships/image" Target="media/image890.wmf"/><Relationship Id="rId1787" Type="http://schemas.openxmlformats.org/officeDocument/2006/relationships/oleObject" Target="embeddings/oleObject887.bin"/><Relationship Id="rId1788" Type="http://schemas.openxmlformats.org/officeDocument/2006/relationships/image" Target="media/image891.wmf"/><Relationship Id="rId1789" Type="http://schemas.openxmlformats.org/officeDocument/2006/relationships/oleObject" Target="embeddings/oleObject888.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57.wmf"/><Relationship Id="rId921" Type="http://schemas.openxmlformats.org/officeDocument/2006/relationships/oleObject" Target="embeddings/oleObject454.bin"/><Relationship Id="rId922" Type="http://schemas.openxmlformats.org/officeDocument/2006/relationships/image" Target="media/image458.wmf"/><Relationship Id="rId923" Type="http://schemas.openxmlformats.org/officeDocument/2006/relationships/oleObject" Target="embeddings/oleObject455.bin"/><Relationship Id="rId924" Type="http://schemas.openxmlformats.org/officeDocument/2006/relationships/image" Target="media/image459.wmf"/><Relationship Id="rId925" Type="http://schemas.openxmlformats.org/officeDocument/2006/relationships/oleObject" Target="embeddings/oleObject456.bin"/><Relationship Id="rId926" Type="http://schemas.openxmlformats.org/officeDocument/2006/relationships/image" Target="media/image460.wmf"/><Relationship Id="rId927" Type="http://schemas.openxmlformats.org/officeDocument/2006/relationships/oleObject" Target="embeddings/oleObject457.bin"/><Relationship Id="rId140" Type="http://schemas.openxmlformats.org/officeDocument/2006/relationships/oleObject" Target="embeddings/oleObject64.bin"/><Relationship Id="rId141" Type="http://schemas.openxmlformats.org/officeDocument/2006/relationships/image" Target="media/image67.wmf"/><Relationship Id="rId142" Type="http://schemas.openxmlformats.org/officeDocument/2006/relationships/oleObject" Target="embeddings/oleObject65.bin"/><Relationship Id="rId143" Type="http://schemas.openxmlformats.org/officeDocument/2006/relationships/image" Target="media/image68.wmf"/><Relationship Id="rId144" Type="http://schemas.openxmlformats.org/officeDocument/2006/relationships/oleObject" Target="embeddings/oleObject66.bin"/><Relationship Id="rId145" Type="http://schemas.openxmlformats.org/officeDocument/2006/relationships/image" Target="media/image69.wmf"/><Relationship Id="rId146" Type="http://schemas.openxmlformats.org/officeDocument/2006/relationships/oleObject" Target="embeddings/oleObject67.bin"/><Relationship Id="rId147" Type="http://schemas.openxmlformats.org/officeDocument/2006/relationships/image" Target="media/image70.wmf"/><Relationship Id="rId148" Type="http://schemas.openxmlformats.org/officeDocument/2006/relationships/oleObject" Target="embeddings/oleObject68.bin"/><Relationship Id="rId149" Type="http://schemas.openxmlformats.org/officeDocument/2006/relationships/image" Target="media/image71.wmf"/><Relationship Id="rId928" Type="http://schemas.openxmlformats.org/officeDocument/2006/relationships/image" Target="media/image461.wmf"/><Relationship Id="rId929" Type="http://schemas.openxmlformats.org/officeDocument/2006/relationships/oleObject" Target="embeddings/oleObject458.bin"/><Relationship Id="rId530" Type="http://schemas.openxmlformats.org/officeDocument/2006/relationships/image" Target="media/image262.wmf"/><Relationship Id="rId531" Type="http://schemas.openxmlformats.org/officeDocument/2006/relationships/oleObject" Target="embeddings/oleObject259.bin"/><Relationship Id="rId532" Type="http://schemas.openxmlformats.org/officeDocument/2006/relationships/image" Target="media/image263.wmf"/><Relationship Id="rId533" Type="http://schemas.openxmlformats.org/officeDocument/2006/relationships/oleObject" Target="embeddings/oleObject260.bin"/><Relationship Id="rId534" Type="http://schemas.openxmlformats.org/officeDocument/2006/relationships/image" Target="media/image264.wmf"/><Relationship Id="rId535" Type="http://schemas.openxmlformats.org/officeDocument/2006/relationships/oleObject" Target="embeddings/oleObject261.bin"/><Relationship Id="rId536" Type="http://schemas.openxmlformats.org/officeDocument/2006/relationships/image" Target="media/image265.wmf"/><Relationship Id="rId537" Type="http://schemas.openxmlformats.org/officeDocument/2006/relationships/oleObject" Target="embeddings/oleObject262.bin"/><Relationship Id="rId538" Type="http://schemas.openxmlformats.org/officeDocument/2006/relationships/image" Target="media/image266.wmf"/><Relationship Id="rId539" Type="http://schemas.openxmlformats.org/officeDocument/2006/relationships/oleObject" Target="embeddings/oleObject263.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image" Target="media/image892.wmf"/><Relationship Id="rId1791" Type="http://schemas.openxmlformats.org/officeDocument/2006/relationships/oleObject" Target="embeddings/oleObject889.bin"/><Relationship Id="rId1792" Type="http://schemas.openxmlformats.org/officeDocument/2006/relationships/image" Target="media/image893.wmf"/><Relationship Id="rId1793" Type="http://schemas.openxmlformats.org/officeDocument/2006/relationships/oleObject" Target="embeddings/oleObject890.bin"/><Relationship Id="rId1794" Type="http://schemas.openxmlformats.org/officeDocument/2006/relationships/image" Target="media/image894.wmf"/><Relationship Id="rId1795" Type="http://schemas.openxmlformats.org/officeDocument/2006/relationships/oleObject" Target="embeddings/oleObject891.bin"/><Relationship Id="rId1796" Type="http://schemas.openxmlformats.org/officeDocument/2006/relationships/image" Target="media/image895.wmf"/><Relationship Id="rId1797" Type="http://schemas.openxmlformats.org/officeDocument/2006/relationships/oleObject" Target="embeddings/oleObject892.bin"/><Relationship Id="rId1798" Type="http://schemas.openxmlformats.org/officeDocument/2006/relationships/image" Target="media/image896.wmf"/><Relationship Id="rId1799" Type="http://schemas.openxmlformats.org/officeDocument/2006/relationships/oleObject" Target="embeddings/oleObject893.bin"/><Relationship Id="rId1000" Type="http://schemas.openxmlformats.org/officeDocument/2006/relationships/image" Target="media/image497.wmf"/><Relationship Id="rId1001" Type="http://schemas.openxmlformats.org/officeDocument/2006/relationships/oleObject" Target="embeddings/oleObject494.bin"/><Relationship Id="rId1002" Type="http://schemas.openxmlformats.org/officeDocument/2006/relationships/image" Target="media/image498.wmf"/><Relationship Id="rId1003" Type="http://schemas.openxmlformats.org/officeDocument/2006/relationships/oleObject" Target="embeddings/oleObject495.bin"/><Relationship Id="rId930" Type="http://schemas.openxmlformats.org/officeDocument/2006/relationships/image" Target="media/image462.wmf"/><Relationship Id="rId931" Type="http://schemas.openxmlformats.org/officeDocument/2006/relationships/oleObject" Target="embeddings/oleObject459.bin"/><Relationship Id="rId932" Type="http://schemas.openxmlformats.org/officeDocument/2006/relationships/image" Target="media/image463.wmf"/><Relationship Id="rId933" Type="http://schemas.openxmlformats.org/officeDocument/2006/relationships/oleObject" Target="embeddings/oleObject460.bin"/><Relationship Id="rId934" Type="http://schemas.openxmlformats.org/officeDocument/2006/relationships/image" Target="media/image464.wmf"/><Relationship Id="rId935" Type="http://schemas.openxmlformats.org/officeDocument/2006/relationships/oleObject" Target="embeddings/oleObject461.bin"/><Relationship Id="rId936" Type="http://schemas.openxmlformats.org/officeDocument/2006/relationships/image" Target="media/image465.wmf"/><Relationship Id="rId937" Type="http://schemas.openxmlformats.org/officeDocument/2006/relationships/oleObject" Target="embeddings/oleObject462.bin"/><Relationship Id="rId150" Type="http://schemas.openxmlformats.org/officeDocument/2006/relationships/oleObject" Target="embeddings/oleObject69.bin"/><Relationship Id="rId151" Type="http://schemas.openxmlformats.org/officeDocument/2006/relationships/image" Target="media/image72.wmf"/><Relationship Id="rId152" Type="http://schemas.openxmlformats.org/officeDocument/2006/relationships/oleObject" Target="embeddings/oleObject70.bin"/><Relationship Id="rId153" Type="http://schemas.openxmlformats.org/officeDocument/2006/relationships/image" Target="media/image73.wmf"/><Relationship Id="rId154" Type="http://schemas.openxmlformats.org/officeDocument/2006/relationships/oleObject" Target="embeddings/oleObject71.bin"/><Relationship Id="rId155" Type="http://schemas.openxmlformats.org/officeDocument/2006/relationships/image" Target="media/image74.wmf"/><Relationship Id="rId156" Type="http://schemas.openxmlformats.org/officeDocument/2006/relationships/oleObject" Target="embeddings/oleObject72.bin"/><Relationship Id="rId157" Type="http://schemas.openxmlformats.org/officeDocument/2006/relationships/image" Target="media/image75.wmf"/><Relationship Id="rId158" Type="http://schemas.openxmlformats.org/officeDocument/2006/relationships/oleObject" Target="embeddings/oleObject73.bin"/><Relationship Id="rId159" Type="http://schemas.openxmlformats.org/officeDocument/2006/relationships/image" Target="media/image76.wmf"/><Relationship Id="rId938" Type="http://schemas.openxmlformats.org/officeDocument/2006/relationships/image" Target="media/image466.wmf"/><Relationship Id="rId939" Type="http://schemas.openxmlformats.org/officeDocument/2006/relationships/oleObject" Target="embeddings/oleObject463.bin"/><Relationship Id="rId1004" Type="http://schemas.openxmlformats.org/officeDocument/2006/relationships/image" Target="media/image499.wmf"/><Relationship Id="rId1005" Type="http://schemas.openxmlformats.org/officeDocument/2006/relationships/oleObject" Target="embeddings/oleObject496.bin"/><Relationship Id="rId1006" Type="http://schemas.openxmlformats.org/officeDocument/2006/relationships/image" Target="media/image500.wmf"/><Relationship Id="rId1007" Type="http://schemas.openxmlformats.org/officeDocument/2006/relationships/oleObject" Target="embeddings/oleObject497.bin"/><Relationship Id="rId1008" Type="http://schemas.openxmlformats.org/officeDocument/2006/relationships/image" Target="media/image501.wmf"/><Relationship Id="rId1009" Type="http://schemas.openxmlformats.org/officeDocument/2006/relationships/oleObject" Target="embeddings/oleObject498.bin"/><Relationship Id="rId540" Type="http://schemas.openxmlformats.org/officeDocument/2006/relationships/image" Target="media/image267.wmf"/><Relationship Id="rId541" Type="http://schemas.openxmlformats.org/officeDocument/2006/relationships/oleObject" Target="embeddings/oleObject264.bin"/><Relationship Id="rId542" Type="http://schemas.openxmlformats.org/officeDocument/2006/relationships/image" Target="media/image268.wmf"/><Relationship Id="rId543" Type="http://schemas.openxmlformats.org/officeDocument/2006/relationships/oleObject" Target="embeddings/oleObject265.bin"/><Relationship Id="rId544" Type="http://schemas.openxmlformats.org/officeDocument/2006/relationships/image" Target="media/image269.wmf"/><Relationship Id="rId545" Type="http://schemas.openxmlformats.org/officeDocument/2006/relationships/oleObject" Target="embeddings/oleObject266.bin"/><Relationship Id="rId546" Type="http://schemas.openxmlformats.org/officeDocument/2006/relationships/image" Target="media/image270.wmf"/><Relationship Id="rId547" Type="http://schemas.openxmlformats.org/officeDocument/2006/relationships/oleObject" Target="embeddings/oleObject267.bin"/><Relationship Id="rId548" Type="http://schemas.openxmlformats.org/officeDocument/2006/relationships/image" Target="media/image271.wmf"/><Relationship Id="rId549" Type="http://schemas.openxmlformats.org/officeDocument/2006/relationships/oleObject" Target="embeddings/oleObject268.bin"/><Relationship Id="rId1400" Type="http://schemas.openxmlformats.org/officeDocument/2006/relationships/image" Target="media/image697.wmf"/><Relationship Id="rId1401" Type="http://schemas.openxmlformats.org/officeDocument/2006/relationships/oleObject" Target="embeddings/oleObject694.bin"/><Relationship Id="rId1402" Type="http://schemas.openxmlformats.org/officeDocument/2006/relationships/image" Target="media/image698.wmf"/><Relationship Id="rId1403" Type="http://schemas.openxmlformats.org/officeDocument/2006/relationships/oleObject" Target="embeddings/oleObject695.bin"/><Relationship Id="rId1404" Type="http://schemas.openxmlformats.org/officeDocument/2006/relationships/image" Target="media/image699.wmf"/><Relationship Id="rId1405" Type="http://schemas.openxmlformats.org/officeDocument/2006/relationships/oleObject" Target="embeddings/oleObject696.bin"/><Relationship Id="rId1406" Type="http://schemas.openxmlformats.org/officeDocument/2006/relationships/image" Target="media/image700.wmf"/><Relationship Id="rId1407" Type="http://schemas.openxmlformats.org/officeDocument/2006/relationships/oleObject" Target="embeddings/oleObject697.bin"/><Relationship Id="rId1408" Type="http://schemas.openxmlformats.org/officeDocument/2006/relationships/image" Target="media/image701.wmf"/><Relationship Id="rId1409" Type="http://schemas.openxmlformats.org/officeDocument/2006/relationships/oleObject" Target="embeddings/oleObject698.bin"/><Relationship Id="rId940" Type="http://schemas.openxmlformats.org/officeDocument/2006/relationships/image" Target="media/image467.wmf"/><Relationship Id="rId941" Type="http://schemas.openxmlformats.org/officeDocument/2006/relationships/oleObject" Target="embeddings/oleObject464.bin"/><Relationship Id="rId942" Type="http://schemas.openxmlformats.org/officeDocument/2006/relationships/image" Target="media/image468.wmf"/><Relationship Id="rId943" Type="http://schemas.openxmlformats.org/officeDocument/2006/relationships/oleObject" Target="embeddings/oleObject465.bin"/><Relationship Id="rId944" Type="http://schemas.openxmlformats.org/officeDocument/2006/relationships/image" Target="media/image469.wmf"/><Relationship Id="rId945" Type="http://schemas.openxmlformats.org/officeDocument/2006/relationships/oleObject" Target="embeddings/oleObject466.bin"/><Relationship Id="rId160" Type="http://schemas.openxmlformats.org/officeDocument/2006/relationships/oleObject" Target="embeddings/oleObject74.bin"/><Relationship Id="rId161" Type="http://schemas.openxmlformats.org/officeDocument/2006/relationships/image" Target="media/image77.wmf"/><Relationship Id="rId162" Type="http://schemas.openxmlformats.org/officeDocument/2006/relationships/oleObject" Target="embeddings/oleObject75.bin"/><Relationship Id="rId163" Type="http://schemas.openxmlformats.org/officeDocument/2006/relationships/image" Target="media/image78.wmf"/><Relationship Id="rId164" Type="http://schemas.openxmlformats.org/officeDocument/2006/relationships/oleObject" Target="embeddings/oleObject76.bin"/><Relationship Id="rId165" Type="http://schemas.openxmlformats.org/officeDocument/2006/relationships/image" Target="media/image79.wmf"/><Relationship Id="rId166" Type="http://schemas.openxmlformats.org/officeDocument/2006/relationships/oleObject" Target="embeddings/oleObject77.bin"/><Relationship Id="rId167" Type="http://schemas.openxmlformats.org/officeDocument/2006/relationships/image" Target="media/image80.wmf"/><Relationship Id="rId168" Type="http://schemas.openxmlformats.org/officeDocument/2006/relationships/oleObject" Target="embeddings/oleObject78.bin"/><Relationship Id="rId169" Type="http://schemas.openxmlformats.org/officeDocument/2006/relationships/image" Target="media/image81.wmf"/><Relationship Id="rId946" Type="http://schemas.openxmlformats.org/officeDocument/2006/relationships/image" Target="media/image470.wmf"/><Relationship Id="rId947" Type="http://schemas.openxmlformats.org/officeDocument/2006/relationships/oleObject" Target="embeddings/oleObject467.bin"/><Relationship Id="rId948" Type="http://schemas.openxmlformats.org/officeDocument/2006/relationships/image" Target="media/image471.wmf"/><Relationship Id="rId949" Type="http://schemas.openxmlformats.org/officeDocument/2006/relationships/oleObject" Target="embeddings/oleObject468.bin"/><Relationship Id="rId1010" Type="http://schemas.openxmlformats.org/officeDocument/2006/relationships/image" Target="media/image502.wmf"/><Relationship Id="rId1011" Type="http://schemas.openxmlformats.org/officeDocument/2006/relationships/oleObject" Target="embeddings/oleObject499.bin"/><Relationship Id="rId1012" Type="http://schemas.openxmlformats.org/officeDocument/2006/relationships/image" Target="media/image503.wmf"/><Relationship Id="rId1013" Type="http://schemas.openxmlformats.org/officeDocument/2006/relationships/oleObject" Target="embeddings/oleObject500.bin"/><Relationship Id="rId1014" Type="http://schemas.openxmlformats.org/officeDocument/2006/relationships/image" Target="media/image504.wmf"/><Relationship Id="rId1015" Type="http://schemas.openxmlformats.org/officeDocument/2006/relationships/oleObject" Target="embeddings/oleObject501.bin"/><Relationship Id="rId1016" Type="http://schemas.openxmlformats.org/officeDocument/2006/relationships/image" Target="media/image505.wmf"/><Relationship Id="rId1017" Type="http://schemas.openxmlformats.org/officeDocument/2006/relationships/oleObject" Target="embeddings/oleObject502.bin"/><Relationship Id="rId1018" Type="http://schemas.openxmlformats.org/officeDocument/2006/relationships/image" Target="media/image506.wmf"/><Relationship Id="rId1019" Type="http://schemas.openxmlformats.org/officeDocument/2006/relationships/oleObject" Target="embeddings/oleObject503.bin"/><Relationship Id="rId550" Type="http://schemas.openxmlformats.org/officeDocument/2006/relationships/image" Target="media/image272.wmf"/><Relationship Id="rId551" Type="http://schemas.openxmlformats.org/officeDocument/2006/relationships/oleObject" Target="embeddings/oleObject269.bin"/><Relationship Id="rId552" Type="http://schemas.openxmlformats.org/officeDocument/2006/relationships/image" Target="media/image273.wmf"/><Relationship Id="rId553" Type="http://schemas.openxmlformats.org/officeDocument/2006/relationships/oleObject" Target="embeddings/oleObject270.bin"/><Relationship Id="rId554" Type="http://schemas.openxmlformats.org/officeDocument/2006/relationships/image" Target="media/image274.wmf"/><Relationship Id="rId555" Type="http://schemas.openxmlformats.org/officeDocument/2006/relationships/oleObject" Target="embeddings/oleObject271.bin"/><Relationship Id="rId556" Type="http://schemas.openxmlformats.org/officeDocument/2006/relationships/image" Target="media/image275.wmf"/><Relationship Id="rId557" Type="http://schemas.openxmlformats.org/officeDocument/2006/relationships/oleObject" Target="embeddings/oleObject272.bin"/><Relationship Id="rId558" Type="http://schemas.openxmlformats.org/officeDocument/2006/relationships/image" Target="media/image276.wmf"/><Relationship Id="rId559" Type="http://schemas.openxmlformats.org/officeDocument/2006/relationships/oleObject" Target="embeddings/oleObject273.bin"/><Relationship Id="rId1800" Type="http://schemas.openxmlformats.org/officeDocument/2006/relationships/image" Target="media/image897.wmf"/><Relationship Id="rId1801" Type="http://schemas.openxmlformats.org/officeDocument/2006/relationships/oleObject" Target="embeddings/oleObject894.bin"/><Relationship Id="rId1802" Type="http://schemas.openxmlformats.org/officeDocument/2006/relationships/image" Target="media/image898.wmf"/><Relationship Id="rId1803" Type="http://schemas.openxmlformats.org/officeDocument/2006/relationships/oleObject" Target="embeddings/oleObject895.bin"/><Relationship Id="rId1410" Type="http://schemas.openxmlformats.org/officeDocument/2006/relationships/image" Target="media/image702.wmf"/><Relationship Id="rId1411" Type="http://schemas.openxmlformats.org/officeDocument/2006/relationships/oleObject" Target="embeddings/oleObject699.bin"/><Relationship Id="rId1412" Type="http://schemas.openxmlformats.org/officeDocument/2006/relationships/image" Target="media/image703.wmf"/><Relationship Id="rId1413" Type="http://schemas.openxmlformats.org/officeDocument/2006/relationships/oleObject" Target="embeddings/oleObject700.bin"/><Relationship Id="rId1414" Type="http://schemas.openxmlformats.org/officeDocument/2006/relationships/image" Target="media/image704.wmf"/><Relationship Id="rId1415" Type="http://schemas.openxmlformats.org/officeDocument/2006/relationships/oleObject" Target="embeddings/oleObject701.bin"/><Relationship Id="rId1416" Type="http://schemas.openxmlformats.org/officeDocument/2006/relationships/image" Target="media/image705.wmf"/><Relationship Id="rId1417" Type="http://schemas.openxmlformats.org/officeDocument/2006/relationships/oleObject" Target="embeddings/oleObject702.bin"/><Relationship Id="rId1418" Type="http://schemas.openxmlformats.org/officeDocument/2006/relationships/image" Target="media/image706.wmf"/><Relationship Id="rId1419" Type="http://schemas.openxmlformats.org/officeDocument/2006/relationships/oleObject" Target="embeddings/oleObject703.bin"/><Relationship Id="rId950" Type="http://schemas.openxmlformats.org/officeDocument/2006/relationships/image" Target="media/image472.wmf"/><Relationship Id="rId951" Type="http://schemas.openxmlformats.org/officeDocument/2006/relationships/oleObject" Target="embeddings/oleObject469.bin"/><Relationship Id="rId952" Type="http://schemas.openxmlformats.org/officeDocument/2006/relationships/image" Target="media/image473.wmf"/><Relationship Id="rId953" Type="http://schemas.openxmlformats.org/officeDocument/2006/relationships/oleObject" Target="embeddings/oleObject470.bin"/><Relationship Id="rId954" Type="http://schemas.openxmlformats.org/officeDocument/2006/relationships/image" Target="media/image474.wmf"/><Relationship Id="rId955" Type="http://schemas.openxmlformats.org/officeDocument/2006/relationships/oleObject" Target="embeddings/oleObject471.bin"/><Relationship Id="rId170" Type="http://schemas.openxmlformats.org/officeDocument/2006/relationships/oleObject" Target="embeddings/oleObject79.bin"/><Relationship Id="rId171" Type="http://schemas.openxmlformats.org/officeDocument/2006/relationships/image" Target="media/image82.wmf"/><Relationship Id="rId172" Type="http://schemas.openxmlformats.org/officeDocument/2006/relationships/oleObject" Target="embeddings/oleObject80.bin"/><Relationship Id="rId173" Type="http://schemas.openxmlformats.org/officeDocument/2006/relationships/image" Target="media/image83.wmf"/><Relationship Id="rId174" Type="http://schemas.openxmlformats.org/officeDocument/2006/relationships/oleObject" Target="embeddings/oleObject81.bin"/><Relationship Id="rId175" Type="http://schemas.openxmlformats.org/officeDocument/2006/relationships/image" Target="media/image84.wmf"/><Relationship Id="rId176" Type="http://schemas.openxmlformats.org/officeDocument/2006/relationships/oleObject" Target="embeddings/oleObject82.bin"/><Relationship Id="rId177" Type="http://schemas.openxmlformats.org/officeDocument/2006/relationships/image" Target="media/image85.wmf"/><Relationship Id="rId178" Type="http://schemas.openxmlformats.org/officeDocument/2006/relationships/oleObject" Target="embeddings/oleObject83.bin"/><Relationship Id="rId179" Type="http://schemas.openxmlformats.org/officeDocument/2006/relationships/image" Target="media/image86.wmf"/><Relationship Id="rId956" Type="http://schemas.openxmlformats.org/officeDocument/2006/relationships/image" Target="media/image475.wmf"/><Relationship Id="rId957" Type="http://schemas.openxmlformats.org/officeDocument/2006/relationships/oleObject" Target="embeddings/oleObject472.bin"/><Relationship Id="rId958" Type="http://schemas.openxmlformats.org/officeDocument/2006/relationships/image" Target="media/image476.wmf"/><Relationship Id="rId959" Type="http://schemas.openxmlformats.org/officeDocument/2006/relationships/oleObject" Target="embeddings/oleObject473.bin"/><Relationship Id="rId1020" Type="http://schemas.openxmlformats.org/officeDocument/2006/relationships/image" Target="media/image507.wmf"/><Relationship Id="rId1021" Type="http://schemas.openxmlformats.org/officeDocument/2006/relationships/oleObject" Target="embeddings/oleObject504.bin"/><Relationship Id="rId1022" Type="http://schemas.openxmlformats.org/officeDocument/2006/relationships/image" Target="media/image508.wmf"/><Relationship Id="rId1023" Type="http://schemas.openxmlformats.org/officeDocument/2006/relationships/oleObject" Target="embeddings/oleObject505.bin"/><Relationship Id="rId1024" Type="http://schemas.openxmlformats.org/officeDocument/2006/relationships/image" Target="media/image509.wmf"/><Relationship Id="rId1025" Type="http://schemas.openxmlformats.org/officeDocument/2006/relationships/oleObject" Target="embeddings/oleObject506.bin"/><Relationship Id="rId1026" Type="http://schemas.openxmlformats.org/officeDocument/2006/relationships/image" Target="media/image510.wmf"/><Relationship Id="rId1027" Type="http://schemas.openxmlformats.org/officeDocument/2006/relationships/oleObject" Target="embeddings/oleObject507.bin"/><Relationship Id="rId1028" Type="http://schemas.openxmlformats.org/officeDocument/2006/relationships/image" Target="media/image511.wmf"/><Relationship Id="rId1029" Type="http://schemas.openxmlformats.org/officeDocument/2006/relationships/oleObject" Target="embeddings/oleObject508.bin"/><Relationship Id="rId560" Type="http://schemas.openxmlformats.org/officeDocument/2006/relationships/image" Target="media/image277.wmf"/><Relationship Id="rId561" Type="http://schemas.openxmlformats.org/officeDocument/2006/relationships/oleObject" Target="embeddings/oleObject274.bin"/><Relationship Id="rId562" Type="http://schemas.openxmlformats.org/officeDocument/2006/relationships/image" Target="media/image278.wmf"/><Relationship Id="rId563" Type="http://schemas.openxmlformats.org/officeDocument/2006/relationships/oleObject" Target="embeddings/oleObject275.bin"/><Relationship Id="rId564" Type="http://schemas.openxmlformats.org/officeDocument/2006/relationships/image" Target="media/image279.wmf"/><Relationship Id="rId565" Type="http://schemas.openxmlformats.org/officeDocument/2006/relationships/oleObject" Target="embeddings/oleObject276.bin"/><Relationship Id="rId566" Type="http://schemas.openxmlformats.org/officeDocument/2006/relationships/image" Target="media/image280.wmf"/><Relationship Id="rId567" Type="http://schemas.openxmlformats.org/officeDocument/2006/relationships/oleObject" Target="embeddings/oleObject277.bin"/><Relationship Id="rId568" Type="http://schemas.openxmlformats.org/officeDocument/2006/relationships/image" Target="media/image281.wmf"/><Relationship Id="rId569" Type="http://schemas.openxmlformats.org/officeDocument/2006/relationships/oleObject" Target="embeddings/oleObject278.bin"/><Relationship Id="rId1804" Type="http://schemas.openxmlformats.org/officeDocument/2006/relationships/image" Target="media/image899.wmf"/><Relationship Id="rId1805" Type="http://schemas.openxmlformats.org/officeDocument/2006/relationships/oleObject" Target="embeddings/oleObject896.bin"/><Relationship Id="rId1806" Type="http://schemas.openxmlformats.org/officeDocument/2006/relationships/image" Target="media/image900.wmf"/><Relationship Id="rId1807" Type="http://schemas.openxmlformats.org/officeDocument/2006/relationships/oleObject" Target="embeddings/oleObject897.bin"/><Relationship Id="rId1808" Type="http://schemas.openxmlformats.org/officeDocument/2006/relationships/image" Target="media/image901.wmf"/><Relationship Id="rId1809" Type="http://schemas.openxmlformats.org/officeDocument/2006/relationships/oleObject" Target="embeddings/oleObject898.bin"/><Relationship Id="rId1810" Type="http://schemas.openxmlformats.org/officeDocument/2006/relationships/image" Target="media/image902.wmf"/><Relationship Id="rId1811" Type="http://schemas.openxmlformats.org/officeDocument/2006/relationships/oleObject" Target="embeddings/oleObject899.bin"/><Relationship Id="rId1812" Type="http://schemas.openxmlformats.org/officeDocument/2006/relationships/image" Target="media/image903.wmf"/><Relationship Id="rId1813" Type="http://schemas.openxmlformats.org/officeDocument/2006/relationships/oleObject" Target="embeddings/oleObject900.bin"/><Relationship Id="rId1420" Type="http://schemas.openxmlformats.org/officeDocument/2006/relationships/image" Target="media/image707.wmf"/><Relationship Id="rId1421" Type="http://schemas.openxmlformats.org/officeDocument/2006/relationships/oleObject" Target="embeddings/oleObject704.bin"/><Relationship Id="rId1422" Type="http://schemas.openxmlformats.org/officeDocument/2006/relationships/image" Target="media/image708.wmf"/><Relationship Id="rId1423" Type="http://schemas.openxmlformats.org/officeDocument/2006/relationships/oleObject" Target="embeddings/oleObject705.bin"/><Relationship Id="rId1424" Type="http://schemas.openxmlformats.org/officeDocument/2006/relationships/image" Target="media/image709.wmf"/><Relationship Id="rId1425" Type="http://schemas.openxmlformats.org/officeDocument/2006/relationships/oleObject" Target="embeddings/oleObject706.bin"/><Relationship Id="rId1426" Type="http://schemas.openxmlformats.org/officeDocument/2006/relationships/image" Target="media/image710.wmf"/><Relationship Id="rId1427" Type="http://schemas.openxmlformats.org/officeDocument/2006/relationships/oleObject" Target="embeddings/oleObject707.bin"/><Relationship Id="rId1428" Type="http://schemas.openxmlformats.org/officeDocument/2006/relationships/image" Target="media/image711.wmf"/><Relationship Id="rId1429" Type="http://schemas.openxmlformats.org/officeDocument/2006/relationships/oleObject" Target="embeddings/oleObject708.bin"/><Relationship Id="rId960" Type="http://schemas.openxmlformats.org/officeDocument/2006/relationships/image" Target="media/image477.wmf"/><Relationship Id="rId961" Type="http://schemas.openxmlformats.org/officeDocument/2006/relationships/oleObject" Target="embeddings/oleObject474.bin"/><Relationship Id="rId962" Type="http://schemas.openxmlformats.org/officeDocument/2006/relationships/image" Target="media/image478.wmf"/><Relationship Id="rId963" Type="http://schemas.openxmlformats.org/officeDocument/2006/relationships/oleObject" Target="embeddings/oleObject475.bin"/><Relationship Id="rId964" Type="http://schemas.openxmlformats.org/officeDocument/2006/relationships/image" Target="media/image479.wmf"/><Relationship Id="rId965" Type="http://schemas.openxmlformats.org/officeDocument/2006/relationships/oleObject" Target="embeddings/oleObject476.bin"/><Relationship Id="rId180" Type="http://schemas.openxmlformats.org/officeDocument/2006/relationships/oleObject" Target="embeddings/oleObject84.bin"/><Relationship Id="rId181" Type="http://schemas.openxmlformats.org/officeDocument/2006/relationships/image" Target="media/image87.wmf"/><Relationship Id="rId182" Type="http://schemas.openxmlformats.org/officeDocument/2006/relationships/oleObject" Target="embeddings/oleObject85.bin"/><Relationship Id="rId183" Type="http://schemas.openxmlformats.org/officeDocument/2006/relationships/image" Target="media/image88.wmf"/><Relationship Id="rId184" Type="http://schemas.openxmlformats.org/officeDocument/2006/relationships/oleObject" Target="embeddings/oleObject86.bin"/><Relationship Id="rId185" Type="http://schemas.openxmlformats.org/officeDocument/2006/relationships/image" Target="media/image89.wmf"/><Relationship Id="rId186" Type="http://schemas.openxmlformats.org/officeDocument/2006/relationships/oleObject" Target="embeddings/oleObject87.bin"/><Relationship Id="rId187" Type="http://schemas.openxmlformats.org/officeDocument/2006/relationships/image" Target="media/image90.wmf"/><Relationship Id="rId188" Type="http://schemas.openxmlformats.org/officeDocument/2006/relationships/oleObject" Target="embeddings/oleObject88.bin"/><Relationship Id="rId189" Type="http://schemas.openxmlformats.org/officeDocument/2006/relationships/image" Target="media/image91.wmf"/><Relationship Id="rId966" Type="http://schemas.openxmlformats.org/officeDocument/2006/relationships/image" Target="media/image480.wmf"/><Relationship Id="rId967" Type="http://schemas.openxmlformats.org/officeDocument/2006/relationships/oleObject" Target="embeddings/oleObject477.bin"/><Relationship Id="rId968" Type="http://schemas.openxmlformats.org/officeDocument/2006/relationships/image" Target="media/image481.wmf"/><Relationship Id="rId969" Type="http://schemas.openxmlformats.org/officeDocument/2006/relationships/oleObject" Target="embeddings/oleObject478.bin"/><Relationship Id="rId1030" Type="http://schemas.openxmlformats.org/officeDocument/2006/relationships/image" Target="media/image512.wmf"/><Relationship Id="rId1031" Type="http://schemas.openxmlformats.org/officeDocument/2006/relationships/oleObject" Target="embeddings/oleObject509.bin"/><Relationship Id="rId1032" Type="http://schemas.openxmlformats.org/officeDocument/2006/relationships/image" Target="media/image513.wmf"/><Relationship Id="rId1033" Type="http://schemas.openxmlformats.org/officeDocument/2006/relationships/oleObject" Target="embeddings/oleObject510.bin"/><Relationship Id="rId1034" Type="http://schemas.openxmlformats.org/officeDocument/2006/relationships/image" Target="media/image514.wmf"/><Relationship Id="rId1035" Type="http://schemas.openxmlformats.org/officeDocument/2006/relationships/oleObject" Target="embeddings/oleObject511.bin"/><Relationship Id="rId1036" Type="http://schemas.openxmlformats.org/officeDocument/2006/relationships/image" Target="media/image515.wmf"/><Relationship Id="rId1037" Type="http://schemas.openxmlformats.org/officeDocument/2006/relationships/oleObject" Target="embeddings/oleObject512.bin"/><Relationship Id="rId1038" Type="http://schemas.openxmlformats.org/officeDocument/2006/relationships/image" Target="media/image516.wmf"/><Relationship Id="rId1039" Type="http://schemas.openxmlformats.org/officeDocument/2006/relationships/oleObject" Target="embeddings/oleObject513.bin"/><Relationship Id="rId570" Type="http://schemas.openxmlformats.org/officeDocument/2006/relationships/image" Target="media/image282.wmf"/><Relationship Id="rId571" Type="http://schemas.openxmlformats.org/officeDocument/2006/relationships/oleObject" Target="embeddings/oleObject279.bin"/><Relationship Id="rId572" Type="http://schemas.openxmlformats.org/officeDocument/2006/relationships/image" Target="media/image283.wmf"/><Relationship Id="rId573" Type="http://schemas.openxmlformats.org/officeDocument/2006/relationships/oleObject" Target="embeddings/oleObject280.bin"/><Relationship Id="rId574" Type="http://schemas.openxmlformats.org/officeDocument/2006/relationships/image" Target="media/image284.wmf"/><Relationship Id="rId575" Type="http://schemas.openxmlformats.org/officeDocument/2006/relationships/oleObject" Target="embeddings/oleObject281.bin"/><Relationship Id="rId576" Type="http://schemas.openxmlformats.org/officeDocument/2006/relationships/image" Target="media/image285.wmf"/><Relationship Id="rId577" Type="http://schemas.openxmlformats.org/officeDocument/2006/relationships/oleObject" Target="embeddings/oleObject282.bin"/><Relationship Id="rId578" Type="http://schemas.openxmlformats.org/officeDocument/2006/relationships/image" Target="media/image286.wmf"/><Relationship Id="rId579" Type="http://schemas.openxmlformats.org/officeDocument/2006/relationships/oleObject" Target="embeddings/oleObject283.bin"/><Relationship Id="rId1814" Type="http://schemas.openxmlformats.org/officeDocument/2006/relationships/image" Target="media/image904.wmf"/><Relationship Id="rId1815" Type="http://schemas.openxmlformats.org/officeDocument/2006/relationships/oleObject" Target="embeddings/oleObject901.bin"/><Relationship Id="rId1816" Type="http://schemas.openxmlformats.org/officeDocument/2006/relationships/image" Target="media/image905.wmf"/><Relationship Id="rId1817" Type="http://schemas.openxmlformats.org/officeDocument/2006/relationships/oleObject" Target="embeddings/oleObject902.bin"/><Relationship Id="rId1818" Type="http://schemas.openxmlformats.org/officeDocument/2006/relationships/image" Target="media/image906.wmf"/><Relationship Id="rId1819" Type="http://schemas.openxmlformats.org/officeDocument/2006/relationships/oleObject" Target="embeddings/oleObject903.bin"/><Relationship Id="rId1820" Type="http://schemas.openxmlformats.org/officeDocument/2006/relationships/image" Target="media/image907.wmf"/><Relationship Id="rId1821" Type="http://schemas.openxmlformats.org/officeDocument/2006/relationships/oleObject" Target="embeddings/oleObject904.bin"/><Relationship Id="rId1822" Type="http://schemas.openxmlformats.org/officeDocument/2006/relationships/image" Target="media/image908.wmf"/><Relationship Id="rId1823" Type="http://schemas.openxmlformats.org/officeDocument/2006/relationships/oleObject" Target="embeddings/oleObject905.bin"/><Relationship Id="rId1430" Type="http://schemas.openxmlformats.org/officeDocument/2006/relationships/image" Target="media/image712.wmf"/><Relationship Id="rId1431" Type="http://schemas.openxmlformats.org/officeDocument/2006/relationships/oleObject" Target="embeddings/oleObject709.bin"/><Relationship Id="rId1432" Type="http://schemas.openxmlformats.org/officeDocument/2006/relationships/image" Target="media/image713.wmf"/><Relationship Id="rId1433" Type="http://schemas.openxmlformats.org/officeDocument/2006/relationships/oleObject" Target="embeddings/oleObject710.bin"/><Relationship Id="rId1434" Type="http://schemas.openxmlformats.org/officeDocument/2006/relationships/image" Target="media/image714.wmf"/><Relationship Id="rId1435" Type="http://schemas.openxmlformats.org/officeDocument/2006/relationships/oleObject" Target="embeddings/oleObject711.bin"/><Relationship Id="rId1436" Type="http://schemas.openxmlformats.org/officeDocument/2006/relationships/image" Target="media/image715.wmf"/><Relationship Id="rId1437" Type="http://schemas.openxmlformats.org/officeDocument/2006/relationships/oleObject" Target="embeddings/oleObject712.bin"/><Relationship Id="rId1438" Type="http://schemas.openxmlformats.org/officeDocument/2006/relationships/image" Target="media/image716.wmf"/><Relationship Id="rId1439" Type="http://schemas.openxmlformats.org/officeDocument/2006/relationships/oleObject" Target="embeddings/oleObject713.bin"/><Relationship Id="rId970" Type="http://schemas.openxmlformats.org/officeDocument/2006/relationships/image" Target="media/image482.wmf"/><Relationship Id="rId971" Type="http://schemas.openxmlformats.org/officeDocument/2006/relationships/oleObject" Target="embeddings/oleObject479.bin"/><Relationship Id="rId972" Type="http://schemas.openxmlformats.org/officeDocument/2006/relationships/image" Target="media/image483.wmf"/><Relationship Id="rId973" Type="http://schemas.openxmlformats.org/officeDocument/2006/relationships/oleObject" Target="embeddings/oleObject480.bin"/><Relationship Id="rId974" Type="http://schemas.openxmlformats.org/officeDocument/2006/relationships/image" Target="media/image484.wmf"/><Relationship Id="rId975" Type="http://schemas.openxmlformats.org/officeDocument/2006/relationships/oleObject" Target="embeddings/oleObject481.bin"/><Relationship Id="rId190" Type="http://schemas.openxmlformats.org/officeDocument/2006/relationships/oleObject" Target="embeddings/oleObject89.bin"/><Relationship Id="rId191" Type="http://schemas.openxmlformats.org/officeDocument/2006/relationships/image" Target="media/image92.wmf"/><Relationship Id="rId192" Type="http://schemas.openxmlformats.org/officeDocument/2006/relationships/oleObject" Target="embeddings/oleObject90.bin"/><Relationship Id="rId193" Type="http://schemas.openxmlformats.org/officeDocument/2006/relationships/image" Target="media/image93.wmf"/><Relationship Id="rId194" Type="http://schemas.openxmlformats.org/officeDocument/2006/relationships/oleObject" Target="embeddings/oleObject91.bin"/><Relationship Id="rId195" Type="http://schemas.openxmlformats.org/officeDocument/2006/relationships/image" Target="media/image94.wmf"/><Relationship Id="rId196" Type="http://schemas.openxmlformats.org/officeDocument/2006/relationships/oleObject" Target="embeddings/oleObject92.bin"/><Relationship Id="rId197" Type="http://schemas.openxmlformats.org/officeDocument/2006/relationships/image" Target="media/image95.wmf"/><Relationship Id="rId198" Type="http://schemas.openxmlformats.org/officeDocument/2006/relationships/oleObject" Target="embeddings/oleObject93.bin"/><Relationship Id="rId199" Type="http://schemas.openxmlformats.org/officeDocument/2006/relationships/image" Target="media/image96.wmf"/><Relationship Id="rId976" Type="http://schemas.openxmlformats.org/officeDocument/2006/relationships/image" Target="media/image485.wmf"/><Relationship Id="rId977" Type="http://schemas.openxmlformats.org/officeDocument/2006/relationships/oleObject" Target="embeddings/oleObject482.bin"/><Relationship Id="rId978" Type="http://schemas.openxmlformats.org/officeDocument/2006/relationships/image" Target="media/image486.wmf"/><Relationship Id="rId979" Type="http://schemas.openxmlformats.org/officeDocument/2006/relationships/oleObject" Target="embeddings/oleObject483.bin"/><Relationship Id="rId1040" Type="http://schemas.openxmlformats.org/officeDocument/2006/relationships/image" Target="media/image517.wmf"/><Relationship Id="rId1041" Type="http://schemas.openxmlformats.org/officeDocument/2006/relationships/oleObject" Target="embeddings/oleObject514.bin"/><Relationship Id="rId1042" Type="http://schemas.openxmlformats.org/officeDocument/2006/relationships/image" Target="media/image518.wmf"/><Relationship Id="rId1043" Type="http://schemas.openxmlformats.org/officeDocument/2006/relationships/oleObject" Target="embeddings/oleObject515.bin"/><Relationship Id="rId1044" Type="http://schemas.openxmlformats.org/officeDocument/2006/relationships/image" Target="media/image519.wmf"/><Relationship Id="rId1045" Type="http://schemas.openxmlformats.org/officeDocument/2006/relationships/oleObject" Target="embeddings/oleObject516.bin"/><Relationship Id="rId1046" Type="http://schemas.openxmlformats.org/officeDocument/2006/relationships/image" Target="media/image520.wmf"/><Relationship Id="rId1047" Type="http://schemas.openxmlformats.org/officeDocument/2006/relationships/oleObject" Target="embeddings/oleObject517.bin"/><Relationship Id="rId1048" Type="http://schemas.openxmlformats.org/officeDocument/2006/relationships/image" Target="media/image521.wmf"/><Relationship Id="rId1049" Type="http://schemas.openxmlformats.org/officeDocument/2006/relationships/oleObject" Target="embeddings/oleObject518.bin"/><Relationship Id="rId580" Type="http://schemas.openxmlformats.org/officeDocument/2006/relationships/image" Target="media/image287.wmf"/><Relationship Id="rId581" Type="http://schemas.openxmlformats.org/officeDocument/2006/relationships/oleObject" Target="embeddings/oleObject284.bin"/><Relationship Id="rId582" Type="http://schemas.openxmlformats.org/officeDocument/2006/relationships/image" Target="media/image288.wmf"/><Relationship Id="rId583" Type="http://schemas.openxmlformats.org/officeDocument/2006/relationships/oleObject" Target="embeddings/oleObject285.bin"/><Relationship Id="rId584" Type="http://schemas.openxmlformats.org/officeDocument/2006/relationships/image" Target="media/image289.wmf"/><Relationship Id="rId585" Type="http://schemas.openxmlformats.org/officeDocument/2006/relationships/oleObject" Target="embeddings/oleObject286.bin"/><Relationship Id="rId586" Type="http://schemas.openxmlformats.org/officeDocument/2006/relationships/image" Target="media/image290.wmf"/><Relationship Id="rId587" Type="http://schemas.openxmlformats.org/officeDocument/2006/relationships/oleObject" Target="embeddings/oleObject287.bin"/><Relationship Id="rId588" Type="http://schemas.openxmlformats.org/officeDocument/2006/relationships/image" Target="media/image291.wmf"/><Relationship Id="rId589" Type="http://schemas.openxmlformats.org/officeDocument/2006/relationships/oleObject" Target="embeddings/oleObject288.bin"/><Relationship Id="rId1824" Type="http://schemas.openxmlformats.org/officeDocument/2006/relationships/image" Target="media/image909.emf"/><Relationship Id="rId1825" Type="http://schemas.openxmlformats.org/officeDocument/2006/relationships/oleObject" Target="embeddings/oleObject906.bin"/><Relationship Id="rId1826" Type="http://schemas.openxmlformats.org/officeDocument/2006/relationships/image" Target="media/image910.emf"/><Relationship Id="rId1827" Type="http://schemas.openxmlformats.org/officeDocument/2006/relationships/oleObject" Target="embeddings/oleObject907.bin"/><Relationship Id="rId1828" Type="http://schemas.openxmlformats.org/officeDocument/2006/relationships/image" Target="media/image911.wmf"/><Relationship Id="rId1829" Type="http://schemas.openxmlformats.org/officeDocument/2006/relationships/oleObject" Target="embeddings/oleObject908.bin"/><Relationship Id="rId1830" Type="http://schemas.openxmlformats.org/officeDocument/2006/relationships/image" Target="media/image912.wmf"/><Relationship Id="rId1831" Type="http://schemas.openxmlformats.org/officeDocument/2006/relationships/oleObject" Target="embeddings/oleObject909.bin"/><Relationship Id="rId1832" Type="http://schemas.openxmlformats.org/officeDocument/2006/relationships/image" Target="media/image913.wmf"/><Relationship Id="rId1833" Type="http://schemas.openxmlformats.org/officeDocument/2006/relationships/oleObject" Target="embeddings/oleObject910.bin"/><Relationship Id="rId1440" Type="http://schemas.openxmlformats.org/officeDocument/2006/relationships/image" Target="media/image717.wmf"/><Relationship Id="rId1441" Type="http://schemas.openxmlformats.org/officeDocument/2006/relationships/oleObject" Target="embeddings/oleObject714.bin"/><Relationship Id="rId1442" Type="http://schemas.openxmlformats.org/officeDocument/2006/relationships/image" Target="media/image718.wmf"/><Relationship Id="rId1443" Type="http://schemas.openxmlformats.org/officeDocument/2006/relationships/oleObject" Target="embeddings/oleObject715.bin"/><Relationship Id="rId1444" Type="http://schemas.openxmlformats.org/officeDocument/2006/relationships/image" Target="media/image719.wmf"/><Relationship Id="rId1445" Type="http://schemas.openxmlformats.org/officeDocument/2006/relationships/oleObject" Target="embeddings/oleObject716.bin"/><Relationship Id="rId1446" Type="http://schemas.openxmlformats.org/officeDocument/2006/relationships/image" Target="media/image720.wmf"/><Relationship Id="rId1447" Type="http://schemas.openxmlformats.org/officeDocument/2006/relationships/oleObject" Target="embeddings/oleObject717.bin"/><Relationship Id="rId1448" Type="http://schemas.openxmlformats.org/officeDocument/2006/relationships/image" Target="media/image721.wmf"/><Relationship Id="rId1449" Type="http://schemas.openxmlformats.org/officeDocument/2006/relationships/oleObject" Target="embeddings/oleObject718.bin"/><Relationship Id="rId980" Type="http://schemas.openxmlformats.org/officeDocument/2006/relationships/image" Target="media/image487.wmf"/><Relationship Id="rId981" Type="http://schemas.openxmlformats.org/officeDocument/2006/relationships/oleObject" Target="embeddings/oleObject484.bin"/><Relationship Id="rId982" Type="http://schemas.openxmlformats.org/officeDocument/2006/relationships/image" Target="media/image488.wmf"/><Relationship Id="rId983" Type="http://schemas.openxmlformats.org/officeDocument/2006/relationships/oleObject" Target="embeddings/oleObject485.bin"/><Relationship Id="rId984" Type="http://schemas.openxmlformats.org/officeDocument/2006/relationships/image" Target="media/image489.wmf"/><Relationship Id="rId985" Type="http://schemas.openxmlformats.org/officeDocument/2006/relationships/oleObject" Target="embeddings/oleObject486.bin"/><Relationship Id="rId986" Type="http://schemas.openxmlformats.org/officeDocument/2006/relationships/image" Target="media/image490.wmf"/><Relationship Id="rId987" Type="http://schemas.openxmlformats.org/officeDocument/2006/relationships/oleObject" Target="embeddings/oleObject487.bin"/><Relationship Id="rId988" Type="http://schemas.openxmlformats.org/officeDocument/2006/relationships/image" Target="media/image491.wmf"/><Relationship Id="rId989" Type="http://schemas.openxmlformats.org/officeDocument/2006/relationships/oleObject" Target="embeddings/oleObject488.bin"/><Relationship Id="rId1050" Type="http://schemas.openxmlformats.org/officeDocument/2006/relationships/image" Target="media/image522.wmf"/><Relationship Id="rId1051" Type="http://schemas.openxmlformats.org/officeDocument/2006/relationships/oleObject" Target="embeddings/oleObject519.bin"/><Relationship Id="rId1052" Type="http://schemas.openxmlformats.org/officeDocument/2006/relationships/image" Target="media/image523.wmf"/><Relationship Id="rId1053" Type="http://schemas.openxmlformats.org/officeDocument/2006/relationships/oleObject" Target="embeddings/oleObject520.bin"/><Relationship Id="rId1054" Type="http://schemas.openxmlformats.org/officeDocument/2006/relationships/image" Target="media/image524.wmf"/><Relationship Id="rId1055" Type="http://schemas.openxmlformats.org/officeDocument/2006/relationships/oleObject" Target="embeddings/oleObject521.bin"/><Relationship Id="rId1056" Type="http://schemas.openxmlformats.org/officeDocument/2006/relationships/image" Target="media/image525.wmf"/><Relationship Id="rId1057" Type="http://schemas.openxmlformats.org/officeDocument/2006/relationships/oleObject" Target="embeddings/oleObject522.bin"/><Relationship Id="rId1058" Type="http://schemas.openxmlformats.org/officeDocument/2006/relationships/image" Target="media/image526.wmf"/><Relationship Id="rId1059" Type="http://schemas.openxmlformats.org/officeDocument/2006/relationships/oleObject" Target="embeddings/oleObject523.bin"/><Relationship Id="rId590" Type="http://schemas.openxmlformats.org/officeDocument/2006/relationships/image" Target="media/image292.wmf"/><Relationship Id="rId591" Type="http://schemas.openxmlformats.org/officeDocument/2006/relationships/oleObject" Target="embeddings/oleObject289.bin"/><Relationship Id="rId592" Type="http://schemas.openxmlformats.org/officeDocument/2006/relationships/image" Target="media/image293.wmf"/><Relationship Id="rId593" Type="http://schemas.openxmlformats.org/officeDocument/2006/relationships/oleObject" Target="embeddings/oleObject290.bin"/><Relationship Id="rId594" Type="http://schemas.openxmlformats.org/officeDocument/2006/relationships/image" Target="media/image294.wmf"/><Relationship Id="rId595" Type="http://schemas.openxmlformats.org/officeDocument/2006/relationships/oleObject" Target="embeddings/oleObject291.bin"/><Relationship Id="rId596" Type="http://schemas.openxmlformats.org/officeDocument/2006/relationships/image" Target="media/image295.wmf"/><Relationship Id="rId597" Type="http://schemas.openxmlformats.org/officeDocument/2006/relationships/oleObject" Target="embeddings/oleObject292.bin"/><Relationship Id="rId598" Type="http://schemas.openxmlformats.org/officeDocument/2006/relationships/image" Target="media/image296.wmf"/><Relationship Id="rId599" Type="http://schemas.openxmlformats.org/officeDocument/2006/relationships/oleObject" Target="embeddings/oleObject293.bin"/><Relationship Id="rId1834" Type="http://schemas.openxmlformats.org/officeDocument/2006/relationships/image" Target="media/image914.wmf"/><Relationship Id="rId1835" Type="http://schemas.openxmlformats.org/officeDocument/2006/relationships/oleObject" Target="embeddings/oleObject911.bin"/><Relationship Id="rId1836" Type="http://schemas.openxmlformats.org/officeDocument/2006/relationships/image" Target="media/image915.wmf"/><Relationship Id="rId1837" Type="http://schemas.openxmlformats.org/officeDocument/2006/relationships/oleObject" Target="embeddings/oleObject912.bin"/><Relationship Id="rId1838" Type="http://schemas.openxmlformats.org/officeDocument/2006/relationships/image" Target="media/image916.emf"/><Relationship Id="rId1839" Type="http://schemas.openxmlformats.org/officeDocument/2006/relationships/oleObject" Target="embeddings/oleObject913.bin"/><Relationship Id="rId1840" Type="http://schemas.openxmlformats.org/officeDocument/2006/relationships/image" Target="media/image917.emf"/><Relationship Id="rId1841" Type="http://schemas.openxmlformats.org/officeDocument/2006/relationships/oleObject" Target="embeddings/oleObject914.bin"/><Relationship Id="rId1842" Type="http://schemas.openxmlformats.org/officeDocument/2006/relationships/image" Target="media/image918.emf"/><Relationship Id="rId1843" Type="http://schemas.openxmlformats.org/officeDocument/2006/relationships/oleObject" Target="embeddings/oleObject915.bin"/><Relationship Id="rId1450" Type="http://schemas.openxmlformats.org/officeDocument/2006/relationships/image" Target="media/image722.wmf"/><Relationship Id="rId1451" Type="http://schemas.openxmlformats.org/officeDocument/2006/relationships/oleObject" Target="embeddings/oleObject719.bin"/><Relationship Id="rId1452" Type="http://schemas.openxmlformats.org/officeDocument/2006/relationships/image" Target="media/image723.wmf"/><Relationship Id="rId1453" Type="http://schemas.openxmlformats.org/officeDocument/2006/relationships/oleObject" Target="embeddings/oleObject720.bin"/><Relationship Id="rId1454" Type="http://schemas.openxmlformats.org/officeDocument/2006/relationships/image" Target="media/image724.wmf"/><Relationship Id="rId1455" Type="http://schemas.openxmlformats.org/officeDocument/2006/relationships/oleObject" Target="embeddings/oleObject721.bin"/><Relationship Id="rId1456" Type="http://schemas.openxmlformats.org/officeDocument/2006/relationships/image" Target="media/image725.wmf"/><Relationship Id="rId1457" Type="http://schemas.openxmlformats.org/officeDocument/2006/relationships/oleObject" Target="embeddings/oleObject722.bin"/><Relationship Id="rId1458" Type="http://schemas.openxmlformats.org/officeDocument/2006/relationships/image" Target="media/image726.wmf"/><Relationship Id="rId1459" Type="http://schemas.openxmlformats.org/officeDocument/2006/relationships/oleObject" Target="embeddings/oleObject723.bin"/><Relationship Id="rId990" Type="http://schemas.openxmlformats.org/officeDocument/2006/relationships/image" Target="media/image492.wmf"/><Relationship Id="rId991" Type="http://schemas.openxmlformats.org/officeDocument/2006/relationships/oleObject" Target="embeddings/oleObject489.bin"/><Relationship Id="rId992" Type="http://schemas.openxmlformats.org/officeDocument/2006/relationships/image" Target="media/image493.wmf"/><Relationship Id="rId993" Type="http://schemas.openxmlformats.org/officeDocument/2006/relationships/oleObject" Target="embeddings/oleObject490.bin"/><Relationship Id="rId994" Type="http://schemas.openxmlformats.org/officeDocument/2006/relationships/image" Target="media/image494.wmf"/><Relationship Id="rId995" Type="http://schemas.openxmlformats.org/officeDocument/2006/relationships/oleObject" Target="embeddings/oleObject491.bin"/><Relationship Id="rId996" Type="http://schemas.openxmlformats.org/officeDocument/2006/relationships/image" Target="media/image495.wmf"/><Relationship Id="rId997" Type="http://schemas.openxmlformats.org/officeDocument/2006/relationships/oleObject" Target="embeddings/oleObject492.bin"/><Relationship Id="rId998" Type="http://schemas.openxmlformats.org/officeDocument/2006/relationships/image" Target="media/image496.wmf"/><Relationship Id="rId999" Type="http://schemas.openxmlformats.org/officeDocument/2006/relationships/oleObject" Target="embeddings/oleObject493.bin"/><Relationship Id="rId1060" Type="http://schemas.openxmlformats.org/officeDocument/2006/relationships/image" Target="media/image527.wmf"/><Relationship Id="rId1061" Type="http://schemas.openxmlformats.org/officeDocument/2006/relationships/oleObject" Target="embeddings/oleObject524.bin"/><Relationship Id="rId1062" Type="http://schemas.openxmlformats.org/officeDocument/2006/relationships/image" Target="media/image528.wmf"/><Relationship Id="rId1063" Type="http://schemas.openxmlformats.org/officeDocument/2006/relationships/oleObject" Target="embeddings/oleObject525.bin"/><Relationship Id="rId1064" Type="http://schemas.openxmlformats.org/officeDocument/2006/relationships/image" Target="media/image529.wmf"/><Relationship Id="rId1065" Type="http://schemas.openxmlformats.org/officeDocument/2006/relationships/oleObject" Target="embeddings/oleObject526.bin"/><Relationship Id="rId1066" Type="http://schemas.openxmlformats.org/officeDocument/2006/relationships/image" Target="media/image530.wmf"/><Relationship Id="rId1067" Type="http://schemas.openxmlformats.org/officeDocument/2006/relationships/oleObject" Target="embeddings/oleObject527.bin"/><Relationship Id="rId1068" Type="http://schemas.openxmlformats.org/officeDocument/2006/relationships/image" Target="media/image531.wmf"/><Relationship Id="rId1069" Type="http://schemas.openxmlformats.org/officeDocument/2006/relationships/oleObject" Target="embeddings/oleObject528.bin"/><Relationship Id="rId1844" Type="http://schemas.openxmlformats.org/officeDocument/2006/relationships/image" Target="media/image919.wmf"/><Relationship Id="rId1845" Type="http://schemas.openxmlformats.org/officeDocument/2006/relationships/oleObject" Target="embeddings/oleObject916.bin"/><Relationship Id="rId1846" Type="http://schemas.openxmlformats.org/officeDocument/2006/relationships/image" Target="media/image920.wmf"/><Relationship Id="rId1847" Type="http://schemas.openxmlformats.org/officeDocument/2006/relationships/oleObject" Target="embeddings/oleObject917.bin"/><Relationship Id="rId1848" Type="http://schemas.openxmlformats.org/officeDocument/2006/relationships/image" Target="media/image921.wmf"/><Relationship Id="rId1849" Type="http://schemas.openxmlformats.org/officeDocument/2006/relationships/oleObject" Target="embeddings/oleObject918.bin"/><Relationship Id="rId200" Type="http://schemas.openxmlformats.org/officeDocument/2006/relationships/oleObject" Target="embeddings/oleObject94.bin"/><Relationship Id="rId201" Type="http://schemas.openxmlformats.org/officeDocument/2006/relationships/image" Target="media/image97.wmf"/><Relationship Id="rId202" Type="http://schemas.openxmlformats.org/officeDocument/2006/relationships/oleObject" Target="embeddings/oleObject95.bin"/><Relationship Id="rId203" Type="http://schemas.openxmlformats.org/officeDocument/2006/relationships/image" Target="media/image98.wmf"/><Relationship Id="rId204" Type="http://schemas.openxmlformats.org/officeDocument/2006/relationships/oleObject" Target="embeddings/oleObject96.bin"/><Relationship Id="rId205" Type="http://schemas.openxmlformats.org/officeDocument/2006/relationships/image" Target="media/image99.wmf"/><Relationship Id="rId206" Type="http://schemas.openxmlformats.org/officeDocument/2006/relationships/oleObject" Target="embeddings/oleObject97.bin"/><Relationship Id="rId207" Type="http://schemas.openxmlformats.org/officeDocument/2006/relationships/image" Target="media/image100.wmf"/><Relationship Id="rId208" Type="http://schemas.openxmlformats.org/officeDocument/2006/relationships/oleObject" Target="embeddings/oleObject98.bin"/><Relationship Id="rId209" Type="http://schemas.openxmlformats.org/officeDocument/2006/relationships/image" Target="media/image101.wmf"/><Relationship Id="rId1850" Type="http://schemas.openxmlformats.org/officeDocument/2006/relationships/image" Target="media/image922.wmf"/><Relationship Id="rId1851" Type="http://schemas.openxmlformats.org/officeDocument/2006/relationships/oleObject" Target="embeddings/oleObject919.bin"/><Relationship Id="rId1852" Type="http://schemas.openxmlformats.org/officeDocument/2006/relationships/image" Target="media/image923.wmf"/><Relationship Id="rId1853" Type="http://schemas.openxmlformats.org/officeDocument/2006/relationships/oleObject" Target="embeddings/oleObject920.bin"/><Relationship Id="rId1460" Type="http://schemas.openxmlformats.org/officeDocument/2006/relationships/image" Target="media/image727.wmf"/><Relationship Id="rId1461" Type="http://schemas.openxmlformats.org/officeDocument/2006/relationships/oleObject" Target="embeddings/oleObject724.bin"/><Relationship Id="rId1462" Type="http://schemas.openxmlformats.org/officeDocument/2006/relationships/image" Target="media/image728.wmf"/><Relationship Id="rId1463" Type="http://schemas.openxmlformats.org/officeDocument/2006/relationships/oleObject" Target="embeddings/oleObject725.bin"/><Relationship Id="rId1464" Type="http://schemas.openxmlformats.org/officeDocument/2006/relationships/image" Target="media/image729.wmf"/><Relationship Id="rId1465" Type="http://schemas.openxmlformats.org/officeDocument/2006/relationships/oleObject" Target="embeddings/oleObject726.bin"/><Relationship Id="rId1466" Type="http://schemas.openxmlformats.org/officeDocument/2006/relationships/image" Target="media/image730.wmf"/><Relationship Id="rId1467" Type="http://schemas.openxmlformats.org/officeDocument/2006/relationships/oleObject" Target="embeddings/oleObject727.bin"/><Relationship Id="rId1468" Type="http://schemas.openxmlformats.org/officeDocument/2006/relationships/image" Target="media/image731.wmf"/><Relationship Id="rId1469" Type="http://schemas.openxmlformats.org/officeDocument/2006/relationships/oleObject" Target="embeddings/oleObject728.bin"/><Relationship Id="rId1070" Type="http://schemas.openxmlformats.org/officeDocument/2006/relationships/image" Target="media/image532.wmf"/><Relationship Id="rId1071" Type="http://schemas.openxmlformats.org/officeDocument/2006/relationships/oleObject" Target="embeddings/oleObject529.bin"/><Relationship Id="rId1072" Type="http://schemas.openxmlformats.org/officeDocument/2006/relationships/image" Target="media/image533.wmf"/><Relationship Id="rId1073" Type="http://schemas.openxmlformats.org/officeDocument/2006/relationships/oleObject" Target="embeddings/oleObject530.bin"/><Relationship Id="rId1074" Type="http://schemas.openxmlformats.org/officeDocument/2006/relationships/image" Target="media/image534.wmf"/><Relationship Id="rId1075" Type="http://schemas.openxmlformats.org/officeDocument/2006/relationships/oleObject" Target="embeddings/oleObject531.bin"/><Relationship Id="rId1076" Type="http://schemas.openxmlformats.org/officeDocument/2006/relationships/image" Target="media/image535.wmf"/><Relationship Id="rId1077" Type="http://schemas.openxmlformats.org/officeDocument/2006/relationships/oleObject" Target="embeddings/oleObject532.bin"/><Relationship Id="rId1078" Type="http://schemas.openxmlformats.org/officeDocument/2006/relationships/image" Target="media/image536.wmf"/><Relationship Id="rId1079" Type="http://schemas.openxmlformats.org/officeDocument/2006/relationships/oleObject" Target="embeddings/oleObject533.bin"/><Relationship Id="rId1854" Type="http://schemas.openxmlformats.org/officeDocument/2006/relationships/image" Target="media/image924.wmf"/><Relationship Id="rId1855" Type="http://schemas.openxmlformats.org/officeDocument/2006/relationships/oleObject" Target="embeddings/oleObject921.bin"/><Relationship Id="rId1856" Type="http://schemas.openxmlformats.org/officeDocument/2006/relationships/image" Target="media/image925.wmf"/><Relationship Id="rId1857" Type="http://schemas.openxmlformats.org/officeDocument/2006/relationships/oleObject" Target="embeddings/oleObject922.bin"/><Relationship Id="rId1858" Type="http://schemas.openxmlformats.org/officeDocument/2006/relationships/image" Target="media/image926.wmf"/><Relationship Id="rId1859" Type="http://schemas.openxmlformats.org/officeDocument/2006/relationships/oleObject" Target="embeddings/oleObject923.bin"/><Relationship Id="rId600" Type="http://schemas.openxmlformats.org/officeDocument/2006/relationships/image" Target="media/image297.wmf"/><Relationship Id="rId601" Type="http://schemas.openxmlformats.org/officeDocument/2006/relationships/oleObject" Target="embeddings/oleObject294.bin"/><Relationship Id="rId602" Type="http://schemas.openxmlformats.org/officeDocument/2006/relationships/image" Target="media/image298.wmf"/><Relationship Id="rId603" Type="http://schemas.openxmlformats.org/officeDocument/2006/relationships/oleObject" Target="embeddings/oleObject295.bin"/><Relationship Id="rId604" Type="http://schemas.openxmlformats.org/officeDocument/2006/relationships/image" Target="media/image299.wmf"/><Relationship Id="rId605" Type="http://schemas.openxmlformats.org/officeDocument/2006/relationships/oleObject" Target="embeddings/oleObject296.bin"/><Relationship Id="rId606" Type="http://schemas.openxmlformats.org/officeDocument/2006/relationships/image" Target="media/image300.wmf"/><Relationship Id="rId607" Type="http://schemas.openxmlformats.org/officeDocument/2006/relationships/oleObject" Target="embeddings/oleObject297.bin"/><Relationship Id="rId608" Type="http://schemas.openxmlformats.org/officeDocument/2006/relationships/image" Target="media/image301.wmf"/><Relationship Id="rId609" Type="http://schemas.openxmlformats.org/officeDocument/2006/relationships/oleObject" Target="embeddings/oleObject298.bin"/><Relationship Id="rId210" Type="http://schemas.openxmlformats.org/officeDocument/2006/relationships/oleObject" Target="embeddings/oleObject99.bin"/><Relationship Id="rId211" Type="http://schemas.openxmlformats.org/officeDocument/2006/relationships/image" Target="media/image102.wmf"/><Relationship Id="rId212" Type="http://schemas.openxmlformats.org/officeDocument/2006/relationships/oleObject" Target="embeddings/oleObject100.bin"/><Relationship Id="rId213" Type="http://schemas.openxmlformats.org/officeDocument/2006/relationships/image" Target="media/image103.wmf"/><Relationship Id="rId214" Type="http://schemas.openxmlformats.org/officeDocument/2006/relationships/oleObject" Target="embeddings/oleObject101.bin"/><Relationship Id="rId215" Type="http://schemas.openxmlformats.org/officeDocument/2006/relationships/image" Target="media/image104.wmf"/><Relationship Id="rId216" Type="http://schemas.openxmlformats.org/officeDocument/2006/relationships/oleObject" Target="embeddings/oleObject102.bin"/><Relationship Id="rId217" Type="http://schemas.openxmlformats.org/officeDocument/2006/relationships/image" Target="media/image105.wmf"/><Relationship Id="rId218" Type="http://schemas.openxmlformats.org/officeDocument/2006/relationships/oleObject" Target="embeddings/oleObject103.bin"/><Relationship Id="rId219" Type="http://schemas.openxmlformats.org/officeDocument/2006/relationships/image" Target="media/image106.wmf"/><Relationship Id="rId1860" Type="http://schemas.openxmlformats.org/officeDocument/2006/relationships/image" Target="media/image927.wmf"/><Relationship Id="rId1861" Type="http://schemas.openxmlformats.org/officeDocument/2006/relationships/oleObject" Target="embeddings/oleObject924.bin"/><Relationship Id="rId1862" Type="http://schemas.openxmlformats.org/officeDocument/2006/relationships/image" Target="media/image928.wmf"/><Relationship Id="rId1863" Type="http://schemas.openxmlformats.org/officeDocument/2006/relationships/oleObject" Target="embeddings/oleObject925.bin"/><Relationship Id="rId1470" Type="http://schemas.openxmlformats.org/officeDocument/2006/relationships/image" Target="media/image732.wmf"/><Relationship Id="rId1471" Type="http://schemas.openxmlformats.org/officeDocument/2006/relationships/oleObject" Target="embeddings/oleObject729.bin"/><Relationship Id="rId1472" Type="http://schemas.openxmlformats.org/officeDocument/2006/relationships/image" Target="media/image733.wmf"/><Relationship Id="rId1473" Type="http://schemas.openxmlformats.org/officeDocument/2006/relationships/oleObject" Target="embeddings/oleObject730.bin"/><Relationship Id="rId1474" Type="http://schemas.openxmlformats.org/officeDocument/2006/relationships/image" Target="media/image734.wmf"/><Relationship Id="rId1475" Type="http://schemas.openxmlformats.org/officeDocument/2006/relationships/oleObject" Target="embeddings/oleObject731.bin"/><Relationship Id="rId1476" Type="http://schemas.openxmlformats.org/officeDocument/2006/relationships/image" Target="media/image735.wmf"/><Relationship Id="rId1477" Type="http://schemas.openxmlformats.org/officeDocument/2006/relationships/oleObject" Target="embeddings/oleObject732.bin"/><Relationship Id="rId1478" Type="http://schemas.openxmlformats.org/officeDocument/2006/relationships/image" Target="media/image736.wmf"/><Relationship Id="rId1479" Type="http://schemas.openxmlformats.org/officeDocument/2006/relationships/oleObject" Target="embeddings/oleObject733.bin"/><Relationship Id="rId1080" Type="http://schemas.openxmlformats.org/officeDocument/2006/relationships/image" Target="media/image537.wmf"/><Relationship Id="rId1081" Type="http://schemas.openxmlformats.org/officeDocument/2006/relationships/oleObject" Target="embeddings/oleObject534.bin"/><Relationship Id="rId1082" Type="http://schemas.openxmlformats.org/officeDocument/2006/relationships/image" Target="media/image538.wmf"/><Relationship Id="rId1083" Type="http://schemas.openxmlformats.org/officeDocument/2006/relationships/oleObject" Target="embeddings/oleObject535.bin"/><Relationship Id="rId1084" Type="http://schemas.openxmlformats.org/officeDocument/2006/relationships/image" Target="media/image539.wmf"/><Relationship Id="rId1085" Type="http://schemas.openxmlformats.org/officeDocument/2006/relationships/oleObject" Target="embeddings/oleObject536.bin"/><Relationship Id="rId1086" Type="http://schemas.openxmlformats.org/officeDocument/2006/relationships/image" Target="media/image540.wmf"/><Relationship Id="rId1087" Type="http://schemas.openxmlformats.org/officeDocument/2006/relationships/oleObject" Target="embeddings/oleObject537.bin"/><Relationship Id="rId1088" Type="http://schemas.openxmlformats.org/officeDocument/2006/relationships/image" Target="media/image541.wmf"/><Relationship Id="rId1089" Type="http://schemas.openxmlformats.org/officeDocument/2006/relationships/oleObject" Target="embeddings/oleObject538.bin"/><Relationship Id="rId1864" Type="http://schemas.openxmlformats.org/officeDocument/2006/relationships/image" Target="media/image929.wmf"/><Relationship Id="rId1865" Type="http://schemas.openxmlformats.org/officeDocument/2006/relationships/oleObject" Target="embeddings/oleObject926.bin"/><Relationship Id="rId1866" Type="http://schemas.openxmlformats.org/officeDocument/2006/relationships/image" Target="media/image930.wmf"/><Relationship Id="rId1867" Type="http://schemas.openxmlformats.org/officeDocument/2006/relationships/oleObject" Target="embeddings/oleObject927.bin"/><Relationship Id="rId1868" Type="http://schemas.openxmlformats.org/officeDocument/2006/relationships/image" Target="media/image931.wmf"/><Relationship Id="rId1869" Type="http://schemas.openxmlformats.org/officeDocument/2006/relationships/oleObject" Target="embeddings/oleObject928.bin"/><Relationship Id="rId610" Type="http://schemas.openxmlformats.org/officeDocument/2006/relationships/image" Target="media/image302.wmf"/><Relationship Id="rId611" Type="http://schemas.openxmlformats.org/officeDocument/2006/relationships/oleObject" Target="embeddings/oleObject299.bin"/><Relationship Id="rId612" Type="http://schemas.openxmlformats.org/officeDocument/2006/relationships/image" Target="media/image303.wmf"/><Relationship Id="rId613" Type="http://schemas.openxmlformats.org/officeDocument/2006/relationships/oleObject" Target="embeddings/oleObject300.bin"/><Relationship Id="rId614" Type="http://schemas.openxmlformats.org/officeDocument/2006/relationships/image" Target="media/image304.wmf"/><Relationship Id="rId615" Type="http://schemas.openxmlformats.org/officeDocument/2006/relationships/oleObject" Target="embeddings/oleObject301.bin"/><Relationship Id="rId616" Type="http://schemas.openxmlformats.org/officeDocument/2006/relationships/image" Target="media/image305.wmf"/><Relationship Id="rId617" Type="http://schemas.openxmlformats.org/officeDocument/2006/relationships/oleObject" Target="embeddings/oleObject302.bin"/><Relationship Id="rId618" Type="http://schemas.openxmlformats.org/officeDocument/2006/relationships/image" Target="media/image306.wmf"/><Relationship Id="rId619" Type="http://schemas.openxmlformats.org/officeDocument/2006/relationships/oleObject" Target="embeddings/oleObject303.bin"/><Relationship Id="rId220" Type="http://schemas.openxmlformats.org/officeDocument/2006/relationships/oleObject" Target="embeddings/oleObject104.bin"/><Relationship Id="rId221" Type="http://schemas.openxmlformats.org/officeDocument/2006/relationships/image" Target="media/image107.wmf"/><Relationship Id="rId222" Type="http://schemas.openxmlformats.org/officeDocument/2006/relationships/oleObject" Target="embeddings/oleObject105.bin"/><Relationship Id="rId223" Type="http://schemas.openxmlformats.org/officeDocument/2006/relationships/image" Target="media/image108.wmf"/><Relationship Id="rId224" Type="http://schemas.openxmlformats.org/officeDocument/2006/relationships/oleObject" Target="embeddings/oleObject106.bin"/><Relationship Id="rId225" Type="http://schemas.openxmlformats.org/officeDocument/2006/relationships/image" Target="media/image109.wmf"/><Relationship Id="rId226" Type="http://schemas.openxmlformats.org/officeDocument/2006/relationships/oleObject" Target="embeddings/oleObject107.bin"/><Relationship Id="rId227" Type="http://schemas.openxmlformats.org/officeDocument/2006/relationships/image" Target="media/image110.wmf"/><Relationship Id="rId228" Type="http://schemas.openxmlformats.org/officeDocument/2006/relationships/oleObject" Target="embeddings/oleObject108.bin"/><Relationship Id="rId229" Type="http://schemas.openxmlformats.org/officeDocument/2006/relationships/image" Target="media/image111.wmf"/><Relationship Id="rId1870" Type="http://schemas.openxmlformats.org/officeDocument/2006/relationships/image" Target="media/image932.wmf"/><Relationship Id="rId1871" Type="http://schemas.openxmlformats.org/officeDocument/2006/relationships/oleObject" Target="embeddings/oleObject929.bin"/><Relationship Id="rId1872" Type="http://schemas.openxmlformats.org/officeDocument/2006/relationships/image" Target="media/image933.wmf"/><Relationship Id="rId1873" Type="http://schemas.openxmlformats.org/officeDocument/2006/relationships/oleObject" Target="embeddings/oleObject930.bin"/><Relationship Id="rId1480" Type="http://schemas.openxmlformats.org/officeDocument/2006/relationships/image" Target="media/image737.wmf"/><Relationship Id="rId1481" Type="http://schemas.openxmlformats.org/officeDocument/2006/relationships/oleObject" Target="embeddings/oleObject734.bin"/><Relationship Id="rId1482" Type="http://schemas.openxmlformats.org/officeDocument/2006/relationships/image" Target="media/image738.wmf"/><Relationship Id="rId1483" Type="http://schemas.openxmlformats.org/officeDocument/2006/relationships/oleObject" Target="embeddings/oleObject735.bin"/><Relationship Id="rId1484" Type="http://schemas.openxmlformats.org/officeDocument/2006/relationships/image" Target="media/image739.wmf"/><Relationship Id="rId1485" Type="http://schemas.openxmlformats.org/officeDocument/2006/relationships/oleObject" Target="embeddings/oleObject736.bin"/><Relationship Id="rId1486" Type="http://schemas.openxmlformats.org/officeDocument/2006/relationships/image" Target="media/image740.wmf"/><Relationship Id="rId1487" Type="http://schemas.openxmlformats.org/officeDocument/2006/relationships/oleObject" Target="embeddings/oleObject737.bin"/><Relationship Id="rId1488" Type="http://schemas.openxmlformats.org/officeDocument/2006/relationships/image" Target="media/image741.wmf"/><Relationship Id="rId1489" Type="http://schemas.openxmlformats.org/officeDocument/2006/relationships/oleObject" Target="embeddings/oleObject738.bin"/><Relationship Id="rId1090" Type="http://schemas.openxmlformats.org/officeDocument/2006/relationships/image" Target="media/image542.wmf"/><Relationship Id="rId1091" Type="http://schemas.openxmlformats.org/officeDocument/2006/relationships/oleObject" Target="embeddings/oleObject539.bin"/><Relationship Id="rId1092" Type="http://schemas.openxmlformats.org/officeDocument/2006/relationships/image" Target="media/image543.wmf"/><Relationship Id="rId1093" Type="http://schemas.openxmlformats.org/officeDocument/2006/relationships/oleObject" Target="embeddings/oleObject540.bin"/><Relationship Id="rId1094" Type="http://schemas.openxmlformats.org/officeDocument/2006/relationships/image" Target="media/image544.wmf"/><Relationship Id="rId1095" Type="http://schemas.openxmlformats.org/officeDocument/2006/relationships/oleObject" Target="embeddings/oleObject541.bin"/><Relationship Id="rId1096" Type="http://schemas.openxmlformats.org/officeDocument/2006/relationships/image" Target="media/image545.wmf"/><Relationship Id="rId1097" Type="http://schemas.openxmlformats.org/officeDocument/2006/relationships/oleObject" Target="embeddings/oleObject542.bin"/><Relationship Id="rId1098" Type="http://schemas.openxmlformats.org/officeDocument/2006/relationships/image" Target="media/image546.wmf"/><Relationship Id="rId1099" Type="http://schemas.openxmlformats.org/officeDocument/2006/relationships/oleObject" Target="embeddings/oleObject543.bin"/><Relationship Id="rId1874" Type="http://schemas.openxmlformats.org/officeDocument/2006/relationships/image" Target="media/image934.wmf"/><Relationship Id="rId1875" Type="http://schemas.openxmlformats.org/officeDocument/2006/relationships/oleObject" Target="embeddings/oleObject931.bin"/><Relationship Id="rId1876" Type="http://schemas.openxmlformats.org/officeDocument/2006/relationships/image" Target="media/image935.wmf"/><Relationship Id="rId1877" Type="http://schemas.openxmlformats.org/officeDocument/2006/relationships/oleObject" Target="embeddings/oleObject932.bin"/><Relationship Id="rId1878" Type="http://schemas.openxmlformats.org/officeDocument/2006/relationships/image" Target="media/image936.wmf"/><Relationship Id="rId1879" Type="http://schemas.openxmlformats.org/officeDocument/2006/relationships/oleObject" Target="embeddings/oleObject933.bin"/><Relationship Id="rId620" Type="http://schemas.openxmlformats.org/officeDocument/2006/relationships/image" Target="media/image307.wmf"/><Relationship Id="rId621" Type="http://schemas.openxmlformats.org/officeDocument/2006/relationships/oleObject" Target="embeddings/oleObject304.bin"/><Relationship Id="rId622" Type="http://schemas.openxmlformats.org/officeDocument/2006/relationships/image" Target="media/image308.wmf"/><Relationship Id="rId623" Type="http://schemas.openxmlformats.org/officeDocument/2006/relationships/oleObject" Target="embeddings/oleObject305.bin"/><Relationship Id="rId624" Type="http://schemas.openxmlformats.org/officeDocument/2006/relationships/image" Target="media/image309.wmf"/><Relationship Id="rId625" Type="http://schemas.openxmlformats.org/officeDocument/2006/relationships/oleObject" Target="embeddings/oleObject306.bin"/><Relationship Id="rId626" Type="http://schemas.openxmlformats.org/officeDocument/2006/relationships/image" Target="media/image310.wmf"/><Relationship Id="rId627" Type="http://schemas.openxmlformats.org/officeDocument/2006/relationships/oleObject" Target="embeddings/oleObject307.bin"/><Relationship Id="rId628" Type="http://schemas.openxmlformats.org/officeDocument/2006/relationships/image" Target="media/image311.wmf"/><Relationship Id="rId629" Type="http://schemas.openxmlformats.org/officeDocument/2006/relationships/oleObject" Target="embeddings/oleObject308.bin"/><Relationship Id="rId230" Type="http://schemas.openxmlformats.org/officeDocument/2006/relationships/oleObject" Target="embeddings/oleObject109.bin"/><Relationship Id="rId231" Type="http://schemas.openxmlformats.org/officeDocument/2006/relationships/image" Target="media/image112.wmf"/><Relationship Id="rId232" Type="http://schemas.openxmlformats.org/officeDocument/2006/relationships/oleObject" Target="embeddings/oleObject110.bin"/><Relationship Id="rId233" Type="http://schemas.openxmlformats.org/officeDocument/2006/relationships/image" Target="media/image113.wmf"/><Relationship Id="rId234" Type="http://schemas.openxmlformats.org/officeDocument/2006/relationships/oleObject" Target="embeddings/oleObject111.bin"/><Relationship Id="rId235" Type="http://schemas.openxmlformats.org/officeDocument/2006/relationships/image" Target="media/image114.wmf"/><Relationship Id="rId236" Type="http://schemas.openxmlformats.org/officeDocument/2006/relationships/oleObject" Target="embeddings/oleObject112.bin"/><Relationship Id="rId237" Type="http://schemas.openxmlformats.org/officeDocument/2006/relationships/image" Target="media/image115.wmf"/><Relationship Id="rId238" Type="http://schemas.openxmlformats.org/officeDocument/2006/relationships/oleObject" Target="embeddings/oleObject113.bin"/><Relationship Id="rId239" Type="http://schemas.openxmlformats.org/officeDocument/2006/relationships/image" Target="media/image116.wmf"/><Relationship Id="rId1880" Type="http://schemas.openxmlformats.org/officeDocument/2006/relationships/image" Target="media/image937.wmf"/><Relationship Id="rId1881" Type="http://schemas.openxmlformats.org/officeDocument/2006/relationships/oleObject" Target="embeddings/oleObject934.bin"/><Relationship Id="rId1882" Type="http://schemas.openxmlformats.org/officeDocument/2006/relationships/image" Target="media/image938.wmf"/><Relationship Id="rId1883" Type="http://schemas.openxmlformats.org/officeDocument/2006/relationships/oleObject" Target="embeddings/oleObject935.bin"/><Relationship Id="rId1490" Type="http://schemas.openxmlformats.org/officeDocument/2006/relationships/image" Target="media/image742.wmf"/><Relationship Id="rId1491" Type="http://schemas.openxmlformats.org/officeDocument/2006/relationships/oleObject" Target="embeddings/oleObject739.bin"/><Relationship Id="rId1492" Type="http://schemas.openxmlformats.org/officeDocument/2006/relationships/image" Target="media/image743.wmf"/><Relationship Id="rId1493" Type="http://schemas.openxmlformats.org/officeDocument/2006/relationships/oleObject" Target="embeddings/oleObject740.bin"/><Relationship Id="rId1494" Type="http://schemas.openxmlformats.org/officeDocument/2006/relationships/image" Target="media/image744.wmf"/><Relationship Id="rId1495" Type="http://schemas.openxmlformats.org/officeDocument/2006/relationships/oleObject" Target="embeddings/oleObject741.bin"/><Relationship Id="rId1496" Type="http://schemas.openxmlformats.org/officeDocument/2006/relationships/image" Target="media/image745.wmf"/><Relationship Id="rId1497" Type="http://schemas.openxmlformats.org/officeDocument/2006/relationships/oleObject" Target="embeddings/oleObject742.bin"/><Relationship Id="rId1498" Type="http://schemas.openxmlformats.org/officeDocument/2006/relationships/image" Target="media/image746.wmf"/><Relationship Id="rId1499" Type="http://schemas.openxmlformats.org/officeDocument/2006/relationships/oleObject" Target="embeddings/oleObject743.bin"/><Relationship Id="rId1884" Type="http://schemas.openxmlformats.org/officeDocument/2006/relationships/image" Target="media/image939.wmf"/><Relationship Id="rId1885" Type="http://schemas.openxmlformats.org/officeDocument/2006/relationships/oleObject" Target="embeddings/oleObject936.bin"/><Relationship Id="rId1886" Type="http://schemas.openxmlformats.org/officeDocument/2006/relationships/image" Target="media/image940.wmf"/><Relationship Id="rId1887" Type="http://schemas.openxmlformats.org/officeDocument/2006/relationships/oleObject" Target="embeddings/oleObject937.bin"/><Relationship Id="rId1888" Type="http://schemas.openxmlformats.org/officeDocument/2006/relationships/image" Target="media/image941.wmf"/><Relationship Id="rId1889" Type="http://schemas.openxmlformats.org/officeDocument/2006/relationships/oleObject" Target="embeddings/oleObject938.bin"/><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wmf"/><Relationship Id="rId14" Type="http://schemas.openxmlformats.org/officeDocument/2006/relationships/oleObject" Target="embeddings/oleObject1.bin"/><Relationship Id="rId15" Type="http://schemas.openxmlformats.org/officeDocument/2006/relationships/image" Target="media/image4.wmf"/><Relationship Id="rId16" Type="http://schemas.openxmlformats.org/officeDocument/2006/relationships/oleObject" Target="embeddings/oleObject2.bin"/><Relationship Id="rId17" Type="http://schemas.openxmlformats.org/officeDocument/2006/relationships/image" Target="media/image5.wmf"/><Relationship Id="rId18" Type="http://schemas.openxmlformats.org/officeDocument/2006/relationships/oleObject" Target="embeddings/oleObject3.bin"/><Relationship Id="rId19" Type="http://schemas.openxmlformats.org/officeDocument/2006/relationships/image" Target="media/image6.wmf"/><Relationship Id="rId630" Type="http://schemas.openxmlformats.org/officeDocument/2006/relationships/image" Target="media/image312.wmf"/><Relationship Id="rId631" Type="http://schemas.openxmlformats.org/officeDocument/2006/relationships/oleObject" Target="embeddings/oleObject309.bin"/><Relationship Id="rId632" Type="http://schemas.openxmlformats.org/officeDocument/2006/relationships/image" Target="media/image313.wmf"/><Relationship Id="rId633" Type="http://schemas.openxmlformats.org/officeDocument/2006/relationships/oleObject" Target="embeddings/oleObject310.bin"/><Relationship Id="rId634" Type="http://schemas.openxmlformats.org/officeDocument/2006/relationships/image" Target="media/image314.wmf"/><Relationship Id="rId635" Type="http://schemas.openxmlformats.org/officeDocument/2006/relationships/oleObject" Target="embeddings/oleObject311.bin"/><Relationship Id="rId636" Type="http://schemas.openxmlformats.org/officeDocument/2006/relationships/image" Target="media/image315.wmf"/><Relationship Id="rId637" Type="http://schemas.openxmlformats.org/officeDocument/2006/relationships/oleObject" Target="embeddings/oleObject312.bin"/><Relationship Id="rId638" Type="http://schemas.openxmlformats.org/officeDocument/2006/relationships/image" Target="media/image316.wmf"/><Relationship Id="rId639" Type="http://schemas.openxmlformats.org/officeDocument/2006/relationships/oleObject" Target="embeddings/oleObject313.bin"/><Relationship Id="rId240" Type="http://schemas.openxmlformats.org/officeDocument/2006/relationships/oleObject" Target="embeddings/oleObject114.bin"/><Relationship Id="rId241" Type="http://schemas.openxmlformats.org/officeDocument/2006/relationships/image" Target="media/image117.wmf"/><Relationship Id="rId242" Type="http://schemas.openxmlformats.org/officeDocument/2006/relationships/oleObject" Target="embeddings/oleObject115.bin"/><Relationship Id="rId243" Type="http://schemas.openxmlformats.org/officeDocument/2006/relationships/image" Target="media/image118.wmf"/><Relationship Id="rId244" Type="http://schemas.openxmlformats.org/officeDocument/2006/relationships/oleObject" Target="embeddings/oleObject116.bin"/><Relationship Id="rId245" Type="http://schemas.openxmlformats.org/officeDocument/2006/relationships/image" Target="media/image119.wmf"/><Relationship Id="rId246" Type="http://schemas.openxmlformats.org/officeDocument/2006/relationships/oleObject" Target="embeddings/oleObject117.bin"/><Relationship Id="rId247" Type="http://schemas.openxmlformats.org/officeDocument/2006/relationships/image" Target="media/image120.wmf"/><Relationship Id="rId248" Type="http://schemas.openxmlformats.org/officeDocument/2006/relationships/oleObject" Target="embeddings/oleObject118.bin"/><Relationship Id="rId249" Type="http://schemas.openxmlformats.org/officeDocument/2006/relationships/image" Target="media/image121.wmf"/><Relationship Id="rId1890" Type="http://schemas.openxmlformats.org/officeDocument/2006/relationships/image" Target="media/image942.wmf"/><Relationship Id="rId1891" Type="http://schemas.openxmlformats.org/officeDocument/2006/relationships/oleObject" Target="embeddings/oleObject939.bin"/><Relationship Id="rId1892" Type="http://schemas.openxmlformats.org/officeDocument/2006/relationships/image" Target="media/image943.wmf"/><Relationship Id="rId1893" Type="http://schemas.openxmlformats.org/officeDocument/2006/relationships/oleObject" Target="embeddings/oleObject940.bin"/><Relationship Id="rId1894" Type="http://schemas.openxmlformats.org/officeDocument/2006/relationships/image" Target="media/image944.wmf"/><Relationship Id="rId1895" Type="http://schemas.openxmlformats.org/officeDocument/2006/relationships/oleObject" Target="embeddings/oleObject941.bin"/><Relationship Id="rId1896" Type="http://schemas.openxmlformats.org/officeDocument/2006/relationships/image" Target="media/image945.wmf"/><Relationship Id="rId1897" Type="http://schemas.openxmlformats.org/officeDocument/2006/relationships/oleObject" Target="embeddings/oleObject942.bin"/><Relationship Id="rId1898" Type="http://schemas.openxmlformats.org/officeDocument/2006/relationships/image" Target="media/image946.wmf"/><Relationship Id="rId1899" Type="http://schemas.openxmlformats.org/officeDocument/2006/relationships/oleObject" Target="embeddings/oleObject943.bin"/><Relationship Id="rId20" Type="http://schemas.openxmlformats.org/officeDocument/2006/relationships/oleObject" Target="embeddings/oleObject4.bin"/><Relationship Id="rId21" Type="http://schemas.openxmlformats.org/officeDocument/2006/relationships/image" Target="media/image7.wmf"/><Relationship Id="rId22" Type="http://schemas.openxmlformats.org/officeDocument/2006/relationships/oleObject" Target="embeddings/oleObject5.bin"/><Relationship Id="rId23" Type="http://schemas.openxmlformats.org/officeDocument/2006/relationships/image" Target="media/image8.wmf"/><Relationship Id="rId24" Type="http://schemas.openxmlformats.org/officeDocument/2006/relationships/oleObject" Target="embeddings/oleObject6.bin"/><Relationship Id="rId25" Type="http://schemas.openxmlformats.org/officeDocument/2006/relationships/image" Target="media/image9.wmf"/><Relationship Id="rId26" Type="http://schemas.openxmlformats.org/officeDocument/2006/relationships/oleObject" Target="embeddings/oleObject7.bin"/><Relationship Id="rId27" Type="http://schemas.openxmlformats.org/officeDocument/2006/relationships/image" Target="media/image10.wmf"/><Relationship Id="rId28" Type="http://schemas.openxmlformats.org/officeDocument/2006/relationships/oleObject" Target="embeddings/oleObject8.bin"/><Relationship Id="rId29" Type="http://schemas.openxmlformats.org/officeDocument/2006/relationships/image" Target="media/image11.wmf"/><Relationship Id="rId1100" Type="http://schemas.openxmlformats.org/officeDocument/2006/relationships/image" Target="media/image547.wmf"/><Relationship Id="rId1101" Type="http://schemas.openxmlformats.org/officeDocument/2006/relationships/oleObject" Target="embeddings/oleObject544.bin"/><Relationship Id="rId1102" Type="http://schemas.openxmlformats.org/officeDocument/2006/relationships/image" Target="media/image548.wmf"/><Relationship Id="rId1103" Type="http://schemas.openxmlformats.org/officeDocument/2006/relationships/oleObject" Target="embeddings/oleObject545.bin"/><Relationship Id="rId1104" Type="http://schemas.openxmlformats.org/officeDocument/2006/relationships/image" Target="media/image549.wmf"/><Relationship Id="rId1105" Type="http://schemas.openxmlformats.org/officeDocument/2006/relationships/oleObject" Target="embeddings/oleObject546.bin"/><Relationship Id="rId1106" Type="http://schemas.openxmlformats.org/officeDocument/2006/relationships/image" Target="media/image550.wmf"/><Relationship Id="rId1107" Type="http://schemas.openxmlformats.org/officeDocument/2006/relationships/oleObject" Target="embeddings/oleObject547.bin"/><Relationship Id="rId1108" Type="http://schemas.openxmlformats.org/officeDocument/2006/relationships/image" Target="media/image551.wmf"/><Relationship Id="rId1109" Type="http://schemas.openxmlformats.org/officeDocument/2006/relationships/oleObject" Target="embeddings/oleObject548.bin"/><Relationship Id="rId640" Type="http://schemas.openxmlformats.org/officeDocument/2006/relationships/image" Target="media/image317.wmf"/><Relationship Id="rId641" Type="http://schemas.openxmlformats.org/officeDocument/2006/relationships/oleObject" Target="embeddings/oleObject314.bin"/><Relationship Id="rId642" Type="http://schemas.openxmlformats.org/officeDocument/2006/relationships/image" Target="media/image318.wmf"/><Relationship Id="rId643" Type="http://schemas.openxmlformats.org/officeDocument/2006/relationships/oleObject" Target="embeddings/oleObject315.bin"/><Relationship Id="rId644" Type="http://schemas.openxmlformats.org/officeDocument/2006/relationships/image" Target="media/image319.wmf"/><Relationship Id="rId645" Type="http://schemas.openxmlformats.org/officeDocument/2006/relationships/oleObject" Target="embeddings/oleObject316.bin"/><Relationship Id="rId646" Type="http://schemas.openxmlformats.org/officeDocument/2006/relationships/image" Target="media/image320.wmf"/><Relationship Id="rId647" Type="http://schemas.openxmlformats.org/officeDocument/2006/relationships/oleObject" Target="embeddings/oleObject317.bin"/><Relationship Id="rId648" Type="http://schemas.openxmlformats.org/officeDocument/2006/relationships/image" Target="media/image321.wmf"/><Relationship Id="rId649" Type="http://schemas.openxmlformats.org/officeDocument/2006/relationships/oleObject" Target="embeddings/oleObject318.bin"/><Relationship Id="rId250" Type="http://schemas.openxmlformats.org/officeDocument/2006/relationships/oleObject" Target="embeddings/oleObject119.bin"/><Relationship Id="rId251" Type="http://schemas.openxmlformats.org/officeDocument/2006/relationships/image" Target="media/image122.wmf"/><Relationship Id="rId252" Type="http://schemas.openxmlformats.org/officeDocument/2006/relationships/oleObject" Target="embeddings/oleObject120.bin"/><Relationship Id="rId253" Type="http://schemas.openxmlformats.org/officeDocument/2006/relationships/image" Target="media/image123.wmf"/><Relationship Id="rId254" Type="http://schemas.openxmlformats.org/officeDocument/2006/relationships/oleObject" Target="embeddings/oleObject121.bin"/><Relationship Id="rId255" Type="http://schemas.openxmlformats.org/officeDocument/2006/relationships/image" Target="media/image124.wmf"/><Relationship Id="rId256" Type="http://schemas.openxmlformats.org/officeDocument/2006/relationships/oleObject" Target="embeddings/oleObject122.bin"/><Relationship Id="rId257" Type="http://schemas.openxmlformats.org/officeDocument/2006/relationships/image" Target="media/image125.wmf"/><Relationship Id="rId258" Type="http://schemas.openxmlformats.org/officeDocument/2006/relationships/oleObject" Target="embeddings/oleObject123.bin"/><Relationship Id="rId259" Type="http://schemas.openxmlformats.org/officeDocument/2006/relationships/image" Target="media/image126.wmf"/><Relationship Id="rId30" Type="http://schemas.openxmlformats.org/officeDocument/2006/relationships/oleObject" Target="embeddings/oleObject9.bin"/><Relationship Id="rId31" Type="http://schemas.openxmlformats.org/officeDocument/2006/relationships/image" Target="media/image12.wmf"/><Relationship Id="rId32" Type="http://schemas.openxmlformats.org/officeDocument/2006/relationships/oleObject" Target="embeddings/oleObject10.bin"/><Relationship Id="rId33" Type="http://schemas.openxmlformats.org/officeDocument/2006/relationships/image" Target="media/image13.wmf"/><Relationship Id="rId34" Type="http://schemas.openxmlformats.org/officeDocument/2006/relationships/oleObject" Target="embeddings/oleObject11.bin"/><Relationship Id="rId35" Type="http://schemas.openxmlformats.org/officeDocument/2006/relationships/image" Target="media/image14.wmf"/><Relationship Id="rId36" Type="http://schemas.openxmlformats.org/officeDocument/2006/relationships/oleObject" Target="embeddings/oleObject12.bin"/><Relationship Id="rId37" Type="http://schemas.openxmlformats.org/officeDocument/2006/relationships/image" Target="media/image15.wmf"/><Relationship Id="rId38" Type="http://schemas.openxmlformats.org/officeDocument/2006/relationships/oleObject" Target="embeddings/oleObject13.bin"/><Relationship Id="rId39" Type="http://schemas.openxmlformats.org/officeDocument/2006/relationships/image" Target="media/image16.wmf"/><Relationship Id="rId1500" Type="http://schemas.openxmlformats.org/officeDocument/2006/relationships/image" Target="media/image747.wmf"/><Relationship Id="rId1501" Type="http://schemas.openxmlformats.org/officeDocument/2006/relationships/oleObject" Target="embeddings/oleObject744.bin"/><Relationship Id="rId1502" Type="http://schemas.openxmlformats.org/officeDocument/2006/relationships/image" Target="media/image748.wmf"/><Relationship Id="rId1503" Type="http://schemas.openxmlformats.org/officeDocument/2006/relationships/oleObject" Target="embeddings/oleObject745.bin"/><Relationship Id="rId1110" Type="http://schemas.openxmlformats.org/officeDocument/2006/relationships/image" Target="media/image552.wmf"/><Relationship Id="rId1111" Type="http://schemas.openxmlformats.org/officeDocument/2006/relationships/oleObject" Target="embeddings/oleObject549.bin"/><Relationship Id="rId1112" Type="http://schemas.openxmlformats.org/officeDocument/2006/relationships/image" Target="media/image553.wmf"/><Relationship Id="rId1113" Type="http://schemas.openxmlformats.org/officeDocument/2006/relationships/oleObject" Target="embeddings/oleObject550.bin"/><Relationship Id="rId1114" Type="http://schemas.openxmlformats.org/officeDocument/2006/relationships/image" Target="media/image554.wmf"/><Relationship Id="rId1115" Type="http://schemas.openxmlformats.org/officeDocument/2006/relationships/oleObject" Target="embeddings/oleObject551.bin"/><Relationship Id="rId1116" Type="http://schemas.openxmlformats.org/officeDocument/2006/relationships/image" Target="media/image555.wmf"/><Relationship Id="rId1117" Type="http://schemas.openxmlformats.org/officeDocument/2006/relationships/oleObject" Target="embeddings/oleObject552.bin"/><Relationship Id="rId1118" Type="http://schemas.openxmlformats.org/officeDocument/2006/relationships/image" Target="media/image556.wmf"/><Relationship Id="rId1119" Type="http://schemas.openxmlformats.org/officeDocument/2006/relationships/oleObject" Target="embeddings/oleObject553.bin"/><Relationship Id="rId650" Type="http://schemas.openxmlformats.org/officeDocument/2006/relationships/image" Target="media/image322.wmf"/><Relationship Id="rId651" Type="http://schemas.openxmlformats.org/officeDocument/2006/relationships/oleObject" Target="embeddings/oleObject319.bin"/><Relationship Id="rId652" Type="http://schemas.openxmlformats.org/officeDocument/2006/relationships/image" Target="media/image323.wmf"/><Relationship Id="rId653" Type="http://schemas.openxmlformats.org/officeDocument/2006/relationships/oleObject" Target="embeddings/oleObject320.bin"/><Relationship Id="rId654" Type="http://schemas.openxmlformats.org/officeDocument/2006/relationships/image" Target="media/image324.wmf"/><Relationship Id="rId655" Type="http://schemas.openxmlformats.org/officeDocument/2006/relationships/oleObject" Target="embeddings/oleObject321.bin"/><Relationship Id="rId656" Type="http://schemas.openxmlformats.org/officeDocument/2006/relationships/image" Target="media/image325.wmf"/><Relationship Id="rId657" Type="http://schemas.openxmlformats.org/officeDocument/2006/relationships/oleObject" Target="embeddings/oleObject322.bin"/><Relationship Id="rId658" Type="http://schemas.openxmlformats.org/officeDocument/2006/relationships/image" Target="media/image326.wmf"/><Relationship Id="rId659" Type="http://schemas.openxmlformats.org/officeDocument/2006/relationships/oleObject" Target="embeddings/oleObject323.bin"/><Relationship Id="rId1504" Type="http://schemas.openxmlformats.org/officeDocument/2006/relationships/image" Target="media/image749.wmf"/><Relationship Id="rId1505" Type="http://schemas.openxmlformats.org/officeDocument/2006/relationships/oleObject" Target="embeddings/oleObject746.bin"/><Relationship Id="rId1506" Type="http://schemas.openxmlformats.org/officeDocument/2006/relationships/image" Target="media/image750.wmf"/><Relationship Id="rId1507" Type="http://schemas.openxmlformats.org/officeDocument/2006/relationships/oleObject" Target="embeddings/oleObject747.bin"/><Relationship Id="rId1508" Type="http://schemas.openxmlformats.org/officeDocument/2006/relationships/image" Target="media/image751.wmf"/><Relationship Id="rId1509" Type="http://schemas.openxmlformats.org/officeDocument/2006/relationships/oleObject" Target="embeddings/oleObject748.bin"/><Relationship Id="rId260" Type="http://schemas.openxmlformats.org/officeDocument/2006/relationships/oleObject" Target="embeddings/oleObject124.bin"/><Relationship Id="rId261" Type="http://schemas.openxmlformats.org/officeDocument/2006/relationships/image" Target="media/image127.wmf"/><Relationship Id="rId262" Type="http://schemas.openxmlformats.org/officeDocument/2006/relationships/oleObject" Target="embeddings/oleObject125.bin"/><Relationship Id="rId263" Type="http://schemas.openxmlformats.org/officeDocument/2006/relationships/image" Target="media/image128.wmf"/><Relationship Id="rId264" Type="http://schemas.openxmlformats.org/officeDocument/2006/relationships/oleObject" Target="embeddings/oleObject126.bin"/><Relationship Id="rId265" Type="http://schemas.openxmlformats.org/officeDocument/2006/relationships/image" Target="media/image129.wmf"/><Relationship Id="rId266" Type="http://schemas.openxmlformats.org/officeDocument/2006/relationships/oleObject" Target="embeddings/oleObject127.bin"/><Relationship Id="rId267" Type="http://schemas.openxmlformats.org/officeDocument/2006/relationships/image" Target="media/image130.wmf"/><Relationship Id="rId268" Type="http://schemas.openxmlformats.org/officeDocument/2006/relationships/oleObject" Target="embeddings/oleObject128.bin"/><Relationship Id="rId269" Type="http://schemas.openxmlformats.org/officeDocument/2006/relationships/image" Target="media/image131.wmf"/><Relationship Id="rId40" Type="http://schemas.openxmlformats.org/officeDocument/2006/relationships/oleObject" Target="embeddings/oleObject14.bin"/><Relationship Id="rId41" Type="http://schemas.openxmlformats.org/officeDocument/2006/relationships/image" Target="media/image17.wmf"/><Relationship Id="rId42" Type="http://schemas.openxmlformats.org/officeDocument/2006/relationships/oleObject" Target="embeddings/oleObject15.bin"/><Relationship Id="rId43" Type="http://schemas.openxmlformats.org/officeDocument/2006/relationships/image" Target="media/image18.wmf"/><Relationship Id="rId44" Type="http://schemas.openxmlformats.org/officeDocument/2006/relationships/oleObject" Target="embeddings/oleObject16.bin"/><Relationship Id="rId45" Type="http://schemas.openxmlformats.org/officeDocument/2006/relationships/image" Target="media/image19.wmf"/><Relationship Id="rId46" Type="http://schemas.openxmlformats.org/officeDocument/2006/relationships/oleObject" Target="embeddings/oleObject17.bin"/><Relationship Id="rId47" Type="http://schemas.openxmlformats.org/officeDocument/2006/relationships/image" Target="media/image20.wmf"/><Relationship Id="rId48" Type="http://schemas.openxmlformats.org/officeDocument/2006/relationships/oleObject" Target="embeddings/oleObject18.bin"/><Relationship Id="rId49" Type="http://schemas.openxmlformats.org/officeDocument/2006/relationships/image" Target="media/image21.wmf"/><Relationship Id="rId1900" Type="http://schemas.openxmlformats.org/officeDocument/2006/relationships/image" Target="media/image947.wmf"/><Relationship Id="rId1901" Type="http://schemas.openxmlformats.org/officeDocument/2006/relationships/oleObject" Target="embeddings/oleObject944.bin"/><Relationship Id="rId1902" Type="http://schemas.openxmlformats.org/officeDocument/2006/relationships/image" Target="media/image948.wmf"/><Relationship Id="rId1903" Type="http://schemas.openxmlformats.org/officeDocument/2006/relationships/oleObject" Target="embeddings/oleObject945.bin"/><Relationship Id="rId1510" Type="http://schemas.openxmlformats.org/officeDocument/2006/relationships/image" Target="media/image752.wmf"/><Relationship Id="rId1511" Type="http://schemas.openxmlformats.org/officeDocument/2006/relationships/oleObject" Target="embeddings/oleObject749.bin"/><Relationship Id="rId1512" Type="http://schemas.openxmlformats.org/officeDocument/2006/relationships/image" Target="media/image753.wmf"/><Relationship Id="rId1513" Type="http://schemas.openxmlformats.org/officeDocument/2006/relationships/oleObject" Target="embeddings/oleObject750.bin"/><Relationship Id="rId1120" Type="http://schemas.openxmlformats.org/officeDocument/2006/relationships/image" Target="media/image557.wmf"/><Relationship Id="rId1121" Type="http://schemas.openxmlformats.org/officeDocument/2006/relationships/oleObject" Target="embeddings/oleObject554.bin"/><Relationship Id="rId1122" Type="http://schemas.openxmlformats.org/officeDocument/2006/relationships/image" Target="media/image558.wmf"/><Relationship Id="rId1123" Type="http://schemas.openxmlformats.org/officeDocument/2006/relationships/oleObject" Target="embeddings/oleObject555.bin"/><Relationship Id="rId1124" Type="http://schemas.openxmlformats.org/officeDocument/2006/relationships/image" Target="media/image559.wmf"/><Relationship Id="rId1125" Type="http://schemas.openxmlformats.org/officeDocument/2006/relationships/oleObject" Target="embeddings/oleObject556.bin"/><Relationship Id="rId1126" Type="http://schemas.openxmlformats.org/officeDocument/2006/relationships/image" Target="media/image560.wmf"/><Relationship Id="rId1127" Type="http://schemas.openxmlformats.org/officeDocument/2006/relationships/oleObject" Target="embeddings/oleObject557.bin"/><Relationship Id="rId1128" Type="http://schemas.openxmlformats.org/officeDocument/2006/relationships/image" Target="media/image561.wmf"/><Relationship Id="rId1129" Type="http://schemas.openxmlformats.org/officeDocument/2006/relationships/oleObject" Target="embeddings/oleObject558.bin"/><Relationship Id="rId660" Type="http://schemas.openxmlformats.org/officeDocument/2006/relationships/image" Target="media/image327.wmf"/><Relationship Id="rId661" Type="http://schemas.openxmlformats.org/officeDocument/2006/relationships/oleObject" Target="embeddings/oleObject324.bin"/><Relationship Id="rId662" Type="http://schemas.openxmlformats.org/officeDocument/2006/relationships/image" Target="media/image328.wmf"/><Relationship Id="rId663" Type="http://schemas.openxmlformats.org/officeDocument/2006/relationships/oleObject" Target="embeddings/oleObject325.bin"/><Relationship Id="rId664" Type="http://schemas.openxmlformats.org/officeDocument/2006/relationships/image" Target="media/image329.wmf"/><Relationship Id="rId665" Type="http://schemas.openxmlformats.org/officeDocument/2006/relationships/oleObject" Target="embeddings/oleObject326.bin"/><Relationship Id="rId666" Type="http://schemas.openxmlformats.org/officeDocument/2006/relationships/image" Target="media/image330.wmf"/><Relationship Id="rId667" Type="http://schemas.openxmlformats.org/officeDocument/2006/relationships/oleObject" Target="embeddings/oleObject327.bin"/><Relationship Id="rId668" Type="http://schemas.openxmlformats.org/officeDocument/2006/relationships/image" Target="media/image331.wmf"/><Relationship Id="rId669" Type="http://schemas.openxmlformats.org/officeDocument/2006/relationships/oleObject" Target="embeddings/oleObject328.bin"/><Relationship Id="rId1514" Type="http://schemas.openxmlformats.org/officeDocument/2006/relationships/image" Target="media/image754.wmf"/><Relationship Id="rId1515" Type="http://schemas.openxmlformats.org/officeDocument/2006/relationships/oleObject" Target="embeddings/oleObject751.bin"/><Relationship Id="rId1516" Type="http://schemas.openxmlformats.org/officeDocument/2006/relationships/image" Target="media/image755.wmf"/><Relationship Id="rId1517" Type="http://schemas.openxmlformats.org/officeDocument/2006/relationships/oleObject" Target="embeddings/oleObject752.bin"/><Relationship Id="rId1518" Type="http://schemas.openxmlformats.org/officeDocument/2006/relationships/image" Target="media/image756.wmf"/><Relationship Id="rId1519" Type="http://schemas.openxmlformats.org/officeDocument/2006/relationships/oleObject" Target="embeddings/oleObject753.bin"/><Relationship Id="rId270" Type="http://schemas.openxmlformats.org/officeDocument/2006/relationships/oleObject" Target="embeddings/oleObject129.bin"/><Relationship Id="rId271" Type="http://schemas.openxmlformats.org/officeDocument/2006/relationships/image" Target="media/image132.wmf"/><Relationship Id="rId272" Type="http://schemas.openxmlformats.org/officeDocument/2006/relationships/oleObject" Target="embeddings/oleObject130.bin"/><Relationship Id="rId273" Type="http://schemas.openxmlformats.org/officeDocument/2006/relationships/image" Target="media/image133.wmf"/><Relationship Id="rId274" Type="http://schemas.openxmlformats.org/officeDocument/2006/relationships/oleObject" Target="embeddings/oleObject131.bin"/><Relationship Id="rId275" Type="http://schemas.openxmlformats.org/officeDocument/2006/relationships/image" Target="media/image134.wmf"/><Relationship Id="rId276" Type="http://schemas.openxmlformats.org/officeDocument/2006/relationships/oleObject" Target="embeddings/oleObject132.bin"/><Relationship Id="rId277" Type="http://schemas.openxmlformats.org/officeDocument/2006/relationships/image" Target="media/image135.wmf"/><Relationship Id="rId278" Type="http://schemas.openxmlformats.org/officeDocument/2006/relationships/oleObject" Target="embeddings/oleObject133.bin"/><Relationship Id="rId279" Type="http://schemas.openxmlformats.org/officeDocument/2006/relationships/image" Target="media/image136.wmf"/><Relationship Id="rId1904" Type="http://schemas.openxmlformats.org/officeDocument/2006/relationships/image" Target="media/image949.wmf"/><Relationship Id="rId1905" Type="http://schemas.openxmlformats.org/officeDocument/2006/relationships/oleObject" Target="embeddings/oleObject946.bin"/><Relationship Id="rId1906" Type="http://schemas.openxmlformats.org/officeDocument/2006/relationships/image" Target="media/image950.wmf"/><Relationship Id="rId1907" Type="http://schemas.openxmlformats.org/officeDocument/2006/relationships/oleObject" Target="embeddings/oleObject947.bin"/><Relationship Id="rId1908" Type="http://schemas.openxmlformats.org/officeDocument/2006/relationships/image" Target="media/image951.wmf"/><Relationship Id="rId1909" Type="http://schemas.openxmlformats.org/officeDocument/2006/relationships/oleObject" Target="embeddings/oleObject948.bin"/><Relationship Id="rId50" Type="http://schemas.openxmlformats.org/officeDocument/2006/relationships/oleObject" Target="embeddings/oleObject19.bin"/><Relationship Id="rId51" Type="http://schemas.openxmlformats.org/officeDocument/2006/relationships/image" Target="media/image22.wmf"/><Relationship Id="rId52" Type="http://schemas.openxmlformats.org/officeDocument/2006/relationships/oleObject" Target="embeddings/oleObject20.bin"/><Relationship Id="rId53" Type="http://schemas.openxmlformats.org/officeDocument/2006/relationships/image" Target="media/image23.wmf"/><Relationship Id="rId54" Type="http://schemas.openxmlformats.org/officeDocument/2006/relationships/oleObject" Target="embeddings/oleObject21.bin"/><Relationship Id="rId55" Type="http://schemas.openxmlformats.org/officeDocument/2006/relationships/image" Target="media/image24.wmf"/><Relationship Id="rId56" Type="http://schemas.openxmlformats.org/officeDocument/2006/relationships/oleObject" Target="embeddings/oleObject22.bin"/><Relationship Id="rId57" Type="http://schemas.openxmlformats.org/officeDocument/2006/relationships/image" Target="media/image25.wmf"/><Relationship Id="rId58" Type="http://schemas.openxmlformats.org/officeDocument/2006/relationships/oleObject" Target="embeddings/oleObject23.bin"/><Relationship Id="rId59" Type="http://schemas.openxmlformats.org/officeDocument/2006/relationships/image" Target="media/image26.wmf"/><Relationship Id="rId1910" Type="http://schemas.openxmlformats.org/officeDocument/2006/relationships/image" Target="media/image952.wmf"/><Relationship Id="rId1911" Type="http://schemas.openxmlformats.org/officeDocument/2006/relationships/oleObject" Target="embeddings/oleObject949.bin"/><Relationship Id="rId1912" Type="http://schemas.openxmlformats.org/officeDocument/2006/relationships/image" Target="media/image953.wmf"/><Relationship Id="rId1913" Type="http://schemas.openxmlformats.org/officeDocument/2006/relationships/oleObject" Target="embeddings/oleObject950.bin"/><Relationship Id="rId1520" Type="http://schemas.openxmlformats.org/officeDocument/2006/relationships/image" Target="media/image757.wmf"/><Relationship Id="rId1521" Type="http://schemas.openxmlformats.org/officeDocument/2006/relationships/oleObject" Target="embeddings/oleObject754.bin"/><Relationship Id="rId1522" Type="http://schemas.openxmlformats.org/officeDocument/2006/relationships/image" Target="media/image758.wmf"/><Relationship Id="rId1523" Type="http://schemas.openxmlformats.org/officeDocument/2006/relationships/oleObject" Target="embeddings/oleObject755.bin"/><Relationship Id="rId1130" Type="http://schemas.openxmlformats.org/officeDocument/2006/relationships/image" Target="media/image562.wmf"/><Relationship Id="rId1131" Type="http://schemas.openxmlformats.org/officeDocument/2006/relationships/oleObject" Target="embeddings/oleObject559.bin"/><Relationship Id="rId1132" Type="http://schemas.openxmlformats.org/officeDocument/2006/relationships/image" Target="media/image563.wmf"/><Relationship Id="rId1133" Type="http://schemas.openxmlformats.org/officeDocument/2006/relationships/oleObject" Target="embeddings/oleObject560.bin"/><Relationship Id="rId1134" Type="http://schemas.openxmlformats.org/officeDocument/2006/relationships/image" Target="media/image564.wmf"/><Relationship Id="rId1135" Type="http://schemas.openxmlformats.org/officeDocument/2006/relationships/oleObject" Target="embeddings/oleObject561.bin"/><Relationship Id="rId1136" Type="http://schemas.openxmlformats.org/officeDocument/2006/relationships/image" Target="media/image565.wmf"/><Relationship Id="rId1137" Type="http://schemas.openxmlformats.org/officeDocument/2006/relationships/oleObject" Target="embeddings/oleObject562.bin"/><Relationship Id="rId1138" Type="http://schemas.openxmlformats.org/officeDocument/2006/relationships/image" Target="media/image566.wmf"/><Relationship Id="rId1139" Type="http://schemas.openxmlformats.org/officeDocument/2006/relationships/oleObject" Target="embeddings/oleObject563.bin"/><Relationship Id="rId670" Type="http://schemas.openxmlformats.org/officeDocument/2006/relationships/image" Target="media/image332.wmf"/><Relationship Id="rId671" Type="http://schemas.openxmlformats.org/officeDocument/2006/relationships/oleObject" Target="embeddings/oleObject329.bin"/><Relationship Id="rId280" Type="http://schemas.openxmlformats.org/officeDocument/2006/relationships/oleObject" Target="embeddings/oleObject134.bin"/><Relationship Id="rId281" Type="http://schemas.openxmlformats.org/officeDocument/2006/relationships/image" Target="media/image137.wmf"/><Relationship Id="rId282" Type="http://schemas.openxmlformats.org/officeDocument/2006/relationships/oleObject" Target="embeddings/oleObject135.bin"/><Relationship Id="rId283" Type="http://schemas.openxmlformats.org/officeDocument/2006/relationships/image" Target="media/image138.wmf"/><Relationship Id="rId284" Type="http://schemas.openxmlformats.org/officeDocument/2006/relationships/oleObject" Target="embeddings/oleObject136.bin"/><Relationship Id="rId285" Type="http://schemas.openxmlformats.org/officeDocument/2006/relationships/image" Target="media/image139.wmf"/><Relationship Id="rId286" Type="http://schemas.openxmlformats.org/officeDocument/2006/relationships/oleObject" Target="embeddings/oleObject137.bin"/><Relationship Id="rId287" Type="http://schemas.openxmlformats.org/officeDocument/2006/relationships/image" Target="media/image140.wmf"/><Relationship Id="rId288" Type="http://schemas.openxmlformats.org/officeDocument/2006/relationships/oleObject" Target="embeddings/oleObject138.bin"/><Relationship Id="rId289" Type="http://schemas.openxmlformats.org/officeDocument/2006/relationships/image" Target="media/image141.wmf"/><Relationship Id="rId672" Type="http://schemas.openxmlformats.org/officeDocument/2006/relationships/image" Target="media/image333.wmf"/><Relationship Id="rId673" Type="http://schemas.openxmlformats.org/officeDocument/2006/relationships/oleObject" Target="embeddings/oleObject330.bin"/><Relationship Id="rId674" Type="http://schemas.openxmlformats.org/officeDocument/2006/relationships/image" Target="media/image334.wmf"/><Relationship Id="rId675" Type="http://schemas.openxmlformats.org/officeDocument/2006/relationships/oleObject" Target="embeddings/oleObject331.bin"/><Relationship Id="rId676" Type="http://schemas.openxmlformats.org/officeDocument/2006/relationships/image" Target="media/image335.wmf"/><Relationship Id="rId677" Type="http://schemas.openxmlformats.org/officeDocument/2006/relationships/oleObject" Target="embeddings/oleObject332.bin"/><Relationship Id="rId678" Type="http://schemas.openxmlformats.org/officeDocument/2006/relationships/image" Target="media/image336.wmf"/><Relationship Id="rId679" Type="http://schemas.openxmlformats.org/officeDocument/2006/relationships/oleObject" Target="embeddings/oleObject333.bin"/><Relationship Id="rId1524" Type="http://schemas.openxmlformats.org/officeDocument/2006/relationships/image" Target="media/image759.wmf"/><Relationship Id="rId1525" Type="http://schemas.openxmlformats.org/officeDocument/2006/relationships/oleObject" Target="embeddings/oleObject756.bin"/><Relationship Id="rId1526" Type="http://schemas.openxmlformats.org/officeDocument/2006/relationships/image" Target="media/image760.wmf"/><Relationship Id="rId1527" Type="http://schemas.openxmlformats.org/officeDocument/2006/relationships/oleObject" Target="embeddings/oleObject757.bin"/><Relationship Id="rId1528" Type="http://schemas.openxmlformats.org/officeDocument/2006/relationships/image" Target="media/image761.wmf"/><Relationship Id="rId1529" Type="http://schemas.openxmlformats.org/officeDocument/2006/relationships/oleObject" Target="embeddings/oleObject758.bin"/><Relationship Id="rId1914" Type="http://schemas.openxmlformats.org/officeDocument/2006/relationships/image" Target="media/image954.wmf"/><Relationship Id="rId1915" Type="http://schemas.openxmlformats.org/officeDocument/2006/relationships/oleObject" Target="embeddings/oleObject951.bin"/><Relationship Id="rId1916" Type="http://schemas.openxmlformats.org/officeDocument/2006/relationships/image" Target="media/image955.wmf"/><Relationship Id="rId1917" Type="http://schemas.openxmlformats.org/officeDocument/2006/relationships/oleObject" Target="embeddings/oleObject952.bin"/><Relationship Id="rId1918" Type="http://schemas.openxmlformats.org/officeDocument/2006/relationships/image" Target="media/image956.wmf"/><Relationship Id="rId1919" Type="http://schemas.openxmlformats.org/officeDocument/2006/relationships/oleObject" Target="embeddings/oleObject953.bin"/><Relationship Id="rId60" Type="http://schemas.openxmlformats.org/officeDocument/2006/relationships/oleObject" Target="embeddings/oleObject24.bin"/><Relationship Id="rId61" Type="http://schemas.openxmlformats.org/officeDocument/2006/relationships/image" Target="media/image27.wmf"/><Relationship Id="rId62" Type="http://schemas.openxmlformats.org/officeDocument/2006/relationships/oleObject" Target="embeddings/oleObject25.bin"/><Relationship Id="rId63" Type="http://schemas.openxmlformats.org/officeDocument/2006/relationships/image" Target="media/image28.wmf"/><Relationship Id="rId64" Type="http://schemas.openxmlformats.org/officeDocument/2006/relationships/oleObject" Target="embeddings/oleObject26.bin"/><Relationship Id="rId65" Type="http://schemas.openxmlformats.org/officeDocument/2006/relationships/image" Target="media/image29.wmf"/><Relationship Id="rId66" Type="http://schemas.openxmlformats.org/officeDocument/2006/relationships/oleObject" Target="embeddings/oleObject27.bin"/><Relationship Id="rId67" Type="http://schemas.openxmlformats.org/officeDocument/2006/relationships/image" Target="media/image30.wmf"/><Relationship Id="rId68" Type="http://schemas.openxmlformats.org/officeDocument/2006/relationships/oleObject" Target="embeddings/oleObject28.bin"/><Relationship Id="rId69" Type="http://schemas.openxmlformats.org/officeDocument/2006/relationships/image" Target="media/image31.wmf"/><Relationship Id="rId1920" Type="http://schemas.openxmlformats.org/officeDocument/2006/relationships/image" Target="media/image957.wmf"/><Relationship Id="rId1921" Type="http://schemas.openxmlformats.org/officeDocument/2006/relationships/oleObject" Target="embeddings/oleObject954.bin"/><Relationship Id="rId1922" Type="http://schemas.openxmlformats.org/officeDocument/2006/relationships/image" Target="media/image958.wmf"/><Relationship Id="rId1923" Type="http://schemas.openxmlformats.org/officeDocument/2006/relationships/oleObject" Target="embeddings/oleObject955.bin"/><Relationship Id="rId1530" Type="http://schemas.openxmlformats.org/officeDocument/2006/relationships/image" Target="media/image762.wmf"/><Relationship Id="rId1531" Type="http://schemas.openxmlformats.org/officeDocument/2006/relationships/oleObject" Target="embeddings/oleObject759.bin"/><Relationship Id="rId1532" Type="http://schemas.openxmlformats.org/officeDocument/2006/relationships/image" Target="media/image763.wmf"/><Relationship Id="rId1533" Type="http://schemas.openxmlformats.org/officeDocument/2006/relationships/oleObject" Target="embeddings/oleObject760.bin"/><Relationship Id="rId1140" Type="http://schemas.openxmlformats.org/officeDocument/2006/relationships/image" Target="media/image567.wmf"/><Relationship Id="rId1141" Type="http://schemas.openxmlformats.org/officeDocument/2006/relationships/oleObject" Target="embeddings/oleObject564.bin"/><Relationship Id="rId1142" Type="http://schemas.openxmlformats.org/officeDocument/2006/relationships/image" Target="media/image568.wmf"/><Relationship Id="rId1143" Type="http://schemas.openxmlformats.org/officeDocument/2006/relationships/oleObject" Target="embeddings/oleObject565.bin"/><Relationship Id="rId1144" Type="http://schemas.openxmlformats.org/officeDocument/2006/relationships/image" Target="media/image569.wmf"/><Relationship Id="rId1145" Type="http://schemas.openxmlformats.org/officeDocument/2006/relationships/oleObject" Target="embeddings/oleObject566.bin"/><Relationship Id="rId1146" Type="http://schemas.openxmlformats.org/officeDocument/2006/relationships/image" Target="media/image570.wmf"/><Relationship Id="rId1147" Type="http://schemas.openxmlformats.org/officeDocument/2006/relationships/oleObject" Target="embeddings/oleObject567.bin"/><Relationship Id="rId1148" Type="http://schemas.openxmlformats.org/officeDocument/2006/relationships/image" Target="media/image571.wmf"/><Relationship Id="rId1149" Type="http://schemas.openxmlformats.org/officeDocument/2006/relationships/oleObject" Target="embeddings/oleObject568.bin"/><Relationship Id="rId680" Type="http://schemas.openxmlformats.org/officeDocument/2006/relationships/image" Target="media/image337.wmf"/><Relationship Id="rId681" Type="http://schemas.openxmlformats.org/officeDocument/2006/relationships/oleObject" Target="embeddings/oleObject334.bin"/><Relationship Id="rId290" Type="http://schemas.openxmlformats.org/officeDocument/2006/relationships/oleObject" Target="embeddings/oleObject139.bin"/><Relationship Id="rId291" Type="http://schemas.openxmlformats.org/officeDocument/2006/relationships/image" Target="media/image142.wmf"/><Relationship Id="rId292" Type="http://schemas.openxmlformats.org/officeDocument/2006/relationships/oleObject" Target="embeddings/oleObject140.bin"/><Relationship Id="rId293" Type="http://schemas.openxmlformats.org/officeDocument/2006/relationships/image" Target="media/image143.wmf"/><Relationship Id="rId294" Type="http://schemas.openxmlformats.org/officeDocument/2006/relationships/oleObject" Target="embeddings/oleObject141.bin"/><Relationship Id="rId295" Type="http://schemas.openxmlformats.org/officeDocument/2006/relationships/image" Target="media/image144.wmf"/><Relationship Id="rId296" Type="http://schemas.openxmlformats.org/officeDocument/2006/relationships/oleObject" Target="embeddings/oleObject142.bin"/><Relationship Id="rId297" Type="http://schemas.openxmlformats.org/officeDocument/2006/relationships/image" Target="media/image145.wmf"/><Relationship Id="rId298" Type="http://schemas.openxmlformats.org/officeDocument/2006/relationships/oleObject" Target="embeddings/oleObject143.bin"/><Relationship Id="rId299" Type="http://schemas.openxmlformats.org/officeDocument/2006/relationships/image" Target="media/image146.wmf"/><Relationship Id="rId682" Type="http://schemas.openxmlformats.org/officeDocument/2006/relationships/image" Target="media/image338.wmf"/><Relationship Id="rId683" Type="http://schemas.openxmlformats.org/officeDocument/2006/relationships/oleObject" Target="embeddings/oleObject335.bin"/><Relationship Id="rId684" Type="http://schemas.openxmlformats.org/officeDocument/2006/relationships/image" Target="media/image339.wmf"/><Relationship Id="rId685" Type="http://schemas.openxmlformats.org/officeDocument/2006/relationships/oleObject" Target="embeddings/oleObject336.bin"/><Relationship Id="rId686" Type="http://schemas.openxmlformats.org/officeDocument/2006/relationships/image" Target="media/image340.wmf"/><Relationship Id="rId687" Type="http://schemas.openxmlformats.org/officeDocument/2006/relationships/oleObject" Target="embeddings/oleObject337.bin"/><Relationship Id="rId688" Type="http://schemas.openxmlformats.org/officeDocument/2006/relationships/image" Target="media/image341.wmf"/><Relationship Id="rId689" Type="http://schemas.openxmlformats.org/officeDocument/2006/relationships/oleObject" Target="embeddings/oleObject338.bin"/><Relationship Id="rId1534" Type="http://schemas.openxmlformats.org/officeDocument/2006/relationships/image" Target="media/image764.wmf"/><Relationship Id="rId1535" Type="http://schemas.openxmlformats.org/officeDocument/2006/relationships/oleObject" Target="embeddings/oleObject761.bin"/><Relationship Id="rId1536" Type="http://schemas.openxmlformats.org/officeDocument/2006/relationships/image" Target="media/image765.wmf"/><Relationship Id="rId1537" Type="http://schemas.openxmlformats.org/officeDocument/2006/relationships/oleObject" Target="embeddings/oleObject762.bin"/><Relationship Id="rId1538" Type="http://schemas.openxmlformats.org/officeDocument/2006/relationships/image" Target="media/image766.wmf"/><Relationship Id="rId1539" Type="http://schemas.openxmlformats.org/officeDocument/2006/relationships/oleObject" Target="embeddings/oleObject763.bin"/><Relationship Id="rId1924" Type="http://schemas.openxmlformats.org/officeDocument/2006/relationships/image" Target="media/image959.wmf"/><Relationship Id="rId1925" Type="http://schemas.openxmlformats.org/officeDocument/2006/relationships/oleObject" Target="embeddings/oleObject956.bin"/><Relationship Id="rId1926" Type="http://schemas.openxmlformats.org/officeDocument/2006/relationships/image" Target="media/image960.wmf"/><Relationship Id="rId1927" Type="http://schemas.openxmlformats.org/officeDocument/2006/relationships/oleObject" Target="embeddings/oleObject957.bin"/><Relationship Id="rId1928" Type="http://schemas.openxmlformats.org/officeDocument/2006/relationships/image" Target="media/image961.wmf"/><Relationship Id="rId1929" Type="http://schemas.openxmlformats.org/officeDocument/2006/relationships/oleObject" Target="embeddings/oleObject958.bin"/><Relationship Id="rId70" Type="http://schemas.openxmlformats.org/officeDocument/2006/relationships/oleObject" Target="embeddings/oleObject29.bin"/><Relationship Id="rId71" Type="http://schemas.openxmlformats.org/officeDocument/2006/relationships/image" Target="media/image32.wmf"/><Relationship Id="rId72" Type="http://schemas.openxmlformats.org/officeDocument/2006/relationships/oleObject" Target="embeddings/oleObject30.bin"/><Relationship Id="rId73" Type="http://schemas.openxmlformats.org/officeDocument/2006/relationships/image" Target="media/image33.wmf"/><Relationship Id="rId74" Type="http://schemas.openxmlformats.org/officeDocument/2006/relationships/oleObject" Target="embeddings/oleObject31.bin"/><Relationship Id="rId75" Type="http://schemas.openxmlformats.org/officeDocument/2006/relationships/image" Target="media/image34.wmf"/><Relationship Id="rId76" Type="http://schemas.openxmlformats.org/officeDocument/2006/relationships/oleObject" Target="embeddings/oleObject32.bin"/><Relationship Id="rId77" Type="http://schemas.openxmlformats.org/officeDocument/2006/relationships/image" Target="media/image35.wmf"/><Relationship Id="rId78" Type="http://schemas.openxmlformats.org/officeDocument/2006/relationships/oleObject" Target="embeddings/oleObject33.bin"/><Relationship Id="rId79" Type="http://schemas.openxmlformats.org/officeDocument/2006/relationships/image" Target="media/image36.wmf"/><Relationship Id="rId1930" Type="http://schemas.openxmlformats.org/officeDocument/2006/relationships/image" Target="media/image962.wmf"/><Relationship Id="rId1931" Type="http://schemas.openxmlformats.org/officeDocument/2006/relationships/oleObject" Target="embeddings/oleObject959.bin"/><Relationship Id="rId1932" Type="http://schemas.openxmlformats.org/officeDocument/2006/relationships/image" Target="media/image963.wmf"/><Relationship Id="rId1933" Type="http://schemas.openxmlformats.org/officeDocument/2006/relationships/oleObject" Target="embeddings/oleObject960.bin"/><Relationship Id="rId1540" Type="http://schemas.openxmlformats.org/officeDocument/2006/relationships/image" Target="media/image767.wmf"/><Relationship Id="rId1541" Type="http://schemas.openxmlformats.org/officeDocument/2006/relationships/oleObject" Target="embeddings/oleObject764.bin"/><Relationship Id="rId1542" Type="http://schemas.openxmlformats.org/officeDocument/2006/relationships/image" Target="media/image768.wmf"/><Relationship Id="rId1543" Type="http://schemas.openxmlformats.org/officeDocument/2006/relationships/oleObject" Target="embeddings/oleObject765.bin"/><Relationship Id="rId1150" Type="http://schemas.openxmlformats.org/officeDocument/2006/relationships/image" Target="media/image572.wmf"/><Relationship Id="rId1151" Type="http://schemas.openxmlformats.org/officeDocument/2006/relationships/oleObject" Target="embeddings/oleObject569.bin"/><Relationship Id="rId1152" Type="http://schemas.openxmlformats.org/officeDocument/2006/relationships/image" Target="media/image573.wmf"/><Relationship Id="rId1153" Type="http://schemas.openxmlformats.org/officeDocument/2006/relationships/oleObject" Target="embeddings/oleObject570.bin"/><Relationship Id="rId1154" Type="http://schemas.openxmlformats.org/officeDocument/2006/relationships/image" Target="media/image574.wmf"/><Relationship Id="rId1155" Type="http://schemas.openxmlformats.org/officeDocument/2006/relationships/oleObject" Target="embeddings/oleObject571.bin"/><Relationship Id="rId1156" Type="http://schemas.openxmlformats.org/officeDocument/2006/relationships/image" Target="media/image575.wmf"/><Relationship Id="rId1157" Type="http://schemas.openxmlformats.org/officeDocument/2006/relationships/oleObject" Target="embeddings/oleObject572.bin"/><Relationship Id="rId1158" Type="http://schemas.openxmlformats.org/officeDocument/2006/relationships/image" Target="media/image576.wmf"/><Relationship Id="rId1159" Type="http://schemas.openxmlformats.org/officeDocument/2006/relationships/oleObject" Target="embeddings/oleObject573.bin"/><Relationship Id="rId690" Type="http://schemas.openxmlformats.org/officeDocument/2006/relationships/image" Target="media/image342.wmf"/><Relationship Id="rId691" Type="http://schemas.openxmlformats.org/officeDocument/2006/relationships/oleObject" Target="embeddings/oleObject339.bin"/><Relationship Id="rId692" Type="http://schemas.openxmlformats.org/officeDocument/2006/relationships/image" Target="media/image343.wmf"/><Relationship Id="rId693" Type="http://schemas.openxmlformats.org/officeDocument/2006/relationships/oleObject" Target="embeddings/oleObject340.bin"/><Relationship Id="rId694" Type="http://schemas.openxmlformats.org/officeDocument/2006/relationships/image" Target="media/image344.wmf"/><Relationship Id="rId695" Type="http://schemas.openxmlformats.org/officeDocument/2006/relationships/oleObject" Target="embeddings/oleObject341.bin"/><Relationship Id="rId696" Type="http://schemas.openxmlformats.org/officeDocument/2006/relationships/image" Target="media/image345.wmf"/><Relationship Id="rId697" Type="http://schemas.openxmlformats.org/officeDocument/2006/relationships/oleObject" Target="embeddings/oleObject342.bin"/><Relationship Id="rId698" Type="http://schemas.openxmlformats.org/officeDocument/2006/relationships/image" Target="media/image346.wmf"/><Relationship Id="rId699" Type="http://schemas.openxmlformats.org/officeDocument/2006/relationships/oleObject" Target="embeddings/oleObject343.bin"/><Relationship Id="rId1544" Type="http://schemas.openxmlformats.org/officeDocument/2006/relationships/image" Target="media/image769.wmf"/><Relationship Id="rId1545" Type="http://schemas.openxmlformats.org/officeDocument/2006/relationships/oleObject" Target="embeddings/oleObject766.bin"/><Relationship Id="rId1546" Type="http://schemas.openxmlformats.org/officeDocument/2006/relationships/image" Target="media/image770.wmf"/><Relationship Id="rId1547" Type="http://schemas.openxmlformats.org/officeDocument/2006/relationships/oleObject" Target="embeddings/oleObject767.bin"/><Relationship Id="rId1548" Type="http://schemas.openxmlformats.org/officeDocument/2006/relationships/image" Target="media/image771.wmf"/><Relationship Id="rId1549" Type="http://schemas.openxmlformats.org/officeDocument/2006/relationships/oleObject" Target="embeddings/oleObject768.bin"/><Relationship Id="rId1934" Type="http://schemas.openxmlformats.org/officeDocument/2006/relationships/image" Target="media/image964.wmf"/><Relationship Id="rId1935" Type="http://schemas.openxmlformats.org/officeDocument/2006/relationships/oleObject" Target="embeddings/oleObject961.bin"/><Relationship Id="rId1936" Type="http://schemas.openxmlformats.org/officeDocument/2006/relationships/image" Target="media/image965.wmf"/><Relationship Id="rId1937" Type="http://schemas.openxmlformats.org/officeDocument/2006/relationships/oleObject" Target="embeddings/oleObject962.bin"/><Relationship Id="rId1938" Type="http://schemas.openxmlformats.org/officeDocument/2006/relationships/image" Target="media/image966.wmf"/><Relationship Id="rId1939" Type="http://schemas.openxmlformats.org/officeDocument/2006/relationships/oleObject" Target="embeddings/oleObject963.bin"/><Relationship Id="rId80" Type="http://schemas.openxmlformats.org/officeDocument/2006/relationships/oleObject" Target="embeddings/oleObject34.bin"/><Relationship Id="rId81" Type="http://schemas.openxmlformats.org/officeDocument/2006/relationships/image" Target="media/image37.wmf"/><Relationship Id="rId82" Type="http://schemas.openxmlformats.org/officeDocument/2006/relationships/oleObject" Target="embeddings/oleObject35.bin"/><Relationship Id="rId83" Type="http://schemas.openxmlformats.org/officeDocument/2006/relationships/image" Target="media/image38.wmf"/><Relationship Id="rId84" Type="http://schemas.openxmlformats.org/officeDocument/2006/relationships/oleObject" Target="embeddings/oleObject36.bin"/><Relationship Id="rId85" Type="http://schemas.openxmlformats.org/officeDocument/2006/relationships/image" Target="media/image39.wmf"/><Relationship Id="rId86" Type="http://schemas.openxmlformats.org/officeDocument/2006/relationships/oleObject" Target="embeddings/oleObject37.bin"/><Relationship Id="rId87" Type="http://schemas.openxmlformats.org/officeDocument/2006/relationships/image" Target="media/image40.wmf"/><Relationship Id="rId88" Type="http://schemas.openxmlformats.org/officeDocument/2006/relationships/oleObject" Target="embeddings/oleObject38.bin"/><Relationship Id="rId89" Type="http://schemas.openxmlformats.org/officeDocument/2006/relationships/image" Target="media/image41.wmf"/><Relationship Id="rId1940" Type="http://schemas.openxmlformats.org/officeDocument/2006/relationships/image" Target="media/image967.wmf"/><Relationship Id="rId1941" Type="http://schemas.openxmlformats.org/officeDocument/2006/relationships/oleObject" Target="embeddings/oleObject964.bin"/><Relationship Id="rId1942" Type="http://schemas.openxmlformats.org/officeDocument/2006/relationships/image" Target="media/image968.wmf"/><Relationship Id="rId1943" Type="http://schemas.openxmlformats.org/officeDocument/2006/relationships/oleObject" Target="embeddings/oleObject965.bin"/><Relationship Id="rId1550" Type="http://schemas.openxmlformats.org/officeDocument/2006/relationships/image" Target="media/image772.wmf"/><Relationship Id="rId1551" Type="http://schemas.openxmlformats.org/officeDocument/2006/relationships/oleObject" Target="embeddings/oleObject769.bin"/><Relationship Id="rId1552" Type="http://schemas.openxmlformats.org/officeDocument/2006/relationships/image" Target="media/image773.wmf"/><Relationship Id="rId1553" Type="http://schemas.openxmlformats.org/officeDocument/2006/relationships/oleObject" Target="embeddings/oleObject770.bin"/><Relationship Id="rId1160" Type="http://schemas.openxmlformats.org/officeDocument/2006/relationships/image" Target="media/image577.wmf"/><Relationship Id="rId1161" Type="http://schemas.openxmlformats.org/officeDocument/2006/relationships/oleObject" Target="embeddings/oleObject574.bin"/><Relationship Id="rId1162" Type="http://schemas.openxmlformats.org/officeDocument/2006/relationships/image" Target="media/image578.wmf"/><Relationship Id="rId1163" Type="http://schemas.openxmlformats.org/officeDocument/2006/relationships/oleObject" Target="embeddings/oleObject575.bin"/><Relationship Id="rId1164" Type="http://schemas.openxmlformats.org/officeDocument/2006/relationships/image" Target="media/image579.wmf"/><Relationship Id="rId1165" Type="http://schemas.openxmlformats.org/officeDocument/2006/relationships/oleObject" Target="embeddings/oleObject576.bin"/><Relationship Id="rId1166" Type="http://schemas.openxmlformats.org/officeDocument/2006/relationships/image" Target="media/image580.wmf"/><Relationship Id="rId1167" Type="http://schemas.openxmlformats.org/officeDocument/2006/relationships/oleObject" Target="embeddings/oleObject577.bin"/><Relationship Id="rId1168" Type="http://schemas.openxmlformats.org/officeDocument/2006/relationships/image" Target="media/image581.wmf"/><Relationship Id="rId1169" Type="http://schemas.openxmlformats.org/officeDocument/2006/relationships/oleObject" Target="embeddings/oleObject578.bin"/><Relationship Id="rId1554" Type="http://schemas.openxmlformats.org/officeDocument/2006/relationships/image" Target="media/image774.wmf"/><Relationship Id="rId1555" Type="http://schemas.openxmlformats.org/officeDocument/2006/relationships/oleObject" Target="embeddings/oleObject771.bin"/><Relationship Id="rId1556" Type="http://schemas.openxmlformats.org/officeDocument/2006/relationships/image" Target="media/image775.wmf"/><Relationship Id="rId1557" Type="http://schemas.openxmlformats.org/officeDocument/2006/relationships/oleObject" Target="embeddings/oleObject772.bin"/><Relationship Id="rId1558" Type="http://schemas.openxmlformats.org/officeDocument/2006/relationships/image" Target="media/image776.wmf"/><Relationship Id="rId1559" Type="http://schemas.openxmlformats.org/officeDocument/2006/relationships/oleObject" Target="embeddings/oleObject773.bin"/><Relationship Id="rId1944" Type="http://schemas.openxmlformats.org/officeDocument/2006/relationships/image" Target="media/image969.wmf"/><Relationship Id="rId1945" Type="http://schemas.openxmlformats.org/officeDocument/2006/relationships/oleObject" Target="embeddings/oleObject966.bin"/><Relationship Id="rId1946" Type="http://schemas.openxmlformats.org/officeDocument/2006/relationships/image" Target="media/image970.wmf"/><Relationship Id="rId1947" Type="http://schemas.openxmlformats.org/officeDocument/2006/relationships/oleObject" Target="embeddings/oleObject967.bin"/><Relationship Id="rId1948" Type="http://schemas.openxmlformats.org/officeDocument/2006/relationships/image" Target="media/image971.wmf"/><Relationship Id="rId1949" Type="http://schemas.openxmlformats.org/officeDocument/2006/relationships/oleObject" Target="embeddings/oleObject968.bin"/><Relationship Id="rId300" Type="http://schemas.openxmlformats.org/officeDocument/2006/relationships/oleObject" Target="embeddings/oleObject144.bin"/><Relationship Id="rId301" Type="http://schemas.openxmlformats.org/officeDocument/2006/relationships/image" Target="media/image147.wmf"/><Relationship Id="rId302" Type="http://schemas.openxmlformats.org/officeDocument/2006/relationships/oleObject" Target="embeddings/oleObject145.bin"/><Relationship Id="rId303" Type="http://schemas.openxmlformats.org/officeDocument/2006/relationships/image" Target="media/image148.wmf"/><Relationship Id="rId304" Type="http://schemas.openxmlformats.org/officeDocument/2006/relationships/oleObject" Target="embeddings/oleObject146.bin"/><Relationship Id="rId305" Type="http://schemas.openxmlformats.org/officeDocument/2006/relationships/image" Target="media/image149.wmf"/><Relationship Id="rId306" Type="http://schemas.openxmlformats.org/officeDocument/2006/relationships/oleObject" Target="embeddings/oleObject147.bin"/><Relationship Id="rId307" Type="http://schemas.openxmlformats.org/officeDocument/2006/relationships/image" Target="media/image150.wmf"/><Relationship Id="rId308" Type="http://schemas.openxmlformats.org/officeDocument/2006/relationships/oleObject" Target="embeddings/oleObject148.bin"/><Relationship Id="rId309" Type="http://schemas.openxmlformats.org/officeDocument/2006/relationships/image" Target="media/image151.wmf"/><Relationship Id="rId90" Type="http://schemas.openxmlformats.org/officeDocument/2006/relationships/oleObject" Target="embeddings/oleObject39.bin"/><Relationship Id="rId91" Type="http://schemas.openxmlformats.org/officeDocument/2006/relationships/image" Target="media/image42.wmf"/><Relationship Id="rId92" Type="http://schemas.openxmlformats.org/officeDocument/2006/relationships/oleObject" Target="embeddings/oleObject40.bin"/><Relationship Id="rId93" Type="http://schemas.openxmlformats.org/officeDocument/2006/relationships/image" Target="media/image43.wmf"/><Relationship Id="rId94" Type="http://schemas.openxmlformats.org/officeDocument/2006/relationships/oleObject" Target="embeddings/oleObject41.bin"/><Relationship Id="rId95" Type="http://schemas.openxmlformats.org/officeDocument/2006/relationships/image" Target="media/image44.wmf"/><Relationship Id="rId96" Type="http://schemas.openxmlformats.org/officeDocument/2006/relationships/oleObject" Target="embeddings/oleObject42.bin"/><Relationship Id="rId97" Type="http://schemas.openxmlformats.org/officeDocument/2006/relationships/image" Target="media/image45.wmf"/><Relationship Id="rId98" Type="http://schemas.openxmlformats.org/officeDocument/2006/relationships/oleObject" Target="embeddings/oleObject43.bin"/><Relationship Id="rId99" Type="http://schemas.openxmlformats.org/officeDocument/2006/relationships/image" Target="media/image46.wmf"/><Relationship Id="rId1950" Type="http://schemas.openxmlformats.org/officeDocument/2006/relationships/image" Target="media/image972.wmf"/><Relationship Id="rId1951" Type="http://schemas.openxmlformats.org/officeDocument/2006/relationships/oleObject" Target="embeddings/oleObject969.bin"/><Relationship Id="rId1952" Type="http://schemas.openxmlformats.org/officeDocument/2006/relationships/image" Target="media/image973.wmf"/><Relationship Id="rId1953" Type="http://schemas.openxmlformats.org/officeDocument/2006/relationships/oleObject" Target="embeddings/oleObject970.bin"/><Relationship Id="rId1560" Type="http://schemas.openxmlformats.org/officeDocument/2006/relationships/image" Target="media/image777.wmf"/><Relationship Id="rId1561" Type="http://schemas.openxmlformats.org/officeDocument/2006/relationships/oleObject" Target="embeddings/oleObject774.bin"/><Relationship Id="rId1562" Type="http://schemas.openxmlformats.org/officeDocument/2006/relationships/image" Target="media/image778.wmf"/><Relationship Id="rId1563" Type="http://schemas.openxmlformats.org/officeDocument/2006/relationships/oleObject" Target="embeddings/oleObject775.bin"/><Relationship Id="rId1170" Type="http://schemas.openxmlformats.org/officeDocument/2006/relationships/image" Target="media/image582.wmf"/><Relationship Id="rId1171" Type="http://schemas.openxmlformats.org/officeDocument/2006/relationships/oleObject" Target="embeddings/oleObject579.bin"/><Relationship Id="rId1172" Type="http://schemas.openxmlformats.org/officeDocument/2006/relationships/image" Target="media/image583.wmf"/><Relationship Id="rId1173" Type="http://schemas.openxmlformats.org/officeDocument/2006/relationships/oleObject" Target="embeddings/oleObject580.bin"/><Relationship Id="rId1174" Type="http://schemas.openxmlformats.org/officeDocument/2006/relationships/image" Target="media/image584.wmf"/><Relationship Id="rId1175" Type="http://schemas.openxmlformats.org/officeDocument/2006/relationships/oleObject" Target="embeddings/oleObject581.bin"/><Relationship Id="rId1176" Type="http://schemas.openxmlformats.org/officeDocument/2006/relationships/image" Target="media/image585.wmf"/><Relationship Id="rId1177" Type="http://schemas.openxmlformats.org/officeDocument/2006/relationships/oleObject" Target="embeddings/oleObject582.bin"/><Relationship Id="rId1178" Type="http://schemas.openxmlformats.org/officeDocument/2006/relationships/image" Target="media/image586.wmf"/><Relationship Id="rId1179" Type="http://schemas.openxmlformats.org/officeDocument/2006/relationships/oleObject" Target="embeddings/oleObject583.bin"/><Relationship Id="rId1564" Type="http://schemas.openxmlformats.org/officeDocument/2006/relationships/image" Target="media/image779.wmf"/><Relationship Id="rId1565" Type="http://schemas.openxmlformats.org/officeDocument/2006/relationships/oleObject" Target="embeddings/oleObject776.bin"/><Relationship Id="rId1566" Type="http://schemas.openxmlformats.org/officeDocument/2006/relationships/image" Target="media/image780.wmf"/><Relationship Id="rId1567" Type="http://schemas.openxmlformats.org/officeDocument/2006/relationships/oleObject" Target="embeddings/oleObject777.bin"/><Relationship Id="rId1568" Type="http://schemas.openxmlformats.org/officeDocument/2006/relationships/image" Target="media/image781.wmf"/><Relationship Id="rId1569" Type="http://schemas.openxmlformats.org/officeDocument/2006/relationships/oleObject" Target="embeddings/oleObject778.bin"/><Relationship Id="rId1954" Type="http://schemas.openxmlformats.org/officeDocument/2006/relationships/image" Target="media/image974.wmf"/><Relationship Id="rId1955" Type="http://schemas.openxmlformats.org/officeDocument/2006/relationships/oleObject" Target="embeddings/oleObject971.bin"/><Relationship Id="rId1956" Type="http://schemas.openxmlformats.org/officeDocument/2006/relationships/image" Target="media/image975.wmf"/><Relationship Id="rId1957" Type="http://schemas.openxmlformats.org/officeDocument/2006/relationships/oleObject" Target="embeddings/oleObject972.bin"/><Relationship Id="rId1958" Type="http://schemas.openxmlformats.org/officeDocument/2006/relationships/image" Target="media/image976.wmf"/><Relationship Id="rId1959" Type="http://schemas.openxmlformats.org/officeDocument/2006/relationships/oleObject" Target="embeddings/oleObject973.bin"/><Relationship Id="rId700" Type="http://schemas.openxmlformats.org/officeDocument/2006/relationships/image" Target="media/image347.wmf"/><Relationship Id="rId701" Type="http://schemas.openxmlformats.org/officeDocument/2006/relationships/oleObject" Target="embeddings/oleObject344.bin"/><Relationship Id="rId702" Type="http://schemas.openxmlformats.org/officeDocument/2006/relationships/image" Target="media/image348.wmf"/><Relationship Id="rId703" Type="http://schemas.openxmlformats.org/officeDocument/2006/relationships/oleObject" Target="embeddings/oleObject345.bin"/><Relationship Id="rId310" Type="http://schemas.openxmlformats.org/officeDocument/2006/relationships/oleObject" Target="embeddings/oleObject149.bin"/><Relationship Id="rId311" Type="http://schemas.openxmlformats.org/officeDocument/2006/relationships/image" Target="media/image152.wmf"/><Relationship Id="rId312" Type="http://schemas.openxmlformats.org/officeDocument/2006/relationships/oleObject" Target="embeddings/oleObject150.bin"/><Relationship Id="rId313" Type="http://schemas.openxmlformats.org/officeDocument/2006/relationships/image" Target="media/image153.wmf"/><Relationship Id="rId314" Type="http://schemas.openxmlformats.org/officeDocument/2006/relationships/oleObject" Target="embeddings/oleObject151.bin"/><Relationship Id="rId315" Type="http://schemas.openxmlformats.org/officeDocument/2006/relationships/image" Target="media/image154.wmf"/><Relationship Id="rId316" Type="http://schemas.openxmlformats.org/officeDocument/2006/relationships/oleObject" Target="embeddings/oleObject152.bin"/><Relationship Id="rId317" Type="http://schemas.openxmlformats.org/officeDocument/2006/relationships/image" Target="media/image155.wmf"/><Relationship Id="rId318" Type="http://schemas.openxmlformats.org/officeDocument/2006/relationships/oleObject" Target="embeddings/oleObject153.bin"/><Relationship Id="rId319" Type="http://schemas.openxmlformats.org/officeDocument/2006/relationships/image" Target="media/image156.wmf"/><Relationship Id="rId704" Type="http://schemas.openxmlformats.org/officeDocument/2006/relationships/image" Target="media/image349.wmf"/><Relationship Id="rId705" Type="http://schemas.openxmlformats.org/officeDocument/2006/relationships/oleObject" Target="embeddings/oleObject346.bin"/><Relationship Id="rId706" Type="http://schemas.openxmlformats.org/officeDocument/2006/relationships/image" Target="media/image350.wmf"/><Relationship Id="rId707" Type="http://schemas.openxmlformats.org/officeDocument/2006/relationships/oleObject" Target="embeddings/oleObject347.bin"/><Relationship Id="rId708" Type="http://schemas.openxmlformats.org/officeDocument/2006/relationships/image" Target="media/image351.wmf"/><Relationship Id="rId709" Type="http://schemas.openxmlformats.org/officeDocument/2006/relationships/oleObject" Target="embeddings/oleObject348.bin"/><Relationship Id="rId1960" Type="http://schemas.openxmlformats.org/officeDocument/2006/relationships/image" Target="media/image977.wmf"/><Relationship Id="rId1961" Type="http://schemas.openxmlformats.org/officeDocument/2006/relationships/oleObject" Target="embeddings/oleObject974.bin"/><Relationship Id="rId1962" Type="http://schemas.openxmlformats.org/officeDocument/2006/relationships/image" Target="media/image978.wmf"/><Relationship Id="rId1963" Type="http://schemas.openxmlformats.org/officeDocument/2006/relationships/oleObject" Target="embeddings/oleObject975.bin"/><Relationship Id="rId1570" Type="http://schemas.openxmlformats.org/officeDocument/2006/relationships/image" Target="media/image782.wmf"/><Relationship Id="rId1571" Type="http://schemas.openxmlformats.org/officeDocument/2006/relationships/oleObject" Target="embeddings/oleObject779.bin"/><Relationship Id="rId1572" Type="http://schemas.openxmlformats.org/officeDocument/2006/relationships/image" Target="media/image783.wmf"/><Relationship Id="rId1573" Type="http://schemas.openxmlformats.org/officeDocument/2006/relationships/oleObject" Target="embeddings/oleObject780.bin"/><Relationship Id="rId1180" Type="http://schemas.openxmlformats.org/officeDocument/2006/relationships/image" Target="media/image587.wmf"/><Relationship Id="rId1181" Type="http://schemas.openxmlformats.org/officeDocument/2006/relationships/oleObject" Target="embeddings/oleObject584.bin"/><Relationship Id="rId1182" Type="http://schemas.openxmlformats.org/officeDocument/2006/relationships/image" Target="media/image588.wmf"/><Relationship Id="rId1183" Type="http://schemas.openxmlformats.org/officeDocument/2006/relationships/oleObject" Target="embeddings/oleObject585.bin"/><Relationship Id="rId1184" Type="http://schemas.openxmlformats.org/officeDocument/2006/relationships/image" Target="media/image589.wmf"/><Relationship Id="rId1185" Type="http://schemas.openxmlformats.org/officeDocument/2006/relationships/oleObject" Target="embeddings/oleObject586.bin"/><Relationship Id="rId1186" Type="http://schemas.openxmlformats.org/officeDocument/2006/relationships/image" Target="media/image590.wmf"/><Relationship Id="rId1187" Type="http://schemas.openxmlformats.org/officeDocument/2006/relationships/oleObject" Target="embeddings/oleObject587.bin"/><Relationship Id="rId1188" Type="http://schemas.openxmlformats.org/officeDocument/2006/relationships/image" Target="media/image591.wmf"/><Relationship Id="rId1189" Type="http://schemas.openxmlformats.org/officeDocument/2006/relationships/oleObject" Target="embeddings/oleObject588.bin"/><Relationship Id="rId1574" Type="http://schemas.openxmlformats.org/officeDocument/2006/relationships/image" Target="media/image784.wmf"/><Relationship Id="rId1575" Type="http://schemas.openxmlformats.org/officeDocument/2006/relationships/oleObject" Target="embeddings/oleObject781.bin"/><Relationship Id="rId1576" Type="http://schemas.openxmlformats.org/officeDocument/2006/relationships/image" Target="media/image785.wmf"/><Relationship Id="rId1577" Type="http://schemas.openxmlformats.org/officeDocument/2006/relationships/oleObject" Target="embeddings/oleObject782.bin"/><Relationship Id="rId1578" Type="http://schemas.openxmlformats.org/officeDocument/2006/relationships/image" Target="media/image786.wmf"/><Relationship Id="rId1579" Type="http://schemas.openxmlformats.org/officeDocument/2006/relationships/oleObject" Target="embeddings/oleObject783.bin"/><Relationship Id="rId1964" Type="http://schemas.openxmlformats.org/officeDocument/2006/relationships/image" Target="media/image979.wmf"/><Relationship Id="rId1965" Type="http://schemas.openxmlformats.org/officeDocument/2006/relationships/oleObject" Target="embeddings/oleObject976.bin"/><Relationship Id="rId1966" Type="http://schemas.openxmlformats.org/officeDocument/2006/relationships/image" Target="media/image980.wmf"/><Relationship Id="rId1967" Type="http://schemas.openxmlformats.org/officeDocument/2006/relationships/oleObject" Target="embeddings/oleObject977.bin"/><Relationship Id="rId1968" Type="http://schemas.openxmlformats.org/officeDocument/2006/relationships/image" Target="media/image981.wmf"/><Relationship Id="rId1969" Type="http://schemas.openxmlformats.org/officeDocument/2006/relationships/oleObject" Target="embeddings/oleObject978.bin"/><Relationship Id="rId710" Type="http://schemas.openxmlformats.org/officeDocument/2006/relationships/image" Target="media/image352.wmf"/><Relationship Id="rId711" Type="http://schemas.openxmlformats.org/officeDocument/2006/relationships/oleObject" Target="embeddings/oleObject349.bin"/><Relationship Id="rId712" Type="http://schemas.openxmlformats.org/officeDocument/2006/relationships/image" Target="media/image353.wmf"/><Relationship Id="rId713" Type="http://schemas.openxmlformats.org/officeDocument/2006/relationships/oleObject" Target="embeddings/oleObject350.bin"/><Relationship Id="rId320" Type="http://schemas.openxmlformats.org/officeDocument/2006/relationships/oleObject" Target="embeddings/oleObject154.bin"/><Relationship Id="rId321" Type="http://schemas.openxmlformats.org/officeDocument/2006/relationships/image" Target="media/image157.wmf"/><Relationship Id="rId322" Type="http://schemas.openxmlformats.org/officeDocument/2006/relationships/oleObject" Target="embeddings/oleObject155.bin"/><Relationship Id="rId323" Type="http://schemas.openxmlformats.org/officeDocument/2006/relationships/image" Target="media/image158.wmf"/><Relationship Id="rId324" Type="http://schemas.openxmlformats.org/officeDocument/2006/relationships/oleObject" Target="embeddings/oleObject156.bin"/><Relationship Id="rId325" Type="http://schemas.openxmlformats.org/officeDocument/2006/relationships/image" Target="media/image159.wmf"/><Relationship Id="rId326" Type="http://schemas.openxmlformats.org/officeDocument/2006/relationships/oleObject" Target="embeddings/oleObject157.bin"/><Relationship Id="rId327" Type="http://schemas.openxmlformats.org/officeDocument/2006/relationships/image" Target="media/image160.wmf"/><Relationship Id="rId328" Type="http://schemas.openxmlformats.org/officeDocument/2006/relationships/oleObject" Target="embeddings/oleObject158.bin"/><Relationship Id="rId329" Type="http://schemas.openxmlformats.org/officeDocument/2006/relationships/image" Target="media/image161.wmf"/><Relationship Id="rId714" Type="http://schemas.openxmlformats.org/officeDocument/2006/relationships/image" Target="media/image354.wmf"/><Relationship Id="rId715" Type="http://schemas.openxmlformats.org/officeDocument/2006/relationships/oleObject" Target="embeddings/oleObject351.bin"/><Relationship Id="rId716" Type="http://schemas.openxmlformats.org/officeDocument/2006/relationships/image" Target="media/image355.wmf"/><Relationship Id="rId717" Type="http://schemas.openxmlformats.org/officeDocument/2006/relationships/oleObject" Target="embeddings/oleObject352.bin"/><Relationship Id="rId718" Type="http://schemas.openxmlformats.org/officeDocument/2006/relationships/image" Target="media/image356.wmf"/><Relationship Id="rId719" Type="http://schemas.openxmlformats.org/officeDocument/2006/relationships/oleObject" Target="embeddings/oleObject353.bin"/><Relationship Id="rId1970" Type="http://schemas.openxmlformats.org/officeDocument/2006/relationships/image" Target="media/image982.wmf"/><Relationship Id="rId1971" Type="http://schemas.openxmlformats.org/officeDocument/2006/relationships/oleObject" Target="embeddings/oleObject979.bin"/><Relationship Id="rId1972" Type="http://schemas.openxmlformats.org/officeDocument/2006/relationships/image" Target="media/image983.wmf"/><Relationship Id="rId1973" Type="http://schemas.openxmlformats.org/officeDocument/2006/relationships/oleObject" Target="embeddings/oleObject980.bin"/><Relationship Id="rId1580" Type="http://schemas.openxmlformats.org/officeDocument/2006/relationships/image" Target="media/image787.wmf"/><Relationship Id="rId1581" Type="http://schemas.openxmlformats.org/officeDocument/2006/relationships/oleObject" Target="embeddings/oleObject784.bin"/><Relationship Id="rId1582" Type="http://schemas.openxmlformats.org/officeDocument/2006/relationships/image" Target="media/image788.wmf"/><Relationship Id="rId1583" Type="http://schemas.openxmlformats.org/officeDocument/2006/relationships/oleObject" Target="embeddings/oleObject785.bin"/><Relationship Id="rId1190" Type="http://schemas.openxmlformats.org/officeDocument/2006/relationships/image" Target="media/image592.wmf"/><Relationship Id="rId1191" Type="http://schemas.openxmlformats.org/officeDocument/2006/relationships/oleObject" Target="embeddings/oleObject589.bin"/><Relationship Id="rId1192" Type="http://schemas.openxmlformats.org/officeDocument/2006/relationships/image" Target="media/image593.wmf"/><Relationship Id="rId1193" Type="http://schemas.openxmlformats.org/officeDocument/2006/relationships/oleObject" Target="embeddings/oleObject590.bin"/><Relationship Id="rId1194" Type="http://schemas.openxmlformats.org/officeDocument/2006/relationships/image" Target="media/image594.wmf"/><Relationship Id="rId1195" Type="http://schemas.openxmlformats.org/officeDocument/2006/relationships/oleObject" Target="embeddings/oleObject591.bin"/><Relationship Id="rId1196" Type="http://schemas.openxmlformats.org/officeDocument/2006/relationships/image" Target="media/image595.wmf"/><Relationship Id="rId1197" Type="http://schemas.openxmlformats.org/officeDocument/2006/relationships/oleObject" Target="embeddings/oleObject592.bin"/><Relationship Id="rId1198" Type="http://schemas.openxmlformats.org/officeDocument/2006/relationships/image" Target="media/image596.wmf"/><Relationship Id="rId1199" Type="http://schemas.openxmlformats.org/officeDocument/2006/relationships/oleObject" Target="embeddings/oleObject593.bin"/><Relationship Id="rId1584" Type="http://schemas.openxmlformats.org/officeDocument/2006/relationships/image" Target="media/image789.wmf"/><Relationship Id="rId1585" Type="http://schemas.openxmlformats.org/officeDocument/2006/relationships/oleObject" Target="embeddings/oleObject786.bin"/><Relationship Id="rId1586" Type="http://schemas.openxmlformats.org/officeDocument/2006/relationships/image" Target="media/image790.wmf"/><Relationship Id="rId1587" Type="http://schemas.openxmlformats.org/officeDocument/2006/relationships/oleObject" Target="embeddings/oleObject787.bin"/><Relationship Id="rId1588" Type="http://schemas.openxmlformats.org/officeDocument/2006/relationships/image" Target="media/image791.wmf"/><Relationship Id="rId1589" Type="http://schemas.openxmlformats.org/officeDocument/2006/relationships/oleObject" Target="embeddings/oleObject788.bin"/><Relationship Id="rId1974" Type="http://schemas.openxmlformats.org/officeDocument/2006/relationships/image" Target="media/image984.wmf"/><Relationship Id="rId1975" Type="http://schemas.openxmlformats.org/officeDocument/2006/relationships/oleObject" Target="embeddings/oleObject981.bin"/><Relationship Id="rId1976" Type="http://schemas.openxmlformats.org/officeDocument/2006/relationships/image" Target="media/image985.wmf"/><Relationship Id="rId1977" Type="http://schemas.openxmlformats.org/officeDocument/2006/relationships/oleObject" Target="embeddings/oleObject982.bin"/><Relationship Id="rId1978" Type="http://schemas.openxmlformats.org/officeDocument/2006/relationships/image" Target="media/image986.wmf"/><Relationship Id="rId1979" Type="http://schemas.openxmlformats.org/officeDocument/2006/relationships/oleObject" Target="embeddings/oleObject983.bin"/><Relationship Id="rId720" Type="http://schemas.openxmlformats.org/officeDocument/2006/relationships/image" Target="media/image357.wmf"/><Relationship Id="rId721" Type="http://schemas.openxmlformats.org/officeDocument/2006/relationships/oleObject" Target="embeddings/oleObject354.bin"/><Relationship Id="rId722" Type="http://schemas.openxmlformats.org/officeDocument/2006/relationships/image" Target="media/image358.wmf"/><Relationship Id="rId723" Type="http://schemas.openxmlformats.org/officeDocument/2006/relationships/oleObject" Target="embeddings/oleObject355.bin"/><Relationship Id="rId330" Type="http://schemas.openxmlformats.org/officeDocument/2006/relationships/oleObject" Target="embeddings/oleObject159.bin"/><Relationship Id="rId331" Type="http://schemas.openxmlformats.org/officeDocument/2006/relationships/image" Target="media/image162.wmf"/><Relationship Id="rId332" Type="http://schemas.openxmlformats.org/officeDocument/2006/relationships/oleObject" Target="embeddings/oleObject160.bin"/><Relationship Id="rId333" Type="http://schemas.openxmlformats.org/officeDocument/2006/relationships/image" Target="media/image163.wmf"/><Relationship Id="rId334" Type="http://schemas.openxmlformats.org/officeDocument/2006/relationships/oleObject" Target="embeddings/oleObject161.bin"/><Relationship Id="rId335" Type="http://schemas.openxmlformats.org/officeDocument/2006/relationships/image" Target="media/image164.wmf"/><Relationship Id="rId336" Type="http://schemas.openxmlformats.org/officeDocument/2006/relationships/oleObject" Target="embeddings/oleObject162.bin"/><Relationship Id="rId337" Type="http://schemas.openxmlformats.org/officeDocument/2006/relationships/image" Target="media/image165.wmf"/><Relationship Id="rId338" Type="http://schemas.openxmlformats.org/officeDocument/2006/relationships/oleObject" Target="embeddings/oleObject163.bin"/><Relationship Id="rId339" Type="http://schemas.openxmlformats.org/officeDocument/2006/relationships/image" Target="media/image166.wmf"/><Relationship Id="rId724" Type="http://schemas.openxmlformats.org/officeDocument/2006/relationships/image" Target="media/image359.wmf"/><Relationship Id="rId725" Type="http://schemas.openxmlformats.org/officeDocument/2006/relationships/oleObject" Target="embeddings/oleObject356.bin"/><Relationship Id="rId726" Type="http://schemas.openxmlformats.org/officeDocument/2006/relationships/image" Target="media/image360.wmf"/><Relationship Id="rId727" Type="http://schemas.openxmlformats.org/officeDocument/2006/relationships/oleObject" Target="embeddings/oleObject357.bin"/><Relationship Id="rId728" Type="http://schemas.openxmlformats.org/officeDocument/2006/relationships/image" Target="media/image361.wmf"/><Relationship Id="rId729" Type="http://schemas.openxmlformats.org/officeDocument/2006/relationships/oleObject" Target="embeddings/oleObject358.bin"/><Relationship Id="rId1980" Type="http://schemas.openxmlformats.org/officeDocument/2006/relationships/image" Target="media/image987.wmf"/><Relationship Id="rId1981" Type="http://schemas.openxmlformats.org/officeDocument/2006/relationships/oleObject" Target="embeddings/oleObject984.bin"/><Relationship Id="rId1982" Type="http://schemas.openxmlformats.org/officeDocument/2006/relationships/image" Target="media/image988.wmf"/><Relationship Id="rId1983" Type="http://schemas.openxmlformats.org/officeDocument/2006/relationships/oleObject" Target="embeddings/oleObject985.bin"/><Relationship Id="rId1590" Type="http://schemas.openxmlformats.org/officeDocument/2006/relationships/image" Target="media/image792.wmf"/><Relationship Id="rId1591" Type="http://schemas.openxmlformats.org/officeDocument/2006/relationships/oleObject" Target="embeddings/oleObject789.bin"/><Relationship Id="rId1592" Type="http://schemas.openxmlformats.org/officeDocument/2006/relationships/image" Target="media/image793.wmf"/><Relationship Id="rId1593" Type="http://schemas.openxmlformats.org/officeDocument/2006/relationships/oleObject" Target="embeddings/oleObject790.bin"/><Relationship Id="rId1594" Type="http://schemas.openxmlformats.org/officeDocument/2006/relationships/image" Target="media/image794.wmf"/><Relationship Id="rId1595" Type="http://schemas.openxmlformats.org/officeDocument/2006/relationships/oleObject" Target="embeddings/oleObject791.bin"/><Relationship Id="rId1596" Type="http://schemas.openxmlformats.org/officeDocument/2006/relationships/image" Target="media/image795.wmf"/><Relationship Id="rId1597" Type="http://schemas.openxmlformats.org/officeDocument/2006/relationships/oleObject" Target="embeddings/oleObject792.bin"/><Relationship Id="rId1598" Type="http://schemas.openxmlformats.org/officeDocument/2006/relationships/image" Target="media/image796.wmf"/><Relationship Id="rId1599" Type="http://schemas.openxmlformats.org/officeDocument/2006/relationships/oleObject" Target="embeddings/oleObject793.bin"/><Relationship Id="rId1984" Type="http://schemas.openxmlformats.org/officeDocument/2006/relationships/fontTable" Target="fontTable.xml"/><Relationship Id="rId1985" Type="http://schemas.openxmlformats.org/officeDocument/2006/relationships/theme" Target="theme/theme1.xml"/><Relationship Id="rId730" Type="http://schemas.openxmlformats.org/officeDocument/2006/relationships/image" Target="media/image362.wmf"/><Relationship Id="rId731" Type="http://schemas.openxmlformats.org/officeDocument/2006/relationships/oleObject" Target="embeddings/oleObject359.bin"/><Relationship Id="rId732" Type="http://schemas.openxmlformats.org/officeDocument/2006/relationships/image" Target="media/image363.wmf"/><Relationship Id="rId733" Type="http://schemas.openxmlformats.org/officeDocument/2006/relationships/oleObject" Target="embeddings/oleObject360.bin"/><Relationship Id="rId734" Type="http://schemas.openxmlformats.org/officeDocument/2006/relationships/image" Target="media/image364.wmf"/><Relationship Id="rId735" Type="http://schemas.openxmlformats.org/officeDocument/2006/relationships/oleObject" Target="embeddings/oleObject361.bin"/><Relationship Id="rId736" Type="http://schemas.openxmlformats.org/officeDocument/2006/relationships/image" Target="media/image365.wmf"/><Relationship Id="rId737" Type="http://schemas.openxmlformats.org/officeDocument/2006/relationships/oleObject" Target="embeddings/oleObject362.bin"/><Relationship Id="rId738" Type="http://schemas.openxmlformats.org/officeDocument/2006/relationships/image" Target="media/image366.wmf"/><Relationship Id="rId739" Type="http://schemas.openxmlformats.org/officeDocument/2006/relationships/oleObject" Target="embeddings/oleObject363.bin"/><Relationship Id="rId340" Type="http://schemas.openxmlformats.org/officeDocument/2006/relationships/oleObject" Target="embeddings/oleObject164.bin"/><Relationship Id="rId341" Type="http://schemas.openxmlformats.org/officeDocument/2006/relationships/image" Target="media/image167.wmf"/><Relationship Id="rId342" Type="http://schemas.openxmlformats.org/officeDocument/2006/relationships/oleObject" Target="embeddings/oleObject165.bin"/><Relationship Id="rId343" Type="http://schemas.openxmlformats.org/officeDocument/2006/relationships/image" Target="media/image168.wmf"/><Relationship Id="rId344" Type="http://schemas.openxmlformats.org/officeDocument/2006/relationships/oleObject" Target="embeddings/oleObject166.bin"/><Relationship Id="rId345" Type="http://schemas.openxmlformats.org/officeDocument/2006/relationships/image" Target="media/image169.wmf"/><Relationship Id="rId346" Type="http://schemas.openxmlformats.org/officeDocument/2006/relationships/oleObject" Target="embeddings/oleObject167.bin"/><Relationship Id="rId347" Type="http://schemas.openxmlformats.org/officeDocument/2006/relationships/image" Target="media/image170.wmf"/><Relationship Id="rId348" Type="http://schemas.openxmlformats.org/officeDocument/2006/relationships/oleObject" Target="embeddings/oleObject168.bin"/><Relationship Id="rId349" Type="http://schemas.openxmlformats.org/officeDocument/2006/relationships/image" Target="media/image171.wmf"/><Relationship Id="rId1200" Type="http://schemas.openxmlformats.org/officeDocument/2006/relationships/image" Target="media/image597.wmf"/><Relationship Id="rId1201" Type="http://schemas.openxmlformats.org/officeDocument/2006/relationships/oleObject" Target="embeddings/oleObject594.bin"/><Relationship Id="rId1202" Type="http://schemas.openxmlformats.org/officeDocument/2006/relationships/image" Target="media/image598.wmf"/><Relationship Id="rId1203" Type="http://schemas.openxmlformats.org/officeDocument/2006/relationships/oleObject" Target="embeddings/oleObject595.bin"/><Relationship Id="rId1204" Type="http://schemas.openxmlformats.org/officeDocument/2006/relationships/image" Target="media/image599.wmf"/><Relationship Id="rId1205" Type="http://schemas.openxmlformats.org/officeDocument/2006/relationships/oleObject" Target="embeddings/oleObject596.bin"/><Relationship Id="rId1206" Type="http://schemas.openxmlformats.org/officeDocument/2006/relationships/image" Target="media/image600.wmf"/><Relationship Id="rId1207" Type="http://schemas.openxmlformats.org/officeDocument/2006/relationships/oleObject" Target="embeddings/oleObject597.bin"/><Relationship Id="rId740" Type="http://schemas.openxmlformats.org/officeDocument/2006/relationships/image" Target="media/image367.wmf"/><Relationship Id="rId741" Type="http://schemas.openxmlformats.org/officeDocument/2006/relationships/oleObject" Target="embeddings/oleObject364.bin"/><Relationship Id="rId742" Type="http://schemas.openxmlformats.org/officeDocument/2006/relationships/image" Target="media/image368.wmf"/><Relationship Id="rId743" Type="http://schemas.openxmlformats.org/officeDocument/2006/relationships/oleObject" Target="embeddings/oleObject365.bin"/><Relationship Id="rId744" Type="http://schemas.openxmlformats.org/officeDocument/2006/relationships/image" Target="media/image369.wmf"/><Relationship Id="rId745" Type="http://schemas.openxmlformats.org/officeDocument/2006/relationships/oleObject" Target="embeddings/oleObject366.bin"/><Relationship Id="rId746" Type="http://schemas.openxmlformats.org/officeDocument/2006/relationships/image" Target="media/image370.wmf"/><Relationship Id="rId747" Type="http://schemas.openxmlformats.org/officeDocument/2006/relationships/oleObject" Target="embeddings/oleObject367.bin"/><Relationship Id="rId748" Type="http://schemas.openxmlformats.org/officeDocument/2006/relationships/image" Target="media/image371.wmf"/><Relationship Id="rId749" Type="http://schemas.openxmlformats.org/officeDocument/2006/relationships/oleObject" Target="embeddings/oleObject368.bin"/><Relationship Id="rId350" Type="http://schemas.openxmlformats.org/officeDocument/2006/relationships/oleObject" Target="embeddings/oleObject169.bin"/><Relationship Id="rId351" Type="http://schemas.openxmlformats.org/officeDocument/2006/relationships/image" Target="media/image172.wmf"/><Relationship Id="rId352" Type="http://schemas.openxmlformats.org/officeDocument/2006/relationships/oleObject" Target="embeddings/oleObject170.bin"/><Relationship Id="rId353" Type="http://schemas.openxmlformats.org/officeDocument/2006/relationships/image" Target="media/image173.wmf"/><Relationship Id="rId354" Type="http://schemas.openxmlformats.org/officeDocument/2006/relationships/oleObject" Target="embeddings/oleObject171.bin"/><Relationship Id="rId355" Type="http://schemas.openxmlformats.org/officeDocument/2006/relationships/image" Target="media/image174.wmf"/><Relationship Id="rId356" Type="http://schemas.openxmlformats.org/officeDocument/2006/relationships/oleObject" Target="embeddings/oleObject172.bin"/><Relationship Id="rId357" Type="http://schemas.openxmlformats.org/officeDocument/2006/relationships/image" Target="media/image175.wmf"/><Relationship Id="rId358" Type="http://schemas.openxmlformats.org/officeDocument/2006/relationships/oleObject" Target="embeddings/oleObject173.bin"/><Relationship Id="rId359" Type="http://schemas.openxmlformats.org/officeDocument/2006/relationships/image" Target="media/image176.wmf"/><Relationship Id="rId1208" Type="http://schemas.openxmlformats.org/officeDocument/2006/relationships/image" Target="media/image601.wmf"/><Relationship Id="rId1209" Type="http://schemas.openxmlformats.org/officeDocument/2006/relationships/oleObject" Target="embeddings/oleObject598.bin"/><Relationship Id="rId1600" Type="http://schemas.openxmlformats.org/officeDocument/2006/relationships/image" Target="media/image797.wmf"/><Relationship Id="rId1601" Type="http://schemas.openxmlformats.org/officeDocument/2006/relationships/oleObject" Target="embeddings/oleObject794.bin"/><Relationship Id="rId1602" Type="http://schemas.openxmlformats.org/officeDocument/2006/relationships/image" Target="media/image798.wmf"/><Relationship Id="rId1603" Type="http://schemas.openxmlformats.org/officeDocument/2006/relationships/oleObject" Target="embeddings/oleObject795.bin"/><Relationship Id="rId1604" Type="http://schemas.openxmlformats.org/officeDocument/2006/relationships/image" Target="media/image799.wmf"/><Relationship Id="rId1605" Type="http://schemas.openxmlformats.org/officeDocument/2006/relationships/oleObject" Target="embeddings/oleObject796.bin"/><Relationship Id="rId1606" Type="http://schemas.openxmlformats.org/officeDocument/2006/relationships/image" Target="media/image800.wmf"/><Relationship Id="rId1607" Type="http://schemas.openxmlformats.org/officeDocument/2006/relationships/oleObject" Target="embeddings/oleObject797.bin"/><Relationship Id="rId1608" Type="http://schemas.openxmlformats.org/officeDocument/2006/relationships/image" Target="media/image801.wmf"/><Relationship Id="rId1609" Type="http://schemas.openxmlformats.org/officeDocument/2006/relationships/oleObject" Target="embeddings/oleObject798.bin"/><Relationship Id="rId1210" Type="http://schemas.openxmlformats.org/officeDocument/2006/relationships/image" Target="media/image602.wmf"/><Relationship Id="rId1211" Type="http://schemas.openxmlformats.org/officeDocument/2006/relationships/oleObject" Target="embeddings/oleObject599.bin"/><Relationship Id="rId750" Type="http://schemas.openxmlformats.org/officeDocument/2006/relationships/image" Target="media/image372.wmf"/><Relationship Id="rId751" Type="http://schemas.openxmlformats.org/officeDocument/2006/relationships/oleObject" Target="embeddings/oleObject369.bin"/><Relationship Id="rId752" Type="http://schemas.openxmlformats.org/officeDocument/2006/relationships/image" Target="media/image373.wmf"/><Relationship Id="rId753" Type="http://schemas.openxmlformats.org/officeDocument/2006/relationships/oleObject" Target="embeddings/oleObject370.bin"/><Relationship Id="rId754" Type="http://schemas.openxmlformats.org/officeDocument/2006/relationships/image" Target="media/image374.wmf"/><Relationship Id="rId755" Type="http://schemas.openxmlformats.org/officeDocument/2006/relationships/oleObject" Target="embeddings/oleObject371.bin"/><Relationship Id="rId756" Type="http://schemas.openxmlformats.org/officeDocument/2006/relationships/image" Target="media/image375.wmf"/><Relationship Id="rId757" Type="http://schemas.openxmlformats.org/officeDocument/2006/relationships/oleObject" Target="embeddings/oleObject372.bin"/><Relationship Id="rId758" Type="http://schemas.openxmlformats.org/officeDocument/2006/relationships/image" Target="media/image376.wmf"/><Relationship Id="rId759" Type="http://schemas.openxmlformats.org/officeDocument/2006/relationships/oleObject" Target="embeddings/oleObject373.bin"/><Relationship Id="rId360" Type="http://schemas.openxmlformats.org/officeDocument/2006/relationships/oleObject" Target="embeddings/oleObject174.bin"/><Relationship Id="rId361" Type="http://schemas.openxmlformats.org/officeDocument/2006/relationships/image" Target="media/image177.wmf"/><Relationship Id="rId362" Type="http://schemas.openxmlformats.org/officeDocument/2006/relationships/oleObject" Target="embeddings/oleObject175.bin"/><Relationship Id="rId363" Type="http://schemas.openxmlformats.org/officeDocument/2006/relationships/image" Target="media/image178.wmf"/><Relationship Id="rId364" Type="http://schemas.openxmlformats.org/officeDocument/2006/relationships/oleObject" Target="embeddings/oleObject176.bin"/><Relationship Id="rId365" Type="http://schemas.openxmlformats.org/officeDocument/2006/relationships/image" Target="media/image179.wmf"/><Relationship Id="rId366" Type="http://schemas.openxmlformats.org/officeDocument/2006/relationships/oleObject" Target="embeddings/oleObject177.bin"/><Relationship Id="rId367" Type="http://schemas.openxmlformats.org/officeDocument/2006/relationships/image" Target="media/image180.wmf"/><Relationship Id="rId368" Type="http://schemas.openxmlformats.org/officeDocument/2006/relationships/oleObject" Target="embeddings/oleObject178.bin"/><Relationship Id="rId369" Type="http://schemas.openxmlformats.org/officeDocument/2006/relationships/image" Target="media/image181.wmf"/><Relationship Id="rId1212" Type="http://schemas.openxmlformats.org/officeDocument/2006/relationships/image" Target="media/image603.wmf"/><Relationship Id="rId1213" Type="http://schemas.openxmlformats.org/officeDocument/2006/relationships/oleObject" Target="embeddings/oleObject600.bin"/><Relationship Id="rId1214" Type="http://schemas.openxmlformats.org/officeDocument/2006/relationships/image" Target="media/image604.wmf"/><Relationship Id="rId1215" Type="http://schemas.openxmlformats.org/officeDocument/2006/relationships/oleObject" Target="embeddings/oleObject601.bin"/><Relationship Id="rId1216" Type="http://schemas.openxmlformats.org/officeDocument/2006/relationships/image" Target="media/image605.wmf"/><Relationship Id="rId1217" Type="http://schemas.openxmlformats.org/officeDocument/2006/relationships/oleObject" Target="embeddings/oleObject602.bin"/><Relationship Id="rId1218" Type="http://schemas.openxmlformats.org/officeDocument/2006/relationships/image" Target="media/image606.wmf"/><Relationship Id="rId1219" Type="http://schemas.openxmlformats.org/officeDocument/2006/relationships/oleObject" Target="embeddings/oleObject603.bin"/><Relationship Id="rId1610" Type="http://schemas.openxmlformats.org/officeDocument/2006/relationships/image" Target="media/image802.wmf"/><Relationship Id="rId1611" Type="http://schemas.openxmlformats.org/officeDocument/2006/relationships/oleObject" Target="embeddings/oleObject799.bin"/><Relationship Id="rId1612" Type="http://schemas.openxmlformats.org/officeDocument/2006/relationships/image" Target="media/image803.wmf"/><Relationship Id="rId1613" Type="http://schemas.openxmlformats.org/officeDocument/2006/relationships/oleObject" Target="embeddings/oleObject800.bin"/><Relationship Id="rId1614" Type="http://schemas.openxmlformats.org/officeDocument/2006/relationships/image" Target="media/image804.wmf"/><Relationship Id="rId1615" Type="http://schemas.openxmlformats.org/officeDocument/2006/relationships/oleObject" Target="embeddings/oleObject801.bin"/><Relationship Id="rId1616" Type="http://schemas.openxmlformats.org/officeDocument/2006/relationships/image" Target="media/image805.wmf"/><Relationship Id="rId1617" Type="http://schemas.openxmlformats.org/officeDocument/2006/relationships/oleObject" Target="embeddings/oleObject802.bin"/><Relationship Id="rId1618" Type="http://schemas.openxmlformats.org/officeDocument/2006/relationships/image" Target="media/image806.wmf"/><Relationship Id="rId1619" Type="http://schemas.openxmlformats.org/officeDocument/2006/relationships/oleObject" Target="embeddings/oleObject803.bin"/><Relationship Id="rId1220" Type="http://schemas.openxmlformats.org/officeDocument/2006/relationships/image" Target="media/image607.wmf"/><Relationship Id="rId1221" Type="http://schemas.openxmlformats.org/officeDocument/2006/relationships/oleObject" Target="embeddings/oleObject604.bin"/><Relationship Id="rId760" Type="http://schemas.openxmlformats.org/officeDocument/2006/relationships/image" Target="media/image377.wmf"/><Relationship Id="rId761" Type="http://schemas.openxmlformats.org/officeDocument/2006/relationships/oleObject" Target="embeddings/oleObject374.bin"/><Relationship Id="rId762" Type="http://schemas.openxmlformats.org/officeDocument/2006/relationships/image" Target="media/image378.wmf"/><Relationship Id="rId763" Type="http://schemas.openxmlformats.org/officeDocument/2006/relationships/oleObject" Target="embeddings/oleObject375.bin"/><Relationship Id="rId764" Type="http://schemas.openxmlformats.org/officeDocument/2006/relationships/image" Target="media/image379.wmf"/><Relationship Id="rId765" Type="http://schemas.openxmlformats.org/officeDocument/2006/relationships/oleObject" Target="embeddings/oleObject376.bin"/><Relationship Id="rId766" Type="http://schemas.openxmlformats.org/officeDocument/2006/relationships/image" Target="media/image380.wmf"/><Relationship Id="rId767" Type="http://schemas.openxmlformats.org/officeDocument/2006/relationships/oleObject" Target="embeddings/oleObject377.bin"/><Relationship Id="rId768" Type="http://schemas.openxmlformats.org/officeDocument/2006/relationships/image" Target="media/image381.wmf"/><Relationship Id="rId769" Type="http://schemas.openxmlformats.org/officeDocument/2006/relationships/oleObject" Target="embeddings/oleObject378.bin"/><Relationship Id="rId370" Type="http://schemas.openxmlformats.org/officeDocument/2006/relationships/oleObject" Target="embeddings/oleObject179.bin"/><Relationship Id="rId371" Type="http://schemas.openxmlformats.org/officeDocument/2006/relationships/image" Target="media/image182.wmf"/><Relationship Id="rId372" Type="http://schemas.openxmlformats.org/officeDocument/2006/relationships/oleObject" Target="embeddings/oleObject180.bin"/><Relationship Id="rId373" Type="http://schemas.openxmlformats.org/officeDocument/2006/relationships/image" Target="media/image183.wmf"/><Relationship Id="rId374" Type="http://schemas.openxmlformats.org/officeDocument/2006/relationships/oleObject" Target="embeddings/oleObject181.bin"/><Relationship Id="rId375" Type="http://schemas.openxmlformats.org/officeDocument/2006/relationships/image" Target="media/image184.wmf"/><Relationship Id="rId376" Type="http://schemas.openxmlformats.org/officeDocument/2006/relationships/oleObject" Target="embeddings/oleObject182.bin"/><Relationship Id="rId377" Type="http://schemas.openxmlformats.org/officeDocument/2006/relationships/image" Target="media/image185.wmf"/><Relationship Id="rId378" Type="http://schemas.openxmlformats.org/officeDocument/2006/relationships/oleObject" Target="embeddings/oleObject183.bin"/><Relationship Id="rId379" Type="http://schemas.openxmlformats.org/officeDocument/2006/relationships/image" Target="media/image186.wmf"/><Relationship Id="rId1222" Type="http://schemas.openxmlformats.org/officeDocument/2006/relationships/image" Target="media/image608.wmf"/><Relationship Id="rId1223" Type="http://schemas.openxmlformats.org/officeDocument/2006/relationships/oleObject" Target="embeddings/oleObject605.bin"/><Relationship Id="rId1224" Type="http://schemas.openxmlformats.org/officeDocument/2006/relationships/image" Target="media/image609.wmf"/><Relationship Id="rId1225" Type="http://schemas.openxmlformats.org/officeDocument/2006/relationships/oleObject" Target="embeddings/oleObject606.bin"/><Relationship Id="rId1226" Type="http://schemas.openxmlformats.org/officeDocument/2006/relationships/image" Target="media/image610.wmf"/><Relationship Id="rId1227" Type="http://schemas.openxmlformats.org/officeDocument/2006/relationships/oleObject" Target="embeddings/oleObject607.bin"/><Relationship Id="rId1228" Type="http://schemas.openxmlformats.org/officeDocument/2006/relationships/image" Target="media/image611.wmf"/><Relationship Id="rId1229" Type="http://schemas.openxmlformats.org/officeDocument/2006/relationships/oleObject" Target="embeddings/oleObject608.bin"/><Relationship Id="rId1620" Type="http://schemas.openxmlformats.org/officeDocument/2006/relationships/image" Target="media/image807.wmf"/><Relationship Id="rId1621" Type="http://schemas.openxmlformats.org/officeDocument/2006/relationships/oleObject" Target="embeddings/oleObject804.bin"/><Relationship Id="rId1622" Type="http://schemas.openxmlformats.org/officeDocument/2006/relationships/image" Target="media/image808.wmf"/><Relationship Id="rId1623" Type="http://schemas.openxmlformats.org/officeDocument/2006/relationships/oleObject" Target="embeddings/oleObject805.bin"/><Relationship Id="rId1624" Type="http://schemas.openxmlformats.org/officeDocument/2006/relationships/image" Target="media/image809.wmf"/><Relationship Id="rId1625" Type="http://schemas.openxmlformats.org/officeDocument/2006/relationships/oleObject" Target="embeddings/oleObject806.bin"/><Relationship Id="rId1626" Type="http://schemas.openxmlformats.org/officeDocument/2006/relationships/image" Target="media/image810.wmf"/><Relationship Id="rId1627" Type="http://schemas.openxmlformats.org/officeDocument/2006/relationships/oleObject" Target="embeddings/oleObject807.bin"/><Relationship Id="rId1628" Type="http://schemas.openxmlformats.org/officeDocument/2006/relationships/image" Target="media/image811.wmf"/><Relationship Id="rId1629" Type="http://schemas.openxmlformats.org/officeDocument/2006/relationships/oleObject" Target="embeddings/oleObject808.bin"/><Relationship Id="rId1230" Type="http://schemas.openxmlformats.org/officeDocument/2006/relationships/image" Target="media/image612.wmf"/><Relationship Id="rId1231" Type="http://schemas.openxmlformats.org/officeDocument/2006/relationships/oleObject" Target="embeddings/oleObject609.bin"/><Relationship Id="rId770" Type="http://schemas.openxmlformats.org/officeDocument/2006/relationships/image" Target="media/image382.wmf"/><Relationship Id="rId771" Type="http://schemas.openxmlformats.org/officeDocument/2006/relationships/oleObject" Target="embeddings/oleObject379.bin"/><Relationship Id="rId772" Type="http://schemas.openxmlformats.org/officeDocument/2006/relationships/image" Target="media/image383.wmf"/><Relationship Id="rId773" Type="http://schemas.openxmlformats.org/officeDocument/2006/relationships/oleObject" Target="embeddings/oleObject380.bin"/><Relationship Id="rId774" Type="http://schemas.openxmlformats.org/officeDocument/2006/relationships/image" Target="media/image384.wmf"/><Relationship Id="rId775" Type="http://schemas.openxmlformats.org/officeDocument/2006/relationships/oleObject" Target="embeddings/oleObject381.bin"/><Relationship Id="rId776" Type="http://schemas.openxmlformats.org/officeDocument/2006/relationships/image" Target="media/image385.wmf"/><Relationship Id="rId777" Type="http://schemas.openxmlformats.org/officeDocument/2006/relationships/oleObject" Target="embeddings/oleObject382.bin"/><Relationship Id="rId778" Type="http://schemas.openxmlformats.org/officeDocument/2006/relationships/image" Target="media/image386.wmf"/><Relationship Id="rId779" Type="http://schemas.openxmlformats.org/officeDocument/2006/relationships/oleObject" Target="embeddings/oleObject383.bin"/><Relationship Id="rId380" Type="http://schemas.openxmlformats.org/officeDocument/2006/relationships/oleObject" Target="embeddings/oleObject184.bin"/><Relationship Id="rId381" Type="http://schemas.openxmlformats.org/officeDocument/2006/relationships/image" Target="media/image187.wmf"/><Relationship Id="rId382" Type="http://schemas.openxmlformats.org/officeDocument/2006/relationships/oleObject" Target="embeddings/oleObject185.bin"/><Relationship Id="rId383" Type="http://schemas.openxmlformats.org/officeDocument/2006/relationships/image" Target="media/image188.wmf"/><Relationship Id="rId384" Type="http://schemas.openxmlformats.org/officeDocument/2006/relationships/oleObject" Target="embeddings/oleObject186.bin"/><Relationship Id="rId385" Type="http://schemas.openxmlformats.org/officeDocument/2006/relationships/image" Target="media/image189.wmf"/><Relationship Id="rId386" Type="http://schemas.openxmlformats.org/officeDocument/2006/relationships/oleObject" Target="embeddings/oleObject187.bin"/><Relationship Id="rId387" Type="http://schemas.openxmlformats.org/officeDocument/2006/relationships/image" Target="media/image190.wmf"/><Relationship Id="rId388" Type="http://schemas.openxmlformats.org/officeDocument/2006/relationships/oleObject" Target="embeddings/oleObject188.bin"/><Relationship Id="rId389" Type="http://schemas.openxmlformats.org/officeDocument/2006/relationships/image" Target="media/image191.wmf"/><Relationship Id="rId1232" Type="http://schemas.openxmlformats.org/officeDocument/2006/relationships/image" Target="media/image613.wmf"/><Relationship Id="rId1233" Type="http://schemas.openxmlformats.org/officeDocument/2006/relationships/oleObject" Target="embeddings/oleObject610.bin"/><Relationship Id="rId1234" Type="http://schemas.openxmlformats.org/officeDocument/2006/relationships/image" Target="media/image614.wmf"/><Relationship Id="rId1235" Type="http://schemas.openxmlformats.org/officeDocument/2006/relationships/oleObject" Target="embeddings/oleObject611.bin"/><Relationship Id="rId1236" Type="http://schemas.openxmlformats.org/officeDocument/2006/relationships/image" Target="media/image615.wmf"/><Relationship Id="rId1237" Type="http://schemas.openxmlformats.org/officeDocument/2006/relationships/oleObject" Target="embeddings/oleObject612.bin"/><Relationship Id="rId1238" Type="http://schemas.openxmlformats.org/officeDocument/2006/relationships/image" Target="media/image616.wmf"/><Relationship Id="rId1239" Type="http://schemas.openxmlformats.org/officeDocument/2006/relationships/oleObject" Target="embeddings/oleObject613.bin"/><Relationship Id="rId1630" Type="http://schemas.openxmlformats.org/officeDocument/2006/relationships/image" Target="media/image812.wmf"/><Relationship Id="rId1631" Type="http://schemas.openxmlformats.org/officeDocument/2006/relationships/oleObject" Target="embeddings/oleObject809.bin"/><Relationship Id="rId1632" Type="http://schemas.openxmlformats.org/officeDocument/2006/relationships/image" Target="media/image813.wmf"/><Relationship Id="rId1633" Type="http://schemas.openxmlformats.org/officeDocument/2006/relationships/oleObject" Target="embeddings/oleObject810.bin"/><Relationship Id="rId1634" Type="http://schemas.openxmlformats.org/officeDocument/2006/relationships/image" Target="media/image814.wmf"/><Relationship Id="rId1635" Type="http://schemas.openxmlformats.org/officeDocument/2006/relationships/oleObject" Target="embeddings/oleObject811.bin"/><Relationship Id="rId1636" Type="http://schemas.openxmlformats.org/officeDocument/2006/relationships/image" Target="media/image815.wmf"/><Relationship Id="rId1637" Type="http://schemas.openxmlformats.org/officeDocument/2006/relationships/oleObject" Target="embeddings/oleObject812.bin"/><Relationship Id="rId1638" Type="http://schemas.openxmlformats.org/officeDocument/2006/relationships/image" Target="media/image816.wmf"/><Relationship Id="rId1639" Type="http://schemas.openxmlformats.org/officeDocument/2006/relationships/oleObject" Target="embeddings/oleObject813.bin"/><Relationship Id="rId1240" Type="http://schemas.openxmlformats.org/officeDocument/2006/relationships/image" Target="media/image617.wmf"/><Relationship Id="rId1241" Type="http://schemas.openxmlformats.org/officeDocument/2006/relationships/oleObject" Target="embeddings/oleObject614.bin"/><Relationship Id="rId780" Type="http://schemas.openxmlformats.org/officeDocument/2006/relationships/image" Target="media/image387.wmf"/><Relationship Id="rId781" Type="http://schemas.openxmlformats.org/officeDocument/2006/relationships/oleObject" Target="embeddings/oleObject384.bin"/><Relationship Id="rId782" Type="http://schemas.openxmlformats.org/officeDocument/2006/relationships/image" Target="media/image388.wmf"/><Relationship Id="rId783" Type="http://schemas.openxmlformats.org/officeDocument/2006/relationships/oleObject" Target="embeddings/oleObject385.bin"/><Relationship Id="rId784" Type="http://schemas.openxmlformats.org/officeDocument/2006/relationships/image" Target="media/image389.wmf"/><Relationship Id="rId785" Type="http://schemas.openxmlformats.org/officeDocument/2006/relationships/oleObject" Target="embeddings/oleObject386.bin"/><Relationship Id="rId786" Type="http://schemas.openxmlformats.org/officeDocument/2006/relationships/image" Target="media/image390.wmf"/><Relationship Id="rId787" Type="http://schemas.openxmlformats.org/officeDocument/2006/relationships/oleObject" Target="embeddings/oleObject387.bin"/><Relationship Id="rId788" Type="http://schemas.openxmlformats.org/officeDocument/2006/relationships/image" Target="media/image391.wmf"/><Relationship Id="rId789" Type="http://schemas.openxmlformats.org/officeDocument/2006/relationships/oleObject" Target="embeddings/oleObject388.bin"/><Relationship Id="rId390" Type="http://schemas.openxmlformats.org/officeDocument/2006/relationships/oleObject" Target="embeddings/oleObject189.bin"/><Relationship Id="rId391" Type="http://schemas.openxmlformats.org/officeDocument/2006/relationships/image" Target="media/image192.wmf"/><Relationship Id="rId392" Type="http://schemas.openxmlformats.org/officeDocument/2006/relationships/oleObject" Target="embeddings/oleObject190.bin"/><Relationship Id="rId393" Type="http://schemas.openxmlformats.org/officeDocument/2006/relationships/image" Target="media/image193.wmf"/><Relationship Id="rId394" Type="http://schemas.openxmlformats.org/officeDocument/2006/relationships/oleObject" Target="embeddings/oleObject191.bin"/><Relationship Id="rId395" Type="http://schemas.openxmlformats.org/officeDocument/2006/relationships/image" Target="media/image194.wmf"/><Relationship Id="rId396" Type="http://schemas.openxmlformats.org/officeDocument/2006/relationships/oleObject" Target="embeddings/oleObject192.bin"/><Relationship Id="rId397" Type="http://schemas.openxmlformats.org/officeDocument/2006/relationships/image" Target="media/image195.wmf"/><Relationship Id="rId398" Type="http://schemas.openxmlformats.org/officeDocument/2006/relationships/oleObject" Target="embeddings/oleObject193.bin"/><Relationship Id="rId399" Type="http://schemas.openxmlformats.org/officeDocument/2006/relationships/image" Target="media/image196.wmf"/><Relationship Id="rId1242" Type="http://schemas.openxmlformats.org/officeDocument/2006/relationships/image" Target="media/image618.wmf"/><Relationship Id="rId1243" Type="http://schemas.openxmlformats.org/officeDocument/2006/relationships/oleObject" Target="embeddings/oleObject615.bin"/><Relationship Id="rId1244" Type="http://schemas.openxmlformats.org/officeDocument/2006/relationships/image" Target="media/image619.wmf"/><Relationship Id="rId1245" Type="http://schemas.openxmlformats.org/officeDocument/2006/relationships/oleObject" Target="embeddings/oleObject616.bin"/><Relationship Id="rId1246" Type="http://schemas.openxmlformats.org/officeDocument/2006/relationships/image" Target="media/image620.wmf"/><Relationship Id="rId1247" Type="http://schemas.openxmlformats.org/officeDocument/2006/relationships/oleObject" Target="embeddings/oleObject617.bin"/><Relationship Id="rId1248" Type="http://schemas.openxmlformats.org/officeDocument/2006/relationships/image" Target="media/image621.wmf"/><Relationship Id="rId1249" Type="http://schemas.openxmlformats.org/officeDocument/2006/relationships/oleObject" Target="embeddings/oleObject618.bin"/><Relationship Id="rId1640" Type="http://schemas.openxmlformats.org/officeDocument/2006/relationships/image" Target="media/image817.wmf"/><Relationship Id="rId1641" Type="http://schemas.openxmlformats.org/officeDocument/2006/relationships/oleObject" Target="embeddings/oleObject814.bin"/><Relationship Id="rId1642" Type="http://schemas.openxmlformats.org/officeDocument/2006/relationships/image" Target="media/image818.wmf"/><Relationship Id="rId1643" Type="http://schemas.openxmlformats.org/officeDocument/2006/relationships/oleObject" Target="embeddings/oleObject815.bin"/><Relationship Id="rId1644" Type="http://schemas.openxmlformats.org/officeDocument/2006/relationships/image" Target="media/image819.wmf"/><Relationship Id="rId1645" Type="http://schemas.openxmlformats.org/officeDocument/2006/relationships/oleObject" Target="embeddings/oleObject816.bin"/><Relationship Id="rId1646" Type="http://schemas.openxmlformats.org/officeDocument/2006/relationships/image" Target="media/image820.wmf"/><Relationship Id="rId1647" Type="http://schemas.openxmlformats.org/officeDocument/2006/relationships/oleObject" Target="embeddings/oleObject817.bin"/><Relationship Id="rId1648" Type="http://schemas.openxmlformats.org/officeDocument/2006/relationships/image" Target="media/image821.wmf"/><Relationship Id="rId1649" Type="http://schemas.openxmlformats.org/officeDocument/2006/relationships/oleObject" Target="embeddings/oleObject818.bin"/><Relationship Id="rId1250" Type="http://schemas.openxmlformats.org/officeDocument/2006/relationships/image" Target="media/image622.wmf"/><Relationship Id="rId1251" Type="http://schemas.openxmlformats.org/officeDocument/2006/relationships/oleObject" Target="embeddings/oleObject619.bin"/><Relationship Id="rId790" Type="http://schemas.openxmlformats.org/officeDocument/2006/relationships/image" Target="media/image392.wmf"/><Relationship Id="rId791" Type="http://schemas.openxmlformats.org/officeDocument/2006/relationships/oleObject" Target="embeddings/oleObject389.bin"/><Relationship Id="rId792" Type="http://schemas.openxmlformats.org/officeDocument/2006/relationships/image" Target="media/image393.wmf"/><Relationship Id="rId793" Type="http://schemas.openxmlformats.org/officeDocument/2006/relationships/oleObject" Target="embeddings/oleObject390.bin"/><Relationship Id="rId794" Type="http://schemas.openxmlformats.org/officeDocument/2006/relationships/image" Target="media/image394.wmf"/><Relationship Id="rId795" Type="http://schemas.openxmlformats.org/officeDocument/2006/relationships/oleObject" Target="embeddings/oleObject391.bin"/><Relationship Id="rId796" Type="http://schemas.openxmlformats.org/officeDocument/2006/relationships/image" Target="media/image395.wmf"/><Relationship Id="rId797" Type="http://schemas.openxmlformats.org/officeDocument/2006/relationships/oleObject" Target="embeddings/oleObject392.bin"/><Relationship Id="rId798" Type="http://schemas.openxmlformats.org/officeDocument/2006/relationships/image" Target="media/image396.wmf"/><Relationship Id="rId799" Type="http://schemas.openxmlformats.org/officeDocument/2006/relationships/oleObject" Target="embeddings/oleObject393.bin"/><Relationship Id="rId1252" Type="http://schemas.openxmlformats.org/officeDocument/2006/relationships/image" Target="media/image623.wmf"/><Relationship Id="rId1253" Type="http://schemas.openxmlformats.org/officeDocument/2006/relationships/oleObject" Target="embeddings/oleObject620.bin"/><Relationship Id="rId1254" Type="http://schemas.openxmlformats.org/officeDocument/2006/relationships/image" Target="media/image624.wmf"/><Relationship Id="rId1255" Type="http://schemas.openxmlformats.org/officeDocument/2006/relationships/oleObject" Target="embeddings/oleObject621.bin"/><Relationship Id="rId1256" Type="http://schemas.openxmlformats.org/officeDocument/2006/relationships/image" Target="media/image625.wmf"/><Relationship Id="rId1257" Type="http://schemas.openxmlformats.org/officeDocument/2006/relationships/oleObject" Target="embeddings/oleObject622.bin"/><Relationship Id="rId1258" Type="http://schemas.openxmlformats.org/officeDocument/2006/relationships/image" Target="media/image626.wmf"/><Relationship Id="rId1259" Type="http://schemas.openxmlformats.org/officeDocument/2006/relationships/oleObject" Target="embeddings/oleObject623.bin"/><Relationship Id="rId1650" Type="http://schemas.openxmlformats.org/officeDocument/2006/relationships/image" Target="media/image822.wmf"/><Relationship Id="rId1651" Type="http://schemas.openxmlformats.org/officeDocument/2006/relationships/oleObject" Target="embeddings/oleObject819.bin"/><Relationship Id="rId1652" Type="http://schemas.openxmlformats.org/officeDocument/2006/relationships/image" Target="media/image823.wmf"/><Relationship Id="rId1653" Type="http://schemas.openxmlformats.org/officeDocument/2006/relationships/oleObject" Target="embeddings/oleObject820.bin"/><Relationship Id="rId1654" Type="http://schemas.openxmlformats.org/officeDocument/2006/relationships/image" Target="media/image824.wmf"/><Relationship Id="rId1655" Type="http://schemas.openxmlformats.org/officeDocument/2006/relationships/oleObject" Target="embeddings/oleObject821.bin"/><Relationship Id="rId1656" Type="http://schemas.openxmlformats.org/officeDocument/2006/relationships/image" Target="media/image825.wmf"/><Relationship Id="rId1657" Type="http://schemas.openxmlformats.org/officeDocument/2006/relationships/oleObject" Target="embeddings/oleObject822.bin"/><Relationship Id="rId1658" Type="http://schemas.openxmlformats.org/officeDocument/2006/relationships/image" Target="media/image826.wmf"/><Relationship Id="rId1659" Type="http://schemas.openxmlformats.org/officeDocument/2006/relationships/oleObject" Target="embeddings/oleObject823.bin"/><Relationship Id="rId1260" Type="http://schemas.openxmlformats.org/officeDocument/2006/relationships/image" Target="media/image627.wmf"/><Relationship Id="rId1261" Type="http://schemas.openxmlformats.org/officeDocument/2006/relationships/oleObject" Target="embeddings/oleObject624.bin"/><Relationship Id="rId1262" Type="http://schemas.openxmlformats.org/officeDocument/2006/relationships/image" Target="media/image628.wmf"/><Relationship Id="rId1263" Type="http://schemas.openxmlformats.org/officeDocument/2006/relationships/oleObject" Target="embeddings/oleObject625.bin"/><Relationship Id="rId1264" Type="http://schemas.openxmlformats.org/officeDocument/2006/relationships/image" Target="media/image629.wmf"/><Relationship Id="rId1265" Type="http://schemas.openxmlformats.org/officeDocument/2006/relationships/oleObject" Target="embeddings/oleObject626.bin"/><Relationship Id="rId1266" Type="http://schemas.openxmlformats.org/officeDocument/2006/relationships/image" Target="media/image630.wmf"/><Relationship Id="rId1267" Type="http://schemas.openxmlformats.org/officeDocument/2006/relationships/oleObject" Target="embeddings/oleObject627.bin"/><Relationship Id="rId1268" Type="http://schemas.openxmlformats.org/officeDocument/2006/relationships/image" Target="media/image631.wmf"/><Relationship Id="rId1269" Type="http://schemas.openxmlformats.org/officeDocument/2006/relationships/oleObject" Target="embeddings/oleObject628.bin"/><Relationship Id="rId400" Type="http://schemas.openxmlformats.org/officeDocument/2006/relationships/oleObject" Target="embeddings/oleObject194.bin"/><Relationship Id="rId401" Type="http://schemas.openxmlformats.org/officeDocument/2006/relationships/image" Target="media/image197.wmf"/><Relationship Id="rId402" Type="http://schemas.openxmlformats.org/officeDocument/2006/relationships/oleObject" Target="embeddings/oleObject195.bin"/><Relationship Id="rId403" Type="http://schemas.openxmlformats.org/officeDocument/2006/relationships/image" Target="media/image198.wmf"/><Relationship Id="rId404" Type="http://schemas.openxmlformats.org/officeDocument/2006/relationships/oleObject" Target="embeddings/oleObject196.bin"/><Relationship Id="rId405" Type="http://schemas.openxmlformats.org/officeDocument/2006/relationships/image" Target="media/image199.wmf"/><Relationship Id="rId406" Type="http://schemas.openxmlformats.org/officeDocument/2006/relationships/oleObject" Target="embeddings/oleObject197.bin"/><Relationship Id="rId407" Type="http://schemas.openxmlformats.org/officeDocument/2006/relationships/image" Target="media/image200.wmf"/><Relationship Id="rId408" Type="http://schemas.openxmlformats.org/officeDocument/2006/relationships/oleObject" Target="embeddings/oleObject198.bin"/><Relationship Id="rId409" Type="http://schemas.openxmlformats.org/officeDocument/2006/relationships/image" Target="media/image201.wmf"/><Relationship Id="rId1660" Type="http://schemas.openxmlformats.org/officeDocument/2006/relationships/image" Target="media/image827.wmf"/><Relationship Id="rId1661" Type="http://schemas.openxmlformats.org/officeDocument/2006/relationships/oleObject" Target="embeddings/oleObject824.bin"/><Relationship Id="rId1662" Type="http://schemas.openxmlformats.org/officeDocument/2006/relationships/image" Target="media/image828.wmf"/><Relationship Id="rId1663" Type="http://schemas.openxmlformats.org/officeDocument/2006/relationships/oleObject" Target="embeddings/oleObject825.bin"/><Relationship Id="rId1664" Type="http://schemas.openxmlformats.org/officeDocument/2006/relationships/image" Target="media/image829.emf"/><Relationship Id="rId1665" Type="http://schemas.openxmlformats.org/officeDocument/2006/relationships/oleObject" Target="embeddings/oleObject826.bin"/><Relationship Id="rId1666" Type="http://schemas.openxmlformats.org/officeDocument/2006/relationships/image" Target="media/image830.wmf"/><Relationship Id="rId1667" Type="http://schemas.openxmlformats.org/officeDocument/2006/relationships/oleObject" Target="embeddings/oleObject827.bin"/><Relationship Id="rId1668" Type="http://schemas.openxmlformats.org/officeDocument/2006/relationships/image" Target="media/image831.emf"/><Relationship Id="rId1669" Type="http://schemas.openxmlformats.org/officeDocument/2006/relationships/oleObject" Target="embeddings/oleObject828.bin"/><Relationship Id="rId1270" Type="http://schemas.openxmlformats.org/officeDocument/2006/relationships/image" Target="media/image632.wmf"/><Relationship Id="rId1271" Type="http://schemas.openxmlformats.org/officeDocument/2006/relationships/oleObject" Target="embeddings/oleObject629.bin"/><Relationship Id="rId1272" Type="http://schemas.openxmlformats.org/officeDocument/2006/relationships/image" Target="media/image633.wmf"/><Relationship Id="rId1273" Type="http://schemas.openxmlformats.org/officeDocument/2006/relationships/oleObject" Target="embeddings/oleObject630.bin"/><Relationship Id="rId1274" Type="http://schemas.openxmlformats.org/officeDocument/2006/relationships/image" Target="media/image634.wmf"/><Relationship Id="rId1275" Type="http://schemas.openxmlformats.org/officeDocument/2006/relationships/oleObject" Target="embeddings/oleObject631.bin"/><Relationship Id="rId1276" Type="http://schemas.openxmlformats.org/officeDocument/2006/relationships/image" Target="media/image635.wmf"/><Relationship Id="rId1277" Type="http://schemas.openxmlformats.org/officeDocument/2006/relationships/oleObject" Target="embeddings/oleObject632.bin"/><Relationship Id="rId1278" Type="http://schemas.openxmlformats.org/officeDocument/2006/relationships/image" Target="media/image636.wmf"/><Relationship Id="rId1279" Type="http://schemas.openxmlformats.org/officeDocument/2006/relationships/oleObject" Target="embeddings/oleObject633.bin"/><Relationship Id="rId800" Type="http://schemas.openxmlformats.org/officeDocument/2006/relationships/image" Target="media/image397.wmf"/><Relationship Id="rId801" Type="http://schemas.openxmlformats.org/officeDocument/2006/relationships/oleObject" Target="embeddings/oleObject394.bin"/><Relationship Id="rId802" Type="http://schemas.openxmlformats.org/officeDocument/2006/relationships/image" Target="media/image398.wmf"/><Relationship Id="rId803" Type="http://schemas.openxmlformats.org/officeDocument/2006/relationships/oleObject" Target="embeddings/oleObject395.bin"/><Relationship Id="rId410" Type="http://schemas.openxmlformats.org/officeDocument/2006/relationships/oleObject" Target="embeddings/oleObject199.bin"/><Relationship Id="rId411" Type="http://schemas.openxmlformats.org/officeDocument/2006/relationships/image" Target="media/image202.wmf"/><Relationship Id="rId412" Type="http://schemas.openxmlformats.org/officeDocument/2006/relationships/oleObject" Target="embeddings/oleObject200.bin"/><Relationship Id="rId413" Type="http://schemas.openxmlformats.org/officeDocument/2006/relationships/image" Target="media/image203.wmf"/><Relationship Id="rId414" Type="http://schemas.openxmlformats.org/officeDocument/2006/relationships/oleObject" Target="embeddings/oleObject201.bin"/><Relationship Id="rId415" Type="http://schemas.openxmlformats.org/officeDocument/2006/relationships/image" Target="media/image204.wmf"/><Relationship Id="rId416" Type="http://schemas.openxmlformats.org/officeDocument/2006/relationships/oleObject" Target="embeddings/oleObject202.bin"/><Relationship Id="rId417" Type="http://schemas.openxmlformats.org/officeDocument/2006/relationships/image" Target="media/image205.wmf"/><Relationship Id="rId418" Type="http://schemas.openxmlformats.org/officeDocument/2006/relationships/oleObject" Target="embeddings/oleObject203.bin"/><Relationship Id="rId419" Type="http://schemas.openxmlformats.org/officeDocument/2006/relationships/image" Target="media/image206.png"/><Relationship Id="rId804" Type="http://schemas.openxmlformats.org/officeDocument/2006/relationships/image" Target="media/image399.wmf"/><Relationship Id="rId805" Type="http://schemas.openxmlformats.org/officeDocument/2006/relationships/oleObject" Target="embeddings/oleObject396.bin"/><Relationship Id="rId806" Type="http://schemas.openxmlformats.org/officeDocument/2006/relationships/image" Target="media/image400.wmf"/><Relationship Id="rId807" Type="http://schemas.openxmlformats.org/officeDocument/2006/relationships/oleObject" Target="embeddings/oleObject397.bin"/><Relationship Id="rId808" Type="http://schemas.openxmlformats.org/officeDocument/2006/relationships/image" Target="media/image401.wmf"/><Relationship Id="rId809" Type="http://schemas.openxmlformats.org/officeDocument/2006/relationships/oleObject" Target="embeddings/oleObject398.bin"/><Relationship Id="rId1670" Type="http://schemas.openxmlformats.org/officeDocument/2006/relationships/image" Target="media/image832.wmf"/><Relationship Id="rId1671" Type="http://schemas.openxmlformats.org/officeDocument/2006/relationships/oleObject" Target="embeddings/oleObject829.bin"/><Relationship Id="rId1672" Type="http://schemas.openxmlformats.org/officeDocument/2006/relationships/image" Target="media/image833.wmf"/><Relationship Id="rId1673" Type="http://schemas.openxmlformats.org/officeDocument/2006/relationships/oleObject" Target="embeddings/oleObject830.bin"/><Relationship Id="rId1280" Type="http://schemas.openxmlformats.org/officeDocument/2006/relationships/image" Target="media/image637.wmf"/><Relationship Id="rId1281" Type="http://schemas.openxmlformats.org/officeDocument/2006/relationships/oleObject" Target="embeddings/oleObject634.bin"/><Relationship Id="rId1282" Type="http://schemas.openxmlformats.org/officeDocument/2006/relationships/image" Target="media/image638.wmf"/><Relationship Id="rId1283" Type="http://schemas.openxmlformats.org/officeDocument/2006/relationships/oleObject" Target="embeddings/oleObject635.bin"/><Relationship Id="rId1284" Type="http://schemas.openxmlformats.org/officeDocument/2006/relationships/image" Target="media/image639.wmf"/><Relationship Id="rId1285" Type="http://schemas.openxmlformats.org/officeDocument/2006/relationships/oleObject" Target="embeddings/oleObject636.bin"/><Relationship Id="rId1286" Type="http://schemas.openxmlformats.org/officeDocument/2006/relationships/image" Target="media/image640.wmf"/><Relationship Id="rId1287" Type="http://schemas.openxmlformats.org/officeDocument/2006/relationships/oleObject" Target="embeddings/oleObject637.bin"/><Relationship Id="rId1288" Type="http://schemas.openxmlformats.org/officeDocument/2006/relationships/image" Target="media/image641.wmf"/><Relationship Id="rId1289" Type="http://schemas.openxmlformats.org/officeDocument/2006/relationships/oleObject" Target="embeddings/oleObject638.bin"/><Relationship Id="rId1674" Type="http://schemas.openxmlformats.org/officeDocument/2006/relationships/image" Target="media/image834.wmf"/><Relationship Id="rId1675" Type="http://schemas.openxmlformats.org/officeDocument/2006/relationships/oleObject" Target="embeddings/oleObject831.bin"/><Relationship Id="rId1676" Type="http://schemas.openxmlformats.org/officeDocument/2006/relationships/image" Target="media/image835.wmf"/><Relationship Id="rId1677" Type="http://schemas.openxmlformats.org/officeDocument/2006/relationships/oleObject" Target="embeddings/oleObject832.bin"/><Relationship Id="rId1678" Type="http://schemas.openxmlformats.org/officeDocument/2006/relationships/image" Target="media/image836.wmf"/><Relationship Id="rId1679" Type="http://schemas.openxmlformats.org/officeDocument/2006/relationships/oleObject" Target="embeddings/oleObject833.bin"/><Relationship Id="rId810" Type="http://schemas.openxmlformats.org/officeDocument/2006/relationships/image" Target="media/image402.wmf"/><Relationship Id="rId811" Type="http://schemas.openxmlformats.org/officeDocument/2006/relationships/oleObject" Target="embeddings/oleObject399.bin"/><Relationship Id="rId812" Type="http://schemas.openxmlformats.org/officeDocument/2006/relationships/image" Target="media/image403.wmf"/><Relationship Id="rId813" Type="http://schemas.openxmlformats.org/officeDocument/2006/relationships/oleObject" Target="embeddings/oleObject400.bin"/><Relationship Id="rId420" Type="http://schemas.openxmlformats.org/officeDocument/2006/relationships/image" Target="media/image207.wmf"/><Relationship Id="rId421" Type="http://schemas.openxmlformats.org/officeDocument/2006/relationships/oleObject" Target="embeddings/oleObject204.bin"/><Relationship Id="rId422" Type="http://schemas.openxmlformats.org/officeDocument/2006/relationships/image" Target="media/image208.wmf"/><Relationship Id="rId423" Type="http://schemas.openxmlformats.org/officeDocument/2006/relationships/oleObject" Target="embeddings/oleObject205.bin"/><Relationship Id="rId424" Type="http://schemas.openxmlformats.org/officeDocument/2006/relationships/image" Target="media/image209.wmf"/><Relationship Id="rId425" Type="http://schemas.openxmlformats.org/officeDocument/2006/relationships/oleObject" Target="embeddings/oleObject206.bin"/><Relationship Id="rId426" Type="http://schemas.openxmlformats.org/officeDocument/2006/relationships/image" Target="media/image210.wmf"/><Relationship Id="rId427" Type="http://schemas.openxmlformats.org/officeDocument/2006/relationships/oleObject" Target="embeddings/oleObject207.bin"/><Relationship Id="rId428" Type="http://schemas.openxmlformats.org/officeDocument/2006/relationships/image" Target="media/image211.wmf"/><Relationship Id="rId429" Type="http://schemas.openxmlformats.org/officeDocument/2006/relationships/oleObject" Target="embeddings/oleObject208.bin"/><Relationship Id="rId814" Type="http://schemas.openxmlformats.org/officeDocument/2006/relationships/image" Target="media/image404.wmf"/><Relationship Id="rId815" Type="http://schemas.openxmlformats.org/officeDocument/2006/relationships/oleObject" Target="embeddings/oleObject401.bin"/><Relationship Id="rId816" Type="http://schemas.openxmlformats.org/officeDocument/2006/relationships/image" Target="media/image405.wmf"/><Relationship Id="rId817" Type="http://schemas.openxmlformats.org/officeDocument/2006/relationships/oleObject" Target="embeddings/oleObject402.bin"/><Relationship Id="rId818" Type="http://schemas.openxmlformats.org/officeDocument/2006/relationships/image" Target="media/image406.wmf"/><Relationship Id="rId819" Type="http://schemas.openxmlformats.org/officeDocument/2006/relationships/oleObject" Target="embeddings/oleObject403.bin"/><Relationship Id="rId1680" Type="http://schemas.openxmlformats.org/officeDocument/2006/relationships/image" Target="media/image837.wmf"/><Relationship Id="rId1681" Type="http://schemas.openxmlformats.org/officeDocument/2006/relationships/oleObject" Target="embeddings/oleObject834.bin"/><Relationship Id="rId1682" Type="http://schemas.openxmlformats.org/officeDocument/2006/relationships/image" Target="media/image838.wmf"/><Relationship Id="rId1683" Type="http://schemas.openxmlformats.org/officeDocument/2006/relationships/oleObject" Target="embeddings/oleObject835.bin"/><Relationship Id="rId1290" Type="http://schemas.openxmlformats.org/officeDocument/2006/relationships/image" Target="media/image642.wmf"/><Relationship Id="rId1291" Type="http://schemas.openxmlformats.org/officeDocument/2006/relationships/oleObject" Target="embeddings/oleObject639.bin"/><Relationship Id="rId1292" Type="http://schemas.openxmlformats.org/officeDocument/2006/relationships/image" Target="media/image643.wmf"/><Relationship Id="rId1293" Type="http://schemas.openxmlformats.org/officeDocument/2006/relationships/oleObject" Target="embeddings/oleObject640.bin"/><Relationship Id="rId1294" Type="http://schemas.openxmlformats.org/officeDocument/2006/relationships/image" Target="media/image644.wmf"/><Relationship Id="rId1295" Type="http://schemas.openxmlformats.org/officeDocument/2006/relationships/oleObject" Target="embeddings/oleObject641.bin"/><Relationship Id="rId1296" Type="http://schemas.openxmlformats.org/officeDocument/2006/relationships/image" Target="media/image645.wmf"/><Relationship Id="rId1297" Type="http://schemas.openxmlformats.org/officeDocument/2006/relationships/oleObject" Target="embeddings/oleObject642.bin"/><Relationship Id="rId1298" Type="http://schemas.openxmlformats.org/officeDocument/2006/relationships/image" Target="media/image646.wmf"/><Relationship Id="rId1299" Type="http://schemas.openxmlformats.org/officeDocument/2006/relationships/oleObject" Target="embeddings/oleObject643.bin"/><Relationship Id="rId1684" Type="http://schemas.openxmlformats.org/officeDocument/2006/relationships/image" Target="media/image839.wmf"/><Relationship Id="rId1685" Type="http://schemas.openxmlformats.org/officeDocument/2006/relationships/oleObject" Target="embeddings/oleObject836.bin"/><Relationship Id="rId1686" Type="http://schemas.openxmlformats.org/officeDocument/2006/relationships/image" Target="media/image840.wmf"/><Relationship Id="rId1687" Type="http://schemas.openxmlformats.org/officeDocument/2006/relationships/oleObject" Target="embeddings/oleObject837.bin"/><Relationship Id="rId1688" Type="http://schemas.openxmlformats.org/officeDocument/2006/relationships/image" Target="media/image841.wmf"/><Relationship Id="rId1689" Type="http://schemas.openxmlformats.org/officeDocument/2006/relationships/oleObject" Target="embeddings/oleObject838.bin"/><Relationship Id="rId820" Type="http://schemas.openxmlformats.org/officeDocument/2006/relationships/image" Target="media/image407.wmf"/><Relationship Id="rId821" Type="http://schemas.openxmlformats.org/officeDocument/2006/relationships/oleObject" Target="embeddings/oleObject404.bin"/><Relationship Id="rId822" Type="http://schemas.openxmlformats.org/officeDocument/2006/relationships/image" Target="media/image408.wmf"/><Relationship Id="rId823" Type="http://schemas.openxmlformats.org/officeDocument/2006/relationships/oleObject" Target="embeddings/oleObject405.bin"/><Relationship Id="rId430" Type="http://schemas.openxmlformats.org/officeDocument/2006/relationships/image" Target="media/image212.wmf"/><Relationship Id="rId431" Type="http://schemas.openxmlformats.org/officeDocument/2006/relationships/oleObject" Target="embeddings/oleObject209.bin"/><Relationship Id="rId432" Type="http://schemas.openxmlformats.org/officeDocument/2006/relationships/image" Target="media/image213.wmf"/><Relationship Id="rId433" Type="http://schemas.openxmlformats.org/officeDocument/2006/relationships/oleObject" Target="embeddings/oleObject210.bin"/><Relationship Id="rId434" Type="http://schemas.openxmlformats.org/officeDocument/2006/relationships/image" Target="media/image214.wmf"/><Relationship Id="rId435" Type="http://schemas.openxmlformats.org/officeDocument/2006/relationships/oleObject" Target="embeddings/oleObject211.bin"/><Relationship Id="rId436" Type="http://schemas.openxmlformats.org/officeDocument/2006/relationships/image" Target="media/image215.wmf"/><Relationship Id="rId437" Type="http://schemas.openxmlformats.org/officeDocument/2006/relationships/oleObject" Target="embeddings/oleObject212.bin"/><Relationship Id="rId438" Type="http://schemas.openxmlformats.org/officeDocument/2006/relationships/image" Target="media/image216.wmf"/><Relationship Id="rId439" Type="http://schemas.openxmlformats.org/officeDocument/2006/relationships/oleObject" Target="embeddings/oleObject213.bin"/><Relationship Id="rId824" Type="http://schemas.openxmlformats.org/officeDocument/2006/relationships/image" Target="media/image409.wmf"/><Relationship Id="rId825" Type="http://schemas.openxmlformats.org/officeDocument/2006/relationships/oleObject" Target="embeddings/oleObject406.bin"/><Relationship Id="rId826" Type="http://schemas.openxmlformats.org/officeDocument/2006/relationships/image" Target="media/image410.wmf"/><Relationship Id="rId827" Type="http://schemas.openxmlformats.org/officeDocument/2006/relationships/oleObject" Target="embeddings/oleObject407.bin"/><Relationship Id="rId828" Type="http://schemas.openxmlformats.org/officeDocument/2006/relationships/image" Target="media/image411.wmf"/><Relationship Id="rId829" Type="http://schemas.openxmlformats.org/officeDocument/2006/relationships/oleObject" Target="embeddings/oleObject408.bin"/><Relationship Id="rId1690" Type="http://schemas.openxmlformats.org/officeDocument/2006/relationships/image" Target="media/image842.wmf"/><Relationship Id="rId1691" Type="http://schemas.openxmlformats.org/officeDocument/2006/relationships/oleObject" Target="embeddings/oleObject839.bin"/><Relationship Id="rId1692" Type="http://schemas.openxmlformats.org/officeDocument/2006/relationships/image" Target="media/image843.wmf"/><Relationship Id="rId1693" Type="http://schemas.openxmlformats.org/officeDocument/2006/relationships/oleObject" Target="embeddings/oleObject840.bin"/><Relationship Id="rId1694" Type="http://schemas.openxmlformats.org/officeDocument/2006/relationships/image" Target="media/image844.wmf"/><Relationship Id="rId1695" Type="http://schemas.openxmlformats.org/officeDocument/2006/relationships/oleObject" Target="embeddings/oleObject841.bin"/><Relationship Id="rId1696" Type="http://schemas.openxmlformats.org/officeDocument/2006/relationships/image" Target="media/image845.wmf"/><Relationship Id="rId1697" Type="http://schemas.openxmlformats.org/officeDocument/2006/relationships/oleObject" Target="embeddings/oleObject842.bin"/><Relationship Id="rId1698" Type="http://schemas.openxmlformats.org/officeDocument/2006/relationships/image" Target="media/image846.wmf"/><Relationship Id="rId1699" Type="http://schemas.openxmlformats.org/officeDocument/2006/relationships/oleObject" Target="embeddings/oleObject843.bin"/><Relationship Id="rId830" Type="http://schemas.openxmlformats.org/officeDocument/2006/relationships/image" Target="media/image412.wmf"/><Relationship Id="rId831" Type="http://schemas.openxmlformats.org/officeDocument/2006/relationships/oleObject" Target="embeddings/oleObject409.bin"/><Relationship Id="rId832" Type="http://schemas.openxmlformats.org/officeDocument/2006/relationships/image" Target="media/image413.wmf"/><Relationship Id="rId833" Type="http://schemas.openxmlformats.org/officeDocument/2006/relationships/oleObject" Target="embeddings/oleObject410.bin"/><Relationship Id="rId440" Type="http://schemas.openxmlformats.org/officeDocument/2006/relationships/image" Target="media/image217.wmf"/><Relationship Id="rId441" Type="http://schemas.openxmlformats.org/officeDocument/2006/relationships/oleObject" Target="embeddings/oleObject214.bin"/><Relationship Id="rId442" Type="http://schemas.openxmlformats.org/officeDocument/2006/relationships/image" Target="media/image218.wmf"/><Relationship Id="rId443" Type="http://schemas.openxmlformats.org/officeDocument/2006/relationships/oleObject" Target="embeddings/oleObject215.bin"/><Relationship Id="rId444" Type="http://schemas.openxmlformats.org/officeDocument/2006/relationships/image" Target="media/image219.wmf"/><Relationship Id="rId445" Type="http://schemas.openxmlformats.org/officeDocument/2006/relationships/oleObject" Target="embeddings/oleObject216.bin"/><Relationship Id="rId446" Type="http://schemas.openxmlformats.org/officeDocument/2006/relationships/image" Target="media/image220.wmf"/><Relationship Id="rId447" Type="http://schemas.openxmlformats.org/officeDocument/2006/relationships/oleObject" Target="embeddings/oleObject217.bin"/><Relationship Id="rId448" Type="http://schemas.openxmlformats.org/officeDocument/2006/relationships/image" Target="media/image221.wmf"/><Relationship Id="rId449" Type="http://schemas.openxmlformats.org/officeDocument/2006/relationships/oleObject" Target="embeddings/oleObject218.bin"/><Relationship Id="rId834" Type="http://schemas.openxmlformats.org/officeDocument/2006/relationships/image" Target="media/image414.wmf"/><Relationship Id="rId835" Type="http://schemas.openxmlformats.org/officeDocument/2006/relationships/oleObject" Target="embeddings/oleObject411.bin"/><Relationship Id="rId836" Type="http://schemas.openxmlformats.org/officeDocument/2006/relationships/image" Target="media/image415.wmf"/><Relationship Id="rId837" Type="http://schemas.openxmlformats.org/officeDocument/2006/relationships/oleObject" Target="embeddings/oleObject412.bin"/><Relationship Id="rId838" Type="http://schemas.openxmlformats.org/officeDocument/2006/relationships/image" Target="media/image416.wmf"/><Relationship Id="rId839" Type="http://schemas.openxmlformats.org/officeDocument/2006/relationships/oleObject" Target="embeddings/oleObject413.bin"/><Relationship Id="rId1300" Type="http://schemas.openxmlformats.org/officeDocument/2006/relationships/image" Target="media/image647.wmf"/><Relationship Id="rId1301" Type="http://schemas.openxmlformats.org/officeDocument/2006/relationships/oleObject" Target="embeddings/oleObject644.bin"/><Relationship Id="rId1302" Type="http://schemas.openxmlformats.org/officeDocument/2006/relationships/image" Target="media/image648.wmf"/><Relationship Id="rId1303" Type="http://schemas.openxmlformats.org/officeDocument/2006/relationships/oleObject" Target="embeddings/oleObject645.bin"/><Relationship Id="rId1304" Type="http://schemas.openxmlformats.org/officeDocument/2006/relationships/image" Target="media/image649.wmf"/><Relationship Id="rId1305" Type="http://schemas.openxmlformats.org/officeDocument/2006/relationships/oleObject" Target="embeddings/oleObject646.bin"/><Relationship Id="rId1306" Type="http://schemas.openxmlformats.org/officeDocument/2006/relationships/image" Target="media/image650.wmf"/><Relationship Id="rId1307" Type="http://schemas.openxmlformats.org/officeDocument/2006/relationships/oleObject" Target="embeddings/oleObject647.bin"/><Relationship Id="rId1308" Type="http://schemas.openxmlformats.org/officeDocument/2006/relationships/image" Target="media/image651.wmf"/><Relationship Id="rId1309" Type="http://schemas.openxmlformats.org/officeDocument/2006/relationships/oleObject" Target="embeddings/oleObject648.bin"/><Relationship Id="rId840" Type="http://schemas.openxmlformats.org/officeDocument/2006/relationships/image" Target="media/image417.wmf"/><Relationship Id="rId841" Type="http://schemas.openxmlformats.org/officeDocument/2006/relationships/oleObject" Target="embeddings/oleObject414.bin"/><Relationship Id="rId450" Type="http://schemas.openxmlformats.org/officeDocument/2006/relationships/image" Target="media/image222.wmf"/><Relationship Id="rId451" Type="http://schemas.openxmlformats.org/officeDocument/2006/relationships/oleObject" Target="embeddings/oleObject219.bin"/><Relationship Id="rId452" Type="http://schemas.openxmlformats.org/officeDocument/2006/relationships/image" Target="media/image223.wmf"/><Relationship Id="rId453" Type="http://schemas.openxmlformats.org/officeDocument/2006/relationships/oleObject" Target="embeddings/oleObject220.bin"/><Relationship Id="rId454" Type="http://schemas.openxmlformats.org/officeDocument/2006/relationships/image" Target="media/image224.wmf"/><Relationship Id="rId455" Type="http://schemas.openxmlformats.org/officeDocument/2006/relationships/oleObject" Target="embeddings/oleObject221.bin"/><Relationship Id="rId456" Type="http://schemas.openxmlformats.org/officeDocument/2006/relationships/image" Target="media/image225.wmf"/><Relationship Id="rId457" Type="http://schemas.openxmlformats.org/officeDocument/2006/relationships/oleObject" Target="embeddings/oleObject222.bin"/><Relationship Id="rId458" Type="http://schemas.openxmlformats.org/officeDocument/2006/relationships/image" Target="media/image226.wmf"/><Relationship Id="rId459" Type="http://schemas.openxmlformats.org/officeDocument/2006/relationships/oleObject" Target="embeddings/oleObject223.bin"/><Relationship Id="rId842" Type="http://schemas.openxmlformats.org/officeDocument/2006/relationships/image" Target="media/image418.wmf"/><Relationship Id="rId843" Type="http://schemas.openxmlformats.org/officeDocument/2006/relationships/oleObject" Target="embeddings/oleObject415.bin"/><Relationship Id="rId844" Type="http://schemas.openxmlformats.org/officeDocument/2006/relationships/image" Target="media/image419.wmf"/><Relationship Id="rId845" Type="http://schemas.openxmlformats.org/officeDocument/2006/relationships/oleObject" Target="embeddings/oleObject416.bin"/><Relationship Id="rId846" Type="http://schemas.openxmlformats.org/officeDocument/2006/relationships/image" Target="media/image420.wmf"/><Relationship Id="rId847" Type="http://schemas.openxmlformats.org/officeDocument/2006/relationships/oleObject" Target="embeddings/oleObject417.bin"/><Relationship Id="rId848" Type="http://schemas.openxmlformats.org/officeDocument/2006/relationships/image" Target="media/image421.wmf"/><Relationship Id="rId849" Type="http://schemas.openxmlformats.org/officeDocument/2006/relationships/oleObject" Target="embeddings/oleObject418.bin"/><Relationship Id="rId1700" Type="http://schemas.openxmlformats.org/officeDocument/2006/relationships/image" Target="media/image847.wmf"/><Relationship Id="rId1701" Type="http://schemas.openxmlformats.org/officeDocument/2006/relationships/oleObject" Target="embeddings/oleObject844.bin"/><Relationship Id="rId1702" Type="http://schemas.openxmlformats.org/officeDocument/2006/relationships/image" Target="media/image848.wmf"/><Relationship Id="rId1703" Type="http://schemas.openxmlformats.org/officeDocument/2006/relationships/oleObject" Target="embeddings/oleObject845.bin"/><Relationship Id="rId1310" Type="http://schemas.openxmlformats.org/officeDocument/2006/relationships/image" Target="media/image652.wmf"/><Relationship Id="rId1311" Type="http://schemas.openxmlformats.org/officeDocument/2006/relationships/oleObject" Target="embeddings/oleObject649.bin"/><Relationship Id="rId1312" Type="http://schemas.openxmlformats.org/officeDocument/2006/relationships/image" Target="media/image653.wmf"/><Relationship Id="rId1313" Type="http://schemas.openxmlformats.org/officeDocument/2006/relationships/oleObject" Target="embeddings/oleObject650.bin"/><Relationship Id="rId1314" Type="http://schemas.openxmlformats.org/officeDocument/2006/relationships/image" Target="media/image654.wmf"/><Relationship Id="rId1315" Type="http://schemas.openxmlformats.org/officeDocument/2006/relationships/oleObject" Target="embeddings/oleObject651.bin"/><Relationship Id="rId1316" Type="http://schemas.openxmlformats.org/officeDocument/2006/relationships/image" Target="media/image655.wmf"/><Relationship Id="rId1317" Type="http://schemas.openxmlformats.org/officeDocument/2006/relationships/oleObject" Target="embeddings/oleObject652.bin"/><Relationship Id="rId1318" Type="http://schemas.openxmlformats.org/officeDocument/2006/relationships/image" Target="media/image656.wmf"/><Relationship Id="rId1319" Type="http://schemas.openxmlformats.org/officeDocument/2006/relationships/oleObject" Target="embeddings/oleObject653.bin"/><Relationship Id="rId850" Type="http://schemas.openxmlformats.org/officeDocument/2006/relationships/image" Target="media/image422.wmf"/><Relationship Id="rId851" Type="http://schemas.openxmlformats.org/officeDocument/2006/relationships/oleObject" Target="embeddings/oleObject419.bin"/><Relationship Id="rId460" Type="http://schemas.openxmlformats.org/officeDocument/2006/relationships/image" Target="media/image227.wmf"/><Relationship Id="rId461" Type="http://schemas.openxmlformats.org/officeDocument/2006/relationships/oleObject" Target="embeddings/oleObject224.bin"/><Relationship Id="rId462" Type="http://schemas.openxmlformats.org/officeDocument/2006/relationships/image" Target="media/image228.wmf"/><Relationship Id="rId463" Type="http://schemas.openxmlformats.org/officeDocument/2006/relationships/oleObject" Target="embeddings/oleObject225.bin"/><Relationship Id="rId464" Type="http://schemas.openxmlformats.org/officeDocument/2006/relationships/image" Target="media/image229.wmf"/><Relationship Id="rId465" Type="http://schemas.openxmlformats.org/officeDocument/2006/relationships/oleObject" Target="embeddings/oleObject226.bin"/><Relationship Id="rId466" Type="http://schemas.openxmlformats.org/officeDocument/2006/relationships/image" Target="media/image230.wmf"/><Relationship Id="rId467" Type="http://schemas.openxmlformats.org/officeDocument/2006/relationships/oleObject" Target="embeddings/oleObject227.bin"/><Relationship Id="rId468" Type="http://schemas.openxmlformats.org/officeDocument/2006/relationships/image" Target="media/image231.wmf"/><Relationship Id="rId469" Type="http://schemas.openxmlformats.org/officeDocument/2006/relationships/oleObject" Target="embeddings/oleObject228.bin"/><Relationship Id="rId852" Type="http://schemas.openxmlformats.org/officeDocument/2006/relationships/image" Target="media/image423.wmf"/><Relationship Id="rId853" Type="http://schemas.openxmlformats.org/officeDocument/2006/relationships/oleObject" Target="embeddings/oleObject420.bin"/><Relationship Id="rId854" Type="http://schemas.openxmlformats.org/officeDocument/2006/relationships/image" Target="media/image424.wmf"/><Relationship Id="rId855" Type="http://schemas.openxmlformats.org/officeDocument/2006/relationships/oleObject" Target="embeddings/oleObject421.bin"/><Relationship Id="rId856" Type="http://schemas.openxmlformats.org/officeDocument/2006/relationships/image" Target="media/image425.wmf"/><Relationship Id="rId857" Type="http://schemas.openxmlformats.org/officeDocument/2006/relationships/oleObject" Target="embeddings/oleObject422.bin"/><Relationship Id="rId858" Type="http://schemas.openxmlformats.org/officeDocument/2006/relationships/image" Target="media/image426.wmf"/><Relationship Id="rId859" Type="http://schemas.openxmlformats.org/officeDocument/2006/relationships/oleObject" Target="embeddings/oleObject423.bin"/><Relationship Id="rId1704" Type="http://schemas.openxmlformats.org/officeDocument/2006/relationships/image" Target="media/image849.wmf"/><Relationship Id="rId1705" Type="http://schemas.openxmlformats.org/officeDocument/2006/relationships/oleObject" Target="embeddings/oleObject846.bin"/><Relationship Id="rId1706" Type="http://schemas.openxmlformats.org/officeDocument/2006/relationships/image" Target="media/image850.wmf"/><Relationship Id="rId1707" Type="http://schemas.openxmlformats.org/officeDocument/2006/relationships/oleObject" Target="embeddings/oleObject847.bin"/><Relationship Id="rId1708" Type="http://schemas.openxmlformats.org/officeDocument/2006/relationships/image" Target="media/image851.wmf"/><Relationship Id="rId1709" Type="http://schemas.openxmlformats.org/officeDocument/2006/relationships/oleObject" Target="embeddings/oleObject848.bin"/><Relationship Id="rId1710" Type="http://schemas.openxmlformats.org/officeDocument/2006/relationships/image" Target="media/image852.wmf"/><Relationship Id="rId1711" Type="http://schemas.openxmlformats.org/officeDocument/2006/relationships/oleObject" Target="embeddings/oleObject849.bin"/><Relationship Id="rId1712" Type="http://schemas.openxmlformats.org/officeDocument/2006/relationships/image" Target="media/image853.wmf"/><Relationship Id="rId1713" Type="http://schemas.openxmlformats.org/officeDocument/2006/relationships/oleObject" Target="embeddings/oleObject850.bin"/><Relationship Id="rId1320" Type="http://schemas.openxmlformats.org/officeDocument/2006/relationships/image" Target="media/image657.wmf"/><Relationship Id="rId1321" Type="http://schemas.openxmlformats.org/officeDocument/2006/relationships/oleObject" Target="embeddings/oleObject654.bin"/><Relationship Id="rId1322" Type="http://schemas.openxmlformats.org/officeDocument/2006/relationships/image" Target="media/image658.wmf"/><Relationship Id="rId1323" Type="http://schemas.openxmlformats.org/officeDocument/2006/relationships/oleObject" Target="embeddings/oleObject655.bin"/><Relationship Id="rId1324" Type="http://schemas.openxmlformats.org/officeDocument/2006/relationships/image" Target="media/image659.wmf"/><Relationship Id="rId1325" Type="http://schemas.openxmlformats.org/officeDocument/2006/relationships/oleObject" Target="embeddings/oleObject656.bin"/><Relationship Id="rId1326" Type="http://schemas.openxmlformats.org/officeDocument/2006/relationships/image" Target="media/image660.wmf"/><Relationship Id="rId1327" Type="http://schemas.openxmlformats.org/officeDocument/2006/relationships/oleObject" Target="embeddings/oleObject657.bin"/><Relationship Id="rId1328" Type="http://schemas.openxmlformats.org/officeDocument/2006/relationships/image" Target="media/image661.wmf"/><Relationship Id="rId1329" Type="http://schemas.openxmlformats.org/officeDocument/2006/relationships/oleObject" Target="embeddings/oleObject658.bin"/><Relationship Id="rId860" Type="http://schemas.openxmlformats.org/officeDocument/2006/relationships/image" Target="media/image427.wmf"/><Relationship Id="rId861" Type="http://schemas.openxmlformats.org/officeDocument/2006/relationships/oleObject" Target="embeddings/oleObject424.bin"/><Relationship Id="rId470" Type="http://schemas.openxmlformats.org/officeDocument/2006/relationships/image" Target="media/image232.wmf"/><Relationship Id="rId471" Type="http://schemas.openxmlformats.org/officeDocument/2006/relationships/oleObject" Target="embeddings/oleObject229.bin"/><Relationship Id="rId472" Type="http://schemas.openxmlformats.org/officeDocument/2006/relationships/image" Target="media/image233.wmf"/><Relationship Id="rId473" Type="http://schemas.openxmlformats.org/officeDocument/2006/relationships/oleObject" Target="embeddings/oleObject230.bin"/><Relationship Id="rId474" Type="http://schemas.openxmlformats.org/officeDocument/2006/relationships/image" Target="media/image234.wmf"/><Relationship Id="rId475" Type="http://schemas.openxmlformats.org/officeDocument/2006/relationships/oleObject" Target="embeddings/oleObject231.bin"/><Relationship Id="rId476" Type="http://schemas.openxmlformats.org/officeDocument/2006/relationships/image" Target="media/image235.wmf"/><Relationship Id="rId477" Type="http://schemas.openxmlformats.org/officeDocument/2006/relationships/oleObject" Target="embeddings/oleObject232.bin"/><Relationship Id="rId478" Type="http://schemas.openxmlformats.org/officeDocument/2006/relationships/image" Target="media/image236.wmf"/><Relationship Id="rId479" Type="http://schemas.openxmlformats.org/officeDocument/2006/relationships/oleObject" Target="embeddings/oleObject233.bin"/><Relationship Id="rId862" Type="http://schemas.openxmlformats.org/officeDocument/2006/relationships/image" Target="media/image428.wmf"/><Relationship Id="rId863" Type="http://schemas.openxmlformats.org/officeDocument/2006/relationships/oleObject" Target="embeddings/oleObject425.bin"/><Relationship Id="rId864" Type="http://schemas.openxmlformats.org/officeDocument/2006/relationships/image" Target="media/image429.wmf"/><Relationship Id="rId865" Type="http://schemas.openxmlformats.org/officeDocument/2006/relationships/oleObject" Target="embeddings/oleObject426.bin"/><Relationship Id="rId866" Type="http://schemas.openxmlformats.org/officeDocument/2006/relationships/image" Target="media/image430.wmf"/><Relationship Id="rId867" Type="http://schemas.openxmlformats.org/officeDocument/2006/relationships/oleObject" Target="embeddings/oleObject427.bin"/><Relationship Id="rId868" Type="http://schemas.openxmlformats.org/officeDocument/2006/relationships/image" Target="media/image431.wmf"/><Relationship Id="rId869" Type="http://schemas.openxmlformats.org/officeDocument/2006/relationships/oleObject" Target="embeddings/oleObject428.bin"/><Relationship Id="rId1714" Type="http://schemas.openxmlformats.org/officeDocument/2006/relationships/image" Target="media/image854.wmf"/><Relationship Id="rId1715" Type="http://schemas.openxmlformats.org/officeDocument/2006/relationships/oleObject" Target="embeddings/oleObject851.bin"/><Relationship Id="rId1716" Type="http://schemas.openxmlformats.org/officeDocument/2006/relationships/image" Target="media/image855.wmf"/><Relationship Id="rId1717" Type="http://schemas.openxmlformats.org/officeDocument/2006/relationships/oleObject" Target="embeddings/oleObject852.bin"/><Relationship Id="rId1718" Type="http://schemas.openxmlformats.org/officeDocument/2006/relationships/image" Target="media/image856.wmf"/><Relationship Id="rId1719" Type="http://schemas.openxmlformats.org/officeDocument/2006/relationships/oleObject" Target="embeddings/oleObject853.bin"/><Relationship Id="rId1720" Type="http://schemas.openxmlformats.org/officeDocument/2006/relationships/image" Target="media/image857.wmf"/><Relationship Id="rId1721" Type="http://schemas.openxmlformats.org/officeDocument/2006/relationships/oleObject" Target="embeddings/oleObject854.bin"/><Relationship Id="rId1722" Type="http://schemas.openxmlformats.org/officeDocument/2006/relationships/image" Target="media/image858.wmf"/><Relationship Id="rId1723" Type="http://schemas.openxmlformats.org/officeDocument/2006/relationships/oleObject" Target="embeddings/oleObject855.bin"/><Relationship Id="rId1330" Type="http://schemas.openxmlformats.org/officeDocument/2006/relationships/image" Target="media/image662.wmf"/><Relationship Id="rId1331" Type="http://schemas.openxmlformats.org/officeDocument/2006/relationships/oleObject" Target="embeddings/oleObject659.bin"/><Relationship Id="rId1332" Type="http://schemas.openxmlformats.org/officeDocument/2006/relationships/image" Target="media/image663.wmf"/><Relationship Id="rId1333" Type="http://schemas.openxmlformats.org/officeDocument/2006/relationships/oleObject" Target="embeddings/oleObject660.bin"/><Relationship Id="rId1334" Type="http://schemas.openxmlformats.org/officeDocument/2006/relationships/image" Target="media/image664.wmf"/><Relationship Id="rId1335" Type="http://schemas.openxmlformats.org/officeDocument/2006/relationships/oleObject" Target="embeddings/oleObject661.bin"/><Relationship Id="rId1336" Type="http://schemas.openxmlformats.org/officeDocument/2006/relationships/image" Target="media/image665.wmf"/><Relationship Id="rId1337" Type="http://schemas.openxmlformats.org/officeDocument/2006/relationships/oleObject" Target="embeddings/oleObject662.bin"/><Relationship Id="rId1338" Type="http://schemas.openxmlformats.org/officeDocument/2006/relationships/image" Target="media/image666.wmf"/><Relationship Id="rId1339" Type="http://schemas.openxmlformats.org/officeDocument/2006/relationships/oleObject" Target="embeddings/oleObject663.bin"/><Relationship Id="rId870" Type="http://schemas.openxmlformats.org/officeDocument/2006/relationships/image" Target="media/image432.wmf"/><Relationship Id="rId871" Type="http://schemas.openxmlformats.org/officeDocument/2006/relationships/oleObject" Target="embeddings/oleObject429.bin"/><Relationship Id="rId480" Type="http://schemas.openxmlformats.org/officeDocument/2006/relationships/image" Target="media/image237.wmf"/><Relationship Id="rId481" Type="http://schemas.openxmlformats.org/officeDocument/2006/relationships/oleObject" Target="embeddings/oleObject234.bin"/><Relationship Id="rId482" Type="http://schemas.openxmlformats.org/officeDocument/2006/relationships/image" Target="media/image238.wmf"/><Relationship Id="rId483" Type="http://schemas.openxmlformats.org/officeDocument/2006/relationships/oleObject" Target="embeddings/oleObject235.bin"/><Relationship Id="rId484" Type="http://schemas.openxmlformats.org/officeDocument/2006/relationships/image" Target="media/image239.wmf"/><Relationship Id="rId485" Type="http://schemas.openxmlformats.org/officeDocument/2006/relationships/oleObject" Target="embeddings/oleObject236.bin"/><Relationship Id="rId486" Type="http://schemas.openxmlformats.org/officeDocument/2006/relationships/image" Target="media/image240.wmf"/><Relationship Id="rId487" Type="http://schemas.openxmlformats.org/officeDocument/2006/relationships/oleObject" Target="embeddings/oleObject237.bin"/><Relationship Id="rId488" Type="http://schemas.openxmlformats.org/officeDocument/2006/relationships/image" Target="media/image241.wmf"/><Relationship Id="rId489" Type="http://schemas.openxmlformats.org/officeDocument/2006/relationships/oleObject" Target="embeddings/oleObject238.bin"/><Relationship Id="rId872" Type="http://schemas.openxmlformats.org/officeDocument/2006/relationships/image" Target="media/image433.wmf"/><Relationship Id="rId873" Type="http://schemas.openxmlformats.org/officeDocument/2006/relationships/oleObject" Target="embeddings/oleObject430.bin"/><Relationship Id="rId874" Type="http://schemas.openxmlformats.org/officeDocument/2006/relationships/image" Target="media/image434.wmf"/><Relationship Id="rId875" Type="http://schemas.openxmlformats.org/officeDocument/2006/relationships/oleObject" Target="embeddings/oleObject431.bin"/><Relationship Id="rId876" Type="http://schemas.openxmlformats.org/officeDocument/2006/relationships/image" Target="media/image435.wmf"/><Relationship Id="rId877" Type="http://schemas.openxmlformats.org/officeDocument/2006/relationships/oleObject" Target="embeddings/oleObject432.bin"/><Relationship Id="rId878" Type="http://schemas.openxmlformats.org/officeDocument/2006/relationships/image" Target="media/image436.wmf"/><Relationship Id="rId879" Type="http://schemas.openxmlformats.org/officeDocument/2006/relationships/oleObject" Target="embeddings/oleObject433.bin"/><Relationship Id="rId1724" Type="http://schemas.openxmlformats.org/officeDocument/2006/relationships/image" Target="media/image859.wmf"/><Relationship Id="rId1725" Type="http://schemas.openxmlformats.org/officeDocument/2006/relationships/oleObject" Target="embeddings/oleObject856.bin"/><Relationship Id="rId1726" Type="http://schemas.openxmlformats.org/officeDocument/2006/relationships/image" Target="media/image860.wmf"/><Relationship Id="rId1727" Type="http://schemas.openxmlformats.org/officeDocument/2006/relationships/oleObject" Target="embeddings/oleObject857.bin"/><Relationship Id="rId1728" Type="http://schemas.openxmlformats.org/officeDocument/2006/relationships/image" Target="media/image861.wmf"/><Relationship Id="rId1729" Type="http://schemas.openxmlformats.org/officeDocument/2006/relationships/oleObject" Target="embeddings/oleObject858.bin"/><Relationship Id="rId1730" Type="http://schemas.openxmlformats.org/officeDocument/2006/relationships/image" Target="media/image862.wmf"/><Relationship Id="rId1731" Type="http://schemas.openxmlformats.org/officeDocument/2006/relationships/oleObject" Target="embeddings/oleObject859.bin"/><Relationship Id="rId1732" Type="http://schemas.openxmlformats.org/officeDocument/2006/relationships/image" Target="media/image863.wmf"/><Relationship Id="rId1733" Type="http://schemas.openxmlformats.org/officeDocument/2006/relationships/oleObject" Target="embeddings/oleObject860.bin"/><Relationship Id="rId1340" Type="http://schemas.openxmlformats.org/officeDocument/2006/relationships/image" Target="media/image667.wmf"/><Relationship Id="rId1341" Type="http://schemas.openxmlformats.org/officeDocument/2006/relationships/oleObject" Target="embeddings/oleObject664.bin"/><Relationship Id="rId1342" Type="http://schemas.openxmlformats.org/officeDocument/2006/relationships/image" Target="media/image668.wmf"/><Relationship Id="rId1343" Type="http://schemas.openxmlformats.org/officeDocument/2006/relationships/oleObject" Target="embeddings/oleObject665.bin"/><Relationship Id="rId1344" Type="http://schemas.openxmlformats.org/officeDocument/2006/relationships/image" Target="media/image669.wmf"/><Relationship Id="rId1345" Type="http://schemas.openxmlformats.org/officeDocument/2006/relationships/oleObject" Target="embeddings/oleObject666.bin"/><Relationship Id="rId1346" Type="http://schemas.openxmlformats.org/officeDocument/2006/relationships/image" Target="media/image670.wmf"/><Relationship Id="rId1347" Type="http://schemas.openxmlformats.org/officeDocument/2006/relationships/oleObject" Target="embeddings/oleObject667.bin"/><Relationship Id="rId1348" Type="http://schemas.openxmlformats.org/officeDocument/2006/relationships/image" Target="media/image671.wmf"/><Relationship Id="rId1349" Type="http://schemas.openxmlformats.org/officeDocument/2006/relationships/oleObject" Target="embeddings/oleObject668.bin"/><Relationship Id="rId880" Type="http://schemas.openxmlformats.org/officeDocument/2006/relationships/image" Target="media/image437.wmf"/><Relationship Id="rId881" Type="http://schemas.openxmlformats.org/officeDocument/2006/relationships/oleObject" Target="embeddings/oleObject434.bin"/><Relationship Id="rId490" Type="http://schemas.openxmlformats.org/officeDocument/2006/relationships/image" Target="media/image242.wmf"/><Relationship Id="rId491" Type="http://schemas.openxmlformats.org/officeDocument/2006/relationships/oleObject" Target="embeddings/oleObject239.bin"/><Relationship Id="rId492" Type="http://schemas.openxmlformats.org/officeDocument/2006/relationships/image" Target="media/image243.wmf"/><Relationship Id="rId493" Type="http://schemas.openxmlformats.org/officeDocument/2006/relationships/oleObject" Target="embeddings/oleObject240.bin"/><Relationship Id="rId494" Type="http://schemas.openxmlformats.org/officeDocument/2006/relationships/image" Target="media/image244.wmf"/><Relationship Id="rId495" Type="http://schemas.openxmlformats.org/officeDocument/2006/relationships/oleObject" Target="embeddings/oleObject241.bin"/><Relationship Id="rId496" Type="http://schemas.openxmlformats.org/officeDocument/2006/relationships/image" Target="media/image245.wmf"/><Relationship Id="rId497" Type="http://schemas.openxmlformats.org/officeDocument/2006/relationships/oleObject" Target="embeddings/oleObject242.bin"/><Relationship Id="rId498" Type="http://schemas.openxmlformats.org/officeDocument/2006/relationships/image" Target="media/image246.wmf"/><Relationship Id="rId499" Type="http://schemas.openxmlformats.org/officeDocument/2006/relationships/oleObject" Target="embeddings/oleObject243.bin"/><Relationship Id="rId882" Type="http://schemas.openxmlformats.org/officeDocument/2006/relationships/image" Target="media/image438.wmf"/><Relationship Id="rId883" Type="http://schemas.openxmlformats.org/officeDocument/2006/relationships/oleObject" Target="embeddings/oleObject435.bin"/><Relationship Id="rId884" Type="http://schemas.openxmlformats.org/officeDocument/2006/relationships/image" Target="media/image439.wmf"/><Relationship Id="rId885" Type="http://schemas.openxmlformats.org/officeDocument/2006/relationships/oleObject" Target="embeddings/oleObject436.bin"/><Relationship Id="rId886" Type="http://schemas.openxmlformats.org/officeDocument/2006/relationships/image" Target="media/image440.wmf"/><Relationship Id="rId887" Type="http://schemas.openxmlformats.org/officeDocument/2006/relationships/oleObject" Target="embeddings/oleObject437.bin"/><Relationship Id="rId888" Type="http://schemas.openxmlformats.org/officeDocument/2006/relationships/image" Target="media/image441.wmf"/><Relationship Id="rId889" Type="http://schemas.openxmlformats.org/officeDocument/2006/relationships/oleObject" Target="embeddings/oleObject438.bin"/><Relationship Id="rId1734" Type="http://schemas.openxmlformats.org/officeDocument/2006/relationships/image" Target="media/image864.wmf"/><Relationship Id="rId1735" Type="http://schemas.openxmlformats.org/officeDocument/2006/relationships/oleObject" Target="embeddings/oleObject861.bin"/><Relationship Id="rId1736" Type="http://schemas.openxmlformats.org/officeDocument/2006/relationships/image" Target="media/image865.wmf"/><Relationship Id="rId1737" Type="http://schemas.openxmlformats.org/officeDocument/2006/relationships/oleObject" Target="embeddings/oleObject862.bin"/><Relationship Id="rId1738" Type="http://schemas.openxmlformats.org/officeDocument/2006/relationships/image" Target="media/image866.wmf"/><Relationship Id="rId1739" Type="http://schemas.openxmlformats.org/officeDocument/2006/relationships/oleObject" Target="embeddings/oleObject863.bin"/><Relationship Id="rId1740" Type="http://schemas.openxmlformats.org/officeDocument/2006/relationships/image" Target="media/image867.wmf"/><Relationship Id="rId1741" Type="http://schemas.openxmlformats.org/officeDocument/2006/relationships/oleObject" Target="embeddings/oleObject864.bin"/><Relationship Id="rId1742" Type="http://schemas.openxmlformats.org/officeDocument/2006/relationships/image" Target="media/image868.wmf"/><Relationship Id="rId1743" Type="http://schemas.openxmlformats.org/officeDocument/2006/relationships/oleObject" Target="embeddings/oleObject865.bin"/><Relationship Id="rId1350" Type="http://schemas.openxmlformats.org/officeDocument/2006/relationships/image" Target="media/image672.wmf"/><Relationship Id="rId1351" Type="http://schemas.openxmlformats.org/officeDocument/2006/relationships/oleObject" Target="embeddings/oleObject669.bin"/><Relationship Id="rId1352" Type="http://schemas.openxmlformats.org/officeDocument/2006/relationships/image" Target="media/image673.wmf"/><Relationship Id="rId1353" Type="http://schemas.openxmlformats.org/officeDocument/2006/relationships/oleObject" Target="embeddings/oleObject670.bin"/><Relationship Id="rId1354" Type="http://schemas.openxmlformats.org/officeDocument/2006/relationships/image" Target="media/image674.wmf"/><Relationship Id="rId1355" Type="http://schemas.openxmlformats.org/officeDocument/2006/relationships/oleObject" Target="embeddings/oleObject671.bin"/><Relationship Id="rId1356" Type="http://schemas.openxmlformats.org/officeDocument/2006/relationships/image" Target="media/image675.wmf"/><Relationship Id="rId1357" Type="http://schemas.openxmlformats.org/officeDocument/2006/relationships/oleObject" Target="embeddings/oleObject672.bin"/><Relationship Id="rId1358" Type="http://schemas.openxmlformats.org/officeDocument/2006/relationships/image" Target="media/image676.wmf"/><Relationship Id="rId1359" Type="http://schemas.openxmlformats.org/officeDocument/2006/relationships/oleObject" Target="embeddings/oleObject673.bin"/><Relationship Id="rId890" Type="http://schemas.openxmlformats.org/officeDocument/2006/relationships/image" Target="media/image442.wmf"/><Relationship Id="rId891" Type="http://schemas.openxmlformats.org/officeDocument/2006/relationships/oleObject" Target="embeddings/oleObject439.bin"/><Relationship Id="rId892" Type="http://schemas.openxmlformats.org/officeDocument/2006/relationships/image" Target="media/image443.wmf"/><Relationship Id="rId893" Type="http://schemas.openxmlformats.org/officeDocument/2006/relationships/oleObject" Target="embeddings/oleObject440.bin"/><Relationship Id="rId894" Type="http://schemas.openxmlformats.org/officeDocument/2006/relationships/image" Target="media/image444.wmf"/><Relationship Id="rId895" Type="http://schemas.openxmlformats.org/officeDocument/2006/relationships/oleObject" Target="embeddings/oleObject441.bin"/><Relationship Id="rId896" Type="http://schemas.openxmlformats.org/officeDocument/2006/relationships/image" Target="media/image445.wmf"/><Relationship Id="rId897" Type="http://schemas.openxmlformats.org/officeDocument/2006/relationships/oleObject" Target="embeddings/oleObject442.bin"/><Relationship Id="rId898" Type="http://schemas.openxmlformats.org/officeDocument/2006/relationships/image" Target="media/image446.wmf"/><Relationship Id="rId899" Type="http://schemas.openxmlformats.org/officeDocument/2006/relationships/oleObject" Target="embeddings/oleObject443.bin"/><Relationship Id="rId1744" Type="http://schemas.openxmlformats.org/officeDocument/2006/relationships/image" Target="media/image869.wmf"/><Relationship Id="rId1745" Type="http://schemas.openxmlformats.org/officeDocument/2006/relationships/oleObject" Target="embeddings/oleObject866.bin"/><Relationship Id="rId1746" Type="http://schemas.openxmlformats.org/officeDocument/2006/relationships/image" Target="media/image870.wmf"/><Relationship Id="rId1747" Type="http://schemas.openxmlformats.org/officeDocument/2006/relationships/oleObject" Target="embeddings/oleObject867.bin"/><Relationship Id="rId1748" Type="http://schemas.openxmlformats.org/officeDocument/2006/relationships/image" Target="media/image871.wmf"/><Relationship Id="rId1749" Type="http://schemas.openxmlformats.org/officeDocument/2006/relationships/oleObject" Target="embeddings/oleObject868.bin"/><Relationship Id="rId100" Type="http://schemas.openxmlformats.org/officeDocument/2006/relationships/oleObject" Target="embeddings/oleObject44.bin"/><Relationship Id="rId101" Type="http://schemas.openxmlformats.org/officeDocument/2006/relationships/image" Target="media/image47.wmf"/><Relationship Id="rId102" Type="http://schemas.openxmlformats.org/officeDocument/2006/relationships/oleObject" Target="embeddings/oleObject45.bin"/><Relationship Id="rId103" Type="http://schemas.openxmlformats.org/officeDocument/2006/relationships/image" Target="media/image48.wmf"/><Relationship Id="rId104" Type="http://schemas.openxmlformats.org/officeDocument/2006/relationships/oleObject" Target="embeddings/oleObject46.bin"/><Relationship Id="rId105" Type="http://schemas.openxmlformats.org/officeDocument/2006/relationships/image" Target="media/image49.wmf"/><Relationship Id="rId106" Type="http://schemas.openxmlformats.org/officeDocument/2006/relationships/oleObject" Target="embeddings/oleObject47.bin"/><Relationship Id="rId107" Type="http://schemas.openxmlformats.org/officeDocument/2006/relationships/image" Target="media/image50.wmf"/><Relationship Id="rId108" Type="http://schemas.openxmlformats.org/officeDocument/2006/relationships/oleObject" Target="embeddings/oleObject48.bin"/><Relationship Id="rId109" Type="http://schemas.openxmlformats.org/officeDocument/2006/relationships/image" Target="media/image51.wmf"/><Relationship Id="rId1750" Type="http://schemas.openxmlformats.org/officeDocument/2006/relationships/image" Target="media/image872.wmf"/><Relationship Id="rId1751" Type="http://schemas.openxmlformats.org/officeDocument/2006/relationships/oleObject" Target="embeddings/oleObject869.bin"/><Relationship Id="rId1752" Type="http://schemas.openxmlformats.org/officeDocument/2006/relationships/image" Target="media/image873.wmf"/><Relationship Id="rId1753" Type="http://schemas.openxmlformats.org/officeDocument/2006/relationships/oleObject" Target="embeddings/oleObject870.bin"/><Relationship Id="rId1360" Type="http://schemas.openxmlformats.org/officeDocument/2006/relationships/image" Target="media/image677.wmf"/><Relationship Id="rId1361" Type="http://schemas.openxmlformats.org/officeDocument/2006/relationships/oleObject" Target="embeddings/oleObject674.bin"/><Relationship Id="rId1362" Type="http://schemas.openxmlformats.org/officeDocument/2006/relationships/image" Target="media/image678.emf"/><Relationship Id="rId1363" Type="http://schemas.openxmlformats.org/officeDocument/2006/relationships/oleObject" Target="embeddings/oleObject675.bin"/><Relationship Id="rId1364" Type="http://schemas.openxmlformats.org/officeDocument/2006/relationships/image" Target="media/image679.wmf"/><Relationship Id="rId1365" Type="http://schemas.openxmlformats.org/officeDocument/2006/relationships/oleObject" Target="embeddings/oleObject676.bin"/><Relationship Id="rId1366" Type="http://schemas.openxmlformats.org/officeDocument/2006/relationships/image" Target="media/image680.emf"/><Relationship Id="rId1367" Type="http://schemas.openxmlformats.org/officeDocument/2006/relationships/oleObject" Target="embeddings/oleObject677.bin"/><Relationship Id="rId1368" Type="http://schemas.openxmlformats.org/officeDocument/2006/relationships/image" Target="media/image681.emf"/><Relationship Id="rId1369" Type="http://schemas.openxmlformats.org/officeDocument/2006/relationships/oleObject" Target="embeddings/oleObject678.bin"/><Relationship Id="rId1754" Type="http://schemas.openxmlformats.org/officeDocument/2006/relationships/image" Target="media/image874.wmf"/><Relationship Id="rId1755" Type="http://schemas.openxmlformats.org/officeDocument/2006/relationships/oleObject" Target="embeddings/oleObject871.bin"/><Relationship Id="rId1756" Type="http://schemas.openxmlformats.org/officeDocument/2006/relationships/image" Target="media/image875.wmf"/><Relationship Id="rId1757" Type="http://schemas.openxmlformats.org/officeDocument/2006/relationships/oleObject" Target="embeddings/oleObject872.bin"/><Relationship Id="rId1758" Type="http://schemas.openxmlformats.org/officeDocument/2006/relationships/image" Target="media/image876.wmf"/><Relationship Id="rId1759" Type="http://schemas.openxmlformats.org/officeDocument/2006/relationships/oleObject" Target="embeddings/oleObject87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B414A-8658-E442-AF29-9065DC8FC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TotalTime>
  <Pages>210</Pages>
  <Words>61009</Words>
  <Characters>347754</Characters>
  <Application>Microsoft Macintosh Word</Application>
  <DocSecurity>0</DocSecurity>
  <Lines>2897</Lines>
  <Paragraphs>815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407948</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23</cp:revision>
  <cp:lastPrinted>2012-01-23T17:06:00Z</cp:lastPrinted>
  <dcterms:created xsi:type="dcterms:W3CDTF">2014-05-28T22:58:00Z</dcterms:created>
  <dcterms:modified xsi:type="dcterms:W3CDTF">2014-06-20T21:32:00Z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