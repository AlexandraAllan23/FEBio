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4CB117F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Gerard Ateshian" w:date="2014-01-07T10:16:00Z">
        <w:r w:rsidR="00AA6727">
          <w:rPr>
            <w:b/>
            <w:noProof/>
          </w:rPr>
          <w:t>January 7, 2014</w:t>
        </w:r>
      </w:ins>
      <w:del w:id="1" w:author="Gerard Ateshian" w:date="2014-01-07T06:01:00Z">
        <w:r w:rsidR="006424ED" w:rsidDel="00147151">
          <w:rPr>
            <w:b/>
            <w:noProof/>
          </w:rPr>
          <w:delText>January 6,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147151">
        <w:fldChar w:fldCharType="begin"/>
      </w:r>
      <w:r w:rsidR="00147151">
        <w:instrText xml:space="preserve"> HYPERLINK "http://mrl.sci.utah.edu/software/febio" \t "_blank" </w:instrText>
      </w:r>
      <w:r w:rsidR="00147151">
        <w:fldChar w:fldCharType="separate"/>
      </w:r>
      <w:r w:rsidRPr="00F04491">
        <w:rPr>
          <w:rStyle w:val="Hyperlink"/>
        </w:rPr>
        <w:t>http://mrl.sci.utah.edu/software/febio</w:t>
      </w:r>
      <w:r w:rsidR="00147151">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711A1D"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79CE15C8" w14:textId="77777777" w:rsidR="00DA74AF"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DA74AF" w:rsidRPr="00C52EBD">
        <w:rPr>
          <w:noProof/>
          <w:color w:val="000000"/>
        </w:rPr>
        <w:t>Chapter 1</w:t>
      </w:r>
      <w:r w:rsidR="00DA74AF">
        <w:rPr>
          <w:noProof/>
        </w:rPr>
        <w:t xml:space="preserve"> Introduction</w:t>
      </w:r>
      <w:r w:rsidR="00DA74AF">
        <w:rPr>
          <w:noProof/>
        </w:rPr>
        <w:tab/>
      </w:r>
      <w:r w:rsidR="00DA74AF">
        <w:rPr>
          <w:noProof/>
        </w:rPr>
        <w:fldChar w:fldCharType="begin"/>
      </w:r>
      <w:r w:rsidR="00DA74AF">
        <w:rPr>
          <w:noProof/>
        </w:rPr>
        <w:instrText xml:space="preserve"> PAGEREF _Toc376787342 \h </w:instrText>
      </w:r>
      <w:r w:rsidR="00DA74AF">
        <w:rPr>
          <w:noProof/>
        </w:rPr>
      </w:r>
      <w:r w:rsidR="00DA74AF">
        <w:rPr>
          <w:noProof/>
        </w:rPr>
        <w:fldChar w:fldCharType="separate"/>
      </w:r>
      <w:r w:rsidR="009519C2">
        <w:rPr>
          <w:noProof/>
        </w:rPr>
        <w:t>1</w:t>
      </w:r>
      <w:r w:rsidR="00DA74AF">
        <w:rPr>
          <w:noProof/>
        </w:rPr>
        <w:fldChar w:fldCharType="end"/>
      </w:r>
    </w:p>
    <w:p w14:paraId="722688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_Toc376787343 \h </w:instrText>
      </w:r>
      <w:r>
        <w:rPr>
          <w:noProof/>
        </w:rPr>
      </w:r>
      <w:r>
        <w:rPr>
          <w:noProof/>
        </w:rPr>
        <w:fldChar w:fldCharType="separate"/>
      </w:r>
      <w:r w:rsidR="009519C2">
        <w:rPr>
          <w:noProof/>
        </w:rPr>
        <w:t>1</w:t>
      </w:r>
      <w:r>
        <w:rPr>
          <w:noProof/>
        </w:rPr>
        <w:fldChar w:fldCharType="end"/>
      </w:r>
    </w:p>
    <w:p w14:paraId="4B59FC28"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_Toc376787344 \h </w:instrText>
      </w:r>
      <w:r>
        <w:rPr>
          <w:noProof/>
        </w:rPr>
      </w:r>
      <w:r>
        <w:rPr>
          <w:noProof/>
        </w:rPr>
        <w:fldChar w:fldCharType="separate"/>
      </w:r>
      <w:r w:rsidR="009519C2">
        <w:rPr>
          <w:noProof/>
        </w:rPr>
        <w:t>2</w:t>
      </w:r>
      <w:r>
        <w:rPr>
          <w:noProof/>
        </w:rPr>
        <w:fldChar w:fldCharType="end"/>
      </w:r>
    </w:p>
    <w:p w14:paraId="562B577B"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2</w:t>
      </w:r>
      <w:r>
        <w:rPr>
          <w:noProof/>
        </w:rPr>
        <w:t xml:space="preserve"> Running FEBio</w:t>
      </w:r>
      <w:r>
        <w:rPr>
          <w:noProof/>
        </w:rPr>
        <w:tab/>
      </w:r>
      <w:r>
        <w:rPr>
          <w:noProof/>
        </w:rPr>
        <w:fldChar w:fldCharType="begin"/>
      </w:r>
      <w:r>
        <w:rPr>
          <w:noProof/>
        </w:rPr>
        <w:instrText xml:space="preserve"> PAGEREF _Toc376787345 \h </w:instrText>
      </w:r>
      <w:r>
        <w:rPr>
          <w:noProof/>
        </w:rPr>
      </w:r>
      <w:r>
        <w:rPr>
          <w:noProof/>
        </w:rPr>
        <w:fldChar w:fldCharType="separate"/>
      </w:r>
      <w:r w:rsidR="009519C2">
        <w:rPr>
          <w:noProof/>
        </w:rPr>
        <w:t>4</w:t>
      </w:r>
      <w:r>
        <w:rPr>
          <w:noProof/>
        </w:rPr>
        <w:fldChar w:fldCharType="end"/>
      </w:r>
    </w:p>
    <w:p w14:paraId="57C7F8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_Toc376787346 \h </w:instrText>
      </w:r>
      <w:r>
        <w:rPr>
          <w:noProof/>
        </w:rPr>
      </w:r>
      <w:r>
        <w:rPr>
          <w:noProof/>
        </w:rPr>
        <w:fldChar w:fldCharType="separate"/>
      </w:r>
      <w:r w:rsidR="009519C2">
        <w:rPr>
          <w:noProof/>
        </w:rPr>
        <w:t>4</w:t>
      </w:r>
      <w:r>
        <w:rPr>
          <w:noProof/>
        </w:rPr>
        <w:fldChar w:fldCharType="end"/>
      </w:r>
    </w:p>
    <w:p w14:paraId="2D92594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2.1.1.</w:t>
      </w:r>
      <w:r>
        <w:rPr>
          <w:noProof/>
        </w:rPr>
        <w:t xml:space="preserve"> Windows XP</w:t>
      </w:r>
      <w:r>
        <w:rPr>
          <w:noProof/>
        </w:rPr>
        <w:tab/>
      </w:r>
      <w:r>
        <w:rPr>
          <w:noProof/>
        </w:rPr>
        <w:fldChar w:fldCharType="begin"/>
      </w:r>
      <w:r>
        <w:rPr>
          <w:noProof/>
        </w:rPr>
        <w:instrText xml:space="preserve"> PAGEREF _Toc376787347 \h </w:instrText>
      </w:r>
      <w:r>
        <w:rPr>
          <w:noProof/>
        </w:rPr>
      </w:r>
      <w:r>
        <w:rPr>
          <w:noProof/>
        </w:rPr>
        <w:fldChar w:fldCharType="separate"/>
      </w:r>
      <w:r w:rsidR="009519C2">
        <w:rPr>
          <w:noProof/>
        </w:rPr>
        <w:t>4</w:t>
      </w:r>
      <w:r>
        <w:rPr>
          <w:noProof/>
        </w:rPr>
        <w:fldChar w:fldCharType="end"/>
      </w:r>
    </w:p>
    <w:p w14:paraId="6277869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2.1.2.</w:t>
      </w:r>
      <w:r>
        <w:rPr>
          <w:noProof/>
        </w:rPr>
        <w:t xml:space="preserve"> Windows 7</w:t>
      </w:r>
      <w:r>
        <w:rPr>
          <w:noProof/>
        </w:rPr>
        <w:tab/>
      </w:r>
      <w:r>
        <w:rPr>
          <w:noProof/>
        </w:rPr>
        <w:fldChar w:fldCharType="begin"/>
      </w:r>
      <w:r>
        <w:rPr>
          <w:noProof/>
        </w:rPr>
        <w:instrText xml:space="preserve"> PAGEREF _Toc376787348 \h </w:instrText>
      </w:r>
      <w:r>
        <w:rPr>
          <w:noProof/>
        </w:rPr>
      </w:r>
      <w:r>
        <w:rPr>
          <w:noProof/>
        </w:rPr>
        <w:fldChar w:fldCharType="separate"/>
      </w:r>
      <w:r w:rsidR="009519C2">
        <w:rPr>
          <w:noProof/>
        </w:rPr>
        <w:t>4</w:t>
      </w:r>
      <w:r>
        <w:rPr>
          <w:noProof/>
        </w:rPr>
        <w:fldChar w:fldCharType="end"/>
      </w:r>
    </w:p>
    <w:p w14:paraId="1E72C5C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2.1.3.</w:t>
      </w:r>
      <w:r>
        <w:rPr>
          <w:noProof/>
        </w:rPr>
        <w:t xml:space="preserve"> Running FEBio from Explorer</w:t>
      </w:r>
      <w:r>
        <w:rPr>
          <w:noProof/>
        </w:rPr>
        <w:tab/>
      </w:r>
      <w:r>
        <w:rPr>
          <w:noProof/>
        </w:rPr>
        <w:fldChar w:fldCharType="begin"/>
      </w:r>
      <w:r>
        <w:rPr>
          <w:noProof/>
        </w:rPr>
        <w:instrText xml:space="preserve"> PAGEREF _Toc376787349 \h </w:instrText>
      </w:r>
      <w:r>
        <w:rPr>
          <w:noProof/>
        </w:rPr>
      </w:r>
      <w:r>
        <w:rPr>
          <w:noProof/>
        </w:rPr>
        <w:fldChar w:fldCharType="separate"/>
      </w:r>
      <w:r w:rsidR="009519C2">
        <w:rPr>
          <w:noProof/>
        </w:rPr>
        <w:t>5</w:t>
      </w:r>
      <w:r>
        <w:rPr>
          <w:noProof/>
        </w:rPr>
        <w:fldChar w:fldCharType="end"/>
      </w:r>
    </w:p>
    <w:p w14:paraId="341AB10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_Toc376787350 \h </w:instrText>
      </w:r>
      <w:r>
        <w:rPr>
          <w:noProof/>
        </w:rPr>
      </w:r>
      <w:r>
        <w:rPr>
          <w:noProof/>
        </w:rPr>
        <w:fldChar w:fldCharType="separate"/>
      </w:r>
      <w:r w:rsidR="009519C2">
        <w:rPr>
          <w:noProof/>
        </w:rPr>
        <w:t>5</w:t>
      </w:r>
      <w:r>
        <w:rPr>
          <w:noProof/>
        </w:rPr>
        <w:fldChar w:fldCharType="end"/>
      </w:r>
    </w:p>
    <w:p w14:paraId="7F06EAF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_Toc376787351 \h </w:instrText>
      </w:r>
      <w:r>
        <w:rPr>
          <w:noProof/>
        </w:rPr>
      </w:r>
      <w:r>
        <w:rPr>
          <w:noProof/>
        </w:rPr>
        <w:fldChar w:fldCharType="separate"/>
      </w:r>
      <w:r w:rsidR="009519C2">
        <w:rPr>
          <w:noProof/>
        </w:rPr>
        <w:t>5</w:t>
      </w:r>
      <w:r>
        <w:rPr>
          <w:noProof/>
        </w:rPr>
        <w:fldChar w:fldCharType="end"/>
      </w:r>
    </w:p>
    <w:p w14:paraId="47708B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_Toc376787352 \h </w:instrText>
      </w:r>
      <w:r>
        <w:rPr>
          <w:noProof/>
        </w:rPr>
      </w:r>
      <w:r>
        <w:rPr>
          <w:noProof/>
        </w:rPr>
        <w:fldChar w:fldCharType="separate"/>
      </w:r>
      <w:r w:rsidR="009519C2">
        <w:rPr>
          <w:noProof/>
        </w:rPr>
        <w:t>8</w:t>
      </w:r>
      <w:r>
        <w:rPr>
          <w:noProof/>
        </w:rPr>
        <w:fldChar w:fldCharType="end"/>
      </w:r>
    </w:p>
    <w:p w14:paraId="43A1A6F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_Toc376787353 \h </w:instrText>
      </w:r>
      <w:r>
        <w:rPr>
          <w:noProof/>
        </w:rPr>
      </w:r>
      <w:r>
        <w:rPr>
          <w:noProof/>
        </w:rPr>
        <w:fldChar w:fldCharType="separate"/>
      </w:r>
      <w:r w:rsidR="009519C2">
        <w:rPr>
          <w:noProof/>
        </w:rPr>
        <w:t>9</w:t>
      </w:r>
      <w:r>
        <w:rPr>
          <w:noProof/>
        </w:rPr>
        <w:fldChar w:fldCharType="end"/>
      </w:r>
    </w:p>
    <w:p w14:paraId="2B8E5D4B"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_Toc376787354 \h </w:instrText>
      </w:r>
      <w:r>
        <w:rPr>
          <w:noProof/>
        </w:rPr>
      </w:r>
      <w:r>
        <w:rPr>
          <w:noProof/>
        </w:rPr>
        <w:fldChar w:fldCharType="separate"/>
      </w:r>
      <w:r w:rsidR="009519C2">
        <w:rPr>
          <w:noProof/>
        </w:rPr>
        <w:t>9</w:t>
      </w:r>
      <w:r>
        <w:rPr>
          <w:noProof/>
        </w:rPr>
        <w:fldChar w:fldCharType="end"/>
      </w:r>
    </w:p>
    <w:p w14:paraId="0F9DD5C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_Toc376787355 \h </w:instrText>
      </w:r>
      <w:r>
        <w:rPr>
          <w:noProof/>
        </w:rPr>
      </w:r>
      <w:r>
        <w:rPr>
          <w:noProof/>
        </w:rPr>
        <w:fldChar w:fldCharType="separate"/>
      </w:r>
      <w:r w:rsidR="009519C2">
        <w:rPr>
          <w:noProof/>
        </w:rPr>
        <w:t>10</w:t>
      </w:r>
      <w:r>
        <w:rPr>
          <w:noProof/>
        </w:rPr>
        <w:fldChar w:fldCharType="end"/>
      </w:r>
    </w:p>
    <w:p w14:paraId="351DCF8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_Toc376787356 \h </w:instrText>
      </w:r>
      <w:r>
        <w:rPr>
          <w:noProof/>
        </w:rPr>
      </w:r>
      <w:r>
        <w:rPr>
          <w:noProof/>
        </w:rPr>
        <w:fldChar w:fldCharType="separate"/>
      </w:r>
      <w:r w:rsidR="009519C2">
        <w:rPr>
          <w:noProof/>
        </w:rPr>
        <w:t>10</w:t>
      </w:r>
      <w:r>
        <w:rPr>
          <w:noProof/>
        </w:rPr>
        <w:fldChar w:fldCharType="end"/>
      </w:r>
    </w:p>
    <w:p w14:paraId="53AEA73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2.8.1.</w:t>
      </w:r>
      <w:r>
        <w:rPr>
          <w:noProof/>
        </w:rPr>
        <w:t xml:space="preserve"> Interrupting a Run</w:t>
      </w:r>
      <w:r>
        <w:rPr>
          <w:noProof/>
        </w:rPr>
        <w:tab/>
      </w:r>
      <w:r>
        <w:rPr>
          <w:noProof/>
        </w:rPr>
        <w:fldChar w:fldCharType="begin"/>
      </w:r>
      <w:r>
        <w:rPr>
          <w:noProof/>
        </w:rPr>
        <w:instrText xml:space="preserve"> PAGEREF _Toc376787357 \h </w:instrText>
      </w:r>
      <w:r>
        <w:rPr>
          <w:noProof/>
        </w:rPr>
      </w:r>
      <w:r>
        <w:rPr>
          <w:noProof/>
        </w:rPr>
        <w:fldChar w:fldCharType="separate"/>
      </w:r>
      <w:r w:rsidR="009519C2">
        <w:rPr>
          <w:noProof/>
        </w:rPr>
        <w:t>10</w:t>
      </w:r>
      <w:r>
        <w:rPr>
          <w:noProof/>
        </w:rPr>
        <w:fldChar w:fldCharType="end"/>
      </w:r>
    </w:p>
    <w:p w14:paraId="6E52900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2.8.2.</w:t>
      </w:r>
      <w:r>
        <w:rPr>
          <w:noProof/>
        </w:rPr>
        <w:t xml:space="preserve"> Debugging a Run</w:t>
      </w:r>
      <w:r>
        <w:rPr>
          <w:noProof/>
        </w:rPr>
        <w:tab/>
      </w:r>
      <w:r>
        <w:rPr>
          <w:noProof/>
        </w:rPr>
        <w:fldChar w:fldCharType="begin"/>
      </w:r>
      <w:r>
        <w:rPr>
          <w:noProof/>
        </w:rPr>
        <w:instrText xml:space="preserve"> PAGEREF _Toc376787358 \h </w:instrText>
      </w:r>
      <w:r>
        <w:rPr>
          <w:noProof/>
        </w:rPr>
      </w:r>
      <w:r>
        <w:rPr>
          <w:noProof/>
        </w:rPr>
        <w:fldChar w:fldCharType="separate"/>
      </w:r>
      <w:r w:rsidR="009519C2">
        <w:rPr>
          <w:noProof/>
        </w:rPr>
        <w:t>11</w:t>
      </w:r>
      <w:r>
        <w:rPr>
          <w:noProof/>
        </w:rPr>
        <w:fldChar w:fldCharType="end"/>
      </w:r>
    </w:p>
    <w:p w14:paraId="706D01B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2.8.3.</w:t>
      </w:r>
      <w:r>
        <w:rPr>
          <w:noProof/>
        </w:rPr>
        <w:t xml:space="preserve"> Restarting a Run</w:t>
      </w:r>
      <w:r>
        <w:rPr>
          <w:noProof/>
        </w:rPr>
        <w:tab/>
      </w:r>
      <w:r>
        <w:rPr>
          <w:noProof/>
        </w:rPr>
        <w:fldChar w:fldCharType="begin"/>
      </w:r>
      <w:r>
        <w:rPr>
          <w:noProof/>
        </w:rPr>
        <w:instrText xml:space="preserve"> PAGEREF _Toc376787359 \h </w:instrText>
      </w:r>
      <w:r>
        <w:rPr>
          <w:noProof/>
        </w:rPr>
      </w:r>
      <w:r>
        <w:rPr>
          <w:noProof/>
        </w:rPr>
        <w:fldChar w:fldCharType="separate"/>
      </w:r>
      <w:r w:rsidR="009519C2">
        <w:rPr>
          <w:noProof/>
        </w:rPr>
        <w:t>11</w:t>
      </w:r>
      <w:r>
        <w:rPr>
          <w:noProof/>
        </w:rPr>
        <w:fldChar w:fldCharType="end"/>
      </w:r>
    </w:p>
    <w:p w14:paraId="20E8805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2.8.4.</w:t>
      </w:r>
      <w:r>
        <w:rPr>
          <w:noProof/>
        </w:rPr>
        <w:t xml:space="preserve"> Input File Checking</w:t>
      </w:r>
      <w:r>
        <w:rPr>
          <w:noProof/>
        </w:rPr>
        <w:tab/>
      </w:r>
      <w:r>
        <w:rPr>
          <w:noProof/>
        </w:rPr>
        <w:fldChar w:fldCharType="begin"/>
      </w:r>
      <w:r>
        <w:rPr>
          <w:noProof/>
        </w:rPr>
        <w:instrText xml:space="preserve"> PAGEREF _Toc376787360 \h </w:instrText>
      </w:r>
      <w:r>
        <w:rPr>
          <w:noProof/>
        </w:rPr>
      </w:r>
      <w:r>
        <w:rPr>
          <w:noProof/>
        </w:rPr>
        <w:fldChar w:fldCharType="separate"/>
      </w:r>
      <w:r w:rsidR="009519C2">
        <w:rPr>
          <w:noProof/>
        </w:rPr>
        <w:t>12</w:t>
      </w:r>
      <w:r>
        <w:rPr>
          <w:noProof/>
        </w:rPr>
        <w:fldChar w:fldCharType="end"/>
      </w:r>
    </w:p>
    <w:p w14:paraId="12911507"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3</w:t>
      </w:r>
      <w:r>
        <w:rPr>
          <w:noProof/>
        </w:rPr>
        <w:t xml:space="preserve"> Free Format Input</w:t>
      </w:r>
      <w:r>
        <w:rPr>
          <w:noProof/>
        </w:rPr>
        <w:tab/>
      </w:r>
      <w:r>
        <w:rPr>
          <w:noProof/>
        </w:rPr>
        <w:fldChar w:fldCharType="begin"/>
      </w:r>
      <w:r>
        <w:rPr>
          <w:noProof/>
        </w:rPr>
        <w:instrText xml:space="preserve"> PAGEREF _Toc376787361 \h </w:instrText>
      </w:r>
      <w:r>
        <w:rPr>
          <w:noProof/>
        </w:rPr>
      </w:r>
      <w:r>
        <w:rPr>
          <w:noProof/>
        </w:rPr>
        <w:fldChar w:fldCharType="separate"/>
      </w:r>
      <w:r w:rsidR="009519C2">
        <w:rPr>
          <w:noProof/>
        </w:rPr>
        <w:t>13</w:t>
      </w:r>
      <w:r>
        <w:rPr>
          <w:noProof/>
        </w:rPr>
        <w:fldChar w:fldCharType="end"/>
      </w:r>
    </w:p>
    <w:p w14:paraId="62E06B95"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_Toc376787362 \h </w:instrText>
      </w:r>
      <w:r>
        <w:rPr>
          <w:noProof/>
        </w:rPr>
      </w:r>
      <w:r>
        <w:rPr>
          <w:noProof/>
        </w:rPr>
        <w:fldChar w:fldCharType="separate"/>
      </w:r>
      <w:r w:rsidR="009519C2">
        <w:rPr>
          <w:noProof/>
        </w:rPr>
        <w:t>14</w:t>
      </w:r>
      <w:r>
        <w:rPr>
          <w:noProof/>
        </w:rPr>
        <w:fldChar w:fldCharType="end"/>
      </w:r>
    </w:p>
    <w:p w14:paraId="568C1C4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_Toc376787363 \h </w:instrText>
      </w:r>
      <w:r>
        <w:rPr>
          <w:noProof/>
        </w:rPr>
      </w:r>
      <w:r>
        <w:rPr>
          <w:noProof/>
        </w:rPr>
        <w:fldChar w:fldCharType="separate"/>
      </w:r>
      <w:r w:rsidR="009519C2">
        <w:rPr>
          <w:noProof/>
        </w:rPr>
        <w:t>14</w:t>
      </w:r>
      <w:r>
        <w:rPr>
          <w:noProof/>
        </w:rPr>
        <w:fldChar w:fldCharType="end"/>
      </w:r>
    </w:p>
    <w:p w14:paraId="5824BD6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_Toc376787364 \h </w:instrText>
      </w:r>
      <w:r>
        <w:rPr>
          <w:noProof/>
        </w:rPr>
      </w:r>
      <w:r>
        <w:rPr>
          <w:noProof/>
        </w:rPr>
        <w:fldChar w:fldCharType="separate"/>
      </w:r>
      <w:r w:rsidR="009519C2">
        <w:rPr>
          <w:noProof/>
        </w:rPr>
        <w:t>16</w:t>
      </w:r>
      <w:r>
        <w:rPr>
          <w:noProof/>
        </w:rPr>
        <w:fldChar w:fldCharType="end"/>
      </w:r>
    </w:p>
    <w:p w14:paraId="1482354A"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_Toc376787365 \h </w:instrText>
      </w:r>
      <w:r>
        <w:rPr>
          <w:noProof/>
        </w:rPr>
      </w:r>
      <w:r>
        <w:rPr>
          <w:noProof/>
        </w:rPr>
        <w:fldChar w:fldCharType="separate"/>
      </w:r>
      <w:r w:rsidR="009519C2">
        <w:rPr>
          <w:noProof/>
        </w:rPr>
        <w:t>17</w:t>
      </w:r>
      <w:r>
        <w:rPr>
          <w:noProof/>
        </w:rPr>
        <w:fldChar w:fldCharType="end"/>
      </w:r>
    </w:p>
    <w:p w14:paraId="624325C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3.4.1.</w:t>
      </w:r>
      <w:r>
        <w:rPr>
          <w:noProof/>
        </w:rPr>
        <w:t xml:space="preserve"> Common Parameters</w:t>
      </w:r>
      <w:r>
        <w:rPr>
          <w:noProof/>
        </w:rPr>
        <w:tab/>
      </w:r>
      <w:r>
        <w:rPr>
          <w:noProof/>
        </w:rPr>
        <w:fldChar w:fldCharType="begin"/>
      </w:r>
      <w:r>
        <w:rPr>
          <w:noProof/>
        </w:rPr>
        <w:instrText xml:space="preserve"> PAGEREF _Toc376787366 \h </w:instrText>
      </w:r>
      <w:r>
        <w:rPr>
          <w:noProof/>
        </w:rPr>
      </w:r>
      <w:r>
        <w:rPr>
          <w:noProof/>
        </w:rPr>
        <w:fldChar w:fldCharType="separate"/>
      </w:r>
      <w:r w:rsidR="009519C2">
        <w:rPr>
          <w:noProof/>
        </w:rPr>
        <w:t>17</w:t>
      </w:r>
      <w:r>
        <w:rPr>
          <w:noProof/>
        </w:rPr>
        <w:fldChar w:fldCharType="end"/>
      </w:r>
    </w:p>
    <w:p w14:paraId="450E4C7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3.4.2.</w:t>
      </w:r>
      <w:r>
        <w:rPr>
          <w:noProof/>
        </w:rPr>
        <w:t xml:space="preserve"> Parameters for </w:t>
      </w:r>
      <w:r w:rsidRPr="00C52EBD">
        <w:rPr>
          <w:noProof/>
        </w:rPr>
        <w:t>Biphasic</w:t>
      </w:r>
      <w:r>
        <w:rPr>
          <w:noProof/>
        </w:rPr>
        <w:t xml:space="preserve"> Analysis</w:t>
      </w:r>
      <w:r>
        <w:rPr>
          <w:noProof/>
        </w:rPr>
        <w:tab/>
      </w:r>
      <w:r>
        <w:rPr>
          <w:noProof/>
        </w:rPr>
        <w:fldChar w:fldCharType="begin"/>
      </w:r>
      <w:r>
        <w:rPr>
          <w:noProof/>
        </w:rPr>
        <w:instrText xml:space="preserve"> PAGEREF _Toc376787367 \h </w:instrText>
      </w:r>
      <w:r>
        <w:rPr>
          <w:noProof/>
        </w:rPr>
      </w:r>
      <w:r>
        <w:rPr>
          <w:noProof/>
        </w:rPr>
        <w:fldChar w:fldCharType="separate"/>
      </w:r>
      <w:r w:rsidR="009519C2">
        <w:rPr>
          <w:noProof/>
        </w:rPr>
        <w:t>23</w:t>
      </w:r>
      <w:r>
        <w:rPr>
          <w:noProof/>
        </w:rPr>
        <w:fldChar w:fldCharType="end"/>
      </w:r>
    </w:p>
    <w:p w14:paraId="50976783"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3.4.3.</w:t>
      </w:r>
      <w:r>
        <w:rPr>
          <w:noProof/>
        </w:rPr>
        <w:t xml:space="preserve"> Parameters for </w:t>
      </w:r>
      <w:r w:rsidRPr="00C52EBD">
        <w:rPr>
          <w:noProof/>
        </w:rPr>
        <w:t>Solute</w:t>
      </w:r>
      <w:r>
        <w:rPr>
          <w:noProof/>
        </w:rPr>
        <w:t xml:space="preserve"> Analysis</w:t>
      </w:r>
      <w:r>
        <w:rPr>
          <w:noProof/>
        </w:rPr>
        <w:tab/>
      </w:r>
      <w:r>
        <w:rPr>
          <w:noProof/>
        </w:rPr>
        <w:fldChar w:fldCharType="begin"/>
      </w:r>
      <w:r>
        <w:rPr>
          <w:noProof/>
        </w:rPr>
        <w:instrText xml:space="preserve"> PAGEREF _Toc376787368 \h </w:instrText>
      </w:r>
      <w:r>
        <w:rPr>
          <w:noProof/>
        </w:rPr>
      </w:r>
      <w:r>
        <w:rPr>
          <w:noProof/>
        </w:rPr>
        <w:fldChar w:fldCharType="separate"/>
      </w:r>
      <w:r w:rsidR="009519C2">
        <w:rPr>
          <w:noProof/>
        </w:rPr>
        <w:t>24</w:t>
      </w:r>
      <w:r>
        <w:rPr>
          <w:noProof/>
        </w:rPr>
        <w:fldChar w:fldCharType="end"/>
      </w:r>
    </w:p>
    <w:p w14:paraId="5B6AEBF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3.4.4.</w:t>
      </w:r>
      <w:r>
        <w:rPr>
          <w:noProof/>
        </w:rPr>
        <w:t xml:space="preserve"> Parameters for </w:t>
      </w:r>
      <w:r w:rsidRPr="00C52EBD">
        <w:rPr>
          <w:noProof/>
        </w:rPr>
        <w:t>Heat</w:t>
      </w:r>
      <w:r>
        <w:rPr>
          <w:noProof/>
        </w:rPr>
        <w:t xml:space="preserve"> Analysis</w:t>
      </w:r>
      <w:r>
        <w:rPr>
          <w:noProof/>
        </w:rPr>
        <w:tab/>
      </w:r>
      <w:r>
        <w:rPr>
          <w:noProof/>
        </w:rPr>
        <w:fldChar w:fldCharType="begin"/>
      </w:r>
      <w:r>
        <w:rPr>
          <w:noProof/>
        </w:rPr>
        <w:instrText xml:space="preserve"> PAGEREF _Toc376787369 \h </w:instrText>
      </w:r>
      <w:r>
        <w:rPr>
          <w:noProof/>
        </w:rPr>
      </w:r>
      <w:r>
        <w:rPr>
          <w:noProof/>
        </w:rPr>
        <w:fldChar w:fldCharType="separate"/>
      </w:r>
      <w:r w:rsidR="009519C2">
        <w:rPr>
          <w:noProof/>
        </w:rPr>
        <w:t>24</w:t>
      </w:r>
      <w:r>
        <w:rPr>
          <w:noProof/>
        </w:rPr>
        <w:fldChar w:fldCharType="end"/>
      </w:r>
    </w:p>
    <w:p w14:paraId="2FEB921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3.5. Material Section</w:t>
      </w:r>
      <w:r>
        <w:rPr>
          <w:noProof/>
        </w:rPr>
        <w:tab/>
      </w:r>
      <w:r>
        <w:rPr>
          <w:noProof/>
        </w:rPr>
        <w:fldChar w:fldCharType="begin"/>
      </w:r>
      <w:r>
        <w:rPr>
          <w:noProof/>
        </w:rPr>
        <w:instrText xml:space="preserve"> PAGEREF _Toc376787370 \h </w:instrText>
      </w:r>
      <w:r>
        <w:rPr>
          <w:noProof/>
        </w:rPr>
      </w:r>
      <w:r>
        <w:rPr>
          <w:noProof/>
        </w:rPr>
        <w:fldChar w:fldCharType="separate"/>
      </w:r>
      <w:r w:rsidR="009519C2">
        <w:rPr>
          <w:noProof/>
        </w:rPr>
        <w:t>25</w:t>
      </w:r>
      <w:r>
        <w:rPr>
          <w:noProof/>
        </w:rPr>
        <w:fldChar w:fldCharType="end"/>
      </w:r>
    </w:p>
    <w:p w14:paraId="7B4F4B2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3.6. Geometry Section</w:t>
      </w:r>
      <w:r>
        <w:rPr>
          <w:noProof/>
        </w:rPr>
        <w:tab/>
      </w:r>
      <w:r>
        <w:rPr>
          <w:noProof/>
        </w:rPr>
        <w:fldChar w:fldCharType="begin"/>
      </w:r>
      <w:r>
        <w:rPr>
          <w:noProof/>
        </w:rPr>
        <w:instrText xml:space="preserve"> PAGEREF _Toc376787371 \h </w:instrText>
      </w:r>
      <w:r>
        <w:rPr>
          <w:noProof/>
        </w:rPr>
      </w:r>
      <w:r>
        <w:rPr>
          <w:noProof/>
        </w:rPr>
        <w:fldChar w:fldCharType="separate"/>
      </w:r>
      <w:r w:rsidR="009519C2">
        <w:rPr>
          <w:noProof/>
        </w:rPr>
        <w:t>26</w:t>
      </w:r>
      <w:r>
        <w:rPr>
          <w:noProof/>
        </w:rPr>
        <w:fldChar w:fldCharType="end"/>
      </w:r>
    </w:p>
    <w:p w14:paraId="2C02DAC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3.6.1.</w:t>
      </w:r>
      <w:r>
        <w:rPr>
          <w:noProof/>
        </w:rPr>
        <w:t xml:space="preserve"> Nodes Section</w:t>
      </w:r>
      <w:r>
        <w:rPr>
          <w:noProof/>
        </w:rPr>
        <w:tab/>
      </w:r>
      <w:r>
        <w:rPr>
          <w:noProof/>
        </w:rPr>
        <w:fldChar w:fldCharType="begin"/>
      </w:r>
      <w:r>
        <w:rPr>
          <w:noProof/>
        </w:rPr>
        <w:instrText xml:space="preserve"> PAGEREF _Toc376787372 \h </w:instrText>
      </w:r>
      <w:r>
        <w:rPr>
          <w:noProof/>
        </w:rPr>
      </w:r>
      <w:r>
        <w:rPr>
          <w:noProof/>
        </w:rPr>
        <w:fldChar w:fldCharType="separate"/>
      </w:r>
      <w:r w:rsidR="009519C2">
        <w:rPr>
          <w:noProof/>
        </w:rPr>
        <w:t>26</w:t>
      </w:r>
      <w:r>
        <w:rPr>
          <w:noProof/>
        </w:rPr>
        <w:fldChar w:fldCharType="end"/>
      </w:r>
    </w:p>
    <w:p w14:paraId="048EF1F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3.6.2.</w:t>
      </w:r>
      <w:r>
        <w:rPr>
          <w:noProof/>
        </w:rPr>
        <w:t xml:space="preserve"> Elements Section</w:t>
      </w:r>
      <w:r>
        <w:rPr>
          <w:noProof/>
        </w:rPr>
        <w:tab/>
      </w:r>
      <w:r>
        <w:rPr>
          <w:noProof/>
        </w:rPr>
        <w:fldChar w:fldCharType="begin"/>
      </w:r>
      <w:r>
        <w:rPr>
          <w:noProof/>
        </w:rPr>
        <w:instrText xml:space="preserve"> PAGEREF _Toc376787373 \h </w:instrText>
      </w:r>
      <w:r>
        <w:rPr>
          <w:noProof/>
        </w:rPr>
      </w:r>
      <w:r>
        <w:rPr>
          <w:noProof/>
        </w:rPr>
        <w:fldChar w:fldCharType="separate"/>
      </w:r>
      <w:r w:rsidR="009519C2">
        <w:rPr>
          <w:noProof/>
        </w:rPr>
        <w:t>26</w:t>
      </w:r>
      <w:r>
        <w:rPr>
          <w:noProof/>
        </w:rPr>
        <w:fldChar w:fldCharType="end"/>
      </w:r>
    </w:p>
    <w:p w14:paraId="7AE527A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3.6.2.1. Solid Elements</w:t>
      </w:r>
      <w:r>
        <w:rPr>
          <w:noProof/>
        </w:rPr>
        <w:tab/>
      </w:r>
      <w:r>
        <w:rPr>
          <w:noProof/>
        </w:rPr>
        <w:fldChar w:fldCharType="begin"/>
      </w:r>
      <w:r>
        <w:rPr>
          <w:noProof/>
        </w:rPr>
        <w:instrText xml:space="preserve"> PAGEREF _Toc376787374 \h </w:instrText>
      </w:r>
      <w:r>
        <w:rPr>
          <w:noProof/>
        </w:rPr>
      </w:r>
      <w:r>
        <w:rPr>
          <w:noProof/>
        </w:rPr>
        <w:fldChar w:fldCharType="separate"/>
      </w:r>
      <w:r w:rsidR="009519C2">
        <w:rPr>
          <w:noProof/>
        </w:rPr>
        <w:t>26</w:t>
      </w:r>
      <w:r>
        <w:rPr>
          <w:noProof/>
        </w:rPr>
        <w:fldChar w:fldCharType="end"/>
      </w:r>
    </w:p>
    <w:p w14:paraId="442F483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3.6.2.2. Shell Elements</w:t>
      </w:r>
      <w:r>
        <w:rPr>
          <w:noProof/>
        </w:rPr>
        <w:tab/>
      </w:r>
      <w:r>
        <w:rPr>
          <w:noProof/>
        </w:rPr>
        <w:fldChar w:fldCharType="begin"/>
      </w:r>
      <w:r>
        <w:rPr>
          <w:noProof/>
        </w:rPr>
        <w:instrText xml:space="preserve"> PAGEREF _Toc376787375 \h </w:instrText>
      </w:r>
      <w:r>
        <w:rPr>
          <w:noProof/>
        </w:rPr>
      </w:r>
      <w:r>
        <w:rPr>
          <w:noProof/>
        </w:rPr>
        <w:fldChar w:fldCharType="separate"/>
      </w:r>
      <w:r w:rsidR="009519C2">
        <w:rPr>
          <w:noProof/>
        </w:rPr>
        <w:t>27</w:t>
      </w:r>
      <w:r>
        <w:rPr>
          <w:noProof/>
        </w:rPr>
        <w:fldChar w:fldCharType="end"/>
      </w:r>
    </w:p>
    <w:p w14:paraId="64F1A33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3.6.2.3. Surface Elements</w:t>
      </w:r>
      <w:r>
        <w:rPr>
          <w:noProof/>
        </w:rPr>
        <w:tab/>
      </w:r>
      <w:r>
        <w:rPr>
          <w:noProof/>
        </w:rPr>
        <w:fldChar w:fldCharType="begin"/>
      </w:r>
      <w:r>
        <w:rPr>
          <w:noProof/>
        </w:rPr>
        <w:instrText xml:space="preserve"> PAGEREF _Toc376787376 \h </w:instrText>
      </w:r>
      <w:r>
        <w:rPr>
          <w:noProof/>
        </w:rPr>
      </w:r>
      <w:r>
        <w:rPr>
          <w:noProof/>
        </w:rPr>
        <w:fldChar w:fldCharType="separate"/>
      </w:r>
      <w:r w:rsidR="009519C2">
        <w:rPr>
          <w:noProof/>
        </w:rPr>
        <w:t>28</w:t>
      </w:r>
      <w:r>
        <w:rPr>
          <w:noProof/>
        </w:rPr>
        <w:fldChar w:fldCharType="end"/>
      </w:r>
    </w:p>
    <w:p w14:paraId="250F7B4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3.6.3.</w:t>
      </w:r>
      <w:r>
        <w:rPr>
          <w:noProof/>
        </w:rPr>
        <w:t xml:space="preserve"> Element Data Section</w:t>
      </w:r>
      <w:r>
        <w:rPr>
          <w:noProof/>
        </w:rPr>
        <w:tab/>
      </w:r>
      <w:r>
        <w:rPr>
          <w:noProof/>
        </w:rPr>
        <w:fldChar w:fldCharType="begin"/>
      </w:r>
      <w:r>
        <w:rPr>
          <w:noProof/>
        </w:rPr>
        <w:instrText xml:space="preserve"> PAGEREF _Toc376787377 \h </w:instrText>
      </w:r>
      <w:r>
        <w:rPr>
          <w:noProof/>
        </w:rPr>
      </w:r>
      <w:r>
        <w:rPr>
          <w:noProof/>
        </w:rPr>
        <w:fldChar w:fldCharType="separate"/>
      </w:r>
      <w:r w:rsidR="009519C2">
        <w:rPr>
          <w:noProof/>
        </w:rPr>
        <w:t>28</w:t>
      </w:r>
      <w:r>
        <w:rPr>
          <w:noProof/>
        </w:rPr>
        <w:fldChar w:fldCharType="end"/>
      </w:r>
    </w:p>
    <w:p w14:paraId="5DF8334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3.6.4.</w:t>
      </w:r>
      <w:r>
        <w:rPr>
          <w:noProof/>
        </w:rPr>
        <w:t xml:space="preserve"> Surface Section</w:t>
      </w:r>
      <w:r>
        <w:rPr>
          <w:noProof/>
        </w:rPr>
        <w:tab/>
      </w:r>
      <w:r>
        <w:rPr>
          <w:noProof/>
        </w:rPr>
        <w:fldChar w:fldCharType="begin"/>
      </w:r>
      <w:r>
        <w:rPr>
          <w:noProof/>
        </w:rPr>
        <w:instrText xml:space="preserve"> PAGEREF _Toc376787378 \h </w:instrText>
      </w:r>
      <w:r>
        <w:rPr>
          <w:noProof/>
        </w:rPr>
      </w:r>
      <w:r>
        <w:rPr>
          <w:noProof/>
        </w:rPr>
        <w:fldChar w:fldCharType="separate"/>
      </w:r>
      <w:r w:rsidR="009519C2">
        <w:rPr>
          <w:noProof/>
        </w:rPr>
        <w:t>29</w:t>
      </w:r>
      <w:r>
        <w:rPr>
          <w:noProof/>
        </w:rPr>
        <w:fldChar w:fldCharType="end"/>
      </w:r>
    </w:p>
    <w:p w14:paraId="15D3C2E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3.7. Initial Section</w:t>
      </w:r>
      <w:r>
        <w:rPr>
          <w:noProof/>
        </w:rPr>
        <w:tab/>
      </w:r>
      <w:r>
        <w:rPr>
          <w:noProof/>
        </w:rPr>
        <w:fldChar w:fldCharType="begin"/>
      </w:r>
      <w:r>
        <w:rPr>
          <w:noProof/>
        </w:rPr>
        <w:instrText xml:space="preserve"> PAGEREF _Toc376787379 \h </w:instrText>
      </w:r>
      <w:r>
        <w:rPr>
          <w:noProof/>
        </w:rPr>
      </w:r>
      <w:r>
        <w:rPr>
          <w:noProof/>
        </w:rPr>
        <w:fldChar w:fldCharType="separate"/>
      </w:r>
      <w:r w:rsidR="009519C2">
        <w:rPr>
          <w:noProof/>
        </w:rPr>
        <w:t>30</w:t>
      </w:r>
      <w:r>
        <w:rPr>
          <w:noProof/>
        </w:rPr>
        <w:fldChar w:fldCharType="end"/>
      </w:r>
    </w:p>
    <w:p w14:paraId="77E99DF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3.7.1.</w:t>
      </w:r>
      <w:r>
        <w:rPr>
          <w:noProof/>
        </w:rPr>
        <w:t xml:space="preserve"> Initial Nodal Velocities</w:t>
      </w:r>
      <w:r>
        <w:rPr>
          <w:noProof/>
        </w:rPr>
        <w:tab/>
      </w:r>
      <w:r>
        <w:rPr>
          <w:noProof/>
        </w:rPr>
        <w:fldChar w:fldCharType="begin"/>
      </w:r>
      <w:r>
        <w:rPr>
          <w:noProof/>
        </w:rPr>
        <w:instrText xml:space="preserve"> PAGEREF _Toc376787380 \h </w:instrText>
      </w:r>
      <w:r>
        <w:rPr>
          <w:noProof/>
        </w:rPr>
      </w:r>
      <w:r>
        <w:rPr>
          <w:noProof/>
        </w:rPr>
        <w:fldChar w:fldCharType="separate"/>
      </w:r>
      <w:r w:rsidR="009519C2">
        <w:rPr>
          <w:noProof/>
        </w:rPr>
        <w:t>30</w:t>
      </w:r>
      <w:r>
        <w:rPr>
          <w:noProof/>
        </w:rPr>
        <w:fldChar w:fldCharType="end"/>
      </w:r>
    </w:p>
    <w:p w14:paraId="585D07F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3.7.2.</w:t>
      </w:r>
      <w:r>
        <w:rPr>
          <w:noProof/>
        </w:rPr>
        <w:t xml:space="preserve"> Initial Nodal Effective Fluid Pressure</w:t>
      </w:r>
      <w:r>
        <w:rPr>
          <w:noProof/>
        </w:rPr>
        <w:tab/>
      </w:r>
      <w:r>
        <w:rPr>
          <w:noProof/>
        </w:rPr>
        <w:fldChar w:fldCharType="begin"/>
      </w:r>
      <w:r>
        <w:rPr>
          <w:noProof/>
        </w:rPr>
        <w:instrText xml:space="preserve"> PAGEREF _Toc376787381 \h </w:instrText>
      </w:r>
      <w:r>
        <w:rPr>
          <w:noProof/>
        </w:rPr>
      </w:r>
      <w:r>
        <w:rPr>
          <w:noProof/>
        </w:rPr>
        <w:fldChar w:fldCharType="separate"/>
      </w:r>
      <w:r w:rsidR="009519C2">
        <w:rPr>
          <w:noProof/>
        </w:rPr>
        <w:t>30</w:t>
      </w:r>
      <w:r>
        <w:rPr>
          <w:noProof/>
        </w:rPr>
        <w:fldChar w:fldCharType="end"/>
      </w:r>
    </w:p>
    <w:p w14:paraId="040720F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3.7.3.</w:t>
      </w:r>
      <w:r>
        <w:rPr>
          <w:noProof/>
        </w:rPr>
        <w:t xml:space="preserve"> Initial Nodal Effective Concentration</w:t>
      </w:r>
      <w:r>
        <w:rPr>
          <w:noProof/>
        </w:rPr>
        <w:tab/>
      </w:r>
      <w:r>
        <w:rPr>
          <w:noProof/>
        </w:rPr>
        <w:fldChar w:fldCharType="begin"/>
      </w:r>
      <w:r>
        <w:rPr>
          <w:noProof/>
        </w:rPr>
        <w:instrText xml:space="preserve"> PAGEREF _Toc376787382 \h </w:instrText>
      </w:r>
      <w:r>
        <w:rPr>
          <w:noProof/>
        </w:rPr>
      </w:r>
      <w:r>
        <w:rPr>
          <w:noProof/>
        </w:rPr>
        <w:fldChar w:fldCharType="separate"/>
      </w:r>
      <w:r w:rsidR="009519C2">
        <w:rPr>
          <w:noProof/>
        </w:rPr>
        <w:t>30</w:t>
      </w:r>
      <w:r>
        <w:rPr>
          <w:noProof/>
        </w:rPr>
        <w:fldChar w:fldCharType="end"/>
      </w:r>
    </w:p>
    <w:p w14:paraId="20877659"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3.8. Boundary Section</w:t>
      </w:r>
      <w:r>
        <w:rPr>
          <w:noProof/>
        </w:rPr>
        <w:tab/>
      </w:r>
      <w:r>
        <w:rPr>
          <w:noProof/>
        </w:rPr>
        <w:fldChar w:fldCharType="begin"/>
      </w:r>
      <w:r>
        <w:rPr>
          <w:noProof/>
        </w:rPr>
        <w:instrText xml:space="preserve"> PAGEREF _Toc376787383 \h </w:instrText>
      </w:r>
      <w:r>
        <w:rPr>
          <w:noProof/>
        </w:rPr>
      </w:r>
      <w:r>
        <w:rPr>
          <w:noProof/>
        </w:rPr>
        <w:fldChar w:fldCharType="separate"/>
      </w:r>
      <w:r w:rsidR="009519C2">
        <w:rPr>
          <w:noProof/>
        </w:rPr>
        <w:t>31</w:t>
      </w:r>
      <w:r>
        <w:rPr>
          <w:noProof/>
        </w:rPr>
        <w:fldChar w:fldCharType="end"/>
      </w:r>
    </w:p>
    <w:p w14:paraId="07D4020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3.8.1.</w:t>
      </w:r>
      <w:r>
        <w:rPr>
          <w:noProof/>
        </w:rPr>
        <w:t xml:space="preserve"> Prescribed Nodal Degrees of Freedom</w:t>
      </w:r>
      <w:r>
        <w:rPr>
          <w:noProof/>
        </w:rPr>
        <w:tab/>
      </w:r>
      <w:r>
        <w:rPr>
          <w:noProof/>
        </w:rPr>
        <w:fldChar w:fldCharType="begin"/>
      </w:r>
      <w:r>
        <w:rPr>
          <w:noProof/>
        </w:rPr>
        <w:instrText xml:space="preserve"> PAGEREF _Toc376787384 \h </w:instrText>
      </w:r>
      <w:r>
        <w:rPr>
          <w:noProof/>
        </w:rPr>
      </w:r>
      <w:r>
        <w:rPr>
          <w:noProof/>
        </w:rPr>
        <w:fldChar w:fldCharType="separate"/>
      </w:r>
      <w:r w:rsidR="009519C2">
        <w:rPr>
          <w:noProof/>
        </w:rPr>
        <w:t>31</w:t>
      </w:r>
      <w:r>
        <w:rPr>
          <w:noProof/>
        </w:rPr>
        <w:fldChar w:fldCharType="end"/>
      </w:r>
    </w:p>
    <w:p w14:paraId="6B5ED49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3.8.2.</w:t>
      </w:r>
      <w:r>
        <w:rPr>
          <w:noProof/>
        </w:rPr>
        <w:t xml:space="preserve"> Fixed Nodal Degrees of Freedom</w:t>
      </w:r>
      <w:r>
        <w:rPr>
          <w:noProof/>
        </w:rPr>
        <w:tab/>
      </w:r>
      <w:r>
        <w:rPr>
          <w:noProof/>
        </w:rPr>
        <w:fldChar w:fldCharType="begin"/>
      </w:r>
      <w:r>
        <w:rPr>
          <w:noProof/>
        </w:rPr>
        <w:instrText xml:space="preserve"> PAGEREF _Toc376787385 \h </w:instrText>
      </w:r>
      <w:r>
        <w:rPr>
          <w:noProof/>
        </w:rPr>
      </w:r>
      <w:r>
        <w:rPr>
          <w:noProof/>
        </w:rPr>
        <w:fldChar w:fldCharType="separate"/>
      </w:r>
      <w:r w:rsidR="009519C2">
        <w:rPr>
          <w:noProof/>
        </w:rPr>
        <w:t>32</w:t>
      </w:r>
      <w:r>
        <w:rPr>
          <w:noProof/>
        </w:rPr>
        <w:fldChar w:fldCharType="end"/>
      </w:r>
    </w:p>
    <w:p w14:paraId="300F272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3.9. Loads Section</w:t>
      </w:r>
      <w:r>
        <w:rPr>
          <w:noProof/>
        </w:rPr>
        <w:tab/>
      </w:r>
      <w:r>
        <w:rPr>
          <w:noProof/>
        </w:rPr>
        <w:fldChar w:fldCharType="begin"/>
      </w:r>
      <w:r>
        <w:rPr>
          <w:noProof/>
        </w:rPr>
        <w:instrText xml:space="preserve"> PAGEREF _Toc376787386 \h </w:instrText>
      </w:r>
      <w:r>
        <w:rPr>
          <w:noProof/>
        </w:rPr>
      </w:r>
      <w:r>
        <w:rPr>
          <w:noProof/>
        </w:rPr>
        <w:fldChar w:fldCharType="separate"/>
      </w:r>
      <w:r w:rsidR="009519C2">
        <w:rPr>
          <w:noProof/>
        </w:rPr>
        <w:t>33</w:t>
      </w:r>
      <w:r>
        <w:rPr>
          <w:noProof/>
        </w:rPr>
        <w:fldChar w:fldCharType="end"/>
      </w:r>
    </w:p>
    <w:p w14:paraId="505D21B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3.9.1.</w:t>
      </w:r>
      <w:r>
        <w:rPr>
          <w:noProof/>
        </w:rPr>
        <w:t xml:space="preserve"> Nodal Loads</w:t>
      </w:r>
      <w:r>
        <w:rPr>
          <w:noProof/>
        </w:rPr>
        <w:tab/>
      </w:r>
      <w:r>
        <w:rPr>
          <w:noProof/>
        </w:rPr>
        <w:fldChar w:fldCharType="begin"/>
      </w:r>
      <w:r>
        <w:rPr>
          <w:noProof/>
        </w:rPr>
        <w:instrText xml:space="preserve"> PAGEREF _Toc376787387 \h </w:instrText>
      </w:r>
      <w:r>
        <w:rPr>
          <w:noProof/>
        </w:rPr>
      </w:r>
      <w:r>
        <w:rPr>
          <w:noProof/>
        </w:rPr>
        <w:fldChar w:fldCharType="separate"/>
      </w:r>
      <w:r w:rsidR="009519C2">
        <w:rPr>
          <w:noProof/>
        </w:rPr>
        <w:t>33</w:t>
      </w:r>
      <w:r>
        <w:rPr>
          <w:noProof/>
        </w:rPr>
        <w:fldChar w:fldCharType="end"/>
      </w:r>
    </w:p>
    <w:p w14:paraId="1FE22AB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3.9.2.</w:t>
      </w:r>
      <w:r>
        <w:rPr>
          <w:noProof/>
        </w:rPr>
        <w:t xml:space="preserve"> Surface Loads</w:t>
      </w:r>
      <w:r>
        <w:rPr>
          <w:noProof/>
        </w:rPr>
        <w:tab/>
      </w:r>
      <w:r>
        <w:rPr>
          <w:noProof/>
        </w:rPr>
        <w:fldChar w:fldCharType="begin"/>
      </w:r>
      <w:r>
        <w:rPr>
          <w:noProof/>
        </w:rPr>
        <w:instrText xml:space="preserve"> PAGEREF _Toc376787388 \h </w:instrText>
      </w:r>
      <w:r>
        <w:rPr>
          <w:noProof/>
        </w:rPr>
      </w:r>
      <w:r>
        <w:rPr>
          <w:noProof/>
        </w:rPr>
        <w:fldChar w:fldCharType="separate"/>
      </w:r>
      <w:r w:rsidR="009519C2">
        <w:rPr>
          <w:noProof/>
        </w:rPr>
        <w:t>33</w:t>
      </w:r>
      <w:r>
        <w:rPr>
          <w:noProof/>
        </w:rPr>
        <w:fldChar w:fldCharType="end"/>
      </w:r>
    </w:p>
    <w:p w14:paraId="428D76C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3.9.2.1. Pressure Forces</w:t>
      </w:r>
      <w:r>
        <w:rPr>
          <w:noProof/>
        </w:rPr>
        <w:tab/>
      </w:r>
      <w:r>
        <w:rPr>
          <w:noProof/>
        </w:rPr>
        <w:fldChar w:fldCharType="begin"/>
      </w:r>
      <w:r>
        <w:rPr>
          <w:noProof/>
        </w:rPr>
        <w:instrText xml:space="preserve"> PAGEREF _Toc376787389 \h </w:instrText>
      </w:r>
      <w:r>
        <w:rPr>
          <w:noProof/>
        </w:rPr>
      </w:r>
      <w:r>
        <w:rPr>
          <w:noProof/>
        </w:rPr>
        <w:fldChar w:fldCharType="separate"/>
      </w:r>
      <w:r w:rsidR="009519C2">
        <w:rPr>
          <w:noProof/>
        </w:rPr>
        <w:t>34</w:t>
      </w:r>
      <w:r>
        <w:rPr>
          <w:noProof/>
        </w:rPr>
        <w:fldChar w:fldCharType="end"/>
      </w:r>
    </w:p>
    <w:p w14:paraId="4812E1B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3.9.2.2. Mixture Normal Traction</w:t>
      </w:r>
      <w:r>
        <w:rPr>
          <w:noProof/>
        </w:rPr>
        <w:tab/>
      </w:r>
      <w:r>
        <w:rPr>
          <w:noProof/>
        </w:rPr>
        <w:fldChar w:fldCharType="begin"/>
      </w:r>
      <w:r>
        <w:rPr>
          <w:noProof/>
        </w:rPr>
        <w:instrText xml:space="preserve"> PAGEREF _Toc376787390 \h </w:instrText>
      </w:r>
      <w:r>
        <w:rPr>
          <w:noProof/>
        </w:rPr>
      </w:r>
      <w:r>
        <w:rPr>
          <w:noProof/>
        </w:rPr>
        <w:fldChar w:fldCharType="separate"/>
      </w:r>
      <w:r w:rsidR="009519C2">
        <w:rPr>
          <w:noProof/>
        </w:rPr>
        <w:t>34</w:t>
      </w:r>
      <w:r>
        <w:rPr>
          <w:noProof/>
        </w:rPr>
        <w:fldChar w:fldCharType="end"/>
      </w:r>
    </w:p>
    <w:p w14:paraId="176A54D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lastRenderedPageBreak/>
        <w:t>3.9.2.3. Fluid Flux</w:t>
      </w:r>
      <w:r>
        <w:rPr>
          <w:noProof/>
        </w:rPr>
        <w:tab/>
      </w:r>
      <w:r>
        <w:rPr>
          <w:noProof/>
        </w:rPr>
        <w:fldChar w:fldCharType="begin"/>
      </w:r>
      <w:r>
        <w:rPr>
          <w:noProof/>
        </w:rPr>
        <w:instrText xml:space="preserve"> PAGEREF _Toc376787391 \h </w:instrText>
      </w:r>
      <w:r>
        <w:rPr>
          <w:noProof/>
        </w:rPr>
      </w:r>
      <w:r>
        <w:rPr>
          <w:noProof/>
        </w:rPr>
        <w:fldChar w:fldCharType="separate"/>
      </w:r>
      <w:r w:rsidR="009519C2">
        <w:rPr>
          <w:noProof/>
        </w:rPr>
        <w:t>36</w:t>
      </w:r>
      <w:r>
        <w:rPr>
          <w:noProof/>
        </w:rPr>
        <w:fldChar w:fldCharType="end"/>
      </w:r>
    </w:p>
    <w:p w14:paraId="6545A5C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3.9.2.4. Solute Flux</w:t>
      </w:r>
      <w:r>
        <w:rPr>
          <w:noProof/>
        </w:rPr>
        <w:tab/>
      </w:r>
      <w:r>
        <w:rPr>
          <w:noProof/>
        </w:rPr>
        <w:fldChar w:fldCharType="begin"/>
      </w:r>
      <w:r>
        <w:rPr>
          <w:noProof/>
        </w:rPr>
        <w:instrText xml:space="preserve"> PAGEREF _Toc376787392 \h </w:instrText>
      </w:r>
      <w:r>
        <w:rPr>
          <w:noProof/>
        </w:rPr>
      </w:r>
      <w:r>
        <w:rPr>
          <w:noProof/>
        </w:rPr>
        <w:fldChar w:fldCharType="separate"/>
      </w:r>
      <w:r w:rsidR="009519C2">
        <w:rPr>
          <w:noProof/>
        </w:rPr>
        <w:t>37</w:t>
      </w:r>
      <w:r>
        <w:rPr>
          <w:noProof/>
        </w:rPr>
        <w:fldChar w:fldCharType="end"/>
      </w:r>
    </w:p>
    <w:p w14:paraId="3BF4BB4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3.9.2.5. Heat Flux</w:t>
      </w:r>
      <w:r>
        <w:rPr>
          <w:noProof/>
        </w:rPr>
        <w:tab/>
      </w:r>
      <w:r>
        <w:rPr>
          <w:noProof/>
        </w:rPr>
        <w:fldChar w:fldCharType="begin"/>
      </w:r>
      <w:r>
        <w:rPr>
          <w:noProof/>
        </w:rPr>
        <w:instrText xml:space="preserve"> PAGEREF _Toc376787393 \h </w:instrText>
      </w:r>
      <w:r>
        <w:rPr>
          <w:noProof/>
        </w:rPr>
      </w:r>
      <w:r>
        <w:rPr>
          <w:noProof/>
        </w:rPr>
        <w:fldChar w:fldCharType="separate"/>
      </w:r>
      <w:r w:rsidR="009519C2">
        <w:rPr>
          <w:noProof/>
        </w:rPr>
        <w:t>38</w:t>
      </w:r>
      <w:r>
        <w:rPr>
          <w:noProof/>
        </w:rPr>
        <w:fldChar w:fldCharType="end"/>
      </w:r>
    </w:p>
    <w:p w14:paraId="36C238D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3.9.2.6. Convective Heat Flux</w:t>
      </w:r>
      <w:r>
        <w:rPr>
          <w:noProof/>
        </w:rPr>
        <w:tab/>
      </w:r>
      <w:r>
        <w:rPr>
          <w:noProof/>
        </w:rPr>
        <w:fldChar w:fldCharType="begin"/>
      </w:r>
      <w:r>
        <w:rPr>
          <w:noProof/>
        </w:rPr>
        <w:instrText xml:space="preserve"> PAGEREF _Toc376787394 \h </w:instrText>
      </w:r>
      <w:r>
        <w:rPr>
          <w:noProof/>
        </w:rPr>
      </w:r>
      <w:r>
        <w:rPr>
          <w:noProof/>
        </w:rPr>
        <w:fldChar w:fldCharType="separate"/>
      </w:r>
      <w:r w:rsidR="009519C2">
        <w:rPr>
          <w:noProof/>
        </w:rPr>
        <w:t>38</w:t>
      </w:r>
      <w:r>
        <w:rPr>
          <w:noProof/>
        </w:rPr>
        <w:fldChar w:fldCharType="end"/>
      </w:r>
    </w:p>
    <w:p w14:paraId="540A541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3.9.3.</w:t>
      </w:r>
      <w:r>
        <w:rPr>
          <w:noProof/>
        </w:rPr>
        <w:t xml:space="preserve"> Body Loads</w:t>
      </w:r>
      <w:r>
        <w:rPr>
          <w:noProof/>
        </w:rPr>
        <w:tab/>
      </w:r>
      <w:r>
        <w:rPr>
          <w:noProof/>
        </w:rPr>
        <w:fldChar w:fldCharType="begin"/>
      </w:r>
      <w:r>
        <w:rPr>
          <w:noProof/>
        </w:rPr>
        <w:instrText xml:space="preserve"> PAGEREF _Toc376787395 \h </w:instrText>
      </w:r>
      <w:r>
        <w:rPr>
          <w:noProof/>
        </w:rPr>
      </w:r>
      <w:r>
        <w:rPr>
          <w:noProof/>
        </w:rPr>
        <w:fldChar w:fldCharType="separate"/>
      </w:r>
      <w:r w:rsidR="009519C2">
        <w:rPr>
          <w:noProof/>
        </w:rPr>
        <w:t>39</w:t>
      </w:r>
      <w:r>
        <w:rPr>
          <w:noProof/>
        </w:rPr>
        <w:fldChar w:fldCharType="end"/>
      </w:r>
    </w:p>
    <w:p w14:paraId="2B499A2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3.9.3.1. Constant Body Force</w:t>
      </w:r>
      <w:r>
        <w:rPr>
          <w:noProof/>
        </w:rPr>
        <w:tab/>
      </w:r>
      <w:r>
        <w:rPr>
          <w:noProof/>
        </w:rPr>
        <w:fldChar w:fldCharType="begin"/>
      </w:r>
      <w:r>
        <w:rPr>
          <w:noProof/>
        </w:rPr>
        <w:instrText xml:space="preserve"> PAGEREF _Toc376787396 \h </w:instrText>
      </w:r>
      <w:r>
        <w:rPr>
          <w:noProof/>
        </w:rPr>
      </w:r>
      <w:r>
        <w:rPr>
          <w:noProof/>
        </w:rPr>
        <w:fldChar w:fldCharType="separate"/>
      </w:r>
      <w:r w:rsidR="009519C2">
        <w:rPr>
          <w:noProof/>
        </w:rPr>
        <w:t>39</w:t>
      </w:r>
      <w:r>
        <w:rPr>
          <w:noProof/>
        </w:rPr>
        <w:fldChar w:fldCharType="end"/>
      </w:r>
    </w:p>
    <w:p w14:paraId="41AAA34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3.9.3.2. Non-Constant Body Force</w:t>
      </w:r>
      <w:r>
        <w:rPr>
          <w:noProof/>
        </w:rPr>
        <w:tab/>
      </w:r>
      <w:r>
        <w:rPr>
          <w:noProof/>
        </w:rPr>
        <w:fldChar w:fldCharType="begin"/>
      </w:r>
      <w:r>
        <w:rPr>
          <w:noProof/>
        </w:rPr>
        <w:instrText xml:space="preserve"> PAGEREF _Toc376787397 \h </w:instrText>
      </w:r>
      <w:r>
        <w:rPr>
          <w:noProof/>
        </w:rPr>
      </w:r>
      <w:r>
        <w:rPr>
          <w:noProof/>
        </w:rPr>
        <w:fldChar w:fldCharType="separate"/>
      </w:r>
      <w:r w:rsidR="009519C2">
        <w:rPr>
          <w:noProof/>
        </w:rPr>
        <w:t>39</w:t>
      </w:r>
      <w:r>
        <w:rPr>
          <w:noProof/>
        </w:rPr>
        <w:fldChar w:fldCharType="end"/>
      </w:r>
    </w:p>
    <w:p w14:paraId="4A47AD7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3.9.3.3. Centrifugal Force</w:t>
      </w:r>
      <w:r>
        <w:rPr>
          <w:noProof/>
        </w:rPr>
        <w:tab/>
      </w:r>
      <w:r>
        <w:rPr>
          <w:noProof/>
        </w:rPr>
        <w:fldChar w:fldCharType="begin"/>
      </w:r>
      <w:r>
        <w:rPr>
          <w:noProof/>
        </w:rPr>
        <w:instrText xml:space="preserve"> PAGEREF _Toc376787398 \h </w:instrText>
      </w:r>
      <w:r>
        <w:rPr>
          <w:noProof/>
        </w:rPr>
      </w:r>
      <w:r>
        <w:rPr>
          <w:noProof/>
        </w:rPr>
        <w:fldChar w:fldCharType="separate"/>
      </w:r>
      <w:r w:rsidR="009519C2">
        <w:rPr>
          <w:noProof/>
        </w:rPr>
        <w:t>39</w:t>
      </w:r>
      <w:r>
        <w:rPr>
          <w:noProof/>
        </w:rPr>
        <w:fldChar w:fldCharType="end"/>
      </w:r>
    </w:p>
    <w:p w14:paraId="3AD6AF0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3.9.3.4. Heat source</w:t>
      </w:r>
      <w:r>
        <w:rPr>
          <w:noProof/>
        </w:rPr>
        <w:tab/>
      </w:r>
      <w:r>
        <w:rPr>
          <w:noProof/>
        </w:rPr>
        <w:fldChar w:fldCharType="begin"/>
      </w:r>
      <w:r>
        <w:rPr>
          <w:noProof/>
        </w:rPr>
        <w:instrText xml:space="preserve"> PAGEREF _Toc376787399 \h </w:instrText>
      </w:r>
      <w:r>
        <w:rPr>
          <w:noProof/>
        </w:rPr>
      </w:r>
      <w:r>
        <w:rPr>
          <w:noProof/>
        </w:rPr>
        <w:fldChar w:fldCharType="separate"/>
      </w:r>
      <w:r w:rsidR="009519C2">
        <w:rPr>
          <w:noProof/>
        </w:rPr>
        <w:t>39</w:t>
      </w:r>
      <w:r>
        <w:rPr>
          <w:noProof/>
        </w:rPr>
        <w:fldChar w:fldCharType="end"/>
      </w:r>
    </w:p>
    <w:p w14:paraId="5905A8F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3.10. Contact Interfaces</w:t>
      </w:r>
      <w:r>
        <w:rPr>
          <w:noProof/>
        </w:rPr>
        <w:tab/>
      </w:r>
      <w:r>
        <w:rPr>
          <w:noProof/>
        </w:rPr>
        <w:fldChar w:fldCharType="begin"/>
      </w:r>
      <w:r>
        <w:rPr>
          <w:noProof/>
        </w:rPr>
        <w:instrText xml:space="preserve"> PAGEREF _Toc376787400 \h </w:instrText>
      </w:r>
      <w:r>
        <w:rPr>
          <w:noProof/>
        </w:rPr>
      </w:r>
      <w:r>
        <w:rPr>
          <w:noProof/>
        </w:rPr>
        <w:fldChar w:fldCharType="separate"/>
      </w:r>
      <w:r w:rsidR="009519C2">
        <w:rPr>
          <w:noProof/>
        </w:rPr>
        <w:t>41</w:t>
      </w:r>
      <w:r>
        <w:rPr>
          <w:noProof/>
        </w:rPr>
        <w:fldChar w:fldCharType="end"/>
      </w:r>
    </w:p>
    <w:p w14:paraId="492FC42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3.10.1.</w:t>
      </w:r>
      <w:r>
        <w:rPr>
          <w:noProof/>
        </w:rPr>
        <w:t xml:space="preserve"> Sliding Interfaces</w:t>
      </w:r>
      <w:r>
        <w:rPr>
          <w:noProof/>
        </w:rPr>
        <w:tab/>
      </w:r>
      <w:r>
        <w:rPr>
          <w:noProof/>
        </w:rPr>
        <w:fldChar w:fldCharType="begin"/>
      </w:r>
      <w:r>
        <w:rPr>
          <w:noProof/>
        </w:rPr>
        <w:instrText xml:space="preserve"> PAGEREF _Toc376787401 \h </w:instrText>
      </w:r>
      <w:r>
        <w:rPr>
          <w:noProof/>
        </w:rPr>
      </w:r>
      <w:r>
        <w:rPr>
          <w:noProof/>
        </w:rPr>
        <w:fldChar w:fldCharType="separate"/>
      </w:r>
      <w:r w:rsidR="009519C2">
        <w:rPr>
          <w:noProof/>
        </w:rPr>
        <w:t>41</w:t>
      </w:r>
      <w:r>
        <w:rPr>
          <w:noProof/>
        </w:rPr>
        <w:fldChar w:fldCharType="end"/>
      </w:r>
    </w:p>
    <w:p w14:paraId="4884DD6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3.10.2.</w:t>
      </w:r>
      <w:r>
        <w:rPr>
          <w:noProof/>
        </w:rPr>
        <w:t xml:space="preserve"> Biphasic Contact</w:t>
      </w:r>
      <w:r>
        <w:rPr>
          <w:noProof/>
        </w:rPr>
        <w:tab/>
      </w:r>
      <w:r>
        <w:rPr>
          <w:noProof/>
        </w:rPr>
        <w:fldChar w:fldCharType="begin"/>
      </w:r>
      <w:r>
        <w:rPr>
          <w:noProof/>
        </w:rPr>
        <w:instrText xml:space="preserve"> PAGEREF _Toc376787402 \h </w:instrText>
      </w:r>
      <w:r>
        <w:rPr>
          <w:noProof/>
        </w:rPr>
      </w:r>
      <w:r>
        <w:rPr>
          <w:noProof/>
        </w:rPr>
        <w:fldChar w:fldCharType="separate"/>
      </w:r>
      <w:r w:rsidR="009519C2">
        <w:rPr>
          <w:noProof/>
        </w:rPr>
        <w:t>46</w:t>
      </w:r>
      <w:r>
        <w:rPr>
          <w:noProof/>
        </w:rPr>
        <w:fldChar w:fldCharType="end"/>
      </w:r>
    </w:p>
    <w:p w14:paraId="2C2E1B4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3.10.3.</w:t>
      </w:r>
      <w:r>
        <w:rPr>
          <w:noProof/>
        </w:rPr>
        <w:t xml:space="preserve"> Biphasic-Solute Contact</w:t>
      </w:r>
      <w:r>
        <w:rPr>
          <w:noProof/>
        </w:rPr>
        <w:tab/>
      </w:r>
      <w:r>
        <w:rPr>
          <w:noProof/>
        </w:rPr>
        <w:fldChar w:fldCharType="begin"/>
      </w:r>
      <w:r>
        <w:rPr>
          <w:noProof/>
        </w:rPr>
        <w:instrText xml:space="preserve"> PAGEREF _Toc376787403 \h </w:instrText>
      </w:r>
      <w:r>
        <w:rPr>
          <w:noProof/>
        </w:rPr>
      </w:r>
      <w:r>
        <w:rPr>
          <w:noProof/>
        </w:rPr>
        <w:fldChar w:fldCharType="separate"/>
      </w:r>
      <w:r w:rsidR="009519C2">
        <w:rPr>
          <w:noProof/>
        </w:rPr>
        <w:t>47</w:t>
      </w:r>
      <w:r>
        <w:rPr>
          <w:noProof/>
        </w:rPr>
        <w:fldChar w:fldCharType="end"/>
      </w:r>
    </w:p>
    <w:p w14:paraId="7FD90D0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3.10.4.</w:t>
      </w:r>
      <w:r>
        <w:rPr>
          <w:noProof/>
        </w:rPr>
        <w:t xml:space="preserve"> Rigid Wall Interfaces</w:t>
      </w:r>
      <w:r>
        <w:rPr>
          <w:noProof/>
        </w:rPr>
        <w:tab/>
      </w:r>
      <w:r>
        <w:rPr>
          <w:noProof/>
        </w:rPr>
        <w:fldChar w:fldCharType="begin"/>
      </w:r>
      <w:r>
        <w:rPr>
          <w:noProof/>
        </w:rPr>
        <w:instrText xml:space="preserve"> PAGEREF _Toc376787404 \h </w:instrText>
      </w:r>
      <w:r>
        <w:rPr>
          <w:noProof/>
        </w:rPr>
      </w:r>
      <w:r>
        <w:rPr>
          <w:noProof/>
        </w:rPr>
        <w:fldChar w:fldCharType="separate"/>
      </w:r>
      <w:r w:rsidR="009519C2">
        <w:rPr>
          <w:noProof/>
        </w:rPr>
        <w:t>48</w:t>
      </w:r>
      <w:r>
        <w:rPr>
          <w:noProof/>
        </w:rPr>
        <w:fldChar w:fldCharType="end"/>
      </w:r>
    </w:p>
    <w:p w14:paraId="44D5425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3.10.5.</w:t>
      </w:r>
      <w:r>
        <w:rPr>
          <w:noProof/>
        </w:rPr>
        <w:t xml:space="preserve"> Tied Interfaces</w:t>
      </w:r>
      <w:r>
        <w:rPr>
          <w:noProof/>
        </w:rPr>
        <w:tab/>
      </w:r>
      <w:r>
        <w:rPr>
          <w:noProof/>
        </w:rPr>
        <w:fldChar w:fldCharType="begin"/>
      </w:r>
      <w:r>
        <w:rPr>
          <w:noProof/>
        </w:rPr>
        <w:instrText xml:space="preserve"> PAGEREF _Toc376787405 \h </w:instrText>
      </w:r>
      <w:r>
        <w:rPr>
          <w:noProof/>
        </w:rPr>
      </w:r>
      <w:r>
        <w:rPr>
          <w:noProof/>
        </w:rPr>
        <w:fldChar w:fldCharType="separate"/>
      </w:r>
      <w:r w:rsidR="009519C2">
        <w:rPr>
          <w:noProof/>
        </w:rPr>
        <w:t>49</w:t>
      </w:r>
      <w:r>
        <w:rPr>
          <w:noProof/>
        </w:rPr>
        <w:fldChar w:fldCharType="end"/>
      </w:r>
    </w:p>
    <w:p w14:paraId="445E24F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3.10.6.</w:t>
      </w:r>
      <w:r>
        <w:rPr>
          <w:noProof/>
        </w:rPr>
        <w:t xml:space="preserve"> Tied Biphasic Interfaces</w:t>
      </w:r>
      <w:r>
        <w:rPr>
          <w:noProof/>
        </w:rPr>
        <w:tab/>
      </w:r>
      <w:r>
        <w:rPr>
          <w:noProof/>
        </w:rPr>
        <w:fldChar w:fldCharType="begin"/>
      </w:r>
      <w:r>
        <w:rPr>
          <w:noProof/>
        </w:rPr>
        <w:instrText xml:space="preserve"> PAGEREF _Toc376787406 \h </w:instrText>
      </w:r>
      <w:r>
        <w:rPr>
          <w:noProof/>
        </w:rPr>
      </w:r>
      <w:r>
        <w:rPr>
          <w:noProof/>
        </w:rPr>
        <w:fldChar w:fldCharType="separate"/>
      </w:r>
      <w:r w:rsidR="009519C2">
        <w:rPr>
          <w:noProof/>
        </w:rPr>
        <w:t>49</w:t>
      </w:r>
      <w:r>
        <w:rPr>
          <w:noProof/>
        </w:rPr>
        <w:fldChar w:fldCharType="end"/>
      </w:r>
    </w:p>
    <w:p w14:paraId="6ABD2E7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3.10.7.</w:t>
      </w:r>
      <w:r>
        <w:rPr>
          <w:noProof/>
        </w:rPr>
        <w:t xml:space="preserve"> Rigid Interfaces</w:t>
      </w:r>
      <w:r>
        <w:rPr>
          <w:noProof/>
        </w:rPr>
        <w:tab/>
      </w:r>
      <w:r>
        <w:rPr>
          <w:noProof/>
        </w:rPr>
        <w:fldChar w:fldCharType="begin"/>
      </w:r>
      <w:r>
        <w:rPr>
          <w:noProof/>
        </w:rPr>
        <w:instrText xml:space="preserve"> PAGEREF _Toc376787407 \h </w:instrText>
      </w:r>
      <w:r>
        <w:rPr>
          <w:noProof/>
        </w:rPr>
      </w:r>
      <w:r>
        <w:rPr>
          <w:noProof/>
        </w:rPr>
        <w:fldChar w:fldCharType="separate"/>
      </w:r>
      <w:r w:rsidR="009519C2">
        <w:rPr>
          <w:noProof/>
        </w:rPr>
        <w:t>50</w:t>
      </w:r>
      <w:r>
        <w:rPr>
          <w:noProof/>
        </w:rPr>
        <w:fldChar w:fldCharType="end"/>
      </w:r>
    </w:p>
    <w:p w14:paraId="76AD369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3.10.8.</w:t>
      </w:r>
      <w:r>
        <w:rPr>
          <w:noProof/>
        </w:rPr>
        <w:t xml:space="preserve"> Rigid Joints</w:t>
      </w:r>
      <w:r>
        <w:rPr>
          <w:noProof/>
        </w:rPr>
        <w:tab/>
      </w:r>
      <w:r>
        <w:rPr>
          <w:noProof/>
        </w:rPr>
        <w:fldChar w:fldCharType="begin"/>
      </w:r>
      <w:r>
        <w:rPr>
          <w:noProof/>
        </w:rPr>
        <w:instrText xml:space="preserve"> PAGEREF _Toc376787408 \h </w:instrText>
      </w:r>
      <w:r>
        <w:rPr>
          <w:noProof/>
        </w:rPr>
      </w:r>
      <w:r>
        <w:rPr>
          <w:noProof/>
        </w:rPr>
        <w:fldChar w:fldCharType="separate"/>
      </w:r>
      <w:r w:rsidR="009519C2">
        <w:rPr>
          <w:noProof/>
        </w:rPr>
        <w:t>50</w:t>
      </w:r>
      <w:r>
        <w:rPr>
          <w:noProof/>
        </w:rPr>
        <w:fldChar w:fldCharType="end"/>
      </w:r>
    </w:p>
    <w:p w14:paraId="6E134B9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3.10.9.</w:t>
      </w:r>
      <w:r>
        <w:rPr>
          <w:noProof/>
        </w:rPr>
        <w:t xml:space="preserve"> Spring Section</w:t>
      </w:r>
      <w:r>
        <w:rPr>
          <w:noProof/>
        </w:rPr>
        <w:tab/>
      </w:r>
      <w:r>
        <w:rPr>
          <w:noProof/>
        </w:rPr>
        <w:fldChar w:fldCharType="begin"/>
      </w:r>
      <w:r>
        <w:rPr>
          <w:noProof/>
        </w:rPr>
        <w:instrText xml:space="preserve"> PAGEREF _Toc376787409 \h </w:instrText>
      </w:r>
      <w:r>
        <w:rPr>
          <w:noProof/>
        </w:rPr>
      </w:r>
      <w:r>
        <w:rPr>
          <w:noProof/>
        </w:rPr>
        <w:fldChar w:fldCharType="separate"/>
      </w:r>
      <w:r w:rsidR="009519C2">
        <w:rPr>
          <w:noProof/>
        </w:rPr>
        <w:t>50</w:t>
      </w:r>
      <w:r>
        <w:rPr>
          <w:noProof/>
        </w:rPr>
        <w:fldChar w:fldCharType="end"/>
      </w:r>
    </w:p>
    <w:p w14:paraId="7548B87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3.11. Constraints Section</w:t>
      </w:r>
      <w:r>
        <w:rPr>
          <w:noProof/>
        </w:rPr>
        <w:tab/>
      </w:r>
      <w:r>
        <w:rPr>
          <w:noProof/>
        </w:rPr>
        <w:fldChar w:fldCharType="begin"/>
      </w:r>
      <w:r>
        <w:rPr>
          <w:noProof/>
        </w:rPr>
        <w:instrText xml:space="preserve"> PAGEREF _Toc376787410 \h </w:instrText>
      </w:r>
      <w:r>
        <w:rPr>
          <w:noProof/>
        </w:rPr>
      </w:r>
      <w:r>
        <w:rPr>
          <w:noProof/>
        </w:rPr>
        <w:fldChar w:fldCharType="separate"/>
      </w:r>
      <w:r w:rsidR="009519C2">
        <w:rPr>
          <w:noProof/>
        </w:rPr>
        <w:t>52</w:t>
      </w:r>
      <w:r>
        <w:rPr>
          <w:noProof/>
        </w:rPr>
        <w:fldChar w:fldCharType="end"/>
      </w:r>
    </w:p>
    <w:p w14:paraId="01D8FBB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3.11.1.</w:t>
      </w:r>
      <w:r>
        <w:rPr>
          <w:noProof/>
        </w:rPr>
        <w:t xml:space="preserve"> Rigid Body Constraints</w:t>
      </w:r>
      <w:r>
        <w:rPr>
          <w:noProof/>
        </w:rPr>
        <w:tab/>
      </w:r>
      <w:r>
        <w:rPr>
          <w:noProof/>
        </w:rPr>
        <w:fldChar w:fldCharType="begin"/>
      </w:r>
      <w:r>
        <w:rPr>
          <w:noProof/>
        </w:rPr>
        <w:instrText xml:space="preserve"> PAGEREF _Toc376787411 \h </w:instrText>
      </w:r>
      <w:r>
        <w:rPr>
          <w:noProof/>
        </w:rPr>
      </w:r>
      <w:r>
        <w:rPr>
          <w:noProof/>
        </w:rPr>
        <w:fldChar w:fldCharType="separate"/>
      </w:r>
      <w:r w:rsidR="009519C2">
        <w:rPr>
          <w:noProof/>
        </w:rPr>
        <w:t>52</w:t>
      </w:r>
      <w:r>
        <w:rPr>
          <w:noProof/>
        </w:rPr>
        <w:fldChar w:fldCharType="end"/>
      </w:r>
    </w:p>
    <w:p w14:paraId="7C3CFFD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3.12. Globals Section</w:t>
      </w:r>
      <w:r>
        <w:rPr>
          <w:noProof/>
        </w:rPr>
        <w:tab/>
      </w:r>
      <w:r>
        <w:rPr>
          <w:noProof/>
        </w:rPr>
        <w:fldChar w:fldCharType="begin"/>
      </w:r>
      <w:r>
        <w:rPr>
          <w:noProof/>
        </w:rPr>
        <w:instrText xml:space="preserve"> PAGEREF _Toc376787412 \h </w:instrText>
      </w:r>
      <w:r>
        <w:rPr>
          <w:noProof/>
        </w:rPr>
      </w:r>
      <w:r>
        <w:rPr>
          <w:noProof/>
        </w:rPr>
        <w:fldChar w:fldCharType="separate"/>
      </w:r>
      <w:r w:rsidR="009519C2">
        <w:rPr>
          <w:noProof/>
        </w:rPr>
        <w:t>54</w:t>
      </w:r>
      <w:r>
        <w:rPr>
          <w:noProof/>
        </w:rPr>
        <w:fldChar w:fldCharType="end"/>
      </w:r>
    </w:p>
    <w:p w14:paraId="4B2F673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3.12.1.</w:t>
      </w:r>
      <w:r>
        <w:rPr>
          <w:noProof/>
        </w:rPr>
        <w:t xml:space="preserve"> Constants</w:t>
      </w:r>
      <w:r>
        <w:rPr>
          <w:noProof/>
        </w:rPr>
        <w:tab/>
      </w:r>
      <w:r>
        <w:rPr>
          <w:noProof/>
        </w:rPr>
        <w:fldChar w:fldCharType="begin"/>
      </w:r>
      <w:r>
        <w:rPr>
          <w:noProof/>
        </w:rPr>
        <w:instrText xml:space="preserve"> PAGEREF _Toc376787413 \h </w:instrText>
      </w:r>
      <w:r>
        <w:rPr>
          <w:noProof/>
        </w:rPr>
      </w:r>
      <w:r>
        <w:rPr>
          <w:noProof/>
        </w:rPr>
        <w:fldChar w:fldCharType="separate"/>
      </w:r>
      <w:r w:rsidR="009519C2">
        <w:rPr>
          <w:noProof/>
        </w:rPr>
        <w:t>54</w:t>
      </w:r>
      <w:r>
        <w:rPr>
          <w:noProof/>
        </w:rPr>
        <w:fldChar w:fldCharType="end"/>
      </w:r>
    </w:p>
    <w:p w14:paraId="7498B6C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3.12.2.</w:t>
      </w:r>
      <w:r>
        <w:rPr>
          <w:noProof/>
        </w:rPr>
        <w:t xml:space="preserve"> Solutes</w:t>
      </w:r>
      <w:r>
        <w:rPr>
          <w:noProof/>
        </w:rPr>
        <w:tab/>
      </w:r>
      <w:r>
        <w:rPr>
          <w:noProof/>
        </w:rPr>
        <w:fldChar w:fldCharType="begin"/>
      </w:r>
      <w:r>
        <w:rPr>
          <w:noProof/>
        </w:rPr>
        <w:instrText xml:space="preserve"> PAGEREF _Toc376787414 \h </w:instrText>
      </w:r>
      <w:r>
        <w:rPr>
          <w:noProof/>
        </w:rPr>
      </w:r>
      <w:r>
        <w:rPr>
          <w:noProof/>
        </w:rPr>
        <w:fldChar w:fldCharType="separate"/>
      </w:r>
      <w:r w:rsidR="009519C2">
        <w:rPr>
          <w:noProof/>
        </w:rPr>
        <w:t>54</w:t>
      </w:r>
      <w:r>
        <w:rPr>
          <w:noProof/>
        </w:rPr>
        <w:fldChar w:fldCharType="end"/>
      </w:r>
    </w:p>
    <w:p w14:paraId="21A8B06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3.12.3.</w:t>
      </w:r>
      <w:r>
        <w:rPr>
          <w:noProof/>
        </w:rPr>
        <w:t xml:space="preserve"> Solid-Bound Molecules</w:t>
      </w:r>
      <w:r>
        <w:rPr>
          <w:noProof/>
        </w:rPr>
        <w:tab/>
      </w:r>
      <w:r>
        <w:rPr>
          <w:noProof/>
        </w:rPr>
        <w:fldChar w:fldCharType="begin"/>
      </w:r>
      <w:r>
        <w:rPr>
          <w:noProof/>
        </w:rPr>
        <w:instrText xml:space="preserve"> PAGEREF _Toc376787415 \h </w:instrText>
      </w:r>
      <w:r>
        <w:rPr>
          <w:noProof/>
        </w:rPr>
      </w:r>
      <w:r>
        <w:rPr>
          <w:noProof/>
        </w:rPr>
        <w:fldChar w:fldCharType="separate"/>
      </w:r>
      <w:r w:rsidR="009519C2">
        <w:rPr>
          <w:noProof/>
        </w:rPr>
        <w:t>55</w:t>
      </w:r>
      <w:r>
        <w:rPr>
          <w:noProof/>
        </w:rPr>
        <w:fldChar w:fldCharType="end"/>
      </w:r>
    </w:p>
    <w:p w14:paraId="5F85586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3.13. LoadData Section</w:t>
      </w:r>
      <w:r>
        <w:rPr>
          <w:noProof/>
        </w:rPr>
        <w:tab/>
      </w:r>
      <w:r>
        <w:rPr>
          <w:noProof/>
        </w:rPr>
        <w:fldChar w:fldCharType="begin"/>
      </w:r>
      <w:r>
        <w:rPr>
          <w:noProof/>
        </w:rPr>
        <w:instrText xml:space="preserve"> PAGEREF _Toc376787416 \h </w:instrText>
      </w:r>
      <w:r>
        <w:rPr>
          <w:noProof/>
        </w:rPr>
      </w:r>
      <w:r>
        <w:rPr>
          <w:noProof/>
        </w:rPr>
        <w:fldChar w:fldCharType="separate"/>
      </w:r>
      <w:r w:rsidR="009519C2">
        <w:rPr>
          <w:noProof/>
        </w:rPr>
        <w:t>56</w:t>
      </w:r>
      <w:r>
        <w:rPr>
          <w:noProof/>
        </w:rPr>
        <w:fldChar w:fldCharType="end"/>
      </w:r>
    </w:p>
    <w:p w14:paraId="199C7B1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3.14. Output Section</w:t>
      </w:r>
      <w:r>
        <w:rPr>
          <w:noProof/>
        </w:rPr>
        <w:tab/>
      </w:r>
      <w:r>
        <w:rPr>
          <w:noProof/>
        </w:rPr>
        <w:fldChar w:fldCharType="begin"/>
      </w:r>
      <w:r>
        <w:rPr>
          <w:noProof/>
        </w:rPr>
        <w:instrText xml:space="preserve"> PAGEREF _Toc376787417 \h </w:instrText>
      </w:r>
      <w:r>
        <w:rPr>
          <w:noProof/>
        </w:rPr>
      </w:r>
      <w:r>
        <w:rPr>
          <w:noProof/>
        </w:rPr>
        <w:fldChar w:fldCharType="separate"/>
      </w:r>
      <w:r w:rsidR="009519C2">
        <w:rPr>
          <w:noProof/>
        </w:rPr>
        <w:t>58</w:t>
      </w:r>
      <w:r>
        <w:rPr>
          <w:noProof/>
        </w:rPr>
        <w:fldChar w:fldCharType="end"/>
      </w:r>
    </w:p>
    <w:p w14:paraId="232A48B8"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3.14.1.</w:t>
      </w:r>
      <w:r>
        <w:rPr>
          <w:noProof/>
        </w:rPr>
        <w:t xml:space="preserve"> Logfile</w:t>
      </w:r>
      <w:r>
        <w:rPr>
          <w:noProof/>
        </w:rPr>
        <w:tab/>
      </w:r>
      <w:r>
        <w:rPr>
          <w:noProof/>
        </w:rPr>
        <w:fldChar w:fldCharType="begin"/>
      </w:r>
      <w:r>
        <w:rPr>
          <w:noProof/>
        </w:rPr>
        <w:instrText xml:space="preserve"> PAGEREF _Toc376787418 \h </w:instrText>
      </w:r>
      <w:r>
        <w:rPr>
          <w:noProof/>
        </w:rPr>
      </w:r>
      <w:r>
        <w:rPr>
          <w:noProof/>
        </w:rPr>
        <w:fldChar w:fldCharType="separate"/>
      </w:r>
      <w:r w:rsidR="009519C2">
        <w:rPr>
          <w:noProof/>
        </w:rPr>
        <w:t>58</w:t>
      </w:r>
      <w:r>
        <w:rPr>
          <w:noProof/>
        </w:rPr>
        <w:fldChar w:fldCharType="end"/>
      </w:r>
    </w:p>
    <w:p w14:paraId="283472E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3.14.1.1. Node_Data Class</w:t>
      </w:r>
      <w:r>
        <w:rPr>
          <w:noProof/>
        </w:rPr>
        <w:tab/>
      </w:r>
      <w:r>
        <w:rPr>
          <w:noProof/>
        </w:rPr>
        <w:fldChar w:fldCharType="begin"/>
      </w:r>
      <w:r>
        <w:rPr>
          <w:noProof/>
        </w:rPr>
        <w:instrText xml:space="preserve"> PAGEREF _Toc376787419 \h </w:instrText>
      </w:r>
      <w:r>
        <w:rPr>
          <w:noProof/>
        </w:rPr>
      </w:r>
      <w:r>
        <w:rPr>
          <w:noProof/>
        </w:rPr>
        <w:fldChar w:fldCharType="separate"/>
      </w:r>
      <w:r w:rsidR="009519C2">
        <w:rPr>
          <w:noProof/>
        </w:rPr>
        <w:t>60</w:t>
      </w:r>
      <w:r>
        <w:rPr>
          <w:noProof/>
        </w:rPr>
        <w:fldChar w:fldCharType="end"/>
      </w:r>
    </w:p>
    <w:p w14:paraId="7F28699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3.14.1.2. Element_Data Class</w:t>
      </w:r>
      <w:r>
        <w:rPr>
          <w:noProof/>
        </w:rPr>
        <w:tab/>
      </w:r>
      <w:r>
        <w:rPr>
          <w:noProof/>
        </w:rPr>
        <w:fldChar w:fldCharType="begin"/>
      </w:r>
      <w:r>
        <w:rPr>
          <w:noProof/>
        </w:rPr>
        <w:instrText xml:space="preserve"> PAGEREF _Toc376787420 \h </w:instrText>
      </w:r>
      <w:r>
        <w:rPr>
          <w:noProof/>
        </w:rPr>
      </w:r>
      <w:r>
        <w:rPr>
          <w:noProof/>
        </w:rPr>
        <w:fldChar w:fldCharType="separate"/>
      </w:r>
      <w:r w:rsidR="009519C2">
        <w:rPr>
          <w:noProof/>
        </w:rPr>
        <w:t>61</w:t>
      </w:r>
      <w:r>
        <w:rPr>
          <w:noProof/>
        </w:rPr>
        <w:fldChar w:fldCharType="end"/>
      </w:r>
    </w:p>
    <w:p w14:paraId="4C66F09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3.14.1.3. Rigid_Body_Data Class</w:t>
      </w:r>
      <w:r>
        <w:rPr>
          <w:noProof/>
        </w:rPr>
        <w:tab/>
      </w:r>
      <w:r>
        <w:rPr>
          <w:noProof/>
        </w:rPr>
        <w:fldChar w:fldCharType="begin"/>
      </w:r>
      <w:r>
        <w:rPr>
          <w:noProof/>
        </w:rPr>
        <w:instrText xml:space="preserve"> PAGEREF _Toc376787421 \h </w:instrText>
      </w:r>
      <w:r>
        <w:rPr>
          <w:noProof/>
        </w:rPr>
      </w:r>
      <w:r>
        <w:rPr>
          <w:noProof/>
        </w:rPr>
        <w:fldChar w:fldCharType="separate"/>
      </w:r>
      <w:r w:rsidR="009519C2">
        <w:rPr>
          <w:noProof/>
        </w:rPr>
        <w:t>62</w:t>
      </w:r>
      <w:r>
        <w:rPr>
          <w:noProof/>
        </w:rPr>
        <w:fldChar w:fldCharType="end"/>
      </w:r>
    </w:p>
    <w:p w14:paraId="24288FB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3.14.2.</w:t>
      </w:r>
      <w:r>
        <w:rPr>
          <w:noProof/>
        </w:rPr>
        <w:t xml:space="preserve"> Plotfile</w:t>
      </w:r>
      <w:r>
        <w:rPr>
          <w:noProof/>
        </w:rPr>
        <w:tab/>
      </w:r>
      <w:r>
        <w:rPr>
          <w:noProof/>
        </w:rPr>
        <w:fldChar w:fldCharType="begin"/>
      </w:r>
      <w:r>
        <w:rPr>
          <w:noProof/>
        </w:rPr>
        <w:instrText xml:space="preserve"> PAGEREF _Toc376787422 \h </w:instrText>
      </w:r>
      <w:r>
        <w:rPr>
          <w:noProof/>
        </w:rPr>
      </w:r>
      <w:r>
        <w:rPr>
          <w:noProof/>
        </w:rPr>
        <w:fldChar w:fldCharType="separate"/>
      </w:r>
      <w:r w:rsidR="009519C2">
        <w:rPr>
          <w:noProof/>
        </w:rPr>
        <w:t>63</w:t>
      </w:r>
      <w:r>
        <w:rPr>
          <w:noProof/>
        </w:rPr>
        <w:fldChar w:fldCharType="end"/>
      </w:r>
    </w:p>
    <w:p w14:paraId="431E6EE5"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4</w:t>
      </w:r>
      <w:r>
        <w:rPr>
          <w:noProof/>
        </w:rPr>
        <w:t xml:space="preserve"> Materials</w:t>
      </w:r>
      <w:r>
        <w:rPr>
          <w:noProof/>
        </w:rPr>
        <w:tab/>
      </w:r>
      <w:r>
        <w:rPr>
          <w:noProof/>
        </w:rPr>
        <w:fldChar w:fldCharType="begin"/>
      </w:r>
      <w:r>
        <w:rPr>
          <w:noProof/>
        </w:rPr>
        <w:instrText xml:space="preserve"> PAGEREF _Toc376787423 \h </w:instrText>
      </w:r>
      <w:r>
        <w:rPr>
          <w:noProof/>
        </w:rPr>
      </w:r>
      <w:r>
        <w:rPr>
          <w:noProof/>
        </w:rPr>
        <w:fldChar w:fldCharType="separate"/>
      </w:r>
      <w:r w:rsidR="009519C2">
        <w:rPr>
          <w:noProof/>
        </w:rPr>
        <w:t>65</w:t>
      </w:r>
      <w:r>
        <w:rPr>
          <w:noProof/>
        </w:rPr>
        <w:fldChar w:fldCharType="end"/>
      </w:r>
    </w:p>
    <w:p w14:paraId="019113F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_Toc376787424 \h </w:instrText>
      </w:r>
      <w:r>
        <w:rPr>
          <w:noProof/>
        </w:rPr>
      </w:r>
      <w:r>
        <w:rPr>
          <w:noProof/>
        </w:rPr>
        <w:fldChar w:fldCharType="separate"/>
      </w:r>
      <w:r w:rsidR="009519C2">
        <w:rPr>
          <w:noProof/>
        </w:rPr>
        <w:t>65</w:t>
      </w:r>
      <w:r>
        <w:rPr>
          <w:noProof/>
        </w:rPr>
        <w:fldChar w:fldCharType="end"/>
      </w:r>
    </w:p>
    <w:p w14:paraId="35B8D81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4.1.1.</w:t>
      </w:r>
      <w:r>
        <w:rPr>
          <w:noProof/>
        </w:rPr>
        <w:t xml:space="preserve"> Specifying Fiber Orientation</w:t>
      </w:r>
      <w:r>
        <w:rPr>
          <w:noProof/>
        </w:rPr>
        <w:tab/>
      </w:r>
      <w:r>
        <w:rPr>
          <w:noProof/>
        </w:rPr>
        <w:fldChar w:fldCharType="begin"/>
      </w:r>
      <w:r>
        <w:rPr>
          <w:noProof/>
        </w:rPr>
        <w:instrText xml:space="preserve"> PAGEREF _Toc376787425 \h </w:instrText>
      </w:r>
      <w:r>
        <w:rPr>
          <w:noProof/>
        </w:rPr>
      </w:r>
      <w:r>
        <w:rPr>
          <w:noProof/>
        </w:rPr>
        <w:fldChar w:fldCharType="separate"/>
      </w:r>
      <w:r w:rsidR="009519C2">
        <w:rPr>
          <w:noProof/>
        </w:rPr>
        <w:t>65</w:t>
      </w:r>
      <w:r>
        <w:rPr>
          <w:noProof/>
        </w:rPr>
        <w:fldChar w:fldCharType="end"/>
      </w:r>
    </w:p>
    <w:p w14:paraId="0F466B2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_Toc376787426 \h </w:instrText>
      </w:r>
      <w:r>
        <w:rPr>
          <w:noProof/>
        </w:rPr>
      </w:r>
      <w:r>
        <w:rPr>
          <w:noProof/>
        </w:rPr>
        <w:fldChar w:fldCharType="separate"/>
      </w:r>
      <w:r w:rsidR="009519C2">
        <w:rPr>
          <w:noProof/>
        </w:rPr>
        <w:t>65</w:t>
      </w:r>
      <w:r>
        <w:rPr>
          <w:noProof/>
        </w:rPr>
        <w:fldChar w:fldCharType="end"/>
      </w:r>
    </w:p>
    <w:p w14:paraId="1B8AA8F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_Toc376787427 \h </w:instrText>
      </w:r>
      <w:r>
        <w:rPr>
          <w:noProof/>
        </w:rPr>
      </w:r>
      <w:r>
        <w:rPr>
          <w:noProof/>
        </w:rPr>
        <w:fldChar w:fldCharType="separate"/>
      </w:r>
      <w:r w:rsidR="009519C2">
        <w:rPr>
          <w:noProof/>
        </w:rPr>
        <w:t>67</w:t>
      </w:r>
      <w:r>
        <w:rPr>
          <w:noProof/>
        </w:rPr>
        <w:fldChar w:fldCharType="end"/>
      </w:r>
    </w:p>
    <w:p w14:paraId="317FE83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4.1.2.</w:t>
      </w:r>
      <w:r>
        <w:rPr>
          <w:noProof/>
        </w:rPr>
        <w:t xml:space="preserve"> Uncoupled Materials</w:t>
      </w:r>
      <w:r>
        <w:rPr>
          <w:noProof/>
        </w:rPr>
        <w:tab/>
      </w:r>
      <w:r>
        <w:rPr>
          <w:noProof/>
        </w:rPr>
        <w:fldChar w:fldCharType="begin"/>
      </w:r>
      <w:r>
        <w:rPr>
          <w:noProof/>
        </w:rPr>
        <w:instrText xml:space="preserve"> PAGEREF _Toc376787428 \h </w:instrText>
      </w:r>
      <w:r>
        <w:rPr>
          <w:noProof/>
        </w:rPr>
      </w:r>
      <w:r>
        <w:rPr>
          <w:noProof/>
        </w:rPr>
        <w:fldChar w:fldCharType="separate"/>
      </w:r>
      <w:r w:rsidR="009519C2">
        <w:rPr>
          <w:noProof/>
        </w:rPr>
        <w:t>69</w:t>
      </w:r>
      <w:r>
        <w:rPr>
          <w:noProof/>
        </w:rPr>
        <w:fldChar w:fldCharType="end"/>
      </w:r>
    </w:p>
    <w:p w14:paraId="12FD38F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_Toc376787429 \h </w:instrText>
      </w:r>
      <w:r>
        <w:rPr>
          <w:noProof/>
        </w:rPr>
      </w:r>
      <w:r>
        <w:rPr>
          <w:noProof/>
        </w:rPr>
        <w:fldChar w:fldCharType="separate"/>
      </w:r>
      <w:r w:rsidR="009519C2">
        <w:rPr>
          <w:noProof/>
        </w:rPr>
        <w:t>71</w:t>
      </w:r>
      <w:r>
        <w:rPr>
          <w:noProof/>
        </w:rPr>
        <w:fldChar w:fldCharType="end"/>
      </w:r>
    </w:p>
    <w:p w14:paraId="177F162D"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_Toc376787430 \h </w:instrText>
      </w:r>
      <w:r>
        <w:rPr>
          <w:noProof/>
        </w:rPr>
      </w:r>
      <w:r>
        <w:rPr>
          <w:noProof/>
        </w:rPr>
        <w:fldChar w:fldCharType="separate"/>
      </w:r>
      <w:r w:rsidR="009519C2">
        <w:rPr>
          <w:noProof/>
        </w:rPr>
        <w:t>72</w:t>
      </w:r>
      <w:r>
        <w:rPr>
          <w:noProof/>
        </w:rPr>
        <w:fldChar w:fldCharType="end"/>
      </w:r>
    </w:p>
    <w:p w14:paraId="018289E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_Toc376787431 \h </w:instrText>
      </w:r>
      <w:r>
        <w:rPr>
          <w:noProof/>
        </w:rPr>
      </w:r>
      <w:r>
        <w:rPr>
          <w:noProof/>
        </w:rPr>
        <w:fldChar w:fldCharType="separate"/>
      </w:r>
      <w:r w:rsidR="009519C2">
        <w:rPr>
          <w:noProof/>
        </w:rPr>
        <w:t>73</w:t>
      </w:r>
      <w:r>
        <w:rPr>
          <w:noProof/>
        </w:rPr>
        <w:fldChar w:fldCharType="end"/>
      </w:r>
    </w:p>
    <w:p w14:paraId="07F1165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_Toc376787432 \h </w:instrText>
      </w:r>
      <w:r>
        <w:rPr>
          <w:noProof/>
        </w:rPr>
      </w:r>
      <w:r>
        <w:rPr>
          <w:noProof/>
        </w:rPr>
        <w:fldChar w:fldCharType="separate"/>
      </w:r>
      <w:r w:rsidR="009519C2">
        <w:rPr>
          <w:noProof/>
        </w:rPr>
        <w:t>74</w:t>
      </w:r>
      <w:r>
        <w:rPr>
          <w:noProof/>
        </w:rPr>
        <w:fldChar w:fldCharType="end"/>
      </w:r>
    </w:p>
    <w:p w14:paraId="46F2127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_Toc376787433 \h </w:instrText>
      </w:r>
      <w:r>
        <w:rPr>
          <w:noProof/>
        </w:rPr>
      </w:r>
      <w:r>
        <w:rPr>
          <w:noProof/>
        </w:rPr>
        <w:fldChar w:fldCharType="separate"/>
      </w:r>
      <w:r w:rsidR="009519C2">
        <w:rPr>
          <w:noProof/>
        </w:rPr>
        <w:t>75</w:t>
      </w:r>
      <w:r>
        <w:rPr>
          <w:noProof/>
        </w:rPr>
        <w:fldChar w:fldCharType="end"/>
      </w:r>
    </w:p>
    <w:p w14:paraId="4FBC54C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_Toc376787434 \h </w:instrText>
      </w:r>
      <w:r>
        <w:rPr>
          <w:noProof/>
        </w:rPr>
      </w:r>
      <w:r>
        <w:rPr>
          <w:noProof/>
        </w:rPr>
        <w:fldChar w:fldCharType="separate"/>
      </w:r>
      <w:r w:rsidR="009519C2">
        <w:rPr>
          <w:noProof/>
        </w:rPr>
        <w:t>77</w:t>
      </w:r>
      <w:r>
        <w:rPr>
          <w:noProof/>
        </w:rPr>
        <w:fldChar w:fldCharType="end"/>
      </w:r>
    </w:p>
    <w:p w14:paraId="070D7F7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_Toc376787435 \h </w:instrText>
      </w:r>
      <w:r>
        <w:rPr>
          <w:noProof/>
        </w:rPr>
      </w:r>
      <w:r>
        <w:rPr>
          <w:noProof/>
        </w:rPr>
        <w:fldChar w:fldCharType="separate"/>
      </w:r>
      <w:r w:rsidR="009519C2">
        <w:rPr>
          <w:noProof/>
        </w:rPr>
        <w:t>78</w:t>
      </w:r>
      <w:r>
        <w:rPr>
          <w:noProof/>
        </w:rPr>
        <w:fldChar w:fldCharType="end"/>
      </w:r>
    </w:p>
    <w:p w14:paraId="2BE0711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_Toc376787436 \h </w:instrText>
      </w:r>
      <w:r>
        <w:rPr>
          <w:noProof/>
        </w:rPr>
      </w:r>
      <w:r>
        <w:rPr>
          <w:noProof/>
        </w:rPr>
        <w:fldChar w:fldCharType="separate"/>
      </w:r>
      <w:r w:rsidR="009519C2">
        <w:rPr>
          <w:noProof/>
        </w:rPr>
        <w:t>79</w:t>
      </w:r>
      <w:r>
        <w:rPr>
          <w:noProof/>
        </w:rPr>
        <w:fldChar w:fldCharType="end"/>
      </w:r>
    </w:p>
    <w:p w14:paraId="5C5E7BC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_Toc376787437 \h </w:instrText>
      </w:r>
      <w:r>
        <w:rPr>
          <w:noProof/>
        </w:rPr>
      </w:r>
      <w:r>
        <w:rPr>
          <w:noProof/>
        </w:rPr>
        <w:fldChar w:fldCharType="separate"/>
      </w:r>
      <w:r w:rsidR="009519C2">
        <w:rPr>
          <w:noProof/>
        </w:rPr>
        <w:t>81</w:t>
      </w:r>
      <w:r>
        <w:rPr>
          <w:noProof/>
        </w:rPr>
        <w:fldChar w:fldCharType="end"/>
      </w:r>
    </w:p>
    <w:p w14:paraId="2FBF82F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_Toc376787438 \h </w:instrText>
      </w:r>
      <w:r>
        <w:rPr>
          <w:noProof/>
        </w:rPr>
      </w:r>
      <w:r>
        <w:rPr>
          <w:noProof/>
        </w:rPr>
        <w:fldChar w:fldCharType="separate"/>
      </w:r>
      <w:r w:rsidR="009519C2">
        <w:rPr>
          <w:noProof/>
        </w:rPr>
        <w:t>82</w:t>
      </w:r>
      <w:r>
        <w:rPr>
          <w:noProof/>
        </w:rPr>
        <w:fldChar w:fldCharType="end"/>
      </w:r>
    </w:p>
    <w:p w14:paraId="6111343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_Toc376787439 \h </w:instrText>
      </w:r>
      <w:r>
        <w:rPr>
          <w:noProof/>
        </w:rPr>
      </w:r>
      <w:r>
        <w:rPr>
          <w:noProof/>
        </w:rPr>
        <w:fldChar w:fldCharType="separate"/>
      </w:r>
      <w:r w:rsidR="009519C2">
        <w:rPr>
          <w:noProof/>
        </w:rPr>
        <w:t>83</w:t>
      </w:r>
      <w:r>
        <w:rPr>
          <w:noProof/>
        </w:rPr>
        <w:fldChar w:fldCharType="end"/>
      </w:r>
    </w:p>
    <w:p w14:paraId="6C0D42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_Toc376787440 \h </w:instrText>
      </w:r>
      <w:r>
        <w:rPr>
          <w:noProof/>
        </w:rPr>
      </w:r>
      <w:r>
        <w:rPr>
          <w:noProof/>
        </w:rPr>
        <w:fldChar w:fldCharType="separate"/>
      </w:r>
      <w:r w:rsidR="009519C2">
        <w:rPr>
          <w:noProof/>
        </w:rPr>
        <w:t>84</w:t>
      </w:r>
      <w:r>
        <w:rPr>
          <w:noProof/>
        </w:rPr>
        <w:fldChar w:fldCharType="end"/>
      </w:r>
    </w:p>
    <w:p w14:paraId="53B93F2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_Toc376787441 \h </w:instrText>
      </w:r>
      <w:r>
        <w:rPr>
          <w:noProof/>
        </w:rPr>
      </w:r>
      <w:r>
        <w:rPr>
          <w:noProof/>
        </w:rPr>
        <w:fldChar w:fldCharType="separate"/>
      </w:r>
      <w:r w:rsidR="009519C2">
        <w:rPr>
          <w:noProof/>
        </w:rPr>
        <w:t>86</w:t>
      </w:r>
      <w:r>
        <w:rPr>
          <w:noProof/>
        </w:rPr>
        <w:fldChar w:fldCharType="end"/>
      </w:r>
    </w:p>
    <w:p w14:paraId="04B7F3C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_Toc376787442 \h </w:instrText>
      </w:r>
      <w:r>
        <w:rPr>
          <w:noProof/>
        </w:rPr>
      </w:r>
      <w:r>
        <w:rPr>
          <w:noProof/>
        </w:rPr>
        <w:fldChar w:fldCharType="separate"/>
      </w:r>
      <w:r w:rsidR="009519C2">
        <w:rPr>
          <w:noProof/>
        </w:rPr>
        <w:t>87</w:t>
      </w:r>
      <w:r>
        <w:rPr>
          <w:noProof/>
        </w:rPr>
        <w:fldChar w:fldCharType="end"/>
      </w:r>
    </w:p>
    <w:p w14:paraId="200F55B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_Toc376787443 \h </w:instrText>
      </w:r>
      <w:r>
        <w:rPr>
          <w:noProof/>
        </w:rPr>
      </w:r>
      <w:r>
        <w:rPr>
          <w:noProof/>
        </w:rPr>
        <w:fldChar w:fldCharType="separate"/>
      </w:r>
      <w:r w:rsidR="009519C2">
        <w:rPr>
          <w:noProof/>
        </w:rPr>
        <w:t>88</w:t>
      </w:r>
      <w:r>
        <w:rPr>
          <w:noProof/>
        </w:rPr>
        <w:fldChar w:fldCharType="end"/>
      </w:r>
    </w:p>
    <w:p w14:paraId="0757E0B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_Toc376787444 \h </w:instrText>
      </w:r>
      <w:r>
        <w:rPr>
          <w:noProof/>
        </w:rPr>
      </w:r>
      <w:r>
        <w:rPr>
          <w:noProof/>
        </w:rPr>
        <w:fldChar w:fldCharType="separate"/>
      </w:r>
      <w:r w:rsidR="009519C2">
        <w:rPr>
          <w:noProof/>
        </w:rPr>
        <w:t>89</w:t>
      </w:r>
      <w:r>
        <w:rPr>
          <w:noProof/>
        </w:rPr>
        <w:fldChar w:fldCharType="end"/>
      </w:r>
    </w:p>
    <w:p w14:paraId="5155804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4.1.3.</w:t>
      </w:r>
      <w:r>
        <w:rPr>
          <w:noProof/>
        </w:rPr>
        <w:t xml:space="preserve"> Compressible Materials</w:t>
      </w:r>
      <w:r>
        <w:rPr>
          <w:noProof/>
        </w:rPr>
        <w:tab/>
      </w:r>
      <w:r>
        <w:rPr>
          <w:noProof/>
        </w:rPr>
        <w:fldChar w:fldCharType="begin"/>
      </w:r>
      <w:r>
        <w:rPr>
          <w:noProof/>
        </w:rPr>
        <w:instrText xml:space="preserve"> PAGEREF _Toc376787445 \h </w:instrText>
      </w:r>
      <w:r>
        <w:rPr>
          <w:noProof/>
        </w:rPr>
      </w:r>
      <w:r>
        <w:rPr>
          <w:noProof/>
        </w:rPr>
        <w:fldChar w:fldCharType="separate"/>
      </w:r>
      <w:r w:rsidR="009519C2">
        <w:rPr>
          <w:noProof/>
        </w:rPr>
        <w:t>92</w:t>
      </w:r>
      <w:r>
        <w:rPr>
          <w:noProof/>
        </w:rPr>
        <w:fldChar w:fldCharType="end"/>
      </w:r>
    </w:p>
    <w:p w14:paraId="5827514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_Toc376787446 \h </w:instrText>
      </w:r>
      <w:r>
        <w:rPr>
          <w:noProof/>
        </w:rPr>
      </w:r>
      <w:r>
        <w:rPr>
          <w:noProof/>
        </w:rPr>
        <w:fldChar w:fldCharType="separate"/>
      </w:r>
      <w:r w:rsidR="009519C2">
        <w:rPr>
          <w:noProof/>
        </w:rPr>
        <w:t>92</w:t>
      </w:r>
      <w:r>
        <w:rPr>
          <w:noProof/>
        </w:rPr>
        <w:fldChar w:fldCharType="end"/>
      </w:r>
    </w:p>
    <w:p w14:paraId="7764F13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_Toc376787447 \h </w:instrText>
      </w:r>
      <w:r>
        <w:rPr>
          <w:noProof/>
        </w:rPr>
      </w:r>
      <w:r>
        <w:rPr>
          <w:noProof/>
        </w:rPr>
        <w:fldChar w:fldCharType="separate"/>
      </w:r>
      <w:r w:rsidR="009519C2">
        <w:rPr>
          <w:noProof/>
        </w:rPr>
        <w:t>94</w:t>
      </w:r>
      <w:r>
        <w:rPr>
          <w:noProof/>
        </w:rPr>
        <w:fldChar w:fldCharType="end"/>
      </w:r>
    </w:p>
    <w:p w14:paraId="7685E90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_Toc376787448 \h </w:instrText>
      </w:r>
      <w:r>
        <w:rPr>
          <w:noProof/>
        </w:rPr>
      </w:r>
      <w:r>
        <w:rPr>
          <w:noProof/>
        </w:rPr>
        <w:fldChar w:fldCharType="separate"/>
      </w:r>
      <w:r w:rsidR="009519C2">
        <w:rPr>
          <w:noProof/>
        </w:rPr>
        <w:t>96</w:t>
      </w:r>
      <w:r>
        <w:rPr>
          <w:noProof/>
        </w:rPr>
        <w:fldChar w:fldCharType="end"/>
      </w:r>
    </w:p>
    <w:p w14:paraId="0A4A622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lastRenderedPageBreak/>
        <w:t>4.1.3.4. Ellipsoidal Fiber Distribution</w:t>
      </w:r>
      <w:r>
        <w:rPr>
          <w:noProof/>
        </w:rPr>
        <w:tab/>
      </w:r>
      <w:r>
        <w:rPr>
          <w:noProof/>
        </w:rPr>
        <w:fldChar w:fldCharType="begin"/>
      </w:r>
      <w:r>
        <w:rPr>
          <w:noProof/>
        </w:rPr>
        <w:instrText xml:space="preserve"> PAGEREF _Toc376787449 \h </w:instrText>
      </w:r>
      <w:r>
        <w:rPr>
          <w:noProof/>
        </w:rPr>
      </w:r>
      <w:r>
        <w:rPr>
          <w:noProof/>
        </w:rPr>
        <w:fldChar w:fldCharType="separate"/>
      </w:r>
      <w:r w:rsidR="009519C2">
        <w:rPr>
          <w:noProof/>
        </w:rPr>
        <w:t>98</w:t>
      </w:r>
      <w:r>
        <w:rPr>
          <w:noProof/>
        </w:rPr>
        <w:fldChar w:fldCharType="end"/>
      </w:r>
    </w:p>
    <w:p w14:paraId="62A34DB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_Toc376787450 \h </w:instrText>
      </w:r>
      <w:r>
        <w:rPr>
          <w:noProof/>
        </w:rPr>
      </w:r>
      <w:r>
        <w:rPr>
          <w:noProof/>
        </w:rPr>
        <w:fldChar w:fldCharType="separate"/>
      </w:r>
      <w:r w:rsidR="009519C2">
        <w:rPr>
          <w:noProof/>
        </w:rPr>
        <w:t>99</w:t>
      </w:r>
      <w:r>
        <w:rPr>
          <w:noProof/>
        </w:rPr>
        <w:fldChar w:fldCharType="end"/>
      </w:r>
    </w:p>
    <w:p w14:paraId="2DE8B15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_Toc376787451 \h </w:instrText>
      </w:r>
      <w:r>
        <w:rPr>
          <w:noProof/>
        </w:rPr>
      </w:r>
      <w:r>
        <w:rPr>
          <w:noProof/>
        </w:rPr>
        <w:fldChar w:fldCharType="separate"/>
      </w:r>
      <w:r w:rsidR="009519C2">
        <w:rPr>
          <w:noProof/>
        </w:rPr>
        <w:t>100</w:t>
      </w:r>
      <w:r>
        <w:rPr>
          <w:noProof/>
        </w:rPr>
        <w:fldChar w:fldCharType="end"/>
      </w:r>
    </w:p>
    <w:p w14:paraId="52E7D38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_Toc376787452 \h </w:instrText>
      </w:r>
      <w:r>
        <w:rPr>
          <w:noProof/>
        </w:rPr>
      </w:r>
      <w:r>
        <w:rPr>
          <w:noProof/>
        </w:rPr>
        <w:fldChar w:fldCharType="separate"/>
      </w:r>
      <w:r w:rsidR="009519C2">
        <w:rPr>
          <w:noProof/>
        </w:rPr>
        <w:t>101</w:t>
      </w:r>
      <w:r>
        <w:rPr>
          <w:noProof/>
        </w:rPr>
        <w:fldChar w:fldCharType="end"/>
      </w:r>
    </w:p>
    <w:p w14:paraId="22AAF77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_Toc376787453 \h </w:instrText>
      </w:r>
      <w:r>
        <w:rPr>
          <w:noProof/>
        </w:rPr>
      </w:r>
      <w:r>
        <w:rPr>
          <w:noProof/>
        </w:rPr>
        <w:fldChar w:fldCharType="separate"/>
      </w:r>
      <w:r w:rsidR="009519C2">
        <w:rPr>
          <w:noProof/>
        </w:rPr>
        <w:t>103</w:t>
      </w:r>
      <w:r>
        <w:rPr>
          <w:noProof/>
        </w:rPr>
        <w:fldChar w:fldCharType="end"/>
      </w:r>
    </w:p>
    <w:p w14:paraId="13E3D7F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_Toc376787454 \h </w:instrText>
      </w:r>
      <w:r>
        <w:rPr>
          <w:noProof/>
        </w:rPr>
      </w:r>
      <w:r>
        <w:rPr>
          <w:noProof/>
        </w:rPr>
        <w:fldChar w:fldCharType="separate"/>
      </w:r>
      <w:r w:rsidR="009519C2">
        <w:rPr>
          <w:noProof/>
        </w:rPr>
        <w:t>104</w:t>
      </w:r>
      <w:r>
        <w:rPr>
          <w:noProof/>
        </w:rPr>
        <w:fldChar w:fldCharType="end"/>
      </w:r>
    </w:p>
    <w:p w14:paraId="26E0C2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_Toc376787455 \h </w:instrText>
      </w:r>
      <w:r>
        <w:rPr>
          <w:noProof/>
        </w:rPr>
      </w:r>
      <w:r>
        <w:rPr>
          <w:noProof/>
        </w:rPr>
        <w:fldChar w:fldCharType="separate"/>
      </w:r>
      <w:r w:rsidR="009519C2">
        <w:rPr>
          <w:noProof/>
        </w:rPr>
        <w:t>105</w:t>
      </w:r>
      <w:r>
        <w:rPr>
          <w:noProof/>
        </w:rPr>
        <w:fldChar w:fldCharType="end"/>
      </w:r>
    </w:p>
    <w:p w14:paraId="178E883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_Toc376787456 \h </w:instrText>
      </w:r>
      <w:r>
        <w:rPr>
          <w:noProof/>
        </w:rPr>
      </w:r>
      <w:r>
        <w:rPr>
          <w:noProof/>
        </w:rPr>
        <w:fldChar w:fldCharType="separate"/>
      </w:r>
      <w:r w:rsidR="009519C2">
        <w:rPr>
          <w:noProof/>
        </w:rPr>
        <w:t>106</w:t>
      </w:r>
      <w:r>
        <w:rPr>
          <w:noProof/>
        </w:rPr>
        <w:fldChar w:fldCharType="end"/>
      </w:r>
    </w:p>
    <w:p w14:paraId="520C728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_Toc376787457 \h </w:instrText>
      </w:r>
      <w:r>
        <w:rPr>
          <w:noProof/>
        </w:rPr>
      </w:r>
      <w:r>
        <w:rPr>
          <w:noProof/>
        </w:rPr>
        <w:fldChar w:fldCharType="separate"/>
      </w:r>
      <w:r w:rsidR="009519C2">
        <w:rPr>
          <w:noProof/>
        </w:rPr>
        <w:t>107</w:t>
      </w:r>
      <w:r>
        <w:rPr>
          <w:noProof/>
        </w:rPr>
        <w:fldChar w:fldCharType="end"/>
      </w:r>
    </w:p>
    <w:p w14:paraId="4293A3D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_Toc376787458 \h </w:instrText>
      </w:r>
      <w:r>
        <w:rPr>
          <w:noProof/>
        </w:rPr>
      </w:r>
      <w:r>
        <w:rPr>
          <w:noProof/>
        </w:rPr>
        <w:fldChar w:fldCharType="separate"/>
      </w:r>
      <w:r w:rsidR="009519C2">
        <w:rPr>
          <w:noProof/>
        </w:rPr>
        <w:t>108</w:t>
      </w:r>
      <w:r>
        <w:rPr>
          <w:noProof/>
        </w:rPr>
        <w:fldChar w:fldCharType="end"/>
      </w:r>
    </w:p>
    <w:p w14:paraId="3501BC1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_Toc376787459 \h </w:instrText>
      </w:r>
      <w:r>
        <w:rPr>
          <w:noProof/>
        </w:rPr>
      </w:r>
      <w:r>
        <w:rPr>
          <w:noProof/>
        </w:rPr>
        <w:fldChar w:fldCharType="separate"/>
      </w:r>
      <w:r w:rsidR="009519C2">
        <w:rPr>
          <w:noProof/>
        </w:rPr>
        <w:t>110</w:t>
      </w:r>
      <w:r>
        <w:rPr>
          <w:noProof/>
        </w:rPr>
        <w:fldChar w:fldCharType="end"/>
      </w:r>
    </w:p>
    <w:p w14:paraId="1E9A56D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_Toc376787460 \h </w:instrText>
      </w:r>
      <w:r>
        <w:rPr>
          <w:noProof/>
        </w:rPr>
      </w:r>
      <w:r>
        <w:rPr>
          <w:noProof/>
        </w:rPr>
        <w:fldChar w:fldCharType="separate"/>
      </w:r>
      <w:r w:rsidR="009519C2">
        <w:rPr>
          <w:noProof/>
        </w:rPr>
        <w:t>111</w:t>
      </w:r>
      <w:r>
        <w:rPr>
          <w:noProof/>
        </w:rPr>
        <w:fldChar w:fldCharType="end"/>
      </w:r>
    </w:p>
    <w:p w14:paraId="22013ED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_Toc376787461 \h </w:instrText>
      </w:r>
      <w:r>
        <w:rPr>
          <w:noProof/>
        </w:rPr>
      </w:r>
      <w:r>
        <w:rPr>
          <w:noProof/>
        </w:rPr>
        <w:fldChar w:fldCharType="separate"/>
      </w:r>
      <w:r w:rsidR="009519C2">
        <w:rPr>
          <w:noProof/>
        </w:rPr>
        <w:t>113</w:t>
      </w:r>
      <w:r>
        <w:rPr>
          <w:noProof/>
        </w:rPr>
        <w:fldChar w:fldCharType="end"/>
      </w:r>
    </w:p>
    <w:p w14:paraId="24D43FF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_Toc376787462 \h </w:instrText>
      </w:r>
      <w:r>
        <w:rPr>
          <w:noProof/>
        </w:rPr>
      </w:r>
      <w:r>
        <w:rPr>
          <w:noProof/>
        </w:rPr>
        <w:fldChar w:fldCharType="separate"/>
      </w:r>
      <w:r w:rsidR="009519C2">
        <w:rPr>
          <w:noProof/>
        </w:rPr>
        <w:t>115</w:t>
      </w:r>
      <w:r>
        <w:rPr>
          <w:noProof/>
        </w:rPr>
        <w:fldChar w:fldCharType="end"/>
      </w:r>
    </w:p>
    <w:p w14:paraId="7DA7486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_Toc376787463 \h </w:instrText>
      </w:r>
      <w:r>
        <w:rPr>
          <w:noProof/>
        </w:rPr>
      </w:r>
      <w:r>
        <w:rPr>
          <w:noProof/>
        </w:rPr>
        <w:fldChar w:fldCharType="separate"/>
      </w:r>
      <w:r w:rsidR="009519C2">
        <w:rPr>
          <w:noProof/>
        </w:rPr>
        <w:t>116</w:t>
      </w:r>
      <w:r>
        <w:rPr>
          <w:noProof/>
        </w:rPr>
        <w:fldChar w:fldCharType="end"/>
      </w:r>
    </w:p>
    <w:p w14:paraId="1591E83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_Toc376787464 \h </w:instrText>
      </w:r>
      <w:r>
        <w:rPr>
          <w:noProof/>
        </w:rPr>
      </w:r>
      <w:r>
        <w:rPr>
          <w:noProof/>
        </w:rPr>
        <w:fldChar w:fldCharType="separate"/>
      </w:r>
      <w:r w:rsidR="009519C2">
        <w:rPr>
          <w:noProof/>
        </w:rPr>
        <w:t>117</w:t>
      </w:r>
      <w:r>
        <w:rPr>
          <w:noProof/>
        </w:rPr>
        <w:fldChar w:fldCharType="end"/>
      </w:r>
    </w:p>
    <w:p w14:paraId="1987755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4.2.1.</w:t>
      </w:r>
      <w:r>
        <w:rPr>
          <w:noProof/>
        </w:rPr>
        <w:t xml:space="preserve"> Uncoupled Viscoelastic Materials</w:t>
      </w:r>
      <w:r>
        <w:rPr>
          <w:noProof/>
        </w:rPr>
        <w:tab/>
      </w:r>
      <w:r>
        <w:rPr>
          <w:noProof/>
        </w:rPr>
        <w:fldChar w:fldCharType="begin"/>
      </w:r>
      <w:r>
        <w:rPr>
          <w:noProof/>
        </w:rPr>
        <w:instrText xml:space="preserve"> PAGEREF _Toc376787465 \h </w:instrText>
      </w:r>
      <w:r>
        <w:rPr>
          <w:noProof/>
        </w:rPr>
      </w:r>
      <w:r>
        <w:rPr>
          <w:noProof/>
        </w:rPr>
        <w:fldChar w:fldCharType="separate"/>
      </w:r>
      <w:r w:rsidR="009519C2">
        <w:rPr>
          <w:noProof/>
        </w:rPr>
        <w:t>117</w:t>
      </w:r>
      <w:r>
        <w:rPr>
          <w:noProof/>
        </w:rPr>
        <w:fldChar w:fldCharType="end"/>
      </w:r>
    </w:p>
    <w:p w14:paraId="7CADEDE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4.2.2.</w:t>
      </w:r>
      <w:r>
        <w:rPr>
          <w:noProof/>
        </w:rPr>
        <w:t xml:space="preserve"> Compressible Viscoelastic Materials</w:t>
      </w:r>
      <w:r>
        <w:rPr>
          <w:noProof/>
        </w:rPr>
        <w:tab/>
      </w:r>
      <w:r>
        <w:rPr>
          <w:noProof/>
        </w:rPr>
        <w:fldChar w:fldCharType="begin"/>
      </w:r>
      <w:r>
        <w:rPr>
          <w:noProof/>
        </w:rPr>
        <w:instrText xml:space="preserve"> PAGEREF _Toc376787466 \h </w:instrText>
      </w:r>
      <w:r>
        <w:rPr>
          <w:noProof/>
        </w:rPr>
      </w:r>
      <w:r>
        <w:rPr>
          <w:noProof/>
        </w:rPr>
        <w:fldChar w:fldCharType="separate"/>
      </w:r>
      <w:r w:rsidR="009519C2">
        <w:rPr>
          <w:noProof/>
        </w:rPr>
        <w:t>118</w:t>
      </w:r>
      <w:r>
        <w:rPr>
          <w:noProof/>
        </w:rPr>
        <w:fldChar w:fldCharType="end"/>
      </w:r>
    </w:p>
    <w:p w14:paraId="378DED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_Toc376787467 \h </w:instrText>
      </w:r>
      <w:r>
        <w:rPr>
          <w:noProof/>
        </w:rPr>
      </w:r>
      <w:r>
        <w:rPr>
          <w:noProof/>
        </w:rPr>
        <w:fldChar w:fldCharType="separate"/>
      </w:r>
      <w:r w:rsidR="009519C2">
        <w:rPr>
          <w:noProof/>
        </w:rPr>
        <w:t>118</w:t>
      </w:r>
      <w:r>
        <w:rPr>
          <w:noProof/>
        </w:rPr>
        <w:fldChar w:fldCharType="end"/>
      </w:r>
    </w:p>
    <w:p w14:paraId="5AE799D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_Toc376787468 \h </w:instrText>
      </w:r>
      <w:r>
        <w:rPr>
          <w:noProof/>
        </w:rPr>
      </w:r>
      <w:r>
        <w:rPr>
          <w:noProof/>
        </w:rPr>
        <w:fldChar w:fldCharType="separate"/>
      </w:r>
      <w:r w:rsidR="009519C2">
        <w:rPr>
          <w:noProof/>
        </w:rPr>
        <w:t>119</w:t>
      </w:r>
      <w:r>
        <w:rPr>
          <w:noProof/>
        </w:rPr>
        <w:fldChar w:fldCharType="end"/>
      </w:r>
    </w:p>
    <w:p w14:paraId="020505C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_Toc376787469 \h </w:instrText>
      </w:r>
      <w:r>
        <w:rPr>
          <w:noProof/>
        </w:rPr>
      </w:r>
      <w:r>
        <w:rPr>
          <w:noProof/>
        </w:rPr>
        <w:fldChar w:fldCharType="separate"/>
      </w:r>
      <w:r w:rsidR="009519C2">
        <w:rPr>
          <w:noProof/>
        </w:rPr>
        <w:t>121</w:t>
      </w:r>
      <w:r>
        <w:rPr>
          <w:noProof/>
        </w:rPr>
        <w:fldChar w:fldCharType="end"/>
      </w:r>
    </w:p>
    <w:p w14:paraId="15BB59C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_Toc376787470 \h </w:instrText>
      </w:r>
      <w:r>
        <w:rPr>
          <w:noProof/>
        </w:rPr>
      </w:r>
      <w:r>
        <w:rPr>
          <w:noProof/>
        </w:rPr>
        <w:fldChar w:fldCharType="separate"/>
      </w:r>
      <w:r w:rsidR="009519C2">
        <w:rPr>
          <w:noProof/>
        </w:rPr>
        <w:t>122</w:t>
      </w:r>
      <w:r>
        <w:rPr>
          <w:noProof/>
        </w:rPr>
        <w:fldChar w:fldCharType="end"/>
      </w:r>
    </w:p>
    <w:p w14:paraId="4F6F901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4.4.2.</w:t>
      </w:r>
      <w:r>
        <w:rPr>
          <w:noProof/>
        </w:rPr>
        <w:t xml:space="preserve"> Permeability Materials</w:t>
      </w:r>
      <w:r>
        <w:rPr>
          <w:noProof/>
        </w:rPr>
        <w:tab/>
      </w:r>
      <w:r>
        <w:rPr>
          <w:noProof/>
        </w:rPr>
        <w:fldChar w:fldCharType="begin"/>
      </w:r>
      <w:r>
        <w:rPr>
          <w:noProof/>
        </w:rPr>
        <w:instrText xml:space="preserve"> PAGEREF _Toc376787471 \h </w:instrText>
      </w:r>
      <w:r>
        <w:rPr>
          <w:noProof/>
        </w:rPr>
      </w:r>
      <w:r>
        <w:rPr>
          <w:noProof/>
        </w:rPr>
        <w:fldChar w:fldCharType="separate"/>
      </w:r>
      <w:r w:rsidR="009519C2">
        <w:rPr>
          <w:noProof/>
        </w:rPr>
        <w:t>123</w:t>
      </w:r>
      <w:r>
        <w:rPr>
          <w:noProof/>
        </w:rPr>
        <w:fldChar w:fldCharType="end"/>
      </w:r>
    </w:p>
    <w:p w14:paraId="05F6C12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_Toc376787472 \h </w:instrText>
      </w:r>
      <w:r>
        <w:rPr>
          <w:noProof/>
        </w:rPr>
      </w:r>
      <w:r>
        <w:rPr>
          <w:noProof/>
        </w:rPr>
        <w:fldChar w:fldCharType="separate"/>
      </w:r>
      <w:r w:rsidR="009519C2">
        <w:rPr>
          <w:noProof/>
        </w:rPr>
        <w:t>124</w:t>
      </w:r>
      <w:r>
        <w:rPr>
          <w:noProof/>
        </w:rPr>
        <w:fldChar w:fldCharType="end"/>
      </w:r>
    </w:p>
    <w:p w14:paraId="665DD5D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_Toc376787473 \h </w:instrText>
      </w:r>
      <w:r>
        <w:rPr>
          <w:noProof/>
        </w:rPr>
      </w:r>
      <w:r>
        <w:rPr>
          <w:noProof/>
        </w:rPr>
        <w:fldChar w:fldCharType="separate"/>
      </w:r>
      <w:r w:rsidR="009519C2">
        <w:rPr>
          <w:noProof/>
        </w:rPr>
        <w:t>125</w:t>
      </w:r>
      <w:r>
        <w:rPr>
          <w:noProof/>
        </w:rPr>
        <w:fldChar w:fldCharType="end"/>
      </w:r>
    </w:p>
    <w:p w14:paraId="38E20BB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_Toc376787474 \h </w:instrText>
      </w:r>
      <w:r>
        <w:rPr>
          <w:noProof/>
        </w:rPr>
      </w:r>
      <w:r>
        <w:rPr>
          <w:noProof/>
        </w:rPr>
        <w:fldChar w:fldCharType="separate"/>
      </w:r>
      <w:r w:rsidR="009519C2">
        <w:rPr>
          <w:noProof/>
        </w:rPr>
        <w:t>126</w:t>
      </w:r>
      <w:r>
        <w:rPr>
          <w:noProof/>
        </w:rPr>
        <w:fldChar w:fldCharType="end"/>
      </w:r>
    </w:p>
    <w:p w14:paraId="52E897E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_Toc376787475 \h </w:instrText>
      </w:r>
      <w:r>
        <w:rPr>
          <w:noProof/>
        </w:rPr>
      </w:r>
      <w:r>
        <w:rPr>
          <w:noProof/>
        </w:rPr>
        <w:fldChar w:fldCharType="separate"/>
      </w:r>
      <w:r w:rsidR="009519C2">
        <w:rPr>
          <w:noProof/>
        </w:rPr>
        <w:t>127</w:t>
      </w:r>
      <w:r>
        <w:rPr>
          <w:noProof/>
        </w:rPr>
        <w:fldChar w:fldCharType="end"/>
      </w:r>
    </w:p>
    <w:p w14:paraId="4017DDF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_Toc376787476 \h </w:instrText>
      </w:r>
      <w:r>
        <w:rPr>
          <w:noProof/>
        </w:rPr>
      </w:r>
      <w:r>
        <w:rPr>
          <w:noProof/>
        </w:rPr>
        <w:fldChar w:fldCharType="separate"/>
      </w:r>
      <w:r w:rsidR="009519C2">
        <w:rPr>
          <w:noProof/>
        </w:rPr>
        <w:t>129</w:t>
      </w:r>
      <w:r>
        <w:rPr>
          <w:noProof/>
        </w:rPr>
        <w:fldChar w:fldCharType="end"/>
      </w:r>
    </w:p>
    <w:p w14:paraId="6EAA57C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4.4.3.</w:t>
      </w:r>
      <w:r>
        <w:rPr>
          <w:noProof/>
        </w:rPr>
        <w:t xml:space="preserve"> Fluid Supply Materials</w:t>
      </w:r>
      <w:r>
        <w:rPr>
          <w:noProof/>
        </w:rPr>
        <w:tab/>
      </w:r>
      <w:r>
        <w:rPr>
          <w:noProof/>
        </w:rPr>
        <w:fldChar w:fldCharType="begin"/>
      </w:r>
      <w:r>
        <w:rPr>
          <w:noProof/>
        </w:rPr>
        <w:instrText xml:space="preserve"> PAGEREF _Toc376787477 \h </w:instrText>
      </w:r>
      <w:r>
        <w:rPr>
          <w:noProof/>
        </w:rPr>
      </w:r>
      <w:r>
        <w:rPr>
          <w:noProof/>
        </w:rPr>
        <w:fldChar w:fldCharType="separate"/>
      </w:r>
      <w:r w:rsidR="009519C2">
        <w:rPr>
          <w:noProof/>
        </w:rPr>
        <w:t>131</w:t>
      </w:r>
      <w:r>
        <w:rPr>
          <w:noProof/>
        </w:rPr>
        <w:fldChar w:fldCharType="end"/>
      </w:r>
    </w:p>
    <w:p w14:paraId="17F5E5A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_Toc376787478 \h </w:instrText>
      </w:r>
      <w:r>
        <w:rPr>
          <w:noProof/>
        </w:rPr>
      </w:r>
      <w:r>
        <w:rPr>
          <w:noProof/>
        </w:rPr>
        <w:fldChar w:fldCharType="separate"/>
      </w:r>
      <w:r w:rsidR="009519C2">
        <w:rPr>
          <w:noProof/>
        </w:rPr>
        <w:t>132</w:t>
      </w:r>
      <w:r>
        <w:rPr>
          <w:noProof/>
        </w:rPr>
        <w:fldChar w:fldCharType="end"/>
      </w:r>
    </w:p>
    <w:p w14:paraId="4F77FD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_Toc376787479 \h </w:instrText>
      </w:r>
      <w:r>
        <w:rPr>
          <w:noProof/>
        </w:rPr>
      </w:r>
      <w:r>
        <w:rPr>
          <w:noProof/>
        </w:rPr>
        <w:fldChar w:fldCharType="separate"/>
      </w:r>
      <w:r w:rsidR="009519C2">
        <w:rPr>
          <w:noProof/>
        </w:rPr>
        <w:t>133</w:t>
      </w:r>
      <w:r>
        <w:rPr>
          <w:noProof/>
        </w:rPr>
        <w:fldChar w:fldCharType="end"/>
      </w:r>
    </w:p>
    <w:p w14:paraId="49421C8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_Toc376787480 \h </w:instrText>
      </w:r>
      <w:r>
        <w:rPr>
          <w:noProof/>
        </w:rPr>
      </w:r>
      <w:r>
        <w:rPr>
          <w:noProof/>
        </w:rPr>
        <w:fldChar w:fldCharType="separate"/>
      </w:r>
      <w:r w:rsidR="009519C2">
        <w:rPr>
          <w:noProof/>
        </w:rPr>
        <w:t>135</w:t>
      </w:r>
      <w:r>
        <w:rPr>
          <w:noProof/>
        </w:rPr>
        <w:fldChar w:fldCharType="end"/>
      </w:r>
    </w:p>
    <w:p w14:paraId="084E6B4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_Toc376787481 \h </w:instrText>
      </w:r>
      <w:r>
        <w:rPr>
          <w:noProof/>
        </w:rPr>
      </w:r>
      <w:r>
        <w:rPr>
          <w:noProof/>
        </w:rPr>
        <w:fldChar w:fldCharType="separate"/>
      </w:r>
      <w:r w:rsidR="009519C2">
        <w:rPr>
          <w:noProof/>
        </w:rPr>
        <w:t>135</w:t>
      </w:r>
      <w:r>
        <w:rPr>
          <w:noProof/>
        </w:rPr>
        <w:fldChar w:fldCharType="end"/>
      </w:r>
    </w:p>
    <w:p w14:paraId="43752CC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_Toc376787482 \h </w:instrText>
      </w:r>
      <w:r>
        <w:rPr>
          <w:noProof/>
        </w:rPr>
      </w:r>
      <w:r>
        <w:rPr>
          <w:noProof/>
        </w:rPr>
        <w:fldChar w:fldCharType="separate"/>
      </w:r>
      <w:r w:rsidR="009519C2">
        <w:rPr>
          <w:noProof/>
        </w:rPr>
        <w:t>135</w:t>
      </w:r>
      <w:r>
        <w:rPr>
          <w:noProof/>
        </w:rPr>
        <w:fldChar w:fldCharType="end"/>
      </w:r>
    </w:p>
    <w:p w14:paraId="014470F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_Toc376787483 \h </w:instrText>
      </w:r>
      <w:r>
        <w:rPr>
          <w:noProof/>
        </w:rPr>
      </w:r>
      <w:r>
        <w:rPr>
          <w:noProof/>
        </w:rPr>
        <w:fldChar w:fldCharType="separate"/>
      </w:r>
      <w:r w:rsidR="009519C2">
        <w:rPr>
          <w:noProof/>
        </w:rPr>
        <w:t>136</w:t>
      </w:r>
      <w:r>
        <w:rPr>
          <w:noProof/>
        </w:rPr>
        <w:fldChar w:fldCharType="end"/>
      </w:r>
    </w:p>
    <w:p w14:paraId="39AD976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4.5.3.</w:t>
      </w:r>
      <w:r>
        <w:rPr>
          <w:noProof/>
        </w:rPr>
        <w:t xml:space="preserve"> Diffusivity Materials</w:t>
      </w:r>
      <w:r>
        <w:rPr>
          <w:noProof/>
        </w:rPr>
        <w:tab/>
      </w:r>
      <w:r>
        <w:rPr>
          <w:noProof/>
        </w:rPr>
        <w:fldChar w:fldCharType="begin"/>
      </w:r>
      <w:r>
        <w:rPr>
          <w:noProof/>
        </w:rPr>
        <w:instrText xml:space="preserve"> PAGEREF _Toc376787484 \h </w:instrText>
      </w:r>
      <w:r>
        <w:rPr>
          <w:noProof/>
        </w:rPr>
      </w:r>
      <w:r>
        <w:rPr>
          <w:noProof/>
        </w:rPr>
        <w:fldChar w:fldCharType="separate"/>
      </w:r>
      <w:r w:rsidR="009519C2">
        <w:rPr>
          <w:noProof/>
        </w:rPr>
        <w:t>138</w:t>
      </w:r>
      <w:r>
        <w:rPr>
          <w:noProof/>
        </w:rPr>
        <w:fldChar w:fldCharType="end"/>
      </w:r>
    </w:p>
    <w:p w14:paraId="5397348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_Toc376787485 \h </w:instrText>
      </w:r>
      <w:r>
        <w:rPr>
          <w:noProof/>
        </w:rPr>
      </w:r>
      <w:r>
        <w:rPr>
          <w:noProof/>
        </w:rPr>
        <w:fldChar w:fldCharType="separate"/>
      </w:r>
      <w:r w:rsidR="009519C2">
        <w:rPr>
          <w:noProof/>
        </w:rPr>
        <w:t>138</w:t>
      </w:r>
      <w:r>
        <w:rPr>
          <w:noProof/>
        </w:rPr>
        <w:fldChar w:fldCharType="end"/>
      </w:r>
    </w:p>
    <w:p w14:paraId="6AC7BF2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_Toc376787486 \h </w:instrText>
      </w:r>
      <w:r>
        <w:rPr>
          <w:noProof/>
        </w:rPr>
      </w:r>
      <w:r>
        <w:rPr>
          <w:noProof/>
        </w:rPr>
        <w:fldChar w:fldCharType="separate"/>
      </w:r>
      <w:r w:rsidR="009519C2">
        <w:rPr>
          <w:noProof/>
        </w:rPr>
        <w:t>139</w:t>
      </w:r>
      <w:r>
        <w:rPr>
          <w:noProof/>
        </w:rPr>
        <w:fldChar w:fldCharType="end"/>
      </w:r>
    </w:p>
    <w:p w14:paraId="0BFCB19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_Toc376787487 \h </w:instrText>
      </w:r>
      <w:r>
        <w:rPr>
          <w:noProof/>
        </w:rPr>
      </w:r>
      <w:r>
        <w:rPr>
          <w:noProof/>
        </w:rPr>
        <w:fldChar w:fldCharType="separate"/>
      </w:r>
      <w:r w:rsidR="009519C2">
        <w:rPr>
          <w:noProof/>
        </w:rPr>
        <w:t>140</w:t>
      </w:r>
      <w:r>
        <w:rPr>
          <w:noProof/>
        </w:rPr>
        <w:fldChar w:fldCharType="end"/>
      </w:r>
    </w:p>
    <w:p w14:paraId="78354B0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_Toc376787488 \h </w:instrText>
      </w:r>
      <w:r>
        <w:rPr>
          <w:noProof/>
        </w:rPr>
      </w:r>
      <w:r>
        <w:rPr>
          <w:noProof/>
        </w:rPr>
        <w:fldChar w:fldCharType="separate"/>
      </w:r>
      <w:r w:rsidR="009519C2">
        <w:rPr>
          <w:noProof/>
        </w:rPr>
        <w:t>141</w:t>
      </w:r>
      <w:r>
        <w:rPr>
          <w:noProof/>
        </w:rPr>
        <w:fldChar w:fldCharType="end"/>
      </w:r>
    </w:p>
    <w:p w14:paraId="2F8BA08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4.5.4.</w:t>
      </w:r>
      <w:r>
        <w:rPr>
          <w:noProof/>
        </w:rPr>
        <w:t xml:space="preserve"> Solubility Materials</w:t>
      </w:r>
      <w:r>
        <w:rPr>
          <w:noProof/>
        </w:rPr>
        <w:tab/>
      </w:r>
      <w:r>
        <w:rPr>
          <w:noProof/>
        </w:rPr>
        <w:fldChar w:fldCharType="begin"/>
      </w:r>
      <w:r>
        <w:rPr>
          <w:noProof/>
        </w:rPr>
        <w:instrText xml:space="preserve"> PAGEREF _Toc376787489 \h </w:instrText>
      </w:r>
      <w:r>
        <w:rPr>
          <w:noProof/>
        </w:rPr>
      </w:r>
      <w:r>
        <w:rPr>
          <w:noProof/>
        </w:rPr>
        <w:fldChar w:fldCharType="separate"/>
      </w:r>
      <w:r w:rsidR="009519C2">
        <w:rPr>
          <w:noProof/>
        </w:rPr>
        <w:t>143</w:t>
      </w:r>
      <w:r>
        <w:rPr>
          <w:noProof/>
        </w:rPr>
        <w:fldChar w:fldCharType="end"/>
      </w:r>
    </w:p>
    <w:p w14:paraId="1A9A77B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_Toc376787490 \h </w:instrText>
      </w:r>
      <w:r>
        <w:rPr>
          <w:noProof/>
        </w:rPr>
      </w:r>
      <w:r>
        <w:rPr>
          <w:noProof/>
        </w:rPr>
        <w:fldChar w:fldCharType="separate"/>
      </w:r>
      <w:r w:rsidR="009519C2">
        <w:rPr>
          <w:noProof/>
        </w:rPr>
        <w:t>143</w:t>
      </w:r>
      <w:r>
        <w:rPr>
          <w:noProof/>
        </w:rPr>
        <w:fldChar w:fldCharType="end"/>
      </w:r>
    </w:p>
    <w:p w14:paraId="32EFA06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4.5.5.</w:t>
      </w:r>
      <w:r>
        <w:rPr>
          <w:noProof/>
        </w:rPr>
        <w:t xml:space="preserve"> Osmotic Coefficient Materials</w:t>
      </w:r>
      <w:r>
        <w:rPr>
          <w:noProof/>
        </w:rPr>
        <w:tab/>
      </w:r>
      <w:r>
        <w:rPr>
          <w:noProof/>
        </w:rPr>
        <w:fldChar w:fldCharType="begin"/>
      </w:r>
      <w:r>
        <w:rPr>
          <w:noProof/>
        </w:rPr>
        <w:instrText xml:space="preserve"> PAGEREF _Toc376787491 \h </w:instrText>
      </w:r>
      <w:r>
        <w:rPr>
          <w:noProof/>
        </w:rPr>
      </w:r>
      <w:r>
        <w:rPr>
          <w:noProof/>
        </w:rPr>
        <w:fldChar w:fldCharType="separate"/>
      </w:r>
      <w:r w:rsidR="009519C2">
        <w:rPr>
          <w:noProof/>
        </w:rPr>
        <w:t>144</w:t>
      </w:r>
      <w:r>
        <w:rPr>
          <w:noProof/>
        </w:rPr>
        <w:fldChar w:fldCharType="end"/>
      </w:r>
    </w:p>
    <w:p w14:paraId="2DE9E2C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_Toc376787492 \h </w:instrText>
      </w:r>
      <w:r>
        <w:rPr>
          <w:noProof/>
        </w:rPr>
      </w:r>
      <w:r>
        <w:rPr>
          <w:noProof/>
        </w:rPr>
        <w:fldChar w:fldCharType="separate"/>
      </w:r>
      <w:r w:rsidR="009519C2">
        <w:rPr>
          <w:noProof/>
        </w:rPr>
        <w:t>144</w:t>
      </w:r>
      <w:r>
        <w:rPr>
          <w:noProof/>
        </w:rPr>
        <w:fldChar w:fldCharType="end"/>
      </w:r>
    </w:p>
    <w:p w14:paraId="00AE48E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_Toc376787493 \h </w:instrText>
      </w:r>
      <w:r>
        <w:rPr>
          <w:noProof/>
        </w:rPr>
      </w:r>
      <w:r>
        <w:rPr>
          <w:noProof/>
        </w:rPr>
        <w:fldChar w:fldCharType="separate"/>
      </w:r>
      <w:r w:rsidR="009519C2">
        <w:rPr>
          <w:noProof/>
        </w:rPr>
        <w:t>145</w:t>
      </w:r>
      <w:r>
        <w:rPr>
          <w:noProof/>
        </w:rPr>
        <w:fldChar w:fldCharType="end"/>
      </w:r>
    </w:p>
    <w:p w14:paraId="392ED65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_Toc376787494 \h </w:instrText>
      </w:r>
      <w:r>
        <w:rPr>
          <w:noProof/>
        </w:rPr>
      </w:r>
      <w:r>
        <w:rPr>
          <w:noProof/>
        </w:rPr>
        <w:fldChar w:fldCharType="separate"/>
      </w:r>
      <w:r w:rsidR="009519C2">
        <w:rPr>
          <w:noProof/>
        </w:rPr>
        <w:t>148</w:t>
      </w:r>
      <w:r>
        <w:rPr>
          <w:noProof/>
        </w:rPr>
        <w:fldChar w:fldCharType="end"/>
      </w:r>
    </w:p>
    <w:p w14:paraId="54E202C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4.6.2.</w:t>
      </w:r>
      <w:r>
        <w:rPr>
          <w:noProof/>
        </w:rPr>
        <w:t xml:space="preserve"> Solvent Supply Materials</w:t>
      </w:r>
      <w:r>
        <w:rPr>
          <w:noProof/>
        </w:rPr>
        <w:tab/>
      </w:r>
      <w:r>
        <w:rPr>
          <w:noProof/>
        </w:rPr>
        <w:fldChar w:fldCharType="begin"/>
      </w:r>
      <w:r>
        <w:rPr>
          <w:noProof/>
        </w:rPr>
        <w:instrText xml:space="preserve"> PAGEREF _Toc376787495 \h </w:instrText>
      </w:r>
      <w:r>
        <w:rPr>
          <w:noProof/>
        </w:rPr>
      </w:r>
      <w:r>
        <w:rPr>
          <w:noProof/>
        </w:rPr>
        <w:fldChar w:fldCharType="separate"/>
      </w:r>
      <w:r w:rsidR="009519C2">
        <w:rPr>
          <w:noProof/>
        </w:rPr>
        <w:t>152</w:t>
      </w:r>
      <w:r>
        <w:rPr>
          <w:noProof/>
        </w:rPr>
        <w:fldChar w:fldCharType="end"/>
      </w:r>
    </w:p>
    <w:p w14:paraId="7D91678D"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_Toc376787496 \h </w:instrText>
      </w:r>
      <w:r>
        <w:rPr>
          <w:noProof/>
        </w:rPr>
      </w:r>
      <w:r>
        <w:rPr>
          <w:noProof/>
        </w:rPr>
        <w:fldChar w:fldCharType="separate"/>
      </w:r>
      <w:r w:rsidR="009519C2">
        <w:rPr>
          <w:noProof/>
        </w:rPr>
        <w:t>153</w:t>
      </w:r>
      <w:r>
        <w:rPr>
          <w:noProof/>
        </w:rPr>
        <w:fldChar w:fldCharType="end"/>
      </w:r>
    </w:p>
    <w:p w14:paraId="4E3E959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_Toc376787497 \h </w:instrText>
      </w:r>
      <w:r>
        <w:rPr>
          <w:noProof/>
        </w:rPr>
      </w:r>
      <w:r>
        <w:rPr>
          <w:noProof/>
        </w:rPr>
        <w:fldChar w:fldCharType="separate"/>
      </w:r>
      <w:r w:rsidR="009519C2">
        <w:rPr>
          <w:noProof/>
        </w:rPr>
        <w:t>154</w:t>
      </w:r>
      <w:r>
        <w:rPr>
          <w:noProof/>
        </w:rPr>
        <w:fldChar w:fldCharType="end"/>
      </w:r>
    </w:p>
    <w:p w14:paraId="51FCB39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_Toc376787498 \h </w:instrText>
      </w:r>
      <w:r>
        <w:rPr>
          <w:noProof/>
        </w:rPr>
      </w:r>
      <w:r>
        <w:rPr>
          <w:noProof/>
        </w:rPr>
        <w:fldChar w:fldCharType="separate"/>
      </w:r>
      <w:r w:rsidR="009519C2">
        <w:rPr>
          <w:noProof/>
        </w:rPr>
        <w:t>154</w:t>
      </w:r>
      <w:r>
        <w:rPr>
          <w:noProof/>
        </w:rPr>
        <w:fldChar w:fldCharType="end"/>
      </w:r>
    </w:p>
    <w:p w14:paraId="66819DF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_Toc376787499 \h </w:instrText>
      </w:r>
      <w:r>
        <w:rPr>
          <w:noProof/>
        </w:rPr>
      </w:r>
      <w:r>
        <w:rPr>
          <w:noProof/>
        </w:rPr>
        <w:fldChar w:fldCharType="separate"/>
      </w:r>
      <w:r w:rsidR="009519C2">
        <w:rPr>
          <w:noProof/>
        </w:rPr>
        <w:t>157</w:t>
      </w:r>
      <w:r>
        <w:rPr>
          <w:noProof/>
        </w:rPr>
        <w:fldChar w:fldCharType="end"/>
      </w:r>
    </w:p>
    <w:p w14:paraId="1596C45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4.7.3.</w:t>
      </w:r>
      <w:r>
        <w:rPr>
          <w:noProof/>
        </w:rPr>
        <w:t xml:space="preserve"> Chemical Reaction Materials</w:t>
      </w:r>
      <w:r>
        <w:rPr>
          <w:noProof/>
        </w:rPr>
        <w:tab/>
      </w:r>
      <w:r>
        <w:rPr>
          <w:noProof/>
        </w:rPr>
        <w:fldChar w:fldCharType="begin"/>
      </w:r>
      <w:r>
        <w:rPr>
          <w:noProof/>
        </w:rPr>
        <w:instrText xml:space="preserve"> PAGEREF _Toc376787500 \h </w:instrText>
      </w:r>
      <w:r>
        <w:rPr>
          <w:noProof/>
        </w:rPr>
      </w:r>
      <w:r>
        <w:rPr>
          <w:noProof/>
        </w:rPr>
        <w:fldChar w:fldCharType="separate"/>
      </w:r>
      <w:r w:rsidR="009519C2">
        <w:rPr>
          <w:noProof/>
        </w:rPr>
        <w:t>158</w:t>
      </w:r>
      <w:r>
        <w:rPr>
          <w:noProof/>
        </w:rPr>
        <w:fldChar w:fldCharType="end"/>
      </w:r>
    </w:p>
    <w:p w14:paraId="53F7C1E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_Toc376787501 \h </w:instrText>
      </w:r>
      <w:r>
        <w:rPr>
          <w:noProof/>
        </w:rPr>
      </w:r>
      <w:r>
        <w:rPr>
          <w:noProof/>
        </w:rPr>
        <w:fldChar w:fldCharType="separate"/>
      </w:r>
      <w:r w:rsidR="009519C2">
        <w:rPr>
          <w:noProof/>
        </w:rPr>
        <w:t>158</w:t>
      </w:r>
      <w:r>
        <w:rPr>
          <w:noProof/>
        </w:rPr>
        <w:fldChar w:fldCharType="end"/>
      </w:r>
    </w:p>
    <w:p w14:paraId="62D6BBD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_Toc376787502 \h </w:instrText>
      </w:r>
      <w:r>
        <w:rPr>
          <w:noProof/>
        </w:rPr>
      </w:r>
      <w:r>
        <w:rPr>
          <w:noProof/>
        </w:rPr>
        <w:fldChar w:fldCharType="separate"/>
      </w:r>
      <w:r w:rsidR="009519C2">
        <w:rPr>
          <w:noProof/>
        </w:rPr>
        <w:t>159</w:t>
      </w:r>
      <w:r>
        <w:rPr>
          <w:noProof/>
        </w:rPr>
        <w:fldChar w:fldCharType="end"/>
      </w:r>
    </w:p>
    <w:p w14:paraId="62F224A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_Toc376787503 \h </w:instrText>
      </w:r>
      <w:r>
        <w:rPr>
          <w:noProof/>
        </w:rPr>
      </w:r>
      <w:r>
        <w:rPr>
          <w:noProof/>
        </w:rPr>
        <w:fldChar w:fldCharType="separate"/>
      </w:r>
      <w:r w:rsidR="009519C2">
        <w:rPr>
          <w:noProof/>
        </w:rPr>
        <w:t>160</w:t>
      </w:r>
      <w:r>
        <w:rPr>
          <w:noProof/>
        </w:rPr>
        <w:fldChar w:fldCharType="end"/>
      </w:r>
    </w:p>
    <w:p w14:paraId="7E747E1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4.7.4.</w:t>
      </w:r>
      <w:r>
        <w:rPr>
          <w:noProof/>
        </w:rPr>
        <w:t xml:space="preserve"> Specific Reaction Rate Materials</w:t>
      </w:r>
      <w:r>
        <w:rPr>
          <w:noProof/>
        </w:rPr>
        <w:tab/>
      </w:r>
      <w:r>
        <w:rPr>
          <w:noProof/>
        </w:rPr>
        <w:fldChar w:fldCharType="begin"/>
      </w:r>
      <w:r>
        <w:rPr>
          <w:noProof/>
        </w:rPr>
        <w:instrText xml:space="preserve"> PAGEREF _Toc376787504 \h </w:instrText>
      </w:r>
      <w:r>
        <w:rPr>
          <w:noProof/>
        </w:rPr>
      </w:r>
      <w:r>
        <w:rPr>
          <w:noProof/>
        </w:rPr>
        <w:fldChar w:fldCharType="separate"/>
      </w:r>
      <w:r w:rsidR="009519C2">
        <w:rPr>
          <w:noProof/>
        </w:rPr>
        <w:t>161</w:t>
      </w:r>
      <w:r>
        <w:rPr>
          <w:noProof/>
        </w:rPr>
        <w:fldChar w:fldCharType="end"/>
      </w:r>
    </w:p>
    <w:p w14:paraId="56173D3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_Toc376787505 \h </w:instrText>
      </w:r>
      <w:r>
        <w:rPr>
          <w:noProof/>
        </w:rPr>
      </w:r>
      <w:r>
        <w:rPr>
          <w:noProof/>
        </w:rPr>
        <w:fldChar w:fldCharType="separate"/>
      </w:r>
      <w:r w:rsidR="009519C2">
        <w:rPr>
          <w:noProof/>
        </w:rPr>
        <w:t>162</w:t>
      </w:r>
      <w:r>
        <w:rPr>
          <w:noProof/>
        </w:rPr>
        <w:fldChar w:fldCharType="end"/>
      </w:r>
    </w:p>
    <w:p w14:paraId="5494F5D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_Toc376787506 \h </w:instrText>
      </w:r>
      <w:r>
        <w:rPr>
          <w:noProof/>
        </w:rPr>
      </w:r>
      <w:r>
        <w:rPr>
          <w:noProof/>
        </w:rPr>
        <w:fldChar w:fldCharType="separate"/>
      </w:r>
      <w:r w:rsidR="009519C2">
        <w:rPr>
          <w:noProof/>
        </w:rPr>
        <w:t>163</w:t>
      </w:r>
      <w:r>
        <w:rPr>
          <w:noProof/>
        </w:rPr>
        <w:fldChar w:fldCharType="end"/>
      </w:r>
    </w:p>
    <w:p w14:paraId="71A8518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_Toc376787507 \h </w:instrText>
      </w:r>
      <w:r>
        <w:rPr>
          <w:noProof/>
        </w:rPr>
      </w:r>
      <w:r>
        <w:rPr>
          <w:noProof/>
        </w:rPr>
        <w:fldChar w:fldCharType="separate"/>
      </w:r>
      <w:r w:rsidR="009519C2">
        <w:rPr>
          <w:noProof/>
        </w:rPr>
        <w:t>164</w:t>
      </w:r>
      <w:r>
        <w:rPr>
          <w:noProof/>
        </w:rPr>
        <w:fldChar w:fldCharType="end"/>
      </w:r>
    </w:p>
    <w:p w14:paraId="614BD399"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lastRenderedPageBreak/>
        <w:t>Chapter 5</w:t>
      </w:r>
      <w:r>
        <w:rPr>
          <w:noProof/>
        </w:rPr>
        <w:t xml:space="preserve"> Restart Input file</w:t>
      </w:r>
      <w:r>
        <w:rPr>
          <w:noProof/>
        </w:rPr>
        <w:tab/>
      </w:r>
      <w:r>
        <w:rPr>
          <w:noProof/>
        </w:rPr>
        <w:fldChar w:fldCharType="begin"/>
      </w:r>
      <w:r>
        <w:rPr>
          <w:noProof/>
        </w:rPr>
        <w:instrText xml:space="preserve"> PAGEREF _Toc376787508 \h </w:instrText>
      </w:r>
      <w:r>
        <w:rPr>
          <w:noProof/>
        </w:rPr>
      </w:r>
      <w:r>
        <w:rPr>
          <w:noProof/>
        </w:rPr>
        <w:fldChar w:fldCharType="separate"/>
      </w:r>
      <w:r w:rsidR="009519C2">
        <w:rPr>
          <w:noProof/>
        </w:rPr>
        <w:t>165</w:t>
      </w:r>
      <w:r>
        <w:rPr>
          <w:noProof/>
        </w:rPr>
        <w:fldChar w:fldCharType="end"/>
      </w:r>
    </w:p>
    <w:p w14:paraId="350179A9"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_Toc376787509 \h </w:instrText>
      </w:r>
      <w:r>
        <w:rPr>
          <w:noProof/>
        </w:rPr>
      </w:r>
      <w:r>
        <w:rPr>
          <w:noProof/>
        </w:rPr>
        <w:fldChar w:fldCharType="separate"/>
      </w:r>
      <w:r w:rsidR="009519C2">
        <w:rPr>
          <w:noProof/>
        </w:rPr>
        <w:t>165</w:t>
      </w:r>
      <w:r>
        <w:rPr>
          <w:noProof/>
        </w:rPr>
        <w:fldChar w:fldCharType="end"/>
      </w:r>
    </w:p>
    <w:p w14:paraId="14A5238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_Toc376787510 \h </w:instrText>
      </w:r>
      <w:r>
        <w:rPr>
          <w:noProof/>
        </w:rPr>
      </w:r>
      <w:r>
        <w:rPr>
          <w:noProof/>
        </w:rPr>
        <w:fldChar w:fldCharType="separate"/>
      </w:r>
      <w:r w:rsidR="009519C2">
        <w:rPr>
          <w:noProof/>
        </w:rPr>
        <w:t>166</w:t>
      </w:r>
      <w:r>
        <w:rPr>
          <w:noProof/>
        </w:rPr>
        <w:fldChar w:fldCharType="end"/>
      </w:r>
    </w:p>
    <w:p w14:paraId="1E50074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_Toc376787511 \h </w:instrText>
      </w:r>
      <w:r>
        <w:rPr>
          <w:noProof/>
        </w:rPr>
      </w:r>
      <w:r>
        <w:rPr>
          <w:noProof/>
        </w:rPr>
        <w:fldChar w:fldCharType="separate"/>
      </w:r>
      <w:r w:rsidR="009519C2">
        <w:rPr>
          <w:noProof/>
        </w:rPr>
        <w:t>166</w:t>
      </w:r>
      <w:r>
        <w:rPr>
          <w:noProof/>
        </w:rPr>
        <w:fldChar w:fldCharType="end"/>
      </w:r>
    </w:p>
    <w:p w14:paraId="7F33C21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_Toc376787512 \h </w:instrText>
      </w:r>
      <w:r>
        <w:rPr>
          <w:noProof/>
        </w:rPr>
      </w:r>
      <w:r>
        <w:rPr>
          <w:noProof/>
        </w:rPr>
        <w:fldChar w:fldCharType="separate"/>
      </w:r>
      <w:r w:rsidR="009519C2">
        <w:rPr>
          <w:noProof/>
        </w:rPr>
        <w:t>166</w:t>
      </w:r>
      <w:r>
        <w:rPr>
          <w:noProof/>
        </w:rPr>
        <w:fldChar w:fldCharType="end"/>
      </w:r>
    </w:p>
    <w:p w14:paraId="7FAB1A37"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6</w:t>
      </w:r>
      <w:r>
        <w:rPr>
          <w:noProof/>
        </w:rPr>
        <w:t xml:space="preserve"> Multi-step Analysis</w:t>
      </w:r>
      <w:r>
        <w:rPr>
          <w:noProof/>
        </w:rPr>
        <w:tab/>
      </w:r>
      <w:r>
        <w:rPr>
          <w:noProof/>
        </w:rPr>
        <w:fldChar w:fldCharType="begin"/>
      </w:r>
      <w:r>
        <w:rPr>
          <w:noProof/>
        </w:rPr>
        <w:instrText xml:space="preserve"> PAGEREF _Toc376787513 \h </w:instrText>
      </w:r>
      <w:r>
        <w:rPr>
          <w:noProof/>
        </w:rPr>
      </w:r>
      <w:r>
        <w:rPr>
          <w:noProof/>
        </w:rPr>
        <w:fldChar w:fldCharType="separate"/>
      </w:r>
      <w:r w:rsidR="009519C2">
        <w:rPr>
          <w:noProof/>
        </w:rPr>
        <w:t>167</w:t>
      </w:r>
      <w:r>
        <w:rPr>
          <w:noProof/>
        </w:rPr>
        <w:fldChar w:fldCharType="end"/>
      </w:r>
    </w:p>
    <w:p w14:paraId="6219B30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_Toc376787514 \h </w:instrText>
      </w:r>
      <w:r>
        <w:rPr>
          <w:noProof/>
        </w:rPr>
      </w:r>
      <w:r>
        <w:rPr>
          <w:noProof/>
        </w:rPr>
        <w:fldChar w:fldCharType="separate"/>
      </w:r>
      <w:r w:rsidR="009519C2">
        <w:rPr>
          <w:noProof/>
        </w:rPr>
        <w:t>167</w:t>
      </w:r>
      <w:r>
        <w:rPr>
          <w:noProof/>
        </w:rPr>
        <w:fldChar w:fldCharType="end"/>
      </w:r>
    </w:p>
    <w:p w14:paraId="0EF607E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6.1.1.</w:t>
      </w:r>
      <w:r>
        <w:rPr>
          <w:noProof/>
        </w:rPr>
        <w:t xml:space="preserve"> Control Settings</w:t>
      </w:r>
      <w:r>
        <w:rPr>
          <w:noProof/>
        </w:rPr>
        <w:tab/>
      </w:r>
      <w:r>
        <w:rPr>
          <w:noProof/>
        </w:rPr>
        <w:fldChar w:fldCharType="begin"/>
      </w:r>
      <w:r>
        <w:rPr>
          <w:noProof/>
        </w:rPr>
        <w:instrText xml:space="preserve"> PAGEREF _Toc376787515 \h </w:instrText>
      </w:r>
      <w:r>
        <w:rPr>
          <w:noProof/>
        </w:rPr>
      </w:r>
      <w:r>
        <w:rPr>
          <w:noProof/>
        </w:rPr>
        <w:fldChar w:fldCharType="separate"/>
      </w:r>
      <w:r w:rsidR="009519C2">
        <w:rPr>
          <w:noProof/>
        </w:rPr>
        <w:t>168</w:t>
      </w:r>
      <w:r>
        <w:rPr>
          <w:noProof/>
        </w:rPr>
        <w:fldChar w:fldCharType="end"/>
      </w:r>
    </w:p>
    <w:p w14:paraId="0F9A2C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6.1.2.</w:t>
      </w:r>
      <w:r>
        <w:rPr>
          <w:noProof/>
        </w:rPr>
        <w:t xml:space="preserve"> Boundary Conditions</w:t>
      </w:r>
      <w:r>
        <w:rPr>
          <w:noProof/>
        </w:rPr>
        <w:tab/>
      </w:r>
      <w:r>
        <w:rPr>
          <w:noProof/>
        </w:rPr>
        <w:fldChar w:fldCharType="begin"/>
      </w:r>
      <w:r>
        <w:rPr>
          <w:noProof/>
        </w:rPr>
        <w:instrText xml:space="preserve"> PAGEREF _Toc376787516 \h </w:instrText>
      </w:r>
      <w:r>
        <w:rPr>
          <w:noProof/>
        </w:rPr>
      </w:r>
      <w:r>
        <w:rPr>
          <w:noProof/>
        </w:rPr>
        <w:fldChar w:fldCharType="separate"/>
      </w:r>
      <w:r w:rsidR="009519C2">
        <w:rPr>
          <w:noProof/>
        </w:rPr>
        <w:t>168</w:t>
      </w:r>
      <w:r>
        <w:rPr>
          <w:noProof/>
        </w:rPr>
        <w:fldChar w:fldCharType="end"/>
      </w:r>
    </w:p>
    <w:p w14:paraId="28A9B61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6.1.3.</w:t>
      </w:r>
      <w:r>
        <w:rPr>
          <w:noProof/>
        </w:rPr>
        <w:t xml:space="preserve"> Relative Boundary Conditions</w:t>
      </w:r>
      <w:r>
        <w:rPr>
          <w:noProof/>
        </w:rPr>
        <w:tab/>
      </w:r>
      <w:r>
        <w:rPr>
          <w:noProof/>
        </w:rPr>
        <w:fldChar w:fldCharType="begin"/>
      </w:r>
      <w:r>
        <w:rPr>
          <w:noProof/>
        </w:rPr>
        <w:instrText xml:space="preserve"> PAGEREF _Toc376787517 \h </w:instrText>
      </w:r>
      <w:r>
        <w:rPr>
          <w:noProof/>
        </w:rPr>
      </w:r>
      <w:r>
        <w:rPr>
          <w:noProof/>
        </w:rPr>
        <w:fldChar w:fldCharType="separate"/>
      </w:r>
      <w:r w:rsidR="009519C2">
        <w:rPr>
          <w:noProof/>
        </w:rPr>
        <w:t>168</w:t>
      </w:r>
      <w:r>
        <w:rPr>
          <w:noProof/>
        </w:rPr>
        <w:fldChar w:fldCharType="end"/>
      </w:r>
    </w:p>
    <w:p w14:paraId="11BC564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_Toc376787518 \h </w:instrText>
      </w:r>
      <w:r>
        <w:rPr>
          <w:noProof/>
        </w:rPr>
      </w:r>
      <w:r>
        <w:rPr>
          <w:noProof/>
        </w:rPr>
        <w:fldChar w:fldCharType="separate"/>
      </w:r>
      <w:r w:rsidR="009519C2">
        <w:rPr>
          <w:noProof/>
        </w:rPr>
        <w:t>168</w:t>
      </w:r>
      <w:r>
        <w:rPr>
          <w:noProof/>
        </w:rPr>
        <w:fldChar w:fldCharType="end"/>
      </w:r>
    </w:p>
    <w:p w14:paraId="01475A56"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7</w:t>
      </w:r>
      <w:r>
        <w:rPr>
          <w:noProof/>
        </w:rPr>
        <w:t xml:space="preserve"> Parameter Optimization</w:t>
      </w:r>
      <w:r>
        <w:rPr>
          <w:noProof/>
        </w:rPr>
        <w:tab/>
      </w:r>
      <w:r>
        <w:rPr>
          <w:noProof/>
        </w:rPr>
        <w:fldChar w:fldCharType="begin"/>
      </w:r>
      <w:r>
        <w:rPr>
          <w:noProof/>
        </w:rPr>
        <w:instrText xml:space="preserve"> PAGEREF _Toc376787519 \h </w:instrText>
      </w:r>
      <w:r>
        <w:rPr>
          <w:noProof/>
        </w:rPr>
      </w:r>
      <w:r>
        <w:rPr>
          <w:noProof/>
        </w:rPr>
        <w:fldChar w:fldCharType="separate"/>
      </w:r>
      <w:r w:rsidR="009519C2">
        <w:rPr>
          <w:noProof/>
        </w:rPr>
        <w:t>171</w:t>
      </w:r>
      <w:r>
        <w:rPr>
          <w:noProof/>
        </w:rPr>
        <w:fldChar w:fldCharType="end"/>
      </w:r>
    </w:p>
    <w:p w14:paraId="2961359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_Toc376787520 \h </w:instrText>
      </w:r>
      <w:r>
        <w:rPr>
          <w:noProof/>
        </w:rPr>
      </w:r>
      <w:r>
        <w:rPr>
          <w:noProof/>
        </w:rPr>
        <w:fldChar w:fldCharType="separate"/>
      </w:r>
      <w:r w:rsidR="009519C2">
        <w:rPr>
          <w:noProof/>
        </w:rPr>
        <w:t>171</w:t>
      </w:r>
      <w:r>
        <w:rPr>
          <w:noProof/>
        </w:rPr>
        <w:fldChar w:fldCharType="end"/>
      </w:r>
    </w:p>
    <w:p w14:paraId="11528D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7.1.1.</w:t>
      </w:r>
      <w:r>
        <w:rPr>
          <w:noProof/>
        </w:rPr>
        <w:t xml:space="preserve"> Model Section</w:t>
      </w:r>
      <w:r>
        <w:rPr>
          <w:noProof/>
        </w:rPr>
        <w:tab/>
      </w:r>
      <w:r>
        <w:rPr>
          <w:noProof/>
        </w:rPr>
        <w:fldChar w:fldCharType="begin"/>
      </w:r>
      <w:r>
        <w:rPr>
          <w:noProof/>
        </w:rPr>
        <w:instrText xml:space="preserve"> PAGEREF _Toc376787521 \h </w:instrText>
      </w:r>
      <w:r>
        <w:rPr>
          <w:noProof/>
        </w:rPr>
      </w:r>
      <w:r>
        <w:rPr>
          <w:noProof/>
        </w:rPr>
        <w:fldChar w:fldCharType="separate"/>
      </w:r>
      <w:r w:rsidR="009519C2">
        <w:rPr>
          <w:noProof/>
        </w:rPr>
        <w:t>171</w:t>
      </w:r>
      <w:r>
        <w:rPr>
          <w:noProof/>
        </w:rPr>
        <w:fldChar w:fldCharType="end"/>
      </w:r>
    </w:p>
    <w:p w14:paraId="270B0EB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7.1.2.</w:t>
      </w:r>
      <w:r>
        <w:rPr>
          <w:noProof/>
        </w:rPr>
        <w:t xml:space="preserve"> Options Section</w:t>
      </w:r>
      <w:r>
        <w:rPr>
          <w:noProof/>
        </w:rPr>
        <w:tab/>
      </w:r>
      <w:r>
        <w:rPr>
          <w:noProof/>
        </w:rPr>
        <w:fldChar w:fldCharType="begin"/>
      </w:r>
      <w:r>
        <w:rPr>
          <w:noProof/>
        </w:rPr>
        <w:instrText xml:space="preserve"> PAGEREF _Toc376787522 \h </w:instrText>
      </w:r>
      <w:r>
        <w:rPr>
          <w:noProof/>
        </w:rPr>
      </w:r>
      <w:r>
        <w:rPr>
          <w:noProof/>
        </w:rPr>
        <w:fldChar w:fldCharType="separate"/>
      </w:r>
      <w:r w:rsidR="009519C2">
        <w:rPr>
          <w:noProof/>
        </w:rPr>
        <w:t>171</w:t>
      </w:r>
      <w:r>
        <w:rPr>
          <w:noProof/>
        </w:rPr>
        <w:fldChar w:fldCharType="end"/>
      </w:r>
    </w:p>
    <w:p w14:paraId="6E40BFA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7.1.3.</w:t>
      </w:r>
      <w:r>
        <w:rPr>
          <w:noProof/>
        </w:rPr>
        <w:t xml:space="preserve"> Function Section</w:t>
      </w:r>
      <w:r>
        <w:rPr>
          <w:noProof/>
        </w:rPr>
        <w:tab/>
      </w:r>
      <w:r>
        <w:rPr>
          <w:noProof/>
        </w:rPr>
        <w:fldChar w:fldCharType="begin"/>
      </w:r>
      <w:r>
        <w:rPr>
          <w:noProof/>
        </w:rPr>
        <w:instrText xml:space="preserve"> PAGEREF _Toc376787523 \h </w:instrText>
      </w:r>
      <w:r>
        <w:rPr>
          <w:noProof/>
        </w:rPr>
      </w:r>
      <w:r>
        <w:rPr>
          <w:noProof/>
        </w:rPr>
        <w:fldChar w:fldCharType="separate"/>
      </w:r>
      <w:r w:rsidR="009519C2">
        <w:rPr>
          <w:noProof/>
        </w:rPr>
        <w:t>172</w:t>
      </w:r>
      <w:r>
        <w:rPr>
          <w:noProof/>
        </w:rPr>
        <w:fldChar w:fldCharType="end"/>
      </w:r>
    </w:p>
    <w:p w14:paraId="4504AC0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7.1.4.</w:t>
      </w:r>
      <w:r>
        <w:rPr>
          <w:noProof/>
        </w:rPr>
        <w:t xml:space="preserve"> Parameters Section</w:t>
      </w:r>
      <w:r>
        <w:rPr>
          <w:noProof/>
        </w:rPr>
        <w:tab/>
      </w:r>
      <w:r>
        <w:rPr>
          <w:noProof/>
        </w:rPr>
        <w:fldChar w:fldCharType="begin"/>
      </w:r>
      <w:r>
        <w:rPr>
          <w:noProof/>
        </w:rPr>
        <w:instrText xml:space="preserve"> PAGEREF _Toc376787524 \h </w:instrText>
      </w:r>
      <w:r>
        <w:rPr>
          <w:noProof/>
        </w:rPr>
      </w:r>
      <w:r>
        <w:rPr>
          <w:noProof/>
        </w:rPr>
        <w:fldChar w:fldCharType="separate"/>
      </w:r>
      <w:r w:rsidR="009519C2">
        <w:rPr>
          <w:noProof/>
        </w:rPr>
        <w:t>173</w:t>
      </w:r>
      <w:r>
        <w:rPr>
          <w:noProof/>
        </w:rPr>
        <w:fldChar w:fldCharType="end"/>
      </w:r>
    </w:p>
    <w:p w14:paraId="5F48D95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7.1.5.</w:t>
      </w:r>
      <w:r>
        <w:rPr>
          <w:noProof/>
        </w:rPr>
        <w:t xml:space="preserve"> Load Data Section</w:t>
      </w:r>
      <w:r>
        <w:rPr>
          <w:noProof/>
        </w:rPr>
        <w:tab/>
      </w:r>
      <w:r>
        <w:rPr>
          <w:noProof/>
        </w:rPr>
        <w:fldChar w:fldCharType="begin"/>
      </w:r>
      <w:r>
        <w:rPr>
          <w:noProof/>
        </w:rPr>
        <w:instrText xml:space="preserve"> PAGEREF _Toc376787525 \h </w:instrText>
      </w:r>
      <w:r>
        <w:rPr>
          <w:noProof/>
        </w:rPr>
      </w:r>
      <w:r>
        <w:rPr>
          <w:noProof/>
        </w:rPr>
        <w:fldChar w:fldCharType="separate"/>
      </w:r>
      <w:r w:rsidR="009519C2">
        <w:rPr>
          <w:noProof/>
        </w:rPr>
        <w:t>175</w:t>
      </w:r>
      <w:r>
        <w:rPr>
          <w:noProof/>
        </w:rPr>
        <w:fldChar w:fldCharType="end"/>
      </w:r>
    </w:p>
    <w:p w14:paraId="08C7CDE8"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_Toc376787526 \h </w:instrText>
      </w:r>
      <w:r>
        <w:rPr>
          <w:noProof/>
        </w:rPr>
      </w:r>
      <w:r>
        <w:rPr>
          <w:noProof/>
        </w:rPr>
        <w:fldChar w:fldCharType="separate"/>
      </w:r>
      <w:r w:rsidR="009519C2">
        <w:rPr>
          <w:noProof/>
        </w:rPr>
        <w:t>175</w:t>
      </w:r>
      <w:r>
        <w:rPr>
          <w:noProof/>
        </w:rPr>
        <w:fldChar w:fldCharType="end"/>
      </w:r>
    </w:p>
    <w:p w14:paraId="7433003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_Toc376787527 \h </w:instrText>
      </w:r>
      <w:r>
        <w:rPr>
          <w:noProof/>
        </w:rPr>
      </w:r>
      <w:r>
        <w:rPr>
          <w:noProof/>
        </w:rPr>
        <w:fldChar w:fldCharType="separate"/>
      </w:r>
      <w:r w:rsidR="009519C2">
        <w:rPr>
          <w:noProof/>
        </w:rPr>
        <w:t>176</w:t>
      </w:r>
      <w:r>
        <w:rPr>
          <w:noProof/>
        </w:rPr>
        <w:fldChar w:fldCharType="end"/>
      </w:r>
    </w:p>
    <w:p w14:paraId="639B3981"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8</w:t>
      </w:r>
      <w:r>
        <w:rPr>
          <w:noProof/>
        </w:rPr>
        <w:t xml:space="preserve"> Troubleshooting</w:t>
      </w:r>
      <w:r>
        <w:rPr>
          <w:noProof/>
        </w:rPr>
        <w:tab/>
      </w:r>
      <w:r>
        <w:rPr>
          <w:noProof/>
        </w:rPr>
        <w:fldChar w:fldCharType="begin"/>
      </w:r>
      <w:r>
        <w:rPr>
          <w:noProof/>
        </w:rPr>
        <w:instrText xml:space="preserve"> PAGEREF _Toc376787528 \h </w:instrText>
      </w:r>
      <w:r>
        <w:rPr>
          <w:noProof/>
        </w:rPr>
      </w:r>
      <w:r>
        <w:rPr>
          <w:noProof/>
        </w:rPr>
        <w:fldChar w:fldCharType="separate"/>
      </w:r>
      <w:r w:rsidR="009519C2">
        <w:rPr>
          <w:noProof/>
        </w:rPr>
        <w:t>177</w:t>
      </w:r>
      <w:r>
        <w:rPr>
          <w:noProof/>
        </w:rPr>
        <w:fldChar w:fldCharType="end"/>
      </w:r>
    </w:p>
    <w:p w14:paraId="54FA04AB"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_Toc376787529 \h </w:instrText>
      </w:r>
      <w:r>
        <w:rPr>
          <w:noProof/>
        </w:rPr>
      </w:r>
      <w:r>
        <w:rPr>
          <w:noProof/>
        </w:rPr>
        <w:fldChar w:fldCharType="separate"/>
      </w:r>
      <w:r w:rsidR="009519C2">
        <w:rPr>
          <w:noProof/>
        </w:rPr>
        <w:t>177</w:t>
      </w:r>
      <w:r>
        <w:rPr>
          <w:noProof/>
        </w:rPr>
        <w:fldChar w:fldCharType="end"/>
      </w:r>
    </w:p>
    <w:p w14:paraId="1692092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8.1.1.</w:t>
      </w:r>
      <w:r>
        <w:rPr>
          <w:noProof/>
        </w:rPr>
        <w:t xml:space="preserve"> The Finite Element Mesh</w:t>
      </w:r>
      <w:r>
        <w:rPr>
          <w:noProof/>
        </w:rPr>
        <w:tab/>
      </w:r>
      <w:r>
        <w:rPr>
          <w:noProof/>
        </w:rPr>
        <w:fldChar w:fldCharType="begin"/>
      </w:r>
      <w:r>
        <w:rPr>
          <w:noProof/>
        </w:rPr>
        <w:instrText xml:space="preserve"> PAGEREF _Toc376787530 \h </w:instrText>
      </w:r>
      <w:r>
        <w:rPr>
          <w:noProof/>
        </w:rPr>
      </w:r>
      <w:r>
        <w:rPr>
          <w:noProof/>
        </w:rPr>
        <w:fldChar w:fldCharType="separate"/>
      </w:r>
      <w:r w:rsidR="009519C2">
        <w:rPr>
          <w:noProof/>
        </w:rPr>
        <w:t>177</w:t>
      </w:r>
      <w:r>
        <w:rPr>
          <w:noProof/>
        </w:rPr>
        <w:fldChar w:fldCharType="end"/>
      </w:r>
    </w:p>
    <w:p w14:paraId="7B76391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8.1.2.</w:t>
      </w:r>
      <w:r>
        <w:rPr>
          <w:noProof/>
        </w:rPr>
        <w:t xml:space="preserve"> Materials</w:t>
      </w:r>
      <w:r>
        <w:rPr>
          <w:noProof/>
        </w:rPr>
        <w:tab/>
      </w:r>
      <w:r>
        <w:rPr>
          <w:noProof/>
        </w:rPr>
        <w:fldChar w:fldCharType="begin"/>
      </w:r>
      <w:r>
        <w:rPr>
          <w:noProof/>
        </w:rPr>
        <w:instrText xml:space="preserve"> PAGEREF _Toc376787531 \h </w:instrText>
      </w:r>
      <w:r>
        <w:rPr>
          <w:noProof/>
        </w:rPr>
      </w:r>
      <w:r>
        <w:rPr>
          <w:noProof/>
        </w:rPr>
        <w:fldChar w:fldCharType="separate"/>
      </w:r>
      <w:r w:rsidR="009519C2">
        <w:rPr>
          <w:noProof/>
        </w:rPr>
        <w:t>178</w:t>
      </w:r>
      <w:r>
        <w:rPr>
          <w:noProof/>
        </w:rPr>
        <w:fldChar w:fldCharType="end"/>
      </w:r>
    </w:p>
    <w:p w14:paraId="0179275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8.1.3.</w:t>
      </w:r>
      <w:r>
        <w:rPr>
          <w:noProof/>
        </w:rPr>
        <w:t xml:space="preserve"> Boundary Conditions</w:t>
      </w:r>
      <w:r>
        <w:rPr>
          <w:noProof/>
        </w:rPr>
        <w:tab/>
      </w:r>
      <w:r>
        <w:rPr>
          <w:noProof/>
        </w:rPr>
        <w:fldChar w:fldCharType="begin"/>
      </w:r>
      <w:r>
        <w:rPr>
          <w:noProof/>
        </w:rPr>
        <w:instrText xml:space="preserve"> PAGEREF _Toc376787532 \h </w:instrText>
      </w:r>
      <w:r>
        <w:rPr>
          <w:noProof/>
        </w:rPr>
      </w:r>
      <w:r>
        <w:rPr>
          <w:noProof/>
        </w:rPr>
        <w:fldChar w:fldCharType="separate"/>
      </w:r>
      <w:r w:rsidR="009519C2">
        <w:rPr>
          <w:noProof/>
        </w:rPr>
        <w:t>178</w:t>
      </w:r>
      <w:r>
        <w:rPr>
          <w:noProof/>
        </w:rPr>
        <w:fldChar w:fldCharType="end"/>
      </w:r>
    </w:p>
    <w:p w14:paraId="1FE6CB0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_Toc376787533 \h </w:instrText>
      </w:r>
      <w:r>
        <w:rPr>
          <w:noProof/>
        </w:rPr>
      </w:r>
      <w:r>
        <w:rPr>
          <w:noProof/>
        </w:rPr>
        <w:fldChar w:fldCharType="separate"/>
      </w:r>
      <w:r w:rsidR="009519C2">
        <w:rPr>
          <w:noProof/>
        </w:rPr>
        <w:t>179</w:t>
      </w:r>
      <w:r>
        <w:rPr>
          <w:noProof/>
        </w:rPr>
        <w:fldChar w:fldCharType="end"/>
      </w:r>
    </w:p>
    <w:p w14:paraId="7406F17A"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_Toc376787534 \h </w:instrText>
      </w:r>
      <w:r>
        <w:rPr>
          <w:noProof/>
        </w:rPr>
      </w:r>
      <w:r>
        <w:rPr>
          <w:noProof/>
        </w:rPr>
        <w:fldChar w:fldCharType="separate"/>
      </w:r>
      <w:r w:rsidR="009519C2">
        <w:rPr>
          <w:noProof/>
        </w:rPr>
        <w:t>179</w:t>
      </w:r>
      <w:r>
        <w:rPr>
          <w:noProof/>
        </w:rPr>
        <w:fldChar w:fldCharType="end"/>
      </w:r>
    </w:p>
    <w:p w14:paraId="496AD44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8.3.1.</w:t>
      </w:r>
      <w:r>
        <w:rPr>
          <w:noProof/>
        </w:rPr>
        <w:t xml:space="preserve"> Inverted elements</w:t>
      </w:r>
      <w:r>
        <w:rPr>
          <w:noProof/>
        </w:rPr>
        <w:tab/>
      </w:r>
      <w:r>
        <w:rPr>
          <w:noProof/>
        </w:rPr>
        <w:fldChar w:fldCharType="begin"/>
      </w:r>
      <w:r>
        <w:rPr>
          <w:noProof/>
        </w:rPr>
        <w:instrText xml:space="preserve"> PAGEREF _Toc376787535 \h </w:instrText>
      </w:r>
      <w:r>
        <w:rPr>
          <w:noProof/>
        </w:rPr>
      </w:r>
      <w:r>
        <w:rPr>
          <w:noProof/>
        </w:rPr>
        <w:fldChar w:fldCharType="separate"/>
      </w:r>
      <w:r w:rsidR="009519C2">
        <w:rPr>
          <w:noProof/>
        </w:rPr>
        <w:t>179</w:t>
      </w:r>
      <w:r>
        <w:rPr>
          <w:noProof/>
        </w:rPr>
        <w:fldChar w:fldCharType="end"/>
      </w:r>
    </w:p>
    <w:p w14:paraId="225ED99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_Toc376787536 \h </w:instrText>
      </w:r>
      <w:r>
        <w:rPr>
          <w:noProof/>
        </w:rPr>
      </w:r>
      <w:r>
        <w:rPr>
          <w:noProof/>
        </w:rPr>
        <w:fldChar w:fldCharType="separate"/>
      </w:r>
      <w:r w:rsidR="009519C2">
        <w:rPr>
          <w:noProof/>
        </w:rPr>
        <w:t>180</w:t>
      </w:r>
      <w:r>
        <w:rPr>
          <w:noProof/>
        </w:rPr>
        <w:fldChar w:fldCharType="end"/>
      </w:r>
    </w:p>
    <w:p w14:paraId="2BCE9DB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_Toc376787537 \h </w:instrText>
      </w:r>
      <w:r>
        <w:rPr>
          <w:noProof/>
        </w:rPr>
      </w:r>
      <w:r>
        <w:rPr>
          <w:noProof/>
        </w:rPr>
        <w:fldChar w:fldCharType="separate"/>
      </w:r>
      <w:r w:rsidR="009519C2">
        <w:rPr>
          <w:noProof/>
        </w:rPr>
        <w:t>180</w:t>
      </w:r>
      <w:r>
        <w:rPr>
          <w:noProof/>
        </w:rPr>
        <w:fldChar w:fldCharType="end"/>
      </w:r>
    </w:p>
    <w:p w14:paraId="30848AB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_Toc376787538 \h </w:instrText>
      </w:r>
      <w:r>
        <w:rPr>
          <w:noProof/>
        </w:rPr>
      </w:r>
      <w:r>
        <w:rPr>
          <w:noProof/>
        </w:rPr>
        <w:fldChar w:fldCharType="separate"/>
      </w:r>
      <w:r w:rsidR="009519C2">
        <w:rPr>
          <w:noProof/>
        </w:rPr>
        <w:t>180</w:t>
      </w:r>
      <w:r>
        <w:rPr>
          <w:noProof/>
        </w:rPr>
        <w:fldChar w:fldCharType="end"/>
      </w:r>
    </w:p>
    <w:p w14:paraId="67CA21C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_Toc376787539 \h </w:instrText>
      </w:r>
      <w:r>
        <w:rPr>
          <w:noProof/>
        </w:rPr>
      </w:r>
      <w:r>
        <w:rPr>
          <w:noProof/>
        </w:rPr>
        <w:fldChar w:fldCharType="separate"/>
      </w:r>
      <w:r w:rsidR="009519C2">
        <w:rPr>
          <w:noProof/>
        </w:rPr>
        <w:t>180</w:t>
      </w:r>
      <w:r>
        <w:rPr>
          <w:noProof/>
        </w:rPr>
        <w:fldChar w:fldCharType="end"/>
      </w:r>
    </w:p>
    <w:p w14:paraId="507FFD2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_Toc376787540 \h </w:instrText>
      </w:r>
      <w:r>
        <w:rPr>
          <w:noProof/>
        </w:rPr>
      </w:r>
      <w:r>
        <w:rPr>
          <w:noProof/>
        </w:rPr>
        <w:fldChar w:fldCharType="separate"/>
      </w:r>
      <w:r w:rsidR="009519C2">
        <w:rPr>
          <w:noProof/>
        </w:rPr>
        <w:t>180</w:t>
      </w:r>
      <w:r>
        <w:rPr>
          <w:noProof/>
        </w:rPr>
        <w:fldChar w:fldCharType="end"/>
      </w:r>
    </w:p>
    <w:p w14:paraId="591FC42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8.3.2.</w:t>
      </w:r>
      <w:r>
        <w:rPr>
          <w:noProof/>
        </w:rPr>
        <w:t xml:space="preserve"> Failure to converge</w:t>
      </w:r>
      <w:r>
        <w:rPr>
          <w:noProof/>
        </w:rPr>
        <w:tab/>
      </w:r>
      <w:r>
        <w:rPr>
          <w:noProof/>
        </w:rPr>
        <w:fldChar w:fldCharType="begin"/>
      </w:r>
      <w:r>
        <w:rPr>
          <w:noProof/>
        </w:rPr>
        <w:instrText xml:space="preserve"> PAGEREF _Toc376787541 \h </w:instrText>
      </w:r>
      <w:r>
        <w:rPr>
          <w:noProof/>
        </w:rPr>
      </w:r>
      <w:r>
        <w:rPr>
          <w:noProof/>
        </w:rPr>
        <w:fldChar w:fldCharType="separate"/>
      </w:r>
      <w:r w:rsidR="009519C2">
        <w:rPr>
          <w:noProof/>
        </w:rPr>
        <w:t>180</w:t>
      </w:r>
      <w:r>
        <w:rPr>
          <w:noProof/>
        </w:rPr>
        <w:fldChar w:fldCharType="end"/>
      </w:r>
    </w:p>
    <w:p w14:paraId="32B486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_Toc376787542 \h </w:instrText>
      </w:r>
      <w:r>
        <w:rPr>
          <w:noProof/>
        </w:rPr>
      </w:r>
      <w:r>
        <w:rPr>
          <w:noProof/>
        </w:rPr>
        <w:fldChar w:fldCharType="separate"/>
      </w:r>
      <w:r w:rsidR="009519C2">
        <w:rPr>
          <w:noProof/>
        </w:rPr>
        <w:t>181</w:t>
      </w:r>
      <w:r>
        <w:rPr>
          <w:noProof/>
        </w:rPr>
        <w:fldChar w:fldCharType="end"/>
      </w:r>
    </w:p>
    <w:p w14:paraId="5294D16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_Toc376787543 \h </w:instrText>
      </w:r>
      <w:r>
        <w:rPr>
          <w:noProof/>
        </w:rPr>
      </w:r>
      <w:r>
        <w:rPr>
          <w:noProof/>
        </w:rPr>
        <w:fldChar w:fldCharType="separate"/>
      </w:r>
      <w:r w:rsidR="009519C2">
        <w:rPr>
          <w:noProof/>
        </w:rPr>
        <w:t>181</w:t>
      </w:r>
      <w:r>
        <w:rPr>
          <w:noProof/>
        </w:rPr>
        <w:fldChar w:fldCharType="end"/>
      </w:r>
    </w:p>
    <w:p w14:paraId="3232D1F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_Toc376787544 \h </w:instrText>
      </w:r>
      <w:r>
        <w:rPr>
          <w:noProof/>
        </w:rPr>
      </w:r>
      <w:r>
        <w:rPr>
          <w:noProof/>
        </w:rPr>
        <w:fldChar w:fldCharType="separate"/>
      </w:r>
      <w:r w:rsidR="009519C2">
        <w:rPr>
          <w:noProof/>
        </w:rPr>
        <w:t>181</w:t>
      </w:r>
      <w:r>
        <w:rPr>
          <w:noProof/>
        </w:rPr>
        <w:fldChar w:fldCharType="end"/>
      </w:r>
    </w:p>
    <w:p w14:paraId="62AD86E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_Toc376787545 \h </w:instrText>
      </w:r>
      <w:r>
        <w:rPr>
          <w:noProof/>
        </w:rPr>
      </w:r>
      <w:r>
        <w:rPr>
          <w:noProof/>
        </w:rPr>
        <w:fldChar w:fldCharType="separate"/>
      </w:r>
      <w:r w:rsidR="009519C2">
        <w:rPr>
          <w:noProof/>
        </w:rPr>
        <w:t>182</w:t>
      </w:r>
      <w:r>
        <w:rPr>
          <w:noProof/>
        </w:rPr>
        <w:fldChar w:fldCharType="end"/>
      </w:r>
    </w:p>
    <w:p w14:paraId="361D697E"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_Toc376787546 \h </w:instrText>
      </w:r>
      <w:r>
        <w:rPr>
          <w:noProof/>
        </w:rPr>
      </w:r>
      <w:r>
        <w:rPr>
          <w:noProof/>
        </w:rPr>
        <w:fldChar w:fldCharType="separate"/>
      </w:r>
      <w:r w:rsidR="009519C2">
        <w:rPr>
          <w:noProof/>
        </w:rPr>
        <w:t>182</w:t>
      </w:r>
      <w:r>
        <w:rPr>
          <w:noProof/>
        </w:rPr>
        <w:fldChar w:fldCharType="end"/>
      </w:r>
    </w:p>
    <w:p w14:paraId="2164E03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8.4.1.</w:t>
      </w:r>
      <w:r>
        <w:rPr>
          <w:noProof/>
        </w:rPr>
        <w:t xml:space="preserve"> The penalty method</w:t>
      </w:r>
      <w:r>
        <w:rPr>
          <w:noProof/>
        </w:rPr>
        <w:tab/>
      </w:r>
      <w:r>
        <w:rPr>
          <w:noProof/>
        </w:rPr>
        <w:fldChar w:fldCharType="begin"/>
      </w:r>
      <w:r>
        <w:rPr>
          <w:noProof/>
        </w:rPr>
        <w:instrText xml:space="preserve"> PAGEREF _Toc376787547 \h </w:instrText>
      </w:r>
      <w:r>
        <w:rPr>
          <w:noProof/>
        </w:rPr>
      </w:r>
      <w:r>
        <w:rPr>
          <w:noProof/>
        </w:rPr>
        <w:fldChar w:fldCharType="separate"/>
      </w:r>
      <w:r w:rsidR="009519C2">
        <w:rPr>
          <w:noProof/>
        </w:rPr>
        <w:t>182</w:t>
      </w:r>
      <w:r>
        <w:rPr>
          <w:noProof/>
        </w:rPr>
        <w:fldChar w:fldCharType="end"/>
      </w:r>
    </w:p>
    <w:p w14:paraId="35FB595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8.4.2.</w:t>
      </w:r>
      <w:r>
        <w:rPr>
          <w:noProof/>
        </w:rPr>
        <w:t xml:space="preserve"> Augmented Lagrangian Method</w:t>
      </w:r>
      <w:r>
        <w:rPr>
          <w:noProof/>
        </w:rPr>
        <w:tab/>
      </w:r>
      <w:r>
        <w:rPr>
          <w:noProof/>
        </w:rPr>
        <w:fldChar w:fldCharType="begin"/>
      </w:r>
      <w:r>
        <w:rPr>
          <w:noProof/>
        </w:rPr>
        <w:instrText xml:space="preserve"> PAGEREF _Toc376787548 \h </w:instrText>
      </w:r>
      <w:r>
        <w:rPr>
          <w:noProof/>
        </w:rPr>
      </w:r>
      <w:r>
        <w:rPr>
          <w:noProof/>
        </w:rPr>
        <w:fldChar w:fldCharType="separate"/>
      </w:r>
      <w:r w:rsidR="009519C2">
        <w:rPr>
          <w:noProof/>
        </w:rPr>
        <w:t>182</w:t>
      </w:r>
      <w:r>
        <w:rPr>
          <w:noProof/>
        </w:rPr>
        <w:fldChar w:fldCharType="end"/>
      </w:r>
    </w:p>
    <w:p w14:paraId="069FBFB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8.4.3.</w:t>
      </w:r>
      <w:r>
        <w:rPr>
          <w:noProof/>
        </w:rPr>
        <w:t xml:space="preserve"> Initial Separation</w:t>
      </w:r>
      <w:r>
        <w:rPr>
          <w:noProof/>
        </w:rPr>
        <w:tab/>
      </w:r>
      <w:r>
        <w:rPr>
          <w:noProof/>
        </w:rPr>
        <w:fldChar w:fldCharType="begin"/>
      </w:r>
      <w:r>
        <w:rPr>
          <w:noProof/>
        </w:rPr>
        <w:instrText xml:space="preserve"> PAGEREF _Toc376787549 \h </w:instrText>
      </w:r>
      <w:r>
        <w:rPr>
          <w:noProof/>
        </w:rPr>
      </w:r>
      <w:r>
        <w:rPr>
          <w:noProof/>
        </w:rPr>
        <w:fldChar w:fldCharType="separate"/>
      </w:r>
      <w:r w:rsidR="009519C2">
        <w:rPr>
          <w:noProof/>
        </w:rPr>
        <w:t>183</w:t>
      </w:r>
      <w:r>
        <w:rPr>
          <w:noProof/>
        </w:rPr>
        <w:fldChar w:fldCharType="end"/>
      </w:r>
    </w:p>
    <w:p w14:paraId="3989B5A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_Toc376787550 \h </w:instrText>
      </w:r>
      <w:r>
        <w:rPr>
          <w:noProof/>
        </w:rPr>
      </w:r>
      <w:r>
        <w:rPr>
          <w:noProof/>
        </w:rPr>
        <w:fldChar w:fldCharType="separate"/>
      </w:r>
      <w:r w:rsidR="009519C2">
        <w:rPr>
          <w:noProof/>
        </w:rPr>
        <w:t>183</w:t>
      </w:r>
      <w:r>
        <w:rPr>
          <w:noProof/>
        </w:rPr>
        <w:fldChar w:fldCharType="end"/>
      </w:r>
    </w:p>
    <w:p w14:paraId="730AA50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8.5.1.</w:t>
      </w:r>
      <w:r>
        <w:rPr>
          <w:noProof/>
        </w:rPr>
        <w:t xml:space="preserve"> Initial State of Swelling</w:t>
      </w:r>
      <w:r>
        <w:rPr>
          <w:noProof/>
        </w:rPr>
        <w:tab/>
      </w:r>
      <w:r>
        <w:rPr>
          <w:noProof/>
        </w:rPr>
        <w:fldChar w:fldCharType="begin"/>
      </w:r>
      <w:r>
        <w:rPr>
          <w:noProof/>
        </w:rPr>
        <w:instrText xml:space="preserve"> PAGEREF _Toc376787551 \h </w:instrText>
      </w:r>
      <w:r>
        <w:rPr>
          <w:noProof/>
        </w:rPr>
      </w:r>
      <w:r>
        <w:rPr>
          <w:noProof/>
        </w:rPr>
        <w:fldChar w:fldCharType="separate"/>
      </w:r>
      <w:r w:rsidR="009519C2">
        <w:rPr>
          <w:noProof/>
        </w:rPr>
        <w:t>183</w:t>
      </w:r>
      <w:r>
        <w:rPr>
          <w:noProof/>
        </w:rPr>
        <w:fldChar w:fldCharType="end"/>
      </w:r>
    </w:p>
    <w:p w14:paraId="7A69E3D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8.5.2.</w:t>
      </w:r>
      <w:r>
        <w:rPr>
          <w:noProof/>
        </w:rPr>
        <w:t xml:space="preserve"> Prescribed Boundary Conditions</w:t>
      </w:r>
      <w:r>
        <w:rPr>
          <w:noProof/>
        </w:rPr>
        <w:tab/>
      </w:r>
      <w:r>
        <w:rPr>
          <w:noProof/>
        </w:rPr>
        <w:fldChar w:fldCharType="begin"/>
      </w:r>
      <w:r>
        <w:rPr>
          <w:noProof/>
        </w:rPr>
        <w:instrText xml:space="preserve"> PAGEREF _Toc376787552 \h </w:instrText>
      </w:r>
      <w:r>
        <w:rPr>
          <w:noProof/>
        </w:rPr>
      </w:r>
      <w:r>
        <w:rPr>
          <w:noProof/>
        </w:rPr>
        <w:fldChar w:fldCharType="separate"/>
      </w:r>
      <w:r w:rsidR="009519C2">
        <w:rPr>
          <w:noProof/>
        </w:rPr>
        <w:t>184</w:t>
      </w:r>
      <w:r>
        <w:rPr>
          <w:noProof/>
        </w:rPr>
        <w:fldChar w:fldCharType="end"/>
      </w:r>
    </w:p>
    <w:p w14:paraId="4B55C6E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8.5.3.</w:t>
      </w:r>
      <w:r>
        <w:rPr>
          <w:noProof/>
        </w:rPr>
        <w:t xml:space="preserve"> Prescribed Initial Conditions</w:t>
      </w:r>
      <w:r>
        <w:rPr>
          <w:noProof/>
        </w:rPr>
        <w:tab/>
      </w:r>
      <w:r>
        <w:rPr>
          <w:noProof/>
        </w:rPr>
        <w:fldChar w:fldCharType="begin"/>
      </w:r>
      <w:r>
        <w:rPr>
          <w:noProof/>
        </w:rPr>
        <w:instrText xml:space="preserve"> PAGEREF _Toc376787553 \h </w:instrText>
      </w:r>
      <w:r>
        <w:rPr>
          <w:noProof/>
        </w:rPr>
      </w:r>
      <w:r>
        <w:rPr>
          <w:noProof/>
        </w:rPr>
        <w:fldChar w:fldCharType="separate"/>
      </w:r>
      <w:r w:rsidR="009519C2">
        <w:rPr>
          <w:noProof/>
        </w:rPr>
        <w:t>185</w:t>
      </w:r>
      <w:r>
        <w:rPr>
          <w:noProof/>
        </w:rPr>
        <w:fldChar w:fldCharType="end"/>
      </w:r>
    </w:p>
    <w:p w14:paraId="34BB8C9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8.5.4.</w:t>
      </w:r>
      <w:r>
        <w:rPr>
          <w:noProof/>
        </w:rPr>
        <w:t xml:space="preserve"> Prescribed Effective Solute Flux</w:t>
      </w:r>
      <w:r>
        <w:rPr>
          <w:noProof/>
        </w:rPr>
        <w:tab/>
      </w:r>
      <w:r>
        <w:rPr>
          <w:noProof/>
        </w:rPr>
        <w:fldChar w:fldCharType="begin"/>
      </w:r>
      <w:r>
        <w:rPr>
          <w:noProof/>
        </w:rPr>
        <w:instrText xml:space="preserve"> PAGEREF _Toc376787554 \h </w:instrText>
      </w:r>
      <w:r>
        <w:rPr>
          <w:noProof/>
        </w:rPr>
      </w:r>
      <w:r>
        <w:rPr>
          <w:noProof/>
        </w:rPr>
        <w:fldChar w:fldCharType="separate"/>
      </w:r>
      <w:r w:rsidR="009519C2">
        <w:rPr>
          <w:noProof/>
        </w:rPr>
        <w:t>185</w:t>
      </w:r>
      <w:r>
        <w:rPr>
          <w:noProof/>
        </w:rPr>
        <w:fldChar w:fldCharType="end"/>
      </w:r>
    </w:p>
    <w:p w14:paraId="1A0E4BF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8.5.5.</w:t>
      </w:r>
      <w:r>
        <w:rPr>
          <w:noProof/>
        </w:rPr>
        <w:t xml:space="preserve"> Prescribed Electric Current Density</w:t>
      </w:r>
      <w:r>
        <w:rPr>
          <w:noProof/>
        </w:rPr>
        <w:tab/>
      </w:r>
      <w:r>
        <w:rPr>
          <w:noProof/>
        </w:rPr>
        <w:fldChar w:fldCharType="begin"/>
      </w:r>
      <w:r>
        <w:rPr>
          <w:noProof/>
        </w:rPr>
        <w:instrText xml:space="preserve"> PAGEREF _Toc376787555 \h </w:instrText>
      </w:r>
      <w:r>
        <w:rPr>
          <w:noProof/>
        </w:rPr>
      </w:r>
      <w:r>
        <w:rPr>
          <w:noProof/>
        </w:rPr>
        <w:fldChar w:fldCharType="separate"/>
      </w:r>
      <w:r w:rsidR="009519C2">
        <w:rPr>
          <w:noProof/>
        </w:rPr>
        <w:t>185</w:t>
      </w:r>
      <w:r>
        <w:rPr>
          <w:noProof/>
        </w:rPr>
        <w:fldChar w:fldCharType="end"/>
      </w:r>
    </w:p>
    <w:p w14:paraId="3183F50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8.5.6.</w:t>
      </w:r>
      <w:r>
        <w:rPr>
          <w:noProof/>
        </w:rPr>
        <w:t xml:space="preserve"> Electrical Grounding</w:t>
      </w:r>
      <w:r>
        <w:rPr>
          <w:noProof/>
        </w:rPr>
        <w:tab/>
      </w:r>
      <w:r>
        <w:rPr>
          <w:noProof/>
        </w:rPr>
        <w:fldChar w:fldCharType="begin"/>
      </w:r>
      <w:r>
        <w:rPr>
          <w:noProof/>
        </w:rPr>
        <w:instrText xml:space="preserve"> PAGEREF _Toc376787556 \h </w:instrText>
      </w:r>
      <w:r>
        <w:rPr>
          <w:noProof/>
        </w:rPr>
      </w:r>
      <w:r>
        <w:rPr>
          <w:noProof/>
        </w:rPr>
        <w:fldChar w:fldCharType="separate"/>
      </w:r>
      <w:r w:rsidR="009519C2">
        <w:rPr>
          <w:noProof/>
        </w:rPr>
        <w:t>186</w:t>
      </w:r>
      <w:r>
        <w:rPr>
          <w:noProof/>
        </w:rPr>
        <w:fldChar w:fldCharType="end"/>
      </w:r>
    </w:p>
    <w:p w14:paraId="2E5CDC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_Toc376787557 \h </w:instrText>
      </w:r>
      <w:r>
        <w:rPr>
          <w:noProof/>
        </w:rPr>
      </w:r>
      <w:r>
        <w:rPr>
          <w:noProof/>
        </w:rPr>
        <w:fldChar w:fldCharType="separate"/>
      </w:r>
      <w:r w:rsidR="009519C2">
        <w:rPr>
          <w:noProof/>
        </w:rPr>
        <w:t>186</w:t>
      </w:r>
      <w:r>
        <w:rPr>
          <w:noProof/>
        </w:rPr>
        <w:fldChar w:fldCharType="end"/>
      </w:r>
    </w:p>
    <w:p w14:paraId="3B8E64B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8.6.1.</w:t>
      </w:r>
      <w:r>
        <w:rPr>
          <w:noProof/>
        </w:rPr>
        <w:t xml:space="preserve"> Mesh convergence</w:t>
      </w:r>
      <w:r>
        <w:rPr>
          <w:noProof/>
        </w:rPr>
        <w:tab/>
      </w:r>
      <w:r>
        <w:rPr>
          <w:noProof/>
        </w:rPr>
        <w:fldChar w:fldCharType="begin"/>
      </w:r>
      <w:r>
        <w:rPr>
          <w:noProof/>
        </w:rPr>
        <w:instrText xml:space="preserve"> PAGEREF _Toc376787558 \h </w:instrText>
      </w:r>
      <w:r>
        <w:rPr>
          <w:noProof/>
        </w:rPr>
      </w:r>
      <w:r>
        <w:rPr>
          <w:noProof/>
        </w:rPr>
        <w:fldChar w:fldCharType="separate"/>
      </w:r>
      <w:r w:rsidR="009519C2">
        <w:rPr>
          <w:noProof/>
        </w:rPr>
        <w:t>186</w:t>
      </w:r>
      <w:r>
        <w:rPr>
          <w:noProof/>
        </w:rPr>
        <w:fldChar w:fldCharType="end"/>
      </w:r>
    </w:p>
    <w:p w14:paraId="60BB3AB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8.6.2.</w:t>
      </w:r>
      <w:r>
        <w:rPr>
          <w:noProof/>
        </w:rPr>
        <w:t xml:space="preserve"> Constraint enforcement</w:t>
      </w:r>
      <w:r>
        <w:rPr>
          <w:noProof/>
        </w:rPr>
        <w:tab/>
      </w:r>
      <w:r>
        <w:rPr>
          <w:noProof/>
        </w:rPr>
        <w:fldChar w:fldCharType="begin"/>
      </w:r>
      <w:r>
        <w:rPr>
          <w:noProof/>
        </w:rPr>
        <w:instrText xml:space="preserve"> PAGEREF _Toc376787559 \h </w:instrText>
      </w:r>
      <w:r>
        <w:rPr>
          <w:noProof/>
        </w:rPr>
      </w:r>
      <w:r>
        <w:rPr>
          <w:noProof/>
        </w:rPr>
        <w:fldChar w:fldCharType="separate"/>
      </w:r>
      <w:r w:rsidR="009519C2">
        <w:rPr>
          <w:noProof/>
        </w:rPr>
        <w:t>186</w:t>
      </w:r>
      <w:r>
        <w:rPr>
          <w:noProof/>
        </w:rPr>
        <w:fldChar w:fldCharType="end"/>
      </w:r>
    </w:p>
    <w:p w14:paraId="09C9589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_Toc376787561 \h </w:instrText>
      </w:r>
      <w:r>
        <w:rPr>
          <w:noProof/>
        </w:rPr>
      </w:r>
      <w:r>
        <w:rPr>
          <w:noProof/>
        </w:rPr>
        <w:fldChar w:fldCharType="separate"/>
      </w:r>
      <w:r w:rsidR="009519C2">
        <w:rPr>
          <w:noProof/>
        </w:rPr>
        <w:t>187</w:t>
      </w:r>
      <w:r>
        <w:rPr>
          <w:noProof/>
        </w:rPr>
        <w:fldChar w:fldCharType="end"/>
      </w:r>
    </w:p>
    <w:p w14:paraId="0C57D92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lastRenderedPageBreak/>
        <w:t>8.7.1.</w:t>
      </w:r>
      <w:r>
        <w:rPr>
          <w:noProof/>
        </w:rPr>
        <w:t xml:space="preserve"> Geometrical instabilities</w:t>
      </w:r>
      <w:r>
        <w:rPr>
          <w:noProof/>
        </w:rPr>
        <w:tab/>
      </w:r>
      <w:r>
        <w:rPr>
          <w:noProof/>
        </w:rPr>
        <w:fldChar w:fldCharType="begin"/>
      </w:r>
      <w:r>
        <w:rPr>
          <w:noProof/>
        </w:rPr>
        <w:instrText xml:space="preserve"> PAGEREF _Toc376787562 \h </w:instrText>
      </w:r>
      <w:r>
        <w:rPr>
          <w:noProof/>
        </w:rPr>
      </w:r>
      <w:r>
        <w:rPr>
          <w:noProof/>
        </w:rPr>
        <w:fldChar w:fldCharType="separate"/>
      </w:r>
      <w:r w:rsidR="009519C2">
        <w:rPr>
          <w:noProof/>
        </w:rPr>
        <w:t>187</w:t>
      </w:r>
      <w:r>
        <w:rPr>
          <w:noProof/>
        </w:rPr>
        <w:fldChar w:fldCharType="end"/>
      </w:r>
    </w:p>
    <w:p w14:paraId="2133115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8.7.2.</w:t>
      </w:r>
      <w:r>
        <w:rPr>
          <w:noProof/>
        </w:rPr>
        <w:t xml:space="preserve"> Material instabilities</w:t>
      </w:r>
      <w:r>
        <w:rPr>
          <w:noProof/>
        </w:rPr>
        <w:tab/>
      </w:r>
      <w:r>
        <w:rPr>
          <w:noProof/>
        </w:rPr>
        <w:fldChar w:fldCharType="begin"/>
      </w:r>
      <w:r>
        <w:rPr>
          <w:noProof/>
        </w:rPr>
        <w:instrText xml:space="preserve"> PAGEREF _Toc376787563 \h </w:instrText>
      </w:r>
      <w:r>
        <w:rPr>
          <w:noProof/>
        </w:rPr>
      </w:r>
      <w:r>
        <w:rPr>
          <w:noProof/>
        </w:rPr>
        <w:fldChar w:fldCharType="separate"/>
      </w:r>
      <w:r w:rsidR="009519C2">
        <w:rPr>
          <w:noProof/>
        </w:rPr>
        <w:t>187</w:t>
      </w:r>
      <w:r>
        <w:rPr>
          <w:noProof/>
        </w:rPr>
        <w:fldChar w:fldCharType="end"/>
      </w:r>
    </w:p>
    <w:p w14:paraId="3F2C7AA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_Toc376787564 \h </w:instrText>
      </w:r>
      <w:r>
        <w:rPr>
          <w:noProof/>
        </w:rPr>
      </w:r>
      <w:r>
        <w:rPr>
          <w:noProof/>
        </w:rPr>
        <w:fldChar w:fldCharType="separate"/>
      </w:r>
      <w:r w:rsidR="009519C2">
        <w:rPr>
          <w:noProof/>
        </w:rPr>
        <w:t>187</w:t>
      </w:r>
      <w:r>
        <w:rPr>
          <w:noProof/>
        </w:rPr>
        <w:fldChar w:fldCharType="end"/>
      </w:r>
    </w:p>
    <w:p w14:paraId="286A999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8.7.3.</w:t>
      </w:r>
      <w:r>
        <w:rPr>
          <w:noProof/>
        </w:rPr>
        <w:tab/>
      </w:r>
      <w:r>
        <w:rPr>
          <w:noProof/>
        </w:rPr>
        <w:fldChar w:fldCharType="begin"/>
      </w:r>
      <w:r>
        <w:rPr>
          <w:noProof/>
        </w:rPr>
        <w:instrText xml:space="preserve"> PAGEREF _Toc376787565 \h </w:instrText>
      </w:r>
      <w:r>
        <w:rPr>
          <w:noProof/>
        </w:rPr>
      </w:r>
      <w:r>
        <w:rPr>
          <w:noProof/>
        </w:rPr>
        <w:fldChar w:fldCharType="separate"/>
      </w:r>
      <w:r w:rsidR="009519C2">
        <w:rPr>
          <w:noProof/>
        </w:rPr>
        <w:t>187</w:t>
      </w:r>
      <w:r>
        <w:rPr>
          <w:noProof/>
        </w:rPr>
        <w:fldChar w:fldCharType="end"/>
      </w:r>
    </w:p>
    <w:p w14:paraId="1C93C4F3"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8.7.4.</w:t>
      </w:r>
      <w:r>
        <w:rPr>
          <w:noProof/>
        </w:rPr>
        <w:t xml:space="preserve"> Force-driven Problems</w:t>
      </w:r>
      <w:r>
        <w:rPr>
          <w:noProof/>
        </w:rPr>
        <w:tab/>
      </w:r>
      <w:r>
        <w:rPr>
          <w:noProof/>
        </w:rPr>
        <w:fldChar w:fldCharType="begin"/>
      </w:r>
      <w:r>
        <w:rPr>
          <w:noProof/>
        </w:rPr>
        <w:instrText xml:space="preserve"> PAGEREF _Toc376787566 \h </w:instrText>
      </w:r>
      <w:r>
        <w:rPr>
          <w:noProof/>
        </w:rPr>
      </w:r>
      <w:r>
        <w:rPr>
          <w:noProof/>
        </w:rPr>
        <w:fldChar w:fldCharType="separate"/>
      </w:r>
      <w:r w:rsidR="009519C2">
        <w:rPr>
          <w:noProof/>
        </w:rPr>
        <w:t>188</w:t>
      </w:r>
      <w:r>
        <w:rPr>
          <w:noProof/>
        </w:rPr>
        <w:fldChar w:fldCharType="end"/>
      </w:r>
    </w:p>
    <w:p w14:paraId="6BF758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_Toc376787567 \h </w:instrText>
      </w:r>
      <w:r>
        <w:rPr>
          <w:noProof/>
        </w:rPr>
      </w:r>
      <w:r>
        <w:rPr>
          <w:noProof/>
        </w:rPr>
        <w:fldChar w:fldCharType="separate"/>
      </w:r>
      <w:r w:rsidR="009519C2">
        <w:rPr>
          <w:noProof/>
        </w:rPr>
        <w:t>188</w:t>
      </w:r>
      <w:r>
        <w:rPr>
          <w:noProof/>
        </w:rPr>
        <w:fldChar w:fldCharType="end"/>
      </w:r>
    </w:p>
    <w:p w14:paraId="0B0ADF2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_Toc376787568 \h </w:instrText>
      </w:r>
      <w:r>
        <w:rPr>
          <w:noProof/>
        </w:rPr>
      </w:r>
      <w:r>
        <w:rPr>
          <w:noProof/>
        </w:rPr>
        <w:fldChar w:fldCharType="separate"/>
      </w:r>
      <w:r w:rsidR="009519C2">
        <w:rPr>
          <w:noProof/>
        </w:rPr>
        <w:t>188</w:t>
      </w:r>
      <w:r>
        <w:rPr>
          <w:noProof/>
        </w:rPr>
        <w:fldChar w:fldCharType="end"/>
      </w:r>
    </w:p>
    <w:p w14:paraId="3B1F7492"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_Toc376787569 \h </w:instrText>
      </w:r>
      <w:r>
        <w:rPr>
          <w:noProof/>
        </w:rPr>
      </w:r>
      <w:r>
        <w:rPr>
          <w:noProof/>
        </w:rPr>
        <w:fldChar w:fldCharType="separate"/>
      </w:r>
      <w:r w:rsidR="009519C2">
        <w:rPr>
          <w:noProof/>
        </w:rPr>
        <w:t>190</w:t>
      </w:r>
      <w:r>
        <w:rPr>
          <w:noProof/>
        </w:rPr>
        <w:fldChar w:fldCharType="end"/>
      </w:r>
    </w:p>
    <w:p w14:paraId="40C7CE9E"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_Toc376787570 \h </w:instrText>
      </w:r>
      <w:r>
        <w:rPr>
          <w:noProof/>
        </w:rPr>
      </w:r>
      <w:r>
        <w:rPr>
          <w:noProof/>
        </w:rPr>
        <w:fldChar w:fldCharType="separate"/>
      </w:r>
      <w:r w:rsidR="009519C2">
        <w:rPr>
          <w:noProof/>
        </w:rPr>
        <w:t>191</w:t>
      </w:r>
      <w:r>
        <w:rPr>
          <w:noProof/>
        </w:rPr>
        <w:fldChar w:fldCharType="end"/>
      </w:r>
    </w:p>
    <w:p w14:paraId="4C4E6B79"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_Toc376787571 \h </w:instrText>
      </w:r>
      <w:r>
        <w:rPr>
          <w:noProof/>
        </w:rPr>
      </w:r>
      <w:r>
        <w:rPr>
          <w:noProof/>
        </w:rPr>
        <w:fldChar w:fldCharType="separate"/>
      </w:r>
      <w:r w:rsidR="009519C2">
        <w:rPr>
          <w:noProof/>
        </w:rPr>
        <w:t>192</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2" w:name="_Toc376787342"/>
      <w:r>
        <w:lastRenderedPageBreak/>
        <w:t>Introduction</w:t>
      </w:r>
      <w:bookmarkEnd w:id="2"/>
    </w:p>
    <w:p w14:paraId="497FD52E" w14:textId="77777777" w:rsidR="006A0BC1" w:rsidRPr="00070A8D" w:rsidRDefault="006A0BC1" w:rsidP="006A0BC1">
      <w:pPr>
        <w:pStyle w:val="Heading2"/>
      </w:pPr>
      <w:bookmarkStart w:id="3" w:name="_Toc376787343"/>
      <w:r>
        <w:t>Overview of FEBio</w:t>
      </w:r>
      <w:bookmarkEnd w:id="3"/>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4" w:author="Steve Maas" w:date="2013-12-14T22:01:00Z"/>
        </w:rPr>
      </w:pPr>
      <w:ins w:id="5"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6" w:name="_Toc376787344"/>
      <w:r>
        <w:t>About this document</w:t>
      </w:r>
      <w:bookmarkEnd w:id="6"/>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Pr="00B340B9"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4273A2B7" w14:textId="77777777" w:rsidR="006A0BC1" w:rsidRPr="00B27FE9" w:rsidRDefault="006A0BC1" w:rsidP="006A0BC1">
      <w:r>
        <w:br w:type="page"/>
      </w:r>
    </w:p>
    <w:p w14:paraId="69361A66" w14:textId="77777777" w:rsidR="006A0BC1" w:rsidRDefault="006A0BC1" w:rsidP="006A0BC1">
      <w:pPr>
        <w:pStyle w:val="Heading1"/>
      </w:pPr>
      <w:bookmarkStart w:id="7" w:name="_Ref293568163"/>
      <w:bookmarkStart w:id="8" w:name="_Toc376787345"/>
      <w:r>
        <w:lastRenderedPageBreak/>
        <w:t>Running FEBio</w:t>
      </w:r>
      <w:bookmarkEnd w:id="7"/>
      <w:bookmarkEnd w:id="8"/>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9" w:name="_Toc376787346"/>
      <w:r>
        <w:t>Running FEBio on Windows</w:t>
      </w:r>
      <w:bookmarkEnd w:id="9"/>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0" w:name="_Toc376787347"/>
      <w:r>
        <w:t>Windows XP</w:t>
      </w:r>
      <w:bookmarkEnd w:id="10"/>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1" w:name="_Toc376787348"/>
      <w:r>
        <w:t>Windows 7</w:t>
      </w:r>
      <w:bookmarkEnd w:id="11"/>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2" w:name="_Toc376787349"/>
      <w:r>
        <w:t>Running FEBio from Explorer</w:t>
      </w:r>
      <w:bookmarkEnd w:id="12"/>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3" w:name="_Toc376787350"/>
      <w:r>
        <w:t>Running FEBio on Linux or MAC</w:t>
      </w:r>
      <w:bookmarkEnd w:id="13"/>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 w:name="_Ref172430769"/>
      <w:bookmarkStart w:id="15" w:name="_Toc376787351"/>
      <w:r>
        <w:t>The Command Line</w:t>
      </w:r>
      <w:bookmarkEnd w:id="14"/>
      <w:bookmarkEnd w:id="15"/>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6" w:name="OLE_LINK1"/>
      <w:bookmarkStart w:id="17" w:name="OLE_LINK2"/>
      <w:r w:rsidRPr="00541457">
        <w:rPr>
          <w:rStyle w:val="codeChar"/>
        </w:rPr>
        <w:t>-</w:t>
      </w:r>
      <w:r>
        <w:rPr>
          <w:rStyle w:val="codeChar"/>
        </w:rPr>
        <w:t>o</w:t>
      </w:r>
      <w:r>
        <w:t>: log file name</w:t>
      </w:r>
      <w:bookmarkEnd w:id="16"/>
      <w:bookmarkEnd w:id="17"/>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8"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9" w:author="Steve Maas" w:date="2014-01-02T13:04:00Z">
        <w:r w:rsidR="00873D59">
          <w:t>3.4.1</w:t>
        </w:r>
      </w:ins>
      <w:del w:id="20"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21"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2" w:name="_Toc376787352"/>
      <w:r>
        <w:t xml:space="preserve">The FEBio </w:t>
      </w:r>
      <w:r w:rsidR="00D153DC">
        <w:t>P</w:t>
      </w:r>
      <w:r>
        <w:t>rompt</w:t>
      </w:r>
      <w:bookmarkEnd w:id="22"/>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3" w:name="_Ref230508346"/>
      <w:bookmarkStart w:id="24" w:name="_Toc376787353"/>
      <w:r>
        <w:t xml:space="preserve">The </w:t>
      </w:r>
      <w:r w:rsidR="00D153DC">
        <w:t>C</w:t>
      </w:r>
      <w:r w:rsidRPr="00DF311C">
        <w:t>onfiguration</w:t>
      </w:r>
      <w:r>
        <w:t xml:space="preserve"> </w:t>
      </w:r>
      <w:r w:rsidR="00D153DC">
        <w:t>F</w:t>
      </w:r>
      <w:r>
        <w:t>ile</w:t>
      </w:r>
      <w:bookmarkEnd w:id="23"/>
      <w:bookmarkEnd w:id="24"/>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5" w:name="_Ref376446157"/>
      <w:bookmarkStart w:id="26" w:name="_Toc376787354"/>
      <w:r>
        <w:t xml:space="preserve">Using </w:t>
      </w:r>
      <w:r w:rsidR="00D153DC">
        <w:t>M</w:t>
      </w:r>
      <w:r>
        <w:t xml:space="preserve">ultiple </w:t>
      </w:r>
      <w:r w:rsidR="00D153DC">
        <w:t>P</w:t>
      </w:r>
      <w:r>
        <w:t>rocessors</w:t>
      </w:r>
      <w:bookmarkEnd w:id="25"/>
      <w:bookmarkEnd w:id="26"/>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7" w:name="_Ref250284432"/>
      <w:bookmarkStart w:id="28" w:name="_Ref250285226"/>
      <w:bookmarkStart w:id="29" w:name="_Toc376787355"/>
      <w:r>
        <w:lastRenderedPageBreak/>
        <w:t xml:space="preserve">FEBio </w:t>
      </w:r>
      <w:r w:rsidR="00D153DC">
        <w:t>O</w:t>
      </w:r>
      <w:r>
        <w:t>utput</w:t>
      </w:r>
      <w:bookmarkEnd w:id="27"/>
      <w:bookmarkEnd w:id="28"/>
      <w:bookmarkEnd w:id="29"/>
    </w:p>
    <w:p w14:paraId="1962D1BE" w14:textId="748C32C0" w:rsidR="006A0BC1"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7"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 xml:space="preserve">.  </w:t>
      </w:r>
    </w:p>
    <w:p w14:paraId="7F151BD2" w14:textId="77777777" w:rsidR="006A0BC1" w:rsidRDefault="006A0BC1" w:rsidP="006A0BC1"/>
    <w:p w14:paraId="67D93129" w14:textId="77777777" w:rsidR="006A0BC1" w:rsidRDefault="006A0BC1" w:rsidP="006A0BC1">
      <w:pPr>
        <w:pStyle w:val="Heading2"/>
      </w:pPr>
      <w:bookmarkStart w:id="30" w:name="_Toc376787356"/>
      <w:r>
        <w:t>Advanced Options</w:t>
      </w:r>
      <w:bookmarkEnd w:id="30"/>
    </w:p>
    <w:p w14:paraId="123FE510" w14:textId="43FCB63B" w:rsidR="006A0BC1" w:rsidRDefault="006A0BC1" w:rsidP="006A0BC1">
      <w:pPr>
        <w:pStyle w:val="Heading3"/>
      </w:pPr>
      <w:bookmarkStart w:id="31" w:name="_Ref278195084"/>
      <w:bookmarkStart w:id="32" w:name="_Toc376787357"/>
      <w:r>
        <w:t xml:space="preserve">Interrupting a </w:t>
      </w:r>
      <w:r w:rsidR="00D153DC">
        <w:t>R</w:t>
      </w:r>
      <w:r>
        <w:t>un</w:t>
      </w:r>
      <w:r>
        <w:rPr>
          <w:rStyle w:val="FootnoteReference"/>
        </w:rPr>
        <w:footnoteReference w:id="2"/>
      </w:r>
      <w:bookmarkEnd w:id="31"/>
      <w:bookmarkEnd w:id="32"/>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w:t>
      </w:r>
      <w:r>
        <w:lastRenderedPageBreak/>
        <w:t>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3" w:name="_Ref230422001"/>
      <w:bookmarkStart w:id="34" w:name="_Toc376787358"/>
      <w:r>
        <w:t xml:space="preserve">Debugging a </w:t>
      </w:r>
      <w:r w:rsidR="00D153DC">
        <w:t>R</w:t>
      </w:r>
      <w:r>
        <w:t>un</w:t>
      </w:r>
      <w:bookmarkEnd w:id="33"/>
      <w:bookmarkEnd w:id="34"/>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5" w:name="_Ref254341727"/>
      <w:bookmarkStart w:id="36" w:name="_Ref254341812"/>
      <w:bookmarkStart w:id="37" w:name="_Toc376787359"/>
      <w:r>
        <w:t xml:space="preserve">Restarting a </w:t>
      </w:r>
      <w:r w:rsidR="00D153DC">
        <w:t>R</w:t>
      </w:r>
      <w:r>
        <w:t>un</w:t>
      </w:r>
      <w:bookmarkEnd w:id="35"/>
      <w:bookmarkEnd w:id="36"/>
      <w:bookmarkEnd w:id="37"/>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8" w:name="_Ref250285572"/>
      <w:bookmarkStart w:id="39" w:name="_Toc376787360"/>
      <w:r>
        <w:lastRenderedPageBreak/>
        <w:t xml:space="preserve">Input </w:t>
      </w:r>
      <w:r w:rsidR="00D153DC">
        <w:t>F</w:t>
      </w:r>
      <w:r>
        <w:t xml:space="preserve">ile </w:t>
      </w:r>
      <w:r w:rsidR="00D153DC">
        <w:t>C</w:t>
      </w:r>
      <w:r>
        <w:t>hecking</w:t>
      </w:r>
      <w:bookmarkEnd w:id="38"/>
      <w:bookmarkEnd w:id="39"/>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0" w:name="_Ref293568180"/>
      <w:bookmarkStart w:id="41" w:name="_Ref293568311"/>
      <w:bookmarkStart w:id="42" w:name="_Toc376787361"/>
      <w:r>
        <w:lastRenderedPageBreak/>
        <w:t>Free Format Input</w:t>
      </w:r>
      <w:bookmarkEnd w:id="40"/>
      <w:bookmarkEnd w:id="41"/>
      <w:bookmarkEnd w:id="42"/>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3" w:name="_Toc376787362"/>
      <w:r>
        <w:lastRenderedPageBreak/>
        <w:t xml:space="preserve">Free </w:t>
      </w:r>
      <w:r w:rsidR="00D153DC">
        <w:t>F</w:t>
      </w:r>
      <w:r>
        <w:t xml:space="preserve">ormat </w:t>
      </w:r>
      <w:r w:rsidR="00D153DC">
        <w:t>O</w:t>
      </w:r>
      <w:r>
        <w:t>verview</w:t>
      </w:r>
      <w:bookmarkEnd w:id="43"/>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4"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6" w:author="Steve Maas" w:date="2013-12-14T22:03:00Z"/>
        </w:rPr>
      </w:pPr>
      <w:bookmarkStart w:id="47" w:name="_Ref374797496"/>
      <w:bookmarkStart w:id="48" w:name="_Toc376787363"/>
      <w:ins w:id="49" w:author="Steve Maas" w:date="2013-12-14T22:03:00Z">
        <w:r>
          <w:t>Format Specification Versions</w:t>
        </w:r>
        <w:bookmarkEnd w:id="47"/>
        <w:bookmarkEnd w:id="48"/>
      </w:ins>
    </w:p>
    <w:p w14:paraId="24787915" w14:textId="39A1C1C9" w:rsidR="00EB23E8" w:rsidRDefault="00EB23E8" w:rsidP="00EB23E8">
      <w:pPr>
        <w:rPr>
          <w:ins w:id="50" w:author="Steve Maas" w:date="2013-12-14T22:03:00Z"/>
        </w:rPr>
      </w:pPr>
      <w:ins w:id="51"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52" w:author="Steve Maas" w:date="2013-12-14T22:03:00Z"/>
        </w:rPr>
      </w:pPr>
    </w:p>
    <w:p w14:paraId="3D159959" w14:textId="748E094D" w:rsidR="00891956" w:rsidRDefault="00EB23E8" w:rsidP="00EB23E8">
      <w:pPr>
        <w:pStyle w:val="ListParagraph"/>
        <w:numPr>
          <w:ilvl w:val="0"/>
          <w:numId w:val="59"/>
        </w:numPr>
        <w:rPr>
          <w:ins w:id="53" w:author="Steve Maas" w:date="2013-12-15T09:14:00Z"/>
        </w:rPr>
      </w:pPr>
      <w:ins w:id="54" w:author="Steve Maas" w:date="2013-12-14T22:03:00Z">
        <w:r w:rsidRPr="00181CF0">
          <w:rPr>
            <w:b/>
          </w:rPr>
          <w:lastRenderedPageBreak/>
          <w:t>Version 2.0</w:t>
        </w:r>
        <w:r>
          <w:t>: The latest and recommended version of the FEBio input specification</w:t>
        </w:r>
      </w:ins>
      <w:ins w:id="55" w:author="Steve Maas" w:date="2013-12-14T22:08:00Z">
        <w:r>
          <w:t xml:space="preserve"> described in this document.</w:t>
        </w:r>
      </w:ins>
      <w:ins w:id="56" w:author="Steve Maas" w:date="2013-12-14T22:03:00Z">
        <w:r>
          <w:t xml:space="preserve"> </w:t>
        </w:r>
      </w:ins>
      <w:ins w:id="57" w:author="Steve Maas" w:date="2013-12-16T10:25:00Z">
        <w:r w:rsidR="00BC30CE">
          <w:t xml:space="preserve">This is the first major revision of the input file format and redefines many of the file sections: The </w:t>
        </w:r>
      </w:ins>
      <w:ins w:id="58" w:author="Steve Maas" w:date="2013-12-16T10:26:00Z">
        <w:r w:rsidR="00BC30CE">
          <w:rPr>
            <w:i/>
          </w:rPr>
          <w:t xml:space="preserve">Elements </w:t>
        </w:r>
        <w:r w:rsidR="00BC30CE">
          <w:t xml:space="preserve">section uses a different organization. </w:t>
        </w:r>
      </w:ins>
      <w:ins w:id="59" w:author="Steve Maas" w:date="2013-12-14T22:03:00Z">
        <w:r>
          <w:t xml:space="preserve">Elements are </w:t>
        </w:r>
      </w:ins>
      <w:ins w:id="60" w:author="Steve Maas" w:date="2013-12-16T10:26:00Z">
        <w:r w:rsidR="00BC30CE">
          <w:t xml:space="preserve">now </w:t>
        </w:r>
      </w:ins>
      <w:ins w:id="61" w:author="Steve Maas" w:date="2013-12-14T22:03:00Z">
        <w:r>
          <w:t>grouped by material and element type.</w:t>
        </w:r>
      </w:ins>
      <w:ins w:id="62" w:author="Steve Maas" w:date="2013-12-16T10:26:00Z">
        <w:r w:rsidR="00BC30CE">
          <w:t xml:space="preserve"> Multiple </w:t>
        </w:r>
        <w:r w:rsidR="00BC30CE">
          <w:rPr>
            <w:i/>
          </w:rPr>
          <w:t>Elemen</w:t>
        </w:r>
      </w:ins>
      <w:ins w:id="63" w:author="Steve Maas" w:date="2013-12-16T10:29:00Z">
        <w:r w:rsidR="00BC30CE">
          <w:rPr>
            <w:i/>
          </w:rPr>
          <w:t>t</w:t>
        </w:r>
      </w:ins>
      <w:ins w:id="64" w:author="Steve Maas" w:date="2013-12-16T10:26:00Z">
        <w:r w:rsidR="00BC30CE">
          <w:rPr>
            <w:i/>
          </w:rPr>
          <w:t xml:space="preserve">s </w:t>
        </w:r>
        <w:r w:rsidR="00BC30CE">
          <w:t>sections can now be defined to create multiple parts.</w:t>
        </w:r>
      </w:ins>
      <w:ins w:id="65"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66" w:author="Steve Maas" w:date="2013-12-14T22:03:00Z">
        <w:r>
          <w:t xml:space="preserve">A new </w:t>
        </w:r>
        <w:r w:rsidRPr="00181CF0">
          <w:rPr>
            <w:i/>
          </w:rPr>
          <w:t>Contact</w:t>
        </w:r>
        <w:r>
          <w:t xml:space="preserve"> section contains all the contact definitions.</w:t>
        </w:r>
      </w:ins>
      <w:ins w:id="67" w:author="Steve Maas" w:date="2013-12-15T09:15:00Z">
        <w:r w:rsidR="00B82B9F">
          <w:t xml:space="preserve"> A new </w:t>
        </w:r>
      </w:ins>
      <w:ins w:id="68" w:author="Steve Maas" w:date="2013-12-15T09:16:00Z">
        <w:r w:rsidR="00B82B9F">
          <w:rPr>
            <w:i/>
          </w:rPr>
          <w:t xml:space="preserve">Discrete </w:t>
        </w:r>
        <w:r w:rsidR="00B82B9F">
          <w:t xml:space="preserve">section was defined that contains all the materials and definitions of the discrete elements (e.g. springs). </w:t>
        </w:r>
      </w:ins>
      <w:ins w:id="69"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70" w:author="Steve Maas" w:date="2013-12-14T22:03:00Z"/>
        </w:rPr>
      </w:pPr>
      <w:ins w:id="71"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72" w:author="Steve Maas" w:date="2013-12-15T09:15:00Z">
        <w:r>
          <w:t>version</w:t>
        </w:r>
      </w:ins>
      <w:ins w:id="73" w:author="Steve Maas" w:date="2013-12-15T09:14:00Z">
        <w:r>
          <w:t xml:space="preserve"> 2.0</w:t>
        </w:r>
      </w:ins>
      <w:ins w:id="74" w:author="Steve Maas" w:date="2013-12-15T09:15:00Z">
        <w:r>
          <w:t>.</w:t>
        </w:r>
        <w:r w:rsidR="00B82B9F">
          <w:t xml:space="preserve"> This version is </w:t>
        </w:r>
        <w:r w:rsidR="00B82B9F" w:rsidRPr="005F474E">
          <w:rPr>
            <w:b/>
            <w:rPrChange w:id="75"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76" w:author="Steve Maas" w:date="2013-12-14T22:03:00Z"/>
        </w:rPr>
      </w:pPr>
      <w:ins w:id="77"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78" w:author="Steve Maas" w:date="2013-12-15T11:37:00Z">
        <w:r w:rsidR="006E42CB">
          <w:t xml:space="preserve"> This version is </w:t>
        </w:r>
        <w:r w:rsidR="006E42CB" w:rsidRPr="005F474E">
          <w:rPr>
            <w:b/>
            <w:rPrChange w:id="79"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80" w:author="Steve Maas" w:date="2013-12-14T22:03:00Z"/>
        </w:rPr>
      </w:pPr>
      <w:ins w:id="81"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82"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83" w:author="Steve Maas" w:date="2013-12-14T22:03:00Z"/>
        </w:rPr>
      </w:pPr>
      <w:ins w:id="84" w:author="Steve Maas" w:date="2013-12-14T22:03:00Z">
        <w:r>
          <w:rPr>
            <w:b/>
          </w:rPr>
          <w:t>Version 1.0</w:t>
        </w:r>
        <w:r>
          <w:t xml:space="preserve">: The original input format specification. This version is </w:t>
        </w:r>
        <w:r w:rsidRPr="005F474E">
          <w:rPr>
            <w:b/>
            <w:rPrChange w:id="85" w:author="Steve Maas" w:date="2013-12-30T14:16:00Z">
              <w:rPr/>
            </w:rPrChange>
          </w:rPr>
          <w:t>no longer supported</w:t>
        </w:r>
        <w:r>
          <w:t>.</w:t>
        </w:r>
      </w:ins>
    </w:p>
    <w:p w14:paraId="70E2D220" w14:textId="77777777" w:rsidR="00EB23E8" w:rsidRDefault="00EB23E8" w:rsidP="00EB23E8">
      <w:pPr>
        <w:rPr>
          <w:ins w:id="86" w:author="Steve Maas" w:date="2013-12-14T22:03:00Z"/>
        </w:rPr>
      </w:pPr>
    </w:p>
    <w:p w14:paraId="72F2EA3D" w14:textId="3E5181AA" w:rsidR="00EB23E8" w:rsidRDefault="00EB23E8" w:rsidP="00EB23E8">
      <w:pPr>
        <w:rPr>
          <w:ins w:id="87" w:author="Steve Maas" w:date="2013-12-14T22:05:00Z"/>
        </w:rPr>
      </w:pPr>
      <w:ins w:id="88" w:author="Steve Maas" w:date="2013-12-14T22:03:00Z">
        <w:r>
          <w:t>As of FEBio 2.0, only versions 1.2, 2.0 and up are supported. Version 1.2 is considered obsolete and it is highly recommended to convert older files to the new 2.0 specification</w:t>
        </w:r>
      </w:ins>
      <w:ins w:id="89" w:author="Steve Maas" w:date="2013-12-14T22:08:00Z">
        <w:r>
          <w:t xml:space="preserve"> for use with newer versions of FEBio</w:t>
        </w:r>
      </w:ins>
      <w:ins w:id="90" w:author="Steve Maas" w:date="2013-12-14T22:03:00Z">
        <w:r>
          <w:t xml:space="preserve">. This can be done for instance using PreView. </w:t>
        </w:r>
      </w:ins>
    </w:p>
    <w:p w14:paraId="66F9E68D" w14:textId="77777777" w:rsidR="00EB23E8" w:rsidRDefault="00EB23E8" w:rsidP="00EB23E8">
      <w:pPr>
        <w:rPr>
          <w:ins w:id="91"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92" w:name="_Toc376787364"/>
      <w:r>
        <w:lastRenderedPageBreak/>
        <w:t>Module Section</w:t>
      </w:r>
      <w:bookmarkEnd w:id="92"/>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93" w:author="Steve Maas" w:date="2013-12-30T14:47:00Z">
        <w:r w:rsidR="002D1B6A">
          <w:t>[</w:t>
        </w:r>
      </w:ins>
      <w:del w:id="94" w:author="Steve Maas" w:date="2013-12-30T14:47:00Z">
        <w:r w:rsidDel="002D1B6A">
          <w:delText>&lt;</w:delText>
        </w:r>
      </w:del>
      <w:r>
        <w:t>type</w:t>
      </w:r>
      <w:ins w:id="95" w:author="Steve Maas" w:date="2013-12-30T14:47:00Z">
        <w:r w:rsidR="002D1B6A">
          <w:t>]</w:t>
        </w:r>
      </w:ins>
      <w:del w:id="96"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97" w:author="Steve Maas" w:date="2013-12-30T14:47:00Z">
        <w:r w:rsidRPr="002D1B6A" w:rsidDel="002D1B6A">
          <w:rPr>
            <w:i/>
            <w:rPrChange w:id="98" w:author="Steve Maas" w:date="2013-12-30T14:47:00Z">
              <w:rPr/>
            </w:rPrChange>
          </w:rPr>
          <w:delText>&lt;</w:delText>
        </w:r>
      </w:del>
      <w:r w:rsidRPr="002D1B6A">
        <w:rPr>
          <w:i/>
          <w:rPrChange w:id="99" w:author="Steve Maas" w:date="2013-12-30T14:47:00Z">
            <w:rPr/>
          </w:rPrChange>
        </w:rPr>
        <w:t>type</w:t>
      </w:r>
      <w:del w:id="100" w:author="Steve Maas" w:date="2013-12-30T14:47:00Z">
        <w:r w:rsidRPr="002D1B6A" w:rsidDel="002D1B6A">
          <w:rPr>
            <w:i/>
            <w:rPrChange w:id="101"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02" w:author="Steve Maas" w:date="2013-12-15T16:39:00Z">
              <w:r w:rsidDel="009541D3">
                <w:delText>poro</w:delText>
              </w:r>
            </w:del>
            <w:ins w:id="103"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04" w:author="Steve Maas" w:date="2013-12-15T16:39:00Z">
              <w:r w:rsidDel="009541D3">
                <w:delText xml:space="preserve">Multiphasic </w:delText>
              </w:r>
            </w:del>
            <w:ins w:id="105"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06" w:author="Steve Maas" w:date="2013-12-15T16:39:00Z">
              <w:r w:rsidDel="009541D3">
                <w:delText>heat</w:delText>
              </w:r>
            </w:del>
            <w:ins w:id="107" w:author="Steve Maas" w:date="2013-12-15T16:39:00Z">
              <w:r w:rsidR="009541D3">
                <w:t>multiphasic</w:t>
              </w:r>
            </w:ins>
          </w:p>
        </w:tc>
        <w:tc>
          <w:tcPr>
            <w:tcW w:w="8208" w:type="dxa"/>
            <w:shd w:val="clear" w:color="auto" w:fill="auto"/>
          </w:tcPr>
          <w:p w14:paraId="60EF5467" w14:textId="23E639E4" w:rsidR="006A0BC1" w:rsidRDefault="006A0BC1" w:rsidP="006A0BC1">
            <w:del w:id="108" w:author="Steve Maas" w:date="2013-12-15T16:40:00Z">
              <w:r w:rsidDel="009541D3">
                <w:delText>Heat transfer analysis: steady-state or transient</w:delText>
              </w:r>
            </w:del>
            <w:ins w:id="109" w:author="Steve Maas" w:date="2013-12-15T16:40:00Z">
              <w:r w:rsidR="009541D3">
                <w:t>Multiphasic analysis including solute transport and chemical reactions.</w:t>
              </w:r>
            </w:ins>
          </w:p>
        </w:tc>
      </w:tr>
      <w:tr w:rsidR="009541D3" w14:paraId="6503E84C" w14:textId="77777777">
        <w:trPr>
          <w:ins w:id="110" w:author="Steve Maas" w:date="2013-12-15T16:39:00Z"/>
        </w:trPr>
        <w:tc>
          <w:tcPr>
            <w:tcW w:w="1368" w:type="dxa"/>
            <w:shd w:val="clear" w:color="auto" w:fill="auto"/>
          </w:tcPr>
          <w:p w14:paraId="597ED790" w14:textId="23998194" w:rsidR="009541D3" w:rsidRDefault="009541D3" w:rsidP="006A0BC1">
            <w:pPr>
              <w:pStyle w:val="PlainText"/>
              <w:rPr>
                <w:ins w:id="111" w:author="Steve Maas" w:date="2013-12-15T16:39:00Z"/>
              </w:rPr>
            </w:pPr>
            <w:ins w:id="112" w:author="Steve Maas" w:date="2013-12-15T16:39:00Z">
              <w:r>
                <w:t>heat</w:t>
              </w:r>
            </w:ins>
          </w:p>
        </w:tc>
        <w:tc>
          <w:tcPr>
            <w:tcW w:w="8208" w:type="dxa"/>
            <w:shd w:val="clear" w:color="auto" w:fill="auto"/>
          </w:tcPr>
          <w:p w14:paraId="722087BA" w14:textId="587384B0" w:rsidR="009541D3" w:rsidRDefault="009541D3" w:rsidP="006A0BC1">
            <w:pPr>
              <w:rPr>
                <w:ins w:id="113" w:author="Steve Maas" w:date="2013-12-15T16:39:00Z"/>
              </w:rPr>
            </w:pPr>
            <w:ins w:id="114" w:author="Steve Maas" w:date="2013-12-15T16:39:00Z">
              <w:r>
                <w:t>Heat transfer analysis: steady-state or transient</w:t>
              </w:r>
            </w:ins>
          </w:p>
        </w:tc>
      </w:tr>
    </w:tbl>
    <w:p w14:paraId="2195DDD7" w14:textId="77777777" w:rsidR="006A0BC1" w:rsidRDefault="006A0BC1" w:rsidP="006A0BC1">
      <w:pPr>
        <w:rPr>
          <w:ins w:id="115" w:author="Steve Maas" w:date="2013-12-15T16:40:00Z"/>
        </w:rPr>
      </w:pPr>
    </w:p>
    <w:p w14:paraId="617B5D7A" w14:textId="1A17DA56" w:rsidR="00F2162C" w:rsidRDefault="00F2162C" w:rsidP="006A0BC1">
      <w:pPr>
        <w:rPr>
          <w:ins w:id="116" w:author="Steve Maas" w:date="2013-12-15T16:40:00Z"/>
        </w:rPr>
      </w:pPr>
      <w:ins w:id="117" w:author="Steve Maas" w:date="2013-12-15T16:40:00Z">
        <w:r>
          <w:t>For example:</w:t>
        </w:r>
      </w:ins>
    </w:p>
    <w:p w14:paraId="54BE0D7A" w14:textId="77777777" w:rsidR="00F2162C" w:rsidRDefault="00F2162C" w:rsidP="006A0BC1">
      <w:pPr>
        <w:rPr>
          <w:ins w:id="118" w:author="Steve Maas" w:date="2013-12-15T16:41:00Z"/>
        </w:rPr>
      </w:pPr>
    </w:p>
    <w:p w14:paraId="4CDD2CFE" w14:textId="77777777" w:rsidR="00F2162C" w:rsidRDefault="00F2162C" w:rsidP="00F2162C">
      <w:pPr>
        <w:pStyle w:val="code"/>
        <w:rPr>
          <w:ins w:id="119" w:author="Steve Maas" w:date="2013-12-15T16:41:00Z"/>
        </w:rPr>
      </w:pPr>
      <w:ins w:id="120" w:author="Steve Maas" w:date="2013-12-15T16:41:00Z">
        <w:r>
          <w:t>&lt;febio_spec version="2.0"&gt;</w:t>
        </w:r>
      </w:ins>
    </w:p>
    <w:p w14:paraId="615E2C34" w14:textId="538F8222" w:rsidR="00F2162C" w:rsidRDefault="00F2162C" w:rsidP="00F2162C">
      <w:pPr>
        <w:pStyle w:val="code"/>
        <w:rPr>
          <w:ins w:id="121" w:author="Steve Maas" w:date="2013-12-15T16:41:00Z"/>
        </w:rPr>
      </w:pPr>
      <w:ins w:id="122" w:author="Steve Maas" w:date="2013-12-15T16:41:00Z">
        <w:r>
          <w:tab/>
          <w:t>&lt;Module type="solid"/&gt;</w:t>
        </w:r>
      </w:ins>
    </w:p>
    <w:p w14:paraId="7C3D37B8" w14:textId="09E35445" w:rsidR="00F2162C" w:rsidRDefault="00F2162C" w:rsidP="00F2162C">
      <w:pPr>
        <w:pStyle w:val="code"/>
        <w:rPr>
          <w:ins w:id="123" w:author="Steve Maas" w:date="2013-12-15T16:41:00Z"/>
        </w:rPr>
      </w:pPr>
      <w:ins w:id="124" w:author="Steve Maas" w:date="2013-12-15T16:41:00Z">
        <w:r>
          <w:tab/>
          <w:t>&lt;!</w:t>
        </w:r>
      </w:ins>
      <w:ins w:id="125" w:author="Steve Maas" w:date="2013-12-16T10:30:00Z">
        <w:r w:rsidR="00BC30CE">
          <w:t xml:space="preserve">-- </w:t>
        </w:r>
      </w:ins>
      <w:ins w:id="126" w:author="Steve Maas" w:date="2013-12-15T16:41:00Z">
        <w:r>
          <w:t>rest of file --&gt;</w:t>
        </w:r>
      </w:ins>
    </w:p>
    <w:p w14:paraId="08BD7FB0" w14:textId="483982DD" w:rsidR="00F2162C" w:rsidRDefault="00F2162C" w:rsidP="00F2162C">
      <w:pPr>
        <w:pStyle w:val="code"/>
        <w:rPr>
          <w:ins w:id="127" w:author="Steve Maas" w:date="2013-12-15T16:41:00Z"/>
        </w:rPr>
      </w:pPr>
      <w:ins w:id="128"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29" w:author="Steve Maas" w:date="2013-12-16T10:31:00Z"/>
        </w:rPr>
      </w:pPr>
      <w:ins w:id="130"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31" w:author="Steve Maas" w:date="2013-12-16T10:31:00Z"/>
        </w:rPr>
      </w:pPr>
      <w:del w:id="132"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33" w:author="Steve Maas" w:date="2013-12-16T10:31:00Z">
        <w:r w:rsidDel="004D4718">
          <w:rPr>
            <w:b/>
          </w:rPr>
          <w:delText xml:space="preserve">Important </w:delText>
        </w:r>
      </w:del>
      <w:r>
        <w:rPr>
          <w:b/>
        </w:rPr>
        <w:t>Note</w:t>
      </w:r>
      <w:ins w:id="134"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35" w:author="Steve Maas" w:date="2013-12-15T16:40:00Z">
        <w:r w:rsidDel="009541D3">
          <w:delText>1.</w:delText>
        </w:r>
      </w:del>
      <w:r w:rsidR="0041246E">
        <w:t>2</w:t>
      </w:r>
      <w:ins w:id="136"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37" w:author="Steve Maas" w:date="2013-12-15T16:40:00Z">
        <w:r w:rsidDel="009541D3">
          <w:delText>poro</w:delText>
        </w:r>
      </w:del>
      <w:ins w:id="138"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39" w:name="_Toc376787365"/>
      <w:r>
        <w:lastRenderedPageBreak/>
        <w:t>Control Section</w:t>
      </w:r>
      <w:bookmarkEnd w:id="139"/>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40" w:name="_Toc293572196"/>
      <w:bookmarkStart w:id="141" w:name="_Toc293572206"/>
      <w:bookmarkStart w:id="142" w:name="_Toc293572208"/>
      <w:bookmarkStart w:id="143" w:name="_Ref250285979"/>
      <w:bookmarkStart w:id="144" w:name="_Ref292527008"/>
      <w:bookmarkStart w:id="145" w:name="_Toc376787366"/>
      <w:bookmarkEnd w:id="140"/>
      <w:bookmarkEnd w:id="141"/>
      <w:bookmarkEnd w:id="142"/>
      <w:r>
        <w:t>Common Parameters</w:t>
      </w:r>
      <w:bookmarkEnd w:id="143"/>
      <w:bookmarkEnd w:id="144"/>
      <w:bookmarkEnd w:id="145"/>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35pt" o:ole="">
            <v:imagedata r:id="rId28" o:title=""/>
          </v:shape>
          <o:OLEObject Type="Embed" ProgID="Equation.DSMT4" ShapeID="_x0000_i1025" DrawAspect="Content" ObjectID="_1324453175" r:id="rId29"/>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35pt;height:18pt" o:ole="">
            <v:imagedata r:id="rId30" o:title=""/>
          </v:shape>
          <o:OLEObject Type="Embed" ProgID="Equation.DSMT4" ShapeID="_x0000_i1026" DrawAspect="Content" ObjectID="_1324453176" r:id="rId31"/>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65pt;height:37.35pt" o:ole="">
            <v:imagedata r:id="rId32" o:title=""/>
          </v:shape>
          <o:OLEObject Type="Embed" ProgID="Equation.DSMT4" ShapeID="_x0000_i1027" DrawAspect="Content" ObjectID="_1324453177" r:id="rId33"/>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46" w:name="_Toc376787367"/>
      <w:r>
        <w:t xml:space="preserve">Parameters for </w:t>
      </w:r>
      <w:r w:rsidR="00D153DC">
        <w:rPr>
          <w:i/>
        </w:rPr>
        <w:t>B</w:t>
      </w:r>
      <w:r w:rsidR="00EA184D">
        <w:rPr>
          <w:i/>
        </w:rPr>
        <w:t>iphasic</w:t>
      </w:r>
      <w:r w:rsidR="00EA184D">
        <w:t xml:space="preserve"> </w:t>
      </w:r>
      <w:r w:rsidR="00D153DC">
        <w:t>A</w:t>
      </w:r>
      <w:r>
        <w:t>nalysis</w:t>
      </w:r>
      <w:bookmarkEnd w:id="146"/>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47" w:name="_Toc376787368"/>
      <w:r>
        <w:t xml:space="preserve">Parameters for </w:t>
      </w:r>
      <w:r w:rsidR="00D153DC">
        <w:rPr>
          <w:i/>
        </w:rPr>
        <w:t>S</w:t>
      </w:r>
      <w:r w:rsidRPr="007D6F0D">
        <w:rPr>
          <w:i/>
        </w:rPr>
        <w:t>olute</w:t>
      </w:r>
      <w:r>
        <w:t xml:space="preserve"> </w:t>
      </w:r>
      <w:r w:rsidR="00D153DC">
        <w:t>A</w:t>
      </w:r>
      <w:r>
        <w:t>nalysis</w:t>
      </w:r>
      <w:bookmarkEnd w:id="147"/>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48" w:name="_Toc376787369"/>
      <w:r>
        <w:t xml:space="preserve">Parameters for </w:t>
      </w:r>
      <w:r w:rsidR="00D153DC">
        <w:rPr>
          <w:i/>
        </w:rPr>
        <w:t>H</w:t>
      </w:r>
      <w:r w:rsidRPr="007D6F0D">
        <w:rPr>
          <w:i/>
        </w:rPr>
        <w:t>eat</w:t>
      </w:r>
      <w:r>
        <w:t xml:space="preserve"> </w:t>
      </w:r>
      <w:r w:rsidR="00D153DC">
        <w:t>A</w:t>
      </w:r>
      <w:r>
        <w:t>nalysis</w:t>
      </w:r>
      <w:bookmarkEnd w:id="148"/>
    </w:p>
    <w:p w14:paraId="753C653B" w14:textId="77777777" w:rsidR="006A0BC1" w:rsidRPr="007125C9"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49" w:author="Steve Maas" w:date="2014-01-02T13:04:00Z">
        <w:r w:rsidR="00873D59">
          <w:t>3.4.1</w:t>
        </w:r>
      </w:ins>
      <w:del w:id="150"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 </w:t>
      </w:r>
      <w:r>
        <w:br w:type="page"/>
      </w:r>
    </w:p>
    <w:p w14:paraId="29048D95" w14:textId="77777777" w:rsidR="006A0BC1" w:rsidRDefault="006A0BC1" w:rsidP="006A0BC1">
      <w:pPr>
        <w:pStyle w:val="Heading2"/>
      </w:pPr>
      <w:bookmarkStart w:id="151" w:name="_Ref174185715"/>
      <w:bookmarkStart w:id="152" w:name="_Toc376787370"/>
      <w:r>
        <w:lastRenderedPageBreak/>
        <w:t>Material Section</w:t>
      </w:r>
      <w:bookmarkEnd w:id="151"/>
      <w:bookmarkEnd w:id="152"/>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53" w:name="_Ref178490824"/>
      <w:bookmarkStart w:id="154" w:name="_Ref178491142"/>
      <w:bookmarkStart w:id="155" w:name="_Toc376787371"/>
      <w:r>
        <w:lastRenderedPageBreak/>
        <w:t>Geometry Section</w:t>
      </w:r>
      <w:bookmarkEnd w:id="153"/>
      <w:bookmarkEnd w:id="154"/>
      <w:bookmarkEnd w:id="155"/>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56" w:name="_Toc376787372"/>
      <w:r>
        <w:t>Nodes Section</w:t>
      </w:r>
      <w:bookmarkEnd w:id="156"/>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57" w:name="_Ref376432008"/>
      <w:bookmarkStart w:id="158" w:name="_Toc376787373"/>
      <w:r w:rsidRPr="00EF5020">
        <w:t>Elements</w:t>
      </w:r>
      <w:r>
        <w:t xml:space="preserve"> Section</w:t>
      </w:r>
      <w:bookmarkEnd w:id="157"/>
      <w:bookmarkEnd w:id="158"/>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59"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60" w:name="_Toc350354842"/>
      <w:bookmarkStart w:id="161" w:name="_Toc350439800"/>
      <w:bookmarkStart w:id="162" w:name="_Toc352596206"/>
      <w:bookmarkStart w:id="163" w:name="_Toc363724979"/>
      <w:bookmarkStart w:id="164" w:name="_Toc376787374"/>
      <w:bookmarkEnd w:id="160"/>
      <w:bookmarkEnd w:id="161"/>
      <w:bookmarkEnd w:id="162"/>
      <w:bookmarkEnd w:id="163"/>
      <w:r>
        <w:t>Solid Elements</w:t>
      </w:r>
      <w:bookmarkEnd w:id="164"/>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C14B72" w:rsidRDefault="00C14B72"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C14B72" w:rsidRDefault="00C14B72"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C14B72" w:rsidRDefault="00C14B72"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C14B72" w:rsidRDefault="00C14B72"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C14B72" w:rsidRDefault="00C14B72"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C14B72" w:rsidRDefault="00C14B72"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C14B72" w:rsidRDefault="00C14B72"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C14B72" w:rsidRDefault="00C14B72"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C14B72" w:rsidRDefault="00C14B72"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C14B72" w:rsidRDefault="00C14B72"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C14B72" w:rsidRDefault="00C14B72"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C14B72" w:rsidRDefault="00C14B72"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C14B72" w:rsidRDefault="00C14B72"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C14B72" w:rsidRDefault="00C14B72"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C14B72" w:rsidRDefault="00C14B72"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C14B72" w:rsidRDefault="00C14B72"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C14B72" w:rsidRDefault="00C14B72"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C14B72" w:rsidRDefault="00C14B72"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C14B72" w:rsidRDefault="00C14B72"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C14B72" w:rsidRDefault="00C14B72"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C14B72" w:rsidRDefault="00C14B72"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style="position:absolute;margin-left:0;margin-top:0;width:468pt;height:189pt;z-index:251651072;mso-position-horizontal-relative:char;mso-position-vertical-relative:line" coordsize="5943600,2400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">
                <v:shape id="_x0000_s1027" type="#_x0000_t75" style="position:absolute;width:5943600;height:2400300;visibility:visible;mso-wrap-style:square">
                  <v:fill o:detectmouseclick="t"/>
                  <v:path o:connecttype="none"/>
                </v:shape>
                <v:line id="Line 146" o:spid="_x0000_s1028" style="position:absolute;flip:x y;visibility:visible;mso-wrap-style:square" from="2898331,462511" to="3584322,805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84,1598287" to="3589275,1941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46,800373" to="571246,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46,1942709"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46,800373" to="1599819,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19,800373"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6,456770" to="914654,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19,456770" to="1943227,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46,1599927" to="91465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9,1599927" to="1943227,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54,456770" to="1943227,4567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27,456770" to="1943227,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54,1599927" to="1943227,15999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54,456770" to="91465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63;top:1866444;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ANMwQAA&#10;ANwAAAAPAAAAZHJzL2Rvd25yZXYueG1sRE9Na8JAEL0L/odlhN7MxoZISV1FKgV78GBs70N2TILZ&#10;2ZCdxvTfdw+Cx8f73uwm16mRhtB6NrBKUlDElbct1wa+L5/LN1BBkC12nsnAHwXYbeezDRbW3/lM&#10;Yym1iiEcCjTQiPSF1qFqyGFIfE8cuasfHEqEQ63tgPcY7jr9mqZr7bDl2NBgTx8NVbfy1xk41Pty&#10;PepM8ux6OEp++zl9ZStjXhbT/h2U0CRP8cN9tAbyLK6NZ+IR0N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QDTMEAAADcAAAADwAAAAAAAAAAAAAAAACXAgAAZHJzL2Rvd25y&#10;ZXYueG1sUEsFBgAAAAAEAAQA9QAAAIUDAAAAAA==&#10;">
                  <v:textbox>
                    <w:txbxContent>
                      <w:p w14:paraId="270DC758" w14:textId="77777777" w:rsidR="00C14B72" w:rsidRDefault="00C14B72" w:rsidP="006A0BC1"/>
                    </w:txbxContent>
                  </v:textbox>
                </v:oval>
                <v:oval id="Oval 102" o:spid="_x0000_s1043" style="position:absolute;left:1533779;top:186890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Hw3wgAA&#10;ANwAAAAPAAAAZHJzL2Rvd25yZXYueG1sRE9Na8JAEL0X+h+WEbzVjU0jJbpKaBDsoYem7X3Ijkkw&#10;Oxuy0xj/vXso9Ph437vD7Ho10Rg6zwbWqwQUce1tx42B76/j0yuoIMgWe89k4EYBDvvHhx3m1l/5&#10;k6ZKGhVDOORooBUZcq1D3ZLDsPIDceTOfnQoEY6NtiNeY7jr9XOSbLTDjmNDiwO9tVRfql9noGyK&#10;ajPpVLL0XJ4ku/x8vKdrY5aLudiCEprlX/znPlkD2UucH8/EI6D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EfDfCAAAA3AAAAA8AAAAAAAAAAAAAAAAAlwIAAGRycy9kb3du&#10;cmV2LnhtbFBLBQYAAAAABAAEAPUAAACGAwAAAAA=&#10;"/>
                <v:oval id="Oval 103" o:spid="_x0000_s1044" style="position:absolute;left:1872234;top:154252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msxAAA&#10;ANwAAAAPAAAAZHJzL2Rvd25yZXYueG1sRI9Ba8JAFITvhf6H5RV6q5uYRkrqKqIU9NBDo94f2WcS&#10;zL4N2deY/nu3UOhxmJlvmOV6cp0aaQitZwPpLAFFXHnbcm3gdPx4eQMVBNli55kM/FCA9erxYYmF&#10;9Tf+orGUWkUIhwINNCJ9oXWoGnIYZr4njt7FDw4lyqHWdsBbhLtOz5NkoR22HBca7GnbUHUtv52B&#10;Xb0pF6POJM8uu73k1/PnIUuNeX6aNu+ghCb5D/+199ZA/pr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jZrMQAAADcAAAADwAAAAAAAAAAAAAAAACXAgAAZHJzL2Rv&#10;d25yZXYueG1sUEsFBgAAAAAEAAQA9QAAAIgDAAAAAA==&#10;"/>
                <v:oval id="Oval 104" o:spid="_x0000_s1045" style="position:absolute;left:855218;top:1535142;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kfbxAAA&#10;ANwAAAAPAAAAZHJzL2Rvd25yZXYueG1sRI9Ba8JAFITvQv/D8gq96UbTSEldRSoFPfRgtPdH9pkE&#10;s29D9jWm/94tFDwOM/MNs9qMrlUD9aHxbGA+S0ARl942XBk4nz6nb6CCIFtsPZOBXwqwWT9NVphb&#10;f+MjDYVUKkI45GigFulyrUNZk8Mw8x1x9C6+dyhR9pW2Pd4i3LV6kSRL7bDhuFBjRx81ldfixxnY&#10;VdtiOehUsvSy20t2/f46pHNjXp7H7TsooVEe4f/23hrIXhfwd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9pH28QAAADcAAAADwAAAAAAAAAAAAAAAACXAgAAZHJzL2Rv&#10;d25yZXYueG1sUEsFBgAAAAAEAAQA9QAAAIgDAAAAAA==&#10;"/>
                <v:oval id="Oval 105" o:spid="_x0000_s1046" style="position:absolute;left:515938;top:740509;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uJAxAAA&#10;ANwAAAAPAAAAZHJzL2Rvd25yZXYueG1sRI9Ba8JAFITvhf6H5RV6qxsbE0rqKlIR7KEHY3t/ZJ9J&#10;MPs2ZJ8x/fddoeBxmJlvmOV6cp0aaQitZwPzWQKKuPK25drA93H38gYqCLLFzjMZ+KUA69XjwxIL&#10;6698oLGUWkUIhwINNCJ9oXWoGnIYZr4njt7JDw4lyqHWdsBrhLtOvyZJrh22HBca7OmjoepcXpyB&#10;bb0p81GnkqWn7V6y88/XZzo35vlp2ryDEprkHv5v762BbJHC7Uw8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biQMQAAADcAAAADwAAAAAAAAAAAAAAAACXAgAAZHJzL2Rv&#10;d25yZXYueG1sUEsFBgAAAAAEAAQA9QAAAIgDAAAAAA==&#10;"/>
                <v:oval id="Oval 106" o:spid="_x0000_s1047" style="position:absolute;left:1550289;top:756090;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foxOxAAA&#10;ANwAAAAPAAAAZHJzL2Rvd25yZXYueG1sRI9BS8NAEIXvQv/DMgVvdlNDg8RuS7EI9eDBVO9DdpqE&#10;ZmdDdkzjv3cOgrcZ3pv3vtnu59CbicbURXawXmVgiOvoO24cfJ5fH57AJEH22EcmBz+UYL9b3G2x&#10;9PHGHzRV0hgN4VSig1ZkKK1NdUsB0yoOxKpd4hhQdB0b60e8aXjo7WOWFTZgx9rQ4kAvLdXX6js4&#10;ODaHqphsLpv8cjzJ5vr1/pavnbtfzodnMEKz/Jv/rk9e8QvF12d0Arv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6MTsQAAADcAAAADwAAAAAAAAAAAAAAAACXAgAAZHJzL2Rv&#10;d25yZXYueG1sUEsFBgAAAAAEAAQA9QAAAIgDAAAAAA==&#10;"/>
                <v:oval id="Oval 107" o:spid="_x0000_s1048" style="position:absolute;left:865950;top:39772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inVwgAA&#10;ANwAAAAPAAAAZHJzL2Rvd25yZXYueG1sRE9NS8NAEL0X/A/LCN6aTRoaJHZbikVoDx6Meh+y0yQ0&#10;Oxuy0zT+e7cgeJvH+5zNbna9mmgMnWcDWZKCIq697bgx8PX5tnwGFQTZYu+ZDPxQgN32YbHB0vob&#10;f9BUSaNiCIcSDbQiQ6l1qFtyGBI/EEfu7EeHEuHYaDviLYa7Xq/StNAOO44NLQ702lJ9qa7OwKHZ&#10;V8Wkc1nn58NR1pfv91OeGfP0OO9fQAnN8i/+cx9tnF9kcH8mXq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yKdXCAAAA3AAAAA8AAAAAAAAAAAAAAAAAlwIAAGRycy9kb3du&#10;cmV2LnhtbFBLBQYAAAAABAAEAPUAAACGAwAAAAA=&#10;"/>
                <v:oval id="Oval 108" o:spid="_x0000_s1049" style="position:absolute;left:1880489;top:414128;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LeiwQAA&#10;ANwAAAAPAAAAZHJzL2Rvd25yZXYueG1sRE9Na8JAEL0L/Q/LFLzpRoOhpK4iFUEPHhrb+5Adk2B2&#10;NmSnMf33XUHobR7vc9bb0bVqoD40ng0s5gko4tLbhisDX5fD7A1UEGSLrWcy8EsBtpuXyRpz6+/8&#10;SUMhlYohHHI0UIt0udahrMlhmPuOOHJX3zuUCPtK2x7vMdy1epkkmXbYcGyosaOPmspb8eMM7Ktd&#10;kQ06lVV63R9ldfs+n9KFMdPXcfcOSmiUf/HTfbRxfraExzPxAr3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3osEAAADcAAAADwAAAAAAAAAAAAAAAACXAgAAZHJzL2Rvd25y&#10;ZXYueG1sUEsFBgAAAAAEAAQA9QAAAIUDAAAAAA==&#10;"/>
                <v:shapetype id="_x0000_t202" coordsize="21600,21600" o:spt="202" path="m0,0l0,21600,21600,21600,21600,0xe">
                  <v:stroke joinstyle="miter"/>
                  <v:path gradientshapeok="t" o:connecttype="rect"/>
                </v:shapetype>
                <v:shape id="Text Box 109" o:spid="_x0000_s1050" type="#_x0000_t202" style="position:absolute;left:481267;top:193286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WQ3wQAA&#10;ANwAAAAPAAAAZHJzL2Rvd25yZXYueG1sRE9La8JAEL4L/Q/LFHrT3fqija5SlEJPirEKvQ3ZMQlm&#10;Z0N2a+K/dwXB23x8z5kvO1uJCzW+dKzhfaBAEGfOlJxr+N1/9z9A+IBssHJMGq7kYbl46c0xMa7l&#10;HV3SkIsYwj5BDUUIdSKlzwqy6AeuJo7cyTUWQ4RNLk2DbQy3lRwqNZUWS44NBda0Kig7p/9Ww2Fz&#10;+juO1TZf20nduk5Jtp9S67fX7msGIlAXnuKH+8fE+dMR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1kN8EAAADcAAAADwAAAAAAAAAAAAAAAACXAgAAZHJzL2Rvd25y&#10;ZXYueG1sUEsFBgAAAAAEAAQA9QAAAIUDAAAAAA==&#10;" filled="f" stroked="f">
                  <v:textbox>
                    <w:txbxContent>
                      <w:p w14:paraId="1B638C89" w14:textId="77777777" w:rsidR="00C14B72" w:rsidRDefault="00C14B72" w:rsidP="006A0BC1">
                        <w:r>
                          <w:t>1</w:t>
                        </w:r>
                      </w:p>
                    </w:txbxContent>
                  </v:textbox>
                </v:shape>
                <v:shape id="Text Box 110" o:spid="_x0000_s1051" type="#_x0000_t202" style="position:absolute;left:1578356;top:1922208;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PxDwgAA&#10;ANwAAAAPAAAAZHJzL2Rvd25yZXYueG1sRE9Na8JAEL0L/odlBG9mV7GhplmlVAqeWrSt0NuQHZNg&#10;djZkt0n677sFwds83ufku9E2oqfO1441LBMFgrhwpuZSw+fH6+IRhA/IBhvHpOGXPOy200mOmXED&#10;H6k/hVLEEPYZaqhCaDMpfVGRRZ+4ljhyF9dZDBF2pTQdDjHcNnKlVCot1hwbKmzppaLievqxGr7e&#10;Lt/ntXov9/ahHdyoJNuN1Ho+G5+fQAQaw118cx9MnJ+u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0/EPCAAAA3AAAAA8AAAAAAAAAAAAAAAAAlwIAAGRycy9kb3du&#10;cmV2LnhtbFBLBQYAAAAABAAEAPUAAACGAwAAAAA=&#10;" filled="f" stroked="f">
                  <v:textbox>
                    <w:txbxContent>
                      <w:p w14:paraId="59CE4DC8" w14:textId="77777777" w:rsidR="00C14B72" w:rsidRDefault="00C14B72" w:rsidP="006A0BC1">
                        <w:r>
                          <w:t>2</w:t>
                        </w:r>
                      </w:p>
                    </w:txbxContent>
                  </v:textbox>
                </v:shape>
                <v:shape id="Text Box 111" o:spid="_x0000_s1052" type="#_x0000_t202" style="position:absolute;left:1927543;top:1407214;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nYwAAA&#10;ANwAAAAPAAAAZHJzL2Rvd25yZXYueG1sRE9Li8IwEL4L/ocwwt40UVbRahRRhD25rC/wNjRjW2wm&#10;pYm2++/NwoK3+fies1i1thRPqn3hWMNwoEAQp84UnGk4HXf9KQgfkA2WjknDL3lYLbudBSbGNfxD&#10;z0PIRAxhn6CGPIQqkdKnOVn0A1cRR+7maoshwjqTpsYmhttSjpSaSIsFx4YcK9rklN4PD6vhvL9d&#10;L5/qO9vacdW4Vkm2M6n1R69dz0EEasNb/O/+MnH+ZAx/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FnYwAAAANwAAAAPAAAAAAAAAAAAAAAAAJcCAABkcnMvZG93bnJl&#10;di54bWxQSwUGAAAAAAQABAD1AAAAhAMAAAAA&#10;" filled="f" stroked="f">
                  <v:textbox>
                    <w:txbxContent>
                      <w:p w14:paraId="19012092" w14:textId="77777777" w:rsidR="00C14B72" w:rsidRDefault="00C14B72" w:rsidP="006A0BC1">
                        <w:r>
                          <w:t>3</w:t>
                        </w:r>
                      </w:p>
                    </w:txbxContent>
                  </v:textbox>
                </v:shape>
                <v:shape id="Text Box 112" o:spid="_x0000_s1053" type="#_x0000_t202" style="position:absolute;left:927037;top:134160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71A8A0E9" w14:textId="77777777" w:rsidR="00C14B72" w:rsidRDefault="00C14B72" w:rsidP="006A0BC1">
                        <w:r>
                          <w:t>4</w:t>
                        </w:r>
                      </w:p>
                    </w:txbxContent>
                  </v:textbox>
                </v:shape>
                <v:shape id="Text Box 113" o:spid="_x0000_s1054" type="#_x0000_t202" style="position:absolute;left:353314;top:536316;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34A5EF45" w14:textId="77777777" w:rsidR="00C14B72" w:rsidRDefault="00C14B72" w:rsidP="006A0BC1">
                        <w:r>
                          <w:t>5</w:t>
                        </w:r>
                      </w:p>
                    </w:txbxContent>
                  </v:textbox>
                </v:shape>
                <v:shape id="Text Box 114" o:spid="_x0000_s1055" type="#_x0000_t202" style="position:absolute;left:1421511;top:558457;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fZGxAAA&#10;ANwAAAAPAAAAZHJzL2Rvd25yZXYueG1sRI9Ba8JAEIXvQv/DMoXedLei0kZXKYrQU6XaCt6G7JgE&#10;s7Mhu5r03zsHobcZ3pv3vlmsel+rG7WxCmzhdWRAEefBVVxY+Dlsh2+gYkJ2WAcmC38UYbV8Giww&#10;c6Hjb7rtU6EkhGOGFsqUmkzrmJfkMY5CQyzaObQek6xtoV2LnYT7Wo+NmWmPFUtDiQ2tS8ov+6u3&#10;8Pt1Ph0nZlds/LTpQm80+3dt7ctz/zEHlahP/+bH9acT/JnQyj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2RsQAAADcAAAADwAAAAAAAAAAAAAAAACXAgAAZHJzL2Rv&#10;d25yZXYueG1sUEsFBgAAAAAEAAQA9QAAAIgDAAAAAA==&#10;" filled="f" stroked="f">
                  <v:textbox>
                    <w:txbxContent>
                      <w:p w14:paraId="093BD234" w14:textId="77777777" w:rsidR="00C14B72" w:rsidRDefault="00C14B72" w:rsidP="006A0BC1">
                        <w:r>
                          <w:t>6</w:t>
                        </w:r>
                      </w:p>
                    </w:txbxContent>
                  </v:textbox>
                </v:shape>
                <v:shape id="Text Box 115" o:spid="_x0000_s1056" type="#_x0000_t202" style="position:absolute;left:1938274;top:246016;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VPdwAAA&#10;ANwAAAAPAAAAZHJzL2Rvd25yZXYueG1sRE9Ni8IwEL0L/ocwgjdNlFXWrlFEWfCk6O4K3oZmbMs2&#10;k9JEW/+9EQRv83ifM1+2thQ3qn3hWMNoqEAQp84UnGn4/fkefILwAdlg6Zg03MnDctHtzDExruED&#10;3Y4hEzGEfYIa8hCqREqf5mTRD11FHLmLqy2GCOtMmhqbGG5LOVZqKi0WHBtyrGidU/p/vFoNf7vL&#10;+fSh9tnGTqrGtUqynUmt+7129QUiUBve4pd7a+L86Qy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tVPdwAAAANwAAAAPAAAAAAAAAAAAAAAAAJcCAABkcnMvZG93bnJl&#10;di54bWxQSwUGAAAAAAQABAD1AAAAhAMAAAAA&#10;" filled="f" stroked="f">
                  <v:textbox>
                    <w:txbxContent>
                      <w:p w14:paraId="13D554BD" w14:textId="77777777" w:rsidR="00C14B72" w:rsidRDefault="00C14B72" w:rsidP="006A0BC1">
                        <w:r>
                          <w:t>7</w:t>
                        </w:r>
                      </w:p>
                    </w:txbxContent>
                  </v:textbox>
                </v:shape>
                <v:shape id="Text Box 116" o:spid="_x0000_s1057" type="#_x0000_t202" style="position:absolute;left:952627;top:217314;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4DC7ADBB" w14:textId="77777777" w:rsidR="00C14B72" w:rsidRDefault="00C14B72" w:rsidP="006A0BC1">
                        <w:r>
                          <w:t>8</w:t>
                        </w:r>
                      </w:p>
                    </w:txbxContent>
                  </v:textbox>
                </v:shape>
                <v:line id="Line 117" o:spid="_x0000_s1058" style="position:absolute;visibility:visible;mso-wrap-style:square" from="2578862,813494" to="2579688,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62,1955830" to="3605784,1956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62,813494" to="3605784,814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4,813494" to="3606610,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62,469891" to="2920619,813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62,1613048" to="2920619,1955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19,469891" to="2921445,1613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54;top:187956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RaVxQAA&#10;ANwAAAAPAAAAZHJzL2Rvd25yZXYueG1sRI9BS8NAEIXvgv9hGaE3u2lDq8RuS2kR6sGDUe9DdpqE&#10;ZmdDdkzTf+8cBG8zvDfvfbPZTaEzIw2pjexgMc/AEFfRt1w7+Pp8fXwGkwTZYxeZHNwowW57f7fB&#10;wscrf9BYSm00hFOBDhqRvrA2VQ0FTPPYE6t2jkNA0XWorR/wquGhs8ssW9uALWtDgz0dGqou5U9w&#10;cKz35Xq0uazy8/Ekq8v3+1u+cG72MO1fwAhN8m/+uz55xX9SWn1GJ7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RFpXFAAAA3AAAAA8AAAAAAAAAAAAAAAAAlwIAAGRycy9k&#10;b3ducmV2LnhtbFBLBQYAAAAABAAEAPUAAACJAwAAAAA=&#10;">
                  <v:textbox>
                    <w:txbxContent>
                      <w:p w14:paraId="1A554D54" w14:textId="77777777" w:rsidR="00C14B72" w:rsidRDefault="00C14B72" w:rsidP="006A0BC1"/>
                    </w:txbxContent>
                  </v:textbox>
                </v:oval>
                <v:oval id="Oval 130" o:spid="_x0000_s1066" style="position:absolute;left:3539744;top:1882025;width:115570;height:113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mq0xAAA&#10;ANwAAAAPAAAAZHJzL2Rvd25yZXYueG1sRI9Ba8JAEIXvhf6HZQre6kaDIqmriFKwhx6atvchOybB&#10;7GzITmP8951DobcZ3pv3vtnup9CZkYbURnawmGdgiKvoW64dfH2+Pm/AJEH22EUmB3dKsN89Pmyx&#10;8PHGHzSWUhsN4VSgg0akL6xNVUMB0zz2xKpd4hBQdB1q6we8aXjo7DLL1jZgy9rQYE/Hhqpr+RMc&#10;nOpDuR5tLqv8cjrL6vr9/pYvnJs9TYcXMEKT/Jv/rs9e8TeKr8/oBHb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JqtMQAAADcAAAADwAAAAAAAAAAAAAAAACXAgAAZHJzL2Rv&#10;d25yZXYueG1sUEsFBgAAAAAEAAQA9QAAAIgDAAAAAA==&#10;"/>
                <v:oval id="Oval 132" o:spid="_x0000_s1067" style="position:absolute;left:2862009;top:154826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s8vwgAA&#10;ANwAAAAPAAAAZHJzL2Rvd25yZXYueG1sRE9NS8NAEL0L/odlBG92E0NLid2UYhHqwUNTvQ/ZaRKS&#10;nQ3ZMU3/fVcQepvH+5zNdna9mmgMrWcD6SIBRVx523Jt4Pv08bIGFQTZYu+ZDFwpwLZ4fNhgbv2F&#10;jzSVUqsYwiFHA43IkGsdqoYchoUfiCN39qNDiXCstR3xEsNdr1+TZKUdthwbGhzovaGqK3+dgX29&#10;K1eTzmSZnfcHWXY/X59Zaszz07x7AyU0y1387z7YOH+dwt8z8QJd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zy/CAAAA3AAAAA8AAAAAAAAAAAAAAAAAlwIAAGRycy9kb3du&#10;cmV2LnhtbFBLBQYAAAAABAAEAPUAAACGAwAAAAA=&#10;"/>
                <v:oval id="Oval 133" o:spid="_x0000_s1068" style="position:absolute;left:2523554;top:753630;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FFYwQAA&#10;ANwAAAAPAAAAZHJzL2Rvd25yZXYueG1sRE9Na8JAEL0L/Q/LFHrTjQYlpK4ilYIeemi09yE7JsHs&#10;bMhOY/z3rlDobR7vc9bb0bVqoD40ng3MZwko4tLbhisD59PnNAMVBNli65kM3CnAdvMyWWNu/Y2/&#10;aSikUjGEQ44GapEu1zqUNTkMM98RR+7ie4cSYV9p2+MthrtWL5JkpR02HBtq7OijpvJa/DoD+2pX&#10;rAadyjK97A+yvP58HdO5MW+v4+4dlNAo/+I/98HG+dkCns/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RWMEAAADcAAAADwAAAAAAAAAAAAAAAACXAgAAZHJzL2Rvd25y&#10;ZXYueG1sUEsFBgAAAAAEAAQA9QAAAIUDAAAAAA==&#10;"/>
                <v:oval id="Oval 134" o:spid="_x0000_s1069" style="position:absolute;left:3556254;top:769211;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PTDwQAA&#10;ANwAAAAPAAAAZHJzL2Rvd25yZXYueG1sRE9Na8JAEL0L/odlCr3pRoMiqauIUrAHD43tfciOSTA7&#10;G7JjjP/eLQi9zeN9zno7uEb11IXas4HZNAFFXHhbc2ng5/w5WYEKgmyx8UwGHhRguxmP1phZf+dv&#10;6nMpVQzhkKGBSqTNtA5FRQ7D1LfEkbv4zqFE2JXadniP4a7R8yRZaoc1x4YKW9pXVFzzmzNwKHf5&#10;stepLNLL4SiL6+/pK50Z8/427D5ACQ3yL365jzbOX6Xw90y8QG+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KD0w8EAAADcAAAADwAAAAAAAAAAAAAAAACXAgAAZHJzL2Rvd25y&#10;ZXYueG1sUEsFBgAAAAAEAAQA9QAAAIUDAAAAAA==&#10;"/>
                <v:oval id="Oval 135" o:spid="_x0000_s1070" style="position:absolute;left:2871915;top:41084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Wy3wQAA&#10;ANwAAAAPAAAAZHJzL2Rvd25yZXYueG1sRE9Na8JAEL0L/odlhN50Y6MiqatIRbAHD03b+5Adk2B2&#10;NmTHmP77riD0No/3OZvd4BrVUxdqzwbmswQUceFtzaWB76/jdA0qCLLFxjMZ+KUAu+14tMHM+jt/&#10;Up9LqWIIhwwNVCJtpnUoKnIYZr4ljtzFdw4lwq7UtsN7DHeNfk2SlXZYc2yosKX3ioprfnMGDuU+&#10;X/U6lWV6OZxkef05f6RzY14mw/4NlNAg/+Kn+2Tj/PUCHs/EC/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0lst8EAAADcAAAADwAAAAAAAAAAAAAAAACXAgAAZHJzL2Rvd25y&#10;ZXYueG1sUEsFBgAAAAAEAAQA9QAAAIUDAAAAAA==&#10;"/>
                <v:shape id="Text Box 137" o:spid="_x0000_s1071" type="#_x0000_t202" style="position:absolute;left:2488057;top:1945990;width:229489;height:22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4EB1A2D0" w14:textId="77777777" w:rsidR="00C14B72" w:rsidRDefault="00C14B72" w:rsidP="006A0BC1">
                        <w:r>
                          <w:t>1</w:t>
                        </w:r>
                      </w:p>
                    </w:txbxContent>
                  </v:textbox>
                </v:shape>
                <v:shape id="Text Box 138" o:spid="_x0000_s1072" type="#_x0000_t202" style="position:absolute;left:3585972;top:1935329;width:227013;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4DFBAED3" w14:textId="77777777" w:rsidR="00C14B72" w:rsidRDefault="00C14B72" w:rsidP="006A0BC1">
                        <w:r>
                          <w:t>2</w:t>
                        </w:r>
                      </w:p>
                    </w:txbxContent>
                  </v:textbox>
                </v:shape>
                <v:shape id="Text Box 140" o:spid="_x0000_s1073" type="#_x0000_t202" style="position:absolute;left:2933827;top:1353910;width:229489;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6F9C0FC8" w14:textId="77777777" w:rsidR="00C14B72" w:rsidRDefault="00C14B72" w:rsidP="006A0BC1">
                        <w:r>
                          <w:t>3</w:t>
                        </w:r>
                      </w:p>
                    </w:txbxContent>
                  </v:textbox>
                </v:shape>
                <v:shape id="Text Box 141" o:spid="_x0000_s1074" type="#_x0000_t202" style="position:absolute;left:2359279;top:549437;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5FE7BA20" w14:textId="77777777" w:rsidR="00C14B72" w:rsidRDefault="00C14B72" w:rsidP="006A0BC1">
                        <w:r>
                          <w:t>4</w:t>
                        </w:r>
                      </w:p>
                    </w:txbxContent>
                  </v:textbox>
                </v:shape>
                <v:shape id="Text Box 142" o:spid="_x0000_s1075" type="#_x0000_t202" style="position:absolute;left:3429127;top:571578;width:227013;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709393D" w14:textId="77777777" w:rsidR="00C14B72" w:rsidRDefault="00C14B72" w:rsidP="006A0BC1">
                        <w:r>
                          <w:t>5</w:t>
                        </w:r>
                      </w:p>
                    </w:txbxContent>
                  </v:textbox>
                </v:shape>
                <v:shape id="Text Box 144" o:spid="_x0000_s1076" type="#_x0000_t202" style="position:absolute;left:2958592;top:230435;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40DD4683" w14:textId="77777777" w:rsidR="00C14B72" w:rsidRDefault="00C14B72" w:rsidP="006A0BC1">
                        <w:r>
                          <w:t>6</w:t>
                        </w:r>
                      </w:p>
                    </w:txbxContent>
                  </v:textbox>
                </v:shape>
                <v:line id="Line 148" o:spid="_x0000_s1077" style="position:absolute;visibility:visible;mso-wrap-style:square" from="4250500,1963211" to="5278248,1964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95;top:1953370;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N6DwAAA&#10;ANwAAAAPAAAAZHJzL2Rvd25yZXYueG1sRE9Ni8IwEL0L+x/CLHjTZEVltxplUQRPinVX8DY0Y1ts&#10;JqWJtv57cxA8Pt73fNnZStyp8aVjDV9DBYI4c6bkXMPfcTP4BuEDssHKMWl4kIfl4qM3x8S4lg90&#10;T0MuYgj7BDUUIdSJlD4ryKIfupo4chfXWAwRNrk0DbYx3FZypNRUWiw5NhRY06qg7JrerIb/3eV8&#10;Gqt9vraTunWdkmx/pNb9z+53BiJQF97il3trNExVXBv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N6DwAAAANwAAAAPAAAAAAAAAAAAAAAAAJcCAABkcnMvZG93bnJl&#10;di54bWxQSwUGAAAAAAQABAD1AAAAhAMAAAAA&#10;" filled="f" stroked="f">
                  <v:textbox>
                    <w:txbxContent>
                      <w:p w14:paraId="499F14C6" w14:textId="77777777" w:rsidR="00C14B72" w:rsidRDefault="00C14B72" w:rsidP="006A0BC1">
                        <w:r>
                          <w:t>1</w:t>
                        </w:r>
                      </w:p>
                    </w:txbxContent>
                  </v:textbox>
                </v:shape>
                <v:shape id="Text Box 168" o:spid="_x0000_s1079" type="#_x0000_t202" style="position:absolute;left:5257610;top:1942709;width:227838;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HsYwgAA&#10;ANwAAAAPAAAAZHJzL2Rvd25yZXYueG1sRI9Bi8IwFITvgv8hPMGbJsoqa9cooix4UnR3BW+P5tmW&#10;bV5KE23990YQPA4z8w0zX7a2FDeqfeFYw2ioQBCnzhScafj9+R58gvAB2WDpmDTcycNy0e3MMTGu&#10;4QPdjiETEcI+QQ15CFUipU9zsuiHriKO3sXVFkOUdSZNjU2E21KOlZpKiwXHhRwrWueU/h+vVsPf&#10;7nI+fah9trGTqnGtkmxnUut+r119gQjUhnf41d4aDVM1g+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AexjCAAAA3AAAAA8AAAAAAAAAAAAAAAAAlwIAAGRycy9kb3du&#10;cmV2LnhtbFBLBQYAAAAABAAEAPUAAACGAwAAAAA=&#10;" filled="f" stroked="f">
                  <v:textbox>
                    <w:txbxContent>
                      <w:p w14:paraId="77050537" w14:textId="77777777" w:rsidR="00C14B72" w:rsidRDefault="00C14B72" w:rsidP="006A0BC1">
                        <w:r>
                          <w:t>2</w:t>
                        </w:r>
                      </w:p>
                    </w:txbxContent>
                  </v:textbox>
                </v:shape>
                <v:shape id="Text Box 170" o:spid="_x0000_s1080" type="#_x0000_t202" style="position:absolute;left:4669028;top:1417054;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0RYwAAA&#10;ANwAAAAPAAAAZHJzL2Rvd25yZXYueG1sRE9Ni8IwEL0L/ocwwt40UVTcahRxEfakWHcXvA3N2Bab&#10;SWmytv57cxA8Pt73atPZStyp8aVjDeORAkGcOVNyruHnvB8uQPiAbLByTBoe5GGz7vdWmBjX8onu&#10;achFDGGfoIYihDqR0mcFWfQjVxNH7uoaiyHCJpemwTaG20pOlJpLiyXHhgJr2hWU3dJ/q+H3cL38&#10;TdUx/7KzunWdkmw/pdYfg267BBGoC2/xy/1tNMzHcX4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I0RYwAAAANwAAAAPAAAAAAAAAAAAAAAAAJcCAABkcnMvZG93bnJl&#10;di54bWxQSwUGAAAAAAQABAD1AAAAhAMAAAAA&#10;" filled="f" stroked="f">
                  <v:textbox>
                    <w:txbxContent>
                      <w:p w14:paraId="7ADDD89D" w14:textId="77777777" w:rsidR="00C14B72" w:rsidRDefault="00C14B72" w:rsidP="006A0BC1">
                        <w:r>
                          <w:t>3</w:t>
                        </w:r>
                      </w:p>
                    </w:txbxContent>
                  </v:textbox>
                </v:shape>
                <v:shape id="Text Box 171" o:spid="_x0000_s1081" type="#_x0000_t202" style="position:absolute;left:4437063;top:589619;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HDwwAA&#10;ANwAAAAPAAAAZHJzL2Rvd25yZXYueG1sRI9Ba8JAFITvBf/D8gremt1IFY2uIpaCJ6XaCt4e2WcS&#10;mn0bslsT/70rFDwOM/MNs1j1thZXan3lWEOaKBDEuTMVFxq+j59vUxA+IBusHZOGG3lYLQcvC8yM&#10;6/iLrodQiAhhn6GGMoQmk9LnJVn0iWuIo3dxrcUQZVtI02IX4baWI6Um0mLFcaHEhjYl5b+HP6vh&#10;Z3c5n97Vvviw46ZzvZJsZ1Lr4Wu/noMI1Idn+L+9NRomaQq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HDwwAAANwAAAAPAAAAAAAAAAAAAAAAAJcCAABkcnMvZG93&#10;bnJldi54bWxQSwUGAAAAAAQABAD1AAAAhwMAAAAA&#10;" filled="f" stroked="f">
                  <v:textbox>
                    <w:txbxContent>
                      <w:p w14:paraId="49065BC5" w14:textId="77777777" w:rsidR="00C14B72" w:rsidRDefault="00C14B72" w:rsidP="006A0BC1">
                        <w:r>
                          <w:t>4</w:t>
                        </w:r>
                      </w:p>
                    </w:txbxContent>
                  </v:textbox>
                </v:shape>
                <v:line id="Line 201" o:spid="_x0000_s1082" style="position:absolute;flip:y;visibility:visible;mso-wrap-style:square" from="4229037,1599927" to="468636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64,800373" to="468636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64,1599927" to="5257610,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06;top:1558104;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ZHOxAAA&#10;ANwAAAAPAAAAZHJzL2Rvd25yZXYueG1sRI/BasMwEETvhfyD2EJujewam+JGCSEhkB56qJPeF2tj&#10;m1grY20d9++rQqHHYWbeMOvt7Ho10Rg6zwbSVQKKuPa248bA5Xx8egEVBNli75kMfFOA7WbxsMbS&#10;+jt/0FRJoyKEQ4kGWpGh1DrULTkMKz8QR+/qR4cS5dhoO+I9wl2vn5Ok0A47jgstDrRvqb5VX87A&#10;odlVxaQzybPr4ST57fP9LUuNWT7Ou1dQQrP8h//aJ2ugSHP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KWRzsQAAADcAAAADwAAAAAAAAAAAAAAAACXAgAAZHJzL2Rv&#10;d25yZXYueG1sUEsFBgAAAAAEAAQA9QAAAIgDAAAAAA==&#10;"/>
                <v:line id="Line 204" o:spid="_x0000_s1086" style="position:absolute;flip:y;visibility:visible;mso-wrap-style:square" from="4229037,800373" to="4686364,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91;top:1886946;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31346D08" w14:textId="77777777" w:rsidR="00C14B72" w:rsidRDefault="00C14B72" w:rsidP="006A0BC1"/>
                    </w:txbxContent>
                  </v:textbox>
                </v:oval>
                <v:line id="Line 205" o:spid="_x0000_s1088" style="position:absolute;flip:x y;visibility:visible;mso-wrap-style:square" from="4686364,800373" to="5257610,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98;top:770851;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JvLxAAA&#10;ANwAAAAPAAAAZHJzL2Rvd25yZXYueG1sRI9Ba8JAFITvhf6H5Qne6iYNBhtdRSqCPfTQaO+P7DMJ&#10;Zt+G7GtM/323UOhxmJlvmM1ucp0aaQitZwPpIgFFXHnbcm3gcj4+rUAFQbbYeSYD3xRgt3182GBh&#10;/Z0/aCylVhHCoUADjUhfaB2qhhyGhe+Jo3f1g0OJcqi1HfAe4a7Tz0mSa4ctx4UGe3ptqLqVX87A&#10;od6X+agzWWbXw0mWt8/3tyw1Zj6b9mtQQpP8h//aJ2sgT1/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iby8QAAADcAAAADwAAAAAAAAAAAAAAAACXAgAAZHJzL2Rv&#10;d25yZXYueG1sUEsFBgAAAAAEAAQA9QAAAIgDAAAAAA==&#10;"/>
                <v:oval id="Oval 160" o:spid="_x0000_s1090" style="position:absolute;left:5212207;top:1889406;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vjrwAAA&#10;ANwAAAAPAAAAZHJzL2Rvd25yZXYueG1sRE9Na8JAEL0L/odlCr3pRoOhpK4iSsEePBjtfciOSTA7&#10;G7LTmP777kHw+Hjf6+3oWjVQHxrPBhbzBBRx6W3DlYHr5Wv2ASoIssXWMxn4owDbzXSyxtz6B59p&#10;KKRSMYRDjgZqkS7XOpQ1OQxz3xFH7uZ7hxJhX2nb4yOGu1YvkyTTDhuODTV2tK+pvBe/zsCh2hXZ&#10;oFNZpbfDUVb3n9N3ujDm/W3cfYISGuUlfrqP1kC2jPPjmXgE9O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qvvjrwAAAANwAAAAPAAAAAAAAAAAAAAAAAJcCAABkcnMvZG93bnJl&#10;di54bWxQSwUGAAAAAAQABAD1AAAAhAM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r w:rsidR="00711A1D">
        <w:fldChar w:fldCharType="begin"/>
      </w:r>
      <w:r w:rsidR="00711A1D">
        <w:instrText xml:space="preserve"> STYLEREF 1 \s </w:instrText>
      </w:r>
      <w:r w:rsidR="00711A1D">
        <w:fldChar w:fldCharType="separate"/>
      </w:r>
      <w:r w:rsidR="00873D59">
        <w:rPr>
          <w:noProof/>
        </w:rPr>
        <w:t>3</w:t>
      </w:r>
      <w:r w:rsidR="00711A1D">
        <w:rPr>
          <w:noProof/>
        </w:rPr>
        <w:fldChar w:fldCharType="end"/>
      </w:r>
      <w:r w:rsidRPr="00DF40FE">
        <w:noBreakHyphen/>
      </w:r>
      <w:r w:rsidR="00711A1D">
        <w:fldChar w:fldCharType="begin"/>
      </w:r>
      <w:r w:rsidR="00711A1D">
        <w:instrText xml:space="preserve"> SEQ Figure \* ARABIC \s 1 </w:instrText>
      </w:r>
      <w:r w:rsidR="00711A1D">
        <w:fldChar w:fldCharType="separate"/>
      </w:r>
      <w:r w:rsidR="00873D59">
        <w:rPr>
          <w:noProof/>
        </w:rPr>
        <w:t>1</w:t>
      </w:r>
      <w:r w:rsidR="00711A1D">
        <w:rPr>
          <w:noProof/>
        </w:rPr>
        <w:fldChar w:fldCharType="end"/>
      </w:r>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65" w:name="_Toc376787375"/>
      <w:r>
        <w:t>Shell Elements</w:t>
      </w:r>
      <w:bookmarkEnd w:id="165"/>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C14B72" w:rsidRDefault="00C14B72"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C14B72" w:rsidRDefault="00C14B72"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C14B72" w:rsidRDefault="00C14B72"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C14B72" w:rsidRDefault="00C14B72"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C14B72" w:rsidRDefault="00C14B72"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C14B72" w:rsidRDefault="00C14B72"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C14B72" w:rsidRDefault="00C14B72"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style="position:absolute;margin-left:0;margin-top:0;width:468pt;height:171pt;z-index:251652096;mso-position-horizontal-relative:char;mso-position-vertical-relative:line" coordsize="5943600,2171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">
                <v:shape id="_x0000_s1092" type="#_x0000_t75" style="position:absolute;width:5943600;height:2171700;visibility:visible;mso-wrap-style:square">
                  <v:fill o:detectmouseclick="t"/>
                  <v:path o:connecttype="none"/>
                </v:shape>
                <v:line id="Line 180" o:spid="_x0000_s1093" style="position:absolute;flip:y;visibility:visible;mso-wrap-style:square" from="799910,571629" to="12572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0,1600071" to="2285810,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10,571629" to="27431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37,571629" to="2743137,5716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83,1600071" to="4915028,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83,571629" to="42290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37,571629" to="4915028,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41;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plkwwAA&#10;ANwAAAAPAAAAZHJzL2Rvd25yZXYueG1sRI9Ba8JAFITvBf/D8gq91Y0NhpK6iigFPXhotPdH9pkE&#10;s29D9jXGf+8KQo/DzHzDLFaja9VAfWg8G5hNE1DEpbcNVwZOx+/3T1BBkC22nsnAjQKslpOXBebW&#10;X/mHhkIqFSEccjRQi3S51qGsyWGY+o44emffO5Qo+0rbHq8R7lr9kSSZdthwXKixo01N5aX4cwa2&#10;1brIBp3KPD1vdzK//B726cyYt9dx/QVKaJT/8LO9swayJ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plkwwAAANwAAAAPAAAAAAAAAAAAAAAAAJcCAABkcnMvZG93&#10;bnJldi54bWxQSwUGAAAAAAQABAD1AAAAhwMAAAAA&#10;"/>
                <v:oval id="Oval 188" o:spid="_x0000_s1101" style="position:absolute;left:2215642;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4jz/xAAA&#10;ANwAAAAPAAAAZHJzL2Rvd25yZXYueG1sRI9Ba8JAFITvBf/D8oTemo0NpiW6iigFe+jB2N4f2WcS&#10;zL4N2deY/vtuoeBxmJlvmPV2cp0aaQitZwOLJAVFXHnbcm3g8/z29AoqCLLFzjMZ+KEA283sYY2F&#10;9Tc+0VhKrSKEQ4EGGpG+0DpUDTkMie+Jo3fxg0OJcqi1HfAW4a7Tz2maa4ctx4UGe9o3VF3Lb2fg&#10;UO/KfNSZLLPL4SjL69fHe7Yw5nE+7VaghCa5h//bR2sgT1/g70w8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I8/8QAAADcAAAADwAAAAAAAAAAAAAAAACXAgAAZHJzL2Rv&#10;d25yZXYueG1sUEsFBgAAAAAEAAQA9QAAAIgDAAAAAA==&#10;"/>
                <v:oval id="Oval 189" o:spid="_x0000_s1102" style="position:absolute;left:1206056;top:520782;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WjGxAAA&#10;ANwAAAAPAAAAZHJzL2Rvd25yZXYueG1sRI9Ba8JAFITvBf/D8oTe6iaGiKSuIkrBHnpotPdH9pkE&#10;s29D9hnTf98tFHocZuYbZrObXKdGGkLr2UC6SEARV962XBu4nN9e1qCCIFvsPJOBbwqw286eNlhY&#10;/+BPGkupVYRwKNBAI9IXWoeqIYdh4Xvi6F394FCiHGptB3xEuOv0MklW2mHLcaHBng4NVbfy7gwc&#10;6325GnUmeXY9niS/fX28Z6kxz/Np/wpKaJL/8F/7ZA3k6RJ+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GloxsQAAADcAAAADwAAAAAAAAAAAAAAAACXAgAAZHJzL2Rv&#10;d25yZXYueG1sUEsFBgAAAAAEAAQA9QAAAIgDAAAAAA==&#10;"/>
                <v:oval id="Oval 190" o:spid="_x0000_s1103" style="position:absolute;left:2676271;top:524882;width:114745;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c1dxAAA&#10;ANwAAAAPAAAAZHJzL2Rvd25yZXYueG1sRI/BasMwEETvhf6D2EJvtewYh+JGCaGhkB56qJPeF2tj&#10;m1grY20c5++jQqHHYWbeMKvN7Ho10Rg6zwayJAVFXHvbcWPgePh4eQUVBNli75kM3CjAZv34sMLS&#10;+it/01RJoyKEQ4kGWpGh1DrULTkMiR+Io3fyo0OJcmy0HfEa4a7XizRdaocdx4UWB3pvqT5XF2dg&#10;12yr5aRzKfLTbi/F+efrM8+MeX6at2+ghGb5D/+199ZAkeXwe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XNXcQAAADcAAAADwAAAAAAAAAAAAAAAACXAgAAZHJzL2Rv&#10;d25yZXYueG1sUEsFBgAAAAAEAAQA9QAAAIgDAAAAAA==&#10;"/>
                <v:oval id="Oval 191" o:spid="_x0000_s1104" style="position:absolute;left:3256598;top:1545942;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FUpxAAA&#10;ANwAAAAPAAAAZHJzL2Rvd25yZXYueG1sRI9Ba8JAFITvhf6H5RV6q5uYRkrqKqIU9NBDo94f2WcS&#10;zL4N2deY/nu3UOhxmJlvmOV6cp0aaQitZwPpLAFFXHnbcm3gdPx4eQMVBNli55kM/FCA9erxYYmF&#10;9Tf+orGUWkUIhwINNCJ9oXWoGnIYZr4njt7FDw4lyqHWdsBbhLtOz5NkoR22HBca7GnbUHUtv52B&#10;Xb0pF6POJM8uu73k1/PnIUuNeX6aNu+ghCb5D/+199ZAnr7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MxVKcQAAADcAAAADwAAAAAAAAAAAAAAAACXAgAAZHJzL2Rv&#10;d25yZXYueG1sUEsFBgAAAAAEAAQA9QAAAIgDAAAAAA==&#10;"/>
                <v:oval id="Oval 192" o:spid="_x0000_s1105" style="position:absolute;left:4155567;top:517501;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PCyxAAA&#10;ANwAAAAPAAAAZHJzL2Rvd25yZXYueG1sRI/BasMwEETvhfyD2EBvtewYh+JECSGhkB56qNveF2tj&#10;m1grY20c9++rQqHHYWbeMNv97Ho10Rg6zwayJAVFXHvbcWPg8+Pl6RlUEGSLvWcy8E0B9rvFwxZL&#10;6+/8TlMljYoQDiUaaEWGUutQt+QwJH4gjt7Fjw4lyrHRdsR7hLter9J0rR12HBdaHOjYUn2tbs7A&#10;qTlU60nnUuSX01mK69fba54Z87icDxtQQrP8h//aZ2ugyAr4PROPgN7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DwssQAAADcAAAADwAAAAAAAAAAAAAAAACXAgAAZHJzL2Rv&#10;d25yZXYueG1sUEsFBgAAAAAEAAQA9QAAAIgDAAAAAA==&#10;"/>
                <v:oval id="Oval 193" o:spid="_x0000_s1106" style="position:absolute;left:4839081;top:1527079;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m7FxAAA&#10;ANwAAAAPAAAAZHJzL2Rvd25yZXYueG1sRI/BasMwEETvhfyD2EJujewam+JGCSEhkB56qJPeF2tj&#10;m1grY20d9++rQqHHYWbeMOvt7Ho10Rg6zwbSVQKKuPa248bA5Xx8egEVBNli75kMfFOA7WbxsMbS&#10;+jt/0FRJoyKEQ4kGWpGh1DrULTkMKz8QR+/qR4cS5dhoO+I9wl2vn5Ok0A47jgstDrRvqb5VX87A&#10;odlVxaQzybPr4ST57fP9LUuNWT7Ou1dQQrP8h//aJ2sgTwv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1JuxcQAAADcAAAADwAAAAAAAAAAAAAAAACXAgAAZHJzL2Rv&#10;d25yZXYueG1sUEsFBgAAAAAEAAQA9QAAAIgDAAAAAA==&#10;"/>
                <v:shape id="Text Box 194" o:spid="_x0000_s1107" type="#_x0000_t202" style="position:absolute;left:799910;top:1600071;width:229489;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71QxAAA&#10;ANwAAAAPAAAAZHJzL2Rvd25yZXYueG1sRI9Pa8JAFMTvgt9heQVvuqvUP01dRSyFnhTTWujtkX0m&#10;odm3Ibua+O1dQfA4zMxvmOW6s5W4UONLxxrGIwWCOHOm5FzDz/fncAHCB2SDlWPScCUP61W/t8TE&#10;uJYPdElDLiKEfYIaihDqREqfFWTRj1xNHL2TayyGKJtcmgbbCLeVnCg1kxZLjgsF1rQtKPtPz1bD&#10;cXf6+31V+/zDTuvWdUqyfZNaD166zTuIQF14hh/tL6NhOp7D/Uw8AnJ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UMQAAADcAAAADwAAAAAAAAAAAAAAAACXAgAAZHJzL2Rv&#10;d25yZXYueG1sUEsFBgAAAAAEAAQA9QAAAIgDAAAAAA==&#10;" filled="f" stroked="f">
                  <v:textbox>
                    <w:txbxContent>
                      <w:p w14:paraId="2AEB6D62" w14:textId="77777777" w:rsidR="00C14B72" w:rsidRDefault="00C14B72" w:rsidP="006A0BC1">
                        <w:r>
                          <w:t>1</w:t>
                        </w:r>
                      </w:p>
                    </w:txbxContent>
                  </v:textbox>
                </v:shape>
                <v:shape id="Text Box 195" o:spid="_x0000_s1108" type="#_x0000_t202" style="position:absolute;left:2171891;top:1600071;width:228664;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CkiwAAA&#10;ANwAAAAPAAAAZHJzL2Rvd25yZXYueG1sRE9Ni8IwEL0L/ocwwt40UVTcahRxEfakWHcXvA3N2Bab&#10;SWmytv57cxA8Pt73atPZStyp8aVjDeORAkGcOVNyruHnvB8uQPiAbLByTBoe5GGz7vdWmBjX8onu&#10;achFDGGfoIYihDqR0mcFWfQjVxNH7uoaiyHCJpemwTaG20pOlJpLiyXHhgJr2hWU3dJ/q+H3cL38&#10;TdUx/7KzunWdkmw/pdYfg267BBGoC2/xy/1tNMzGcW0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cCkiwAAAANwAAAAPAAAAAAAAAAAAAAAAAJcCAABkcnMvZG93bnJl&#10;di54bWxQSwUGAAAAAAQABAD1AAAAhAMAAAAA&#10;" filled="f" stroked="f">
                  <v:textbox>
                    <w:txbxContent>
                      <w:p w14:paraId="5FA0BC67" w14:textId="77777777" w:rsidR="00C14B72" w:rsidRDefault="00C14B72" w:rsidP="006A0BC1">
                        <w:r>
                          <w:t>2</w:t>
                        </w:r>
                      </w:p>
                    </w:txbxContent>
                  </v:textbox>
                </v:shape>
                <v:shape id="Text Box 196" o:spid="_x0000_s1109" type="#_x0000_t202" style="position:absolute;left:27431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Iy5wwAA&#10;ANwAAAAPAAAAZHJzL2Rvd25yZXYueG1sRI9Bi8IwFITvwv6H8Ba8aaKorNUoiyJ4UtTdBW+P5tmW&#10;bV5KE23990YQPA4z8w0zX7a2FDeqfeFYw6CvQBCnzhScafg5bXpfIHxANlg6Jg138rBcfHTmmBjX&#10;8IFux5CJCGGfoIY8hCqR0qc5WfR9VxFH7+JqiyHKOpOmxibCbSmHSk2kxYLjQo4VrXJK/49Xq+F3&#10;dzn/jdQ+W9tx1bhWSbZTqXX3s/2egQjUhnf41d4aDe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PIy5wwAAANwAAAAPAAAAAAAAAAAAAAAAAJcCAABkcnMvZG93&#10;bnJldi54bWxQSwUGAAAAAAQABAD1AAAAhwMAAAAA&#10;" filled="f" stroked="f">
                  <v:textbox>
                    <w:txbxContent>
                      <w:p w14:paraId="2D691D2C" w14:textId="77777777" w:rsidR="00C14B72" w:rsidRDefault="00C14B72" w:rsidP="006A0BC1">
                        <w:r>
                          <w:t>3</w:t>
                        </w:r>
                      </w:p>
                    </w:txbxContent>
                  </v:textbox>
                </v:shape>
                <v:shape id="Text Box 197" o:spid="_x0000_s1110" type="#_x0000_t202" style="position:absolute;left:12572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u+ZwQAA&#10;ANwAAAAPAAAAZHJzL2Rvd25yZXYueG1sRE/LasJAFN0X/IfhCt01M4opbcwooghdVWof4O6SuSbB&#10;zJ2QGZP0752F4PJw3vl6tI3oqfO1Yw2zRIEgLpypudTw871/eQPhA7LBxjFp+CcP69XkKcfMuIG/&#10;qD+GUsQQ9hlqqEJoMyl9UZFFn7iWOHJn11kMEXalNB0OMdw2cq7Uq7RYc2yosKVtRcXleLUafj/P&#10;p7+FOpQ7m7aDG5Vk+y61fp6OmyWIQGN4iO/uD6Mhncf58Uw8An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GrvmcEAAADcAAAADwAAAAAAAAAAAAAAAACXAgAAZHJzL2Rvd25y&#10;ZXYueG1sUEsFBgAAAAAEAAQA9QAAAIUDAAAAAA==&#10;" filled="f" stroked="f">
                  <v:textbox>
                    <w:txbxContent>
                      <w:p w14:paraId="37F36DD6" w14:textId="77777777" w:rsidR="00C14B72" w:rsidRDefault="00C14B72" w:rsidP="006A0BC1">
                        <w:r>
                          <w:t>4</w:t>
                        </w:r>
                      </w:p>
                    </w:txbxContent>
                  </v:textbox>
                </v:shape>
                <v:shape id="Text Box 198" o:spid="_x0000_s1111" type="#_x0000_t202" style="position:absolute;left:3200464;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koCwwAA&#10;ANwAAAAPAAAAZHJzL2Rvd25yZXYueG1sRI9Pi8IwFMTvC36H8IS9rYmii1ajiIuwJ2X9B94ezbMt&#10;Ni+lydr67Y0geBxm5jfMbNHaUtyo9oVjDf2eAkGcOlNwpuGwX3+NQfiAbLB0TBru5GEx73zMMDGu&#10;4T+67UImIoR9ghryEKpESp/mZNH3XEUcvYurLYYo60yaGpsIt6UcKPUtLRYcF3KsaJVTet39Ww3H&#10;zeV8Gqpt9mNHVeNaJdlOpNaf3XY5BRGoDe/wq/1rNIwGfX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JkoCwwAAANwAAAAPAAAAAAAAAAAAAAAAAJcCAABkcnMvZG93&#10;bnJldi54bWxQSwUGAAAAAAQABAD1AAAAhwMAAAAA&#10;" filled="f" stroked="f">
                  <v:textbox>
                    <w:txbxContent>
                      <w:p w14:paraId="1B5817AD" w14:textId="77777777" w:rsidR="00C14B72" w:rsidRDefault="00C14B72" w:rsidP="006A0BC1">
                        <w:r>
                          <w:t>1</w:t>
                        </w:r>
                      </w:p>
                    </w:txbxContent>
                  </v:textbox>
                </v:shape>
                <v:shape id="Text Box 199" o:spid="_x0000_s1112" type="#_x0000_t202" style="position:absolute;left:4800283;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NR1xAAA&#10;ANwAAAAPAAAAZHJzL2Rvd25yZXYueG1sRI9Pi8IwFMTvC36H8ARva2LRxe0aRRTBk8v6Z2Fvj+bZ&#10;FpuX0kRbv/1GEDwOM/MbZrbobCVu1PjSsYbRUIEgzpwpOddwPGzepyB8QDZYOSYNd/KwmPfeZpga&#10;1/IP3fYhFxHCPkUNRQh1KqXPCrLoh64mjt7ZNRZDlE0uTYNthNtKJkp9SIslx4UCa1oVlF32V6vh&#10;tDv//Y7Vd762k7p1nZJsP6XWg363/AIRqAuv8LO9NRomSQ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UdcQAAADcAAAADwAAAAAAAAAAAAAAAACXAgAAZHJzL2Rv&#10;d25yZXYueG1sUEsFBgAAAAAEAAQA9QAAAIgDAAAAAA==&#10;" filled="f" stroked="f">
                  <v:textbox>
                    <w:txbxContent>
                      <w:p w14:paraId="62A3DBAB" w14:textId="77777777" w:rsidR="00C14B72" w:rsidRDefault="00C14B72" w:rsidP="006A0BC1">
                        <w:r>
                          <w:t>2</w:t>
                        </w:r>
                      </w:p>
                    </w:txbxContent>
                  </v:textbox>
                </v:shape>
                <v:shape id="Text Box 200" o:spid="_x0000_s1113" type="#_x0000_t202" style="position:absolute;left:4229037;top:343634;width:228664;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HHuwwAA&#10;ANwAAAAPAAAAZHJzL2Rvd25yZXYueG1sRI9BawIxFITvgv8hPMGbJlotdjWKWAo9KbW14O2xee4u&#10;bl6WTXTXf28EweMwM98wi1VrS3Gl2heONYyGCgRx6kzBmYa/36/BDIQPyAZLx6ThRh5Wy25ngYlx&#10;Df/QdR8yESHsE9SQh1AlUvo0J4t+6Cri6J1cbTFEWWfS1NhEuC3lWKl3abHguJBjRZuc0vP+YjUc&#10;tqfj/0Ttsk87rRrXKsn2Q2rd77XrOYhAbXiFn+1vo2E6fo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uHHuwwAAANwAAAAPAAAAAAAAAAAAAAAAAJcCAABkcnMvZG93&#10;bnJldi54bWxQSwUGAAAAAAQABAD1AAAAhwMAAAAA&#10;" filled="f" stroked="f">
                  <v:textbox>
                    <w:txbxContent>
                      <w:p w14:paraId="0348BF90" w14:textId="77777777" w:rsidR="00C14B72" w:rsidRDefault="00C14B72"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r w:rsidR="00711A1D">
        <w:fldChar w:fldCharType="begin"/>
      </w:r>
      <w:r w:rsidR="00711A1D">
        <w:instrText xml:space="preserve"> STYLEREF 1 \s </w:instrText>
      </w:r>
      <w:r w:rsidR="00711A1D">
        <w:fldChar w:fldCharType="separate"/>
      </w:r>
      <w:r w:rsidR="00873D59">
        <w:rPr>
          <w:noProof/>
        </w:rPr>
        <w:t>3</w:t>
      </w:r>
      <w:r w:rsidR="00711A1D">
        <w:rPr>
          <w:noProof/>
        </w:rPr>
        <w:fldChar w:fldCharType="end"/>
      </w:r>
      <w:r w:rsidRPr="006768E0">
        <w:noBreakHyphen/>
      </w:r>
      <w:r w:rsidR="00711A1D">
        <w:fldChar w:fldCharType="begin"/>
      </w:r>
      <w:r w:rsidR="00711A1D">
        <w:instrText xml:space="preserve"> SEQ Figure \* ARABIC \s 1 </w:instrText>
      </w:r>
      <w:r w:rsidR="00711A1D">
        <w:fldChar w:fldCharType="separate"/>
      </w:r>
      <w:r w:rsidR="00873D59">
        <w:rPr>
          <w:noProof/>
        </w:rPr>
        <w:t>2</w:t>
      </w:r>
      <w:r w:rsidR="00711A1D">
        <w:rPr>
          <w:noProof/>
        </w:rPr>
        <w:fldChar w:fldCharType="end"/>
      </w:r>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66" w:name="_Ref376174920"/>
      <w:bookmarkStart w:id="167" w:name="_Toc376787376"/>
      <w:r w:rsidRPr="007A75DE">
        <w:lastRenderedPageBreak/>
        <w:t>Surface Elements</w:t>
      </w:r>
      <w:bookmarkEnd w:id="166"/>
      <w:bookmarkEnd w:id="167"/>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68" w:author="Steve Maas" w:date="2013-12-30T13:56:00Z">
        <w:r w:rsidDel="00884C42">
          <w:delText>w</w:delText>
        </w:r>
      </w:del>
      <w:ins w:id="169" w:author="Steve Maas" w:date="2013-12-30T13:56:00Z">
        <w:r w:rsidR="00884C42">
          <w:t>he</w:t>
        </w:r>
      </w:ins>
      <w:del w:id="170" w:author="Steve Maas" w:date="2013-12-30T13:56:00Z">
        <w:r w:rsidDel="00884C42">
          <w:delText>o</w:delText>
        </w:r>
      </w:del>
      <w:ins w:id="171"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72" w:author="Steve Maas" w:date="2013-12-30T13:56:00Z"/>
        </w:rPr>
      </w:pPr>
      <w:r>
        <w:rPr>
          <w:i/>
        </w:rPr>
        <w:t>quad4</w:t>
      </w:r>
      <w:r>
        <w:t>: 4-node quadrilateral element</w:t>
      </w:r>
    </w:p>
    <w:p w14:paraId="2BF6AEA1" w14:textId="5FDC3215" w:rsidR="00884C42" w:rsidRDefault="00884C42" w:rsidP="006A0BC1">
      <w:pPr>
        <w:numPr>
          <w:ilvl w:val="0"/>
          <w:numId w:val="13"/>
        </w:numPr>
      </w:pPr>
      <w:ins w:id="173"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74"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75" w:author="Steve Maas" w:date="2013-12-30T13:56:00Z">
        <w:r>
          <w:rPr>
            <w:i/>
          </w:rPr>
          <w:t>tri6</w:t>
        </w:r>
        <w:r w:rsidRPr="00884C42">
          <w:rPr>
            <w:rPrChange w:id="176"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7" w:name="_Ref230518438"/>
      <w:bookmarkStart w:id="178" w:name="_Toc376787377"/>
      <w:r>
        <w:t>Element</w:t>
      </w:r>
      <w:r w:rsidR="00D153DC">
        <w:t xml:space="preserve"> </w:t>
      </w:r>
      <w:r>
        <w:t>Data Section</w:t>
      </w:r>
      <w:bookmarkEnd w:id="177"/>
      <w:bookmarkEnd w:id="178"/>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179"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180"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181" w:author="Steve Maas" w:date="2013-12-30T13:49:00Z"/>
        </w:rPr>
      </w:pPr>
    </w:p>
    <w:p w14:paraId="5760EC2F" w14:textId="458E94C2" w:rsidR="00AE6184" w:rsidRDefault="00AE6184">
      <w:pPr>
        <w:pStyle w:val="Heading3"/>
        <w:rPr>
          <w:ins w:id="182" w:author="Steve Maas" w:date="2013-12-30T13:49:00Z"/>
        </w:rPr>
        <w:pPrChange w:id="183" w:author="Steve Maas" w:date="2013-12-30T13:49:00Z">
          <w:pPr/>
        </w:pPrChange>
      </w:pPr>
      <w:bookmarkStart w:id="184" w:name="_Ref376175517"/>
      <w:bookmarkStart w:id="185" w:name="_Toc376787378"/>
      <w:ins w:id="186" w:author="Steve Maas" w:date="2013-12-30T13:49:00Z">
        <w:r>
          <w:t>Surface Section</w:t>
        </w:r>
        <w:bookmarkEnd w:id="184"/>
        <w:bookmarkEnd w:id="185"/>
      </w:ins>
    </w:p>
    <w:p w14:paraId="3E1BA4D0" w14:textId="65EE2763" w:rsidR="00AE6184" w:rsidRDefault="00AE6184">
      <w:pPr>
        <w:rPr>
          <w:ins w:id="187" w:author="Steve Maas" w:date="2013-12-30T13:54:00Z"/>
        </w:rPr>
      </w:pPr>
      <w:ins w:id="188"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189" w:author="Steve Maas" w:date="2013-12-30T13:51:00Z">
        <w:r>
          <w:t xml:space="preserve"> </w:t>
        </w:r>
      </w:ins>
      <w:ins w:id="190" w:author="Steve Maas" w:date="2013-12-30T13:52:00Z">
        <w:r>
          <w:t xml:space="preserve">A surface definition is followed by a list of surface elements, following the format described in section </w:t>
        </w:r>
      </w:ins>
      <w:ins w:id="191" w:author="Steve Maas" w:date="2013-12-30T13:53:00Z">
        <w:r>
          <w:fldChar w:fldCharType="begin"/>
        </w:r>
        <w:r>
          <w:instrText xml:space="preserve"> REF _Ref376174920 \r \h </w:instrText>
        </w:r>
      </w:ins>
      <w:r>
        <w:fldChar w:fldCharType="separate"/>
      </w:r>
      <w:ins w:id="192" w:author="Steve Maas" w:date="2014-01-02T13:04:00Z">
        <w:r w:rsidR="00873D59">
          <w:t xml:space="preserve">3.6.2.3. </w:t>
        </w:r>
      </w:ins>
      <w:ins w:id="193" w:author="Steve Maas" w:date="2013-12-30T13:53:00Z">
        <w:r>
          <w:fldChar w:fldCharType="end"/>
        </w:r>
      </w:ins>
      <w:ins w:id="194" w:author="Steve Maas" w:date="2013-12-30T13:52:00Z">
        <w:r>
          <w:t>.</w:t>
        </w:r>
      </w:ins>
    </w:p>
    <w:p w14:paraId="7C69F76C" w14:textId="77777777" w:rsidR="00AE6184" w:rsidRDefault="00AE6184">
      <w:pPr>
        <w:rPr>
          <w:ins w:id="195" w:author="Steve Maas" w:date="2013-12-30T13:54:00Z"/>
        </w:rPr>
      </w:pPr>
    </w:p>
    <w:p w14:paraId="18520E2B" w14:textId="7DC48CEE" w:rsidR="00AE6184" w:rsidRDefault="00AE6184" w:rsidP="00AE6184">
      <w:pPr>
        <w:pStyle w:val="code"/>
        <w:rPr>
          <w:ins w:id="196" w:author="Steve Maas" w:date="2013-12-30T13:54:00Z"/>
        </w:rPr>
      </w:pPr>
      <w:ins w:id="197" w:author="Steve Maas" w:date="2013-12-30T13:54:00Z">
        <w:r>
          <w:t>&lt;Surface name="named_surface"&gt;</w:t>
        </w:r>
      </w:ins>
    </w:p>
    <w:p w14:paraId="785F7A00" w14:textId="32C99888" w:rsidR="00AE6184" w:rsidRDefault="00AE6184" w:rsidP="00AE6184">
      <w:pPr>
        <w:pStyle w:val="code"/>
        <w:rPr>
          <w:ins w:id="198" w:author="Steve Maas" w:date="2013-12-30T13:54:00Z"/>
        </w:rPr>
      </w:pPr>
      <w:ins w:id="199" w:author="Steve Maas" w:date="2013-12-30T13:54:00Z">
        <w:r>
          <w:tab/>
          <w:t>&lt;quad4 id="1"&gt;1,2,3,4&lt;/quad4&gt;</w:t>
        </w:r>
      </w:ins>
    </w:p>
    <w:p w14:paraId="1EF65660" w14:textId="6C78EE70" w:rsidR="00AE6184" w:rsidRPr="0097532C" w:rsidRDefault="00AE6184" w:rsidP="00AE6184">
      <w:pPr>
        <w:rPr>
          <w:ins w:id="200" w:author="Steve Maas" w:date="2013-12-30T13:54:00Z"/>
        </w:rPr>
      </w:pPr>
      <w:ins w:id="201" w:author="Steve Maas" w:date="2013-12-30T13:54:00Z">
        <w:r w:rsidRPr="0097532C">
          <w:tab/>
        </w:r>
        <w:r>
          <w:rPr>
            <w:rFonts w:ascii="Courier New" w:hAnsi="Courier New"/>
            <w:sz w:val="22"/>
          </w:rPr>
          <w:t>&lt;...</w:t>
        </w:r>
      </w:ins>
      <w:ins w:id="202" w:author="Steve Maas" w:date="2013-12-30T13:55:00Z">
        <w:r>
          <w:rPr>
            <w:rFonts w:ascii="Courier New" w:hAnsi="Courier New"/>
            <w:sz w:val="22"/>
          </w:rPr>
          <w:t>&gt;</w:t>
        </w:r>
      </w:ins>
    </w:p>
    <w:p w14:paraId="6B5C50AD" w14:textId="00E57C9E" w:rsidR="00AE6184" w:rsidRDefault="00AE6184" w:rsidP="00AE6184">
      <w:pPr>
        <w:pStyle w:val="code"/>
        <w:rPr>
          <w:ins w:id="203" w:author="Steve Maas" w:date="2013-12-30T13:54:00Z"/>
        </w:rPr>
      </w:pPr>
      <w:ins w:id="204" w:author="Steve Maas" w:date="2013-12-30T13:54:00Z">
        <w:r>
          <w:t>&lt;/</w:t>
        </w:r>
      </w:ins>
      <w:ins w:id="205" w:author="Steve Maas" w:date="2013-12-30T13:55:00Z">
        <w:r>
          <w:t>Surface</w:t>
        </w:r>
      </w:ins>
      <w:ins w:id="206" w:author="Steve Maas" w:date="2013-12-30T13:54:00Z">
        <w:r>
          <w:t>&gt;</w:t>
        </w:r>
      </w:ins>
    </w:p>
    <w:p w14:paraId="3E8A31FC" w14:textId="77777777" w:rsidR="00AE6184" w:rsidRDefault="00AE6184" w:rsidP="00C72BAD">
      <w:pPr>
        <w:rPr>
          <w:ins w:id="207" w:author="Steve Maas" w:date="2013-12-30T13:54:00Z"/>
        </w:rPr>
      </w:pPr>
    </w:p>
    <w:p w14:paraId="0845F11C" w14:textId="3944D9E1" w:rsidR="00AE6184" w:rsidRDefault="00AE6184" w:rsidP="00BB02DD">
      <w:pPr>
        <w:rPr>
          <w:ins w:id="208" w:author="Steve Maas" w:date="2013-12-30T13:55:00Z"/>
        </w:rPr>
      </w:pPr>
      <w:ins w:id="209"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71327F26" w14:textId="77777777" w:rsidR="00AE6184" w:rsidRPr="00C72BAD" w:rsidRDefault="00AE6184" w:rsidP="005F474E"/>
    <w:p w14:paraId="57086BEC" w14:textId="77777777" w:rsidR="007D6F0D" w:rsidRDefault="007D6F0D"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10" w:name="_Toc376787379"/>
      <w:r>
        <w:lastRenderedPageBreak/>
        <w:t>Initial Section</w:t>
      </w:r>
      <w:bookmarkEnd w:id="210"/>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11" w:name="_Toc376787380"/>
      <w:r>
        <w:t>Initial Nodal Velocities</w:t>
      </w:r>
      <w:bookmarkEnd w:id="211"/>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12" w:author="Steve Maas" w:date="2014-01-02T13:04:00Z">
        <w:r w:rsidR="00873D59">
          <w:t>3.4.1</w:t>
        </w:r>
      </w:ins>
      <w:del w:id="213"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14" w:name="_Toc376787381"/>
      <w:r>
        <w:t>Initial Nodal Effective Fluid Pressure</w:t>
      </w:r>
      <w:bookmarkEnd w:id="214"/>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15" w:name="_Toc376787382"/>
      <w:r>
        <w:t>Initial Nodal Effective Concentration</w:t>
      </w:r>
      <w:bookmarkEnd w:id="215"/>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16" w:author="Steve Maas" w:date="2014-01-02T13:04:00Z">
        <w:r w:rsidR="00873D59">
          <w:t>3.12.2</w:t>
        </w:r>
      </w:ins>
      <w:del w:id="217"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18" w:name="_Ref172095122"/>
      <w:bookmarkStart w:id="219" w:name="_Toc376787383"/>
      <w:r>
        <w:lastRenderedPageBreak/>
        <w:t>Boundary Section</w:t>
      </w:r>
      <w:bookmarkEnd w:id="218"/>
      <w:bookmarkEnd w:id="219"/>
    </w:p>
    <w:p w14:paraId="72C5517E" w14:textId="176A54EC" w:rsidR="006A0BC1" w:rsidRDefault="006A0BC1" w:rsidP="006A0BC1">
      <w:r>
        <w:t xml:space="preserve">The </w:t>
      </w:r>
      <w:r>
        <w:rPr>
          <w:i/>
        </w:rPr>
        <w:t>Boundary</w:t>
      </w:r>
      <w:r>
        <w:t xml:space="preserve"> section defines all </w:t>
      </w:r>
      <w:r w:rsidR="0098023B">
        <w:t>fixed</w:t>
      </w:r>
      <w:ins w:id="220" w:author="Steve Maas" w:date="2013-12-16T10:05:00Z">
        <w:r w:rsidR="00C80F4A">
          <w:t xml:space="preserve"> and</w:t>
        </w:r>
      </w:ins>
      <w:del w:id="221" w:author="Steve Maas" w:date="2013-12-16T10:05:00Z">
        <w:r w:rsidR="0098023B" w:rsidDel="00C80F4A">
          <w:delText>,</w:delText>
        </w:r>
      </w:del>
      <w:r w:rsidR="0098023B">
        <w:t xml:space="preserve"> prescribed </w:t>
      </w:r>
      <w:ins w:id="222" w:author="Steve Maas" w:date="2013-12-16T10:05:00Z">
        <w:r w:rsidR="00C80F4A">
          <w:t xml:space="preserve">boundary conditions </w:t>
        </w:r>
      </w:ins>
      <w:del w:id="223"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24" w:name="_Ref172095051"/>
      <w:bookmarkStart w:id="225" w:name="_Toc376787384"/>
      <w:r>
        <w:t>Prescribed Nodal Degrees of Freedom</w:t>
      </w:r>
      <w:bookmarkEnd w:id="224"/>
      <w:bookmarkEnd w:id="225"/>
    </w:p>
    <w:p w14:paraId="16E2CAE1" w14:textId="5055D971" w:rsidR="006A0BC1" w:rsidRDefault="006A0BC1" w:rsidP="006A0BC1">
      <w:r>
        <w:t xml:space="preserve">Nodal degrees of freedom (dof) can be prescribed using the </w:t>
      </w:r>
      <w:r>
        <w:rPr>
          <w:i/>
        </w:rPr>
        <w:t>prescribe</w:t>
      </w:r>
      <w:r>
        <w:t xml:space="preserve"> sub-element.</w:t>
      </w:r>
      <w:ins w:id="226" w:author="Steve Maas" w:date="2013-12-16T10:07:00Z">
        <w:r w:rsidR="00C80F4A">
          <w:t xml:space="preserve"> This element has two required attributes (</w:t>
        </w:r>
        <w:r w:rsidR="00C80F4A" w:rsidRPr="00C80F4A">
          <w:rPr>
            <w:i/>
            <w:rPrChange w:id="227" w:author="Steve Maas" w:date="2013-12-16T10:08:00Z">
              <w:rPr/>
            </w:rPrChange>
          </w:rPr>
          <w:t>bc</w:t>
        </w:r>
        <w:r w:rsidR="00C80F4A">
          <w:t xml:space="preserve"> and </w:t>
        </w:r>
        <w:r w:rsidR="00C80F4A" w:rsidRPr="00C80F4A">
          <w:rPr>
            <w:i/>
            <w:rPrChange w:id="228" w:author="Steve Maas" w:date="2013-12-16T10:08:00Z">
              <w:rPr/>
            </w:rPrChange>
          </w:rPr>
          <w:t>lc</w:t>
        </w:r>
        <w:r w:rsidR="00C80F4A">
          <w:t>) and one optional attribute (</w:t>
        </w:r>
        <w:r w:rsidR="00C80F4A">
          <w:rPr>
            <w:i/>
          </w:rPr>
          <w:t>relative</w:t>
        </w:r>
      </w:ins>
      <w:ins w:id="229" w:author="Steve Maas" w:date="2013-12-16T10:08:00Z">
        <w:r w:rsidR="00C80F4A">
          <w:t>)</w:t>
        </w:r>
      </w:ins>
      <w:ins w:id="230" w:author="Steve Maas" w:date="2013-12-16T10:07:00Z">
        <w:r w:rsidR="00C80F4A">
          <w:t>.</w:t>
        </w:r>
      </w:ins>
      <w:ins w:id="231" w:author="Steve Maas" w:date="2013-12-16T10:08:00Z">
        <w:r w:rsidR="00C80F4A">
          <w:t xml:space="preserve"> </w:t>
        </w:r>
      </w:ins>
    </w:p>
    <w:p w14:paraId="158DD78F" w14:textId="77777777" w:rsidR="006A0BC1" w:rsidRDefault="006A0BC1" w:rsidP="006A0BC1"/>
    <w:p w14:paraId="7D9336CD" w14:textId="54619FD8" w:rsidR="006A0BC1" w:rsidRDefault="006A0BC1" w:rsidP="006A0BC1">
      <w:pPr>
        <w:pStyle w:val="code"/>
      </w:pPr>
      <w:r>
        <w:t>&lt;prescribe</w:t>
      </w:r>
      <w:r w:rsidR="0089700F">
        <w:t xml:space="preserve"> </w:t>
      </w:r>
      <w:ins w:id="232" w:author="Steve Maas" w:date="2013-12-16T10:06:00Z">
        <w:r w:rsidR="00C80F4A">
          <w:t xml:space="preserve">bc="x" lc="1" </w:t>
        </w:r>
      </w:ins>
      <w:r w:rsidR="00BD6672">
        <w:t>[type=</w:t>
      </w:r>
      <w:r w:rsidR="00C65327">
        <w:t>"</w:t>
      </w:r>
      <w:r w:rsidR="00BD6672">
        <w:t>relative</w:t>
      </w:r>
      <w:r w:rsidR="00C65327">
        <w:t>"</w:t>
      </w:r>
      <w:r w:rsidR="00BD6672">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33"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34" w:author="Steve Maas" w:date="2013-12-16T10:08:00Z"/>
        </w:rPr>
      </w:pPr>
    </w:p>
    <w:p w14:paraId="6EE2AFDB" w14:textId="1222FCB3" w:rsidR="00C80F4A" w:rsidRDefault="00C80F4A" w:rsidP="00C80F4A">
      <w:moveToRangeStart w:id="235" w:author="Steve Maas" w:date="2013-12-16T10:08:00Z" w:name="move374951847"/>
      <w:moveTo w:id="236" w:author="Steve Maas" w:date="2013-12-16T10:08:00Z">
        <w:r>
          <w:t xml:space="preserve">The </w:t>
        </w:r>
        <w:r>
          <w:rPr>
            <w:i/>
          </w:rPr>
          <w:t>bc</w:t>
        </w:r>
        <w:r>
          <w:t xml:space="preserve"> attribute </w:t>
        </w:r>
        <w:del w:id="237"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238"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239"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40" w:author="Steve Maas" w:date="2013-12-16T10:09:00Z"/>
        </w:rPr>
      </w:pPr>
      <w:moveTo w:id="241"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42" w:author="Steve Maas" w:date="2013-12-16T10:09:00Z"/>
        </w:rPr>
      </w:pPr>
      <w:ins w:id="243"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244" w:author="Steve Maas" w:date="2013-12-16T10:09:00Z"/>
        </w:rPr>
      </w:pPr>
      <w:ins w:id="245" w:author="Steve Maas" w:date="2013-12-16T10:09:00Z">
        <w:r>
          <w:rPr>
            <w:rStyle w:val="codeChar"/>
          </w:rPr>
          <w:t>v</w:t>
        </w:r>
        <w:r w:rsidRPr="0015798D">
          <w:t>:</w:t>
        </w:r>
        <w:r>
          <w:t xml:space="preserve"> apply </w:t>
        </w:r>
      </w:ins>
      <w:ins w:id="246" w:author="Steve Maas" w:date="2013-12-16T10:10:00Z">
        <w:r>
          <w:t>rotation about y</w:t>
        </w:r>
      </w:ins>
      <w:ins w:id="247" w:author="Steve Maas" w:date="2013-12-16T10:09:00Z">
        <w:r>
          <w:t>-direction</w:t>
        </w:r>
      </w:ins>
    </w:p>
    <w:p w14:paraId="013CCC55" w14:textId="3614221C" w:rsidR="00C80F4A" w:rsidRDefault="00C80F4A" w:rsidP="00C80F4A">
      <w:pPr>
        <w:tabs>
          <w:tab w:val="num" w:pos="720"/>
        </w:tabs>
        <w:ind w:left="720" w:hanging="360"/>
        <w:rPr>
          <w:ins w:id="248" w:author="Steve Maas" w:date="2013-12-16T10:10:00Z"/>
        </w:rPr>
      </w:pPr>
      <w:ins w:id="249"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50" w:author="Steve Maas" w:date="2013-12-16T10:09:00Z"/>
        </w:rPr>
      </w:pPr>
    </w:p>
    <w:p w14:paraId="0656D8BA" w14:textId="77777777" w:rsidR="00C80F4A" w:rsidRDefault="00C80F4A" w:rsidP="00C80F4A">
      <w:pPr>
        <w:tabs>
          <w:tab w:val="num" w:pos="720"/>
        </w:tabs>
        <w:ind w:left="720" w:hanging="360"/>
        <w:rPr>
          <w:ins w:id="251" w:author="Steve Maas" w:date="2013-12-16T10:10:00Z"/>
        </w:rPr>
      </w:pPr>
      <w:moveTo w:id="252"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253" w:author="Steve Maas" w:date="2013-12-16T10:10:00Z"/>
        </w:rPr>
      </w:pPr>
      <w:ins w:id="254"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255"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256" w:author="Steve Maas" w:date="2013-12-16T10:08:00Z">
        <w:r w:rsidRPr="00B27FE9">
          <w:rPr>
            <w:rStyle w:val="codeChar"/>
          </w:rPr>
          <w:t>c</w:t>
        </w:r>
      </w:moveTo>
      <w:ins w:id="257" w:author="Steve Maas" w:date="2013-12-16T10:10:00Z">
        <w:r>
          <w:rPr>
            <w:rStyle w:val="codeChar"/>
          </w:rPr>
          <w:t>[</w:t>
        </w:r>
      </w:ins>
      <w:moveTo w:id="258" w:author="Steve Maas" w:date="2013-12-16T10:08:00Z">
        <w:r w:rsidRPr="00C849CE">
          <w:rPr>
            <w:rStyle w:val="codeChar"/>
            <w:i/>
          </w:rPr>
          <w:t>n</w:t>
        </w:r>
      </w:moveTo>
      <w:ins w:id="259" w:author="Steve Maas" w:date="2013-12-16T10:10:00Z">
        <w:r w:rsidRPr="00C80F4A">
          <w:rPr>
            <w:rStyle w:val="codeChar"/>
            <w:rPrChange w:id="260" w:author="Steve Maas" w:date="2013-12-16T10:10:00Z">
              <w:rPr>
                <w:rStyle w:val="codeChar"/>
                <w:i/>
              </w:rPr>
            </w:rPrChange>
          </w:rPr>
          <w:t>]</w:t>
        </w:r>
      </w:ins>
      <w:moveTo w:id="261"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62" w:author="Steve Maas" w:date="2013-12-16T10:08:00Z">
        <w:del w:id="263"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64" w:author="Steve Maas" w:date="2013-12-16T10:11:00Z"/>
        </w:rPr>
      </w:pPr>
      <w:moveTo w:id="265"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66" w:author="Steve Maas" w:date="2013-12-16T10:08:00Z">
        <w:r>
          <w:fldChar w:fldCharType="separate"/>
        </w:r>
      </w:moveTo>
      <w:ins w:id="267" w:author="Steve Maas" w:date="2014-01-02T13:04:00Z">
        <w:r w:rsidR="00873D59">
          <w:t>3.12.2</w:t>
        </w:r>
      </w:ins>
      <w:moveTo w:id="268" w:author="Steve Maas" w:date="2013-12-16T10:08:00Z">
        <w:del w:id="269"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70" w:author="Steve Maas" w:date="2013-12-16T10:11:00Z"/>
        </w:rPr>
      </w:pPr>
    </w:p>
    <w:p w14:paraId="1F8CFD03" w14:textId="3364BFCA" w:rsidR="00C80F4A" w:rsidRDefault="00C80F4A" w:rsidP="00C80F4A">
      <w:ins w:id="271" w:author="Steve Maas" w:date="2013-12-16T10:11:00Z">
        <w:r>
          <w:t>The</w:t>
        </w:r>
      </w:ins>
      <w:moveTo w:id="272" w:author="Steve Maas" w:date="2013-12-16T10:08:00Z">
        <w:del w:id="273" w:author="Steve Maas" w:date="2013-12-16T10:11:00Z">
          <w:r w:rsidDel="00C80F4A">
            <w:delText>An</w:delText>
          </w:r>
        </w:del>
        <w:r>
          <w:t xml:space="preserve"> </w:t>
        </w:r>
        <w:del w:id="274" w:author="Steve Maas" w:date="2013-12-16T10:11:00Z">
          <w:r w:rsidDel="00C80F4A">
            <w:delText xml:space="preserve">optional </w:delText>
          </w:r>
        </w:del>
        <w:r>
          <w:t xml:space="preserve">loadcurve </w:t>
        </w:r>
        <w:del w:id="275" w:author="Steve Maas" w:date="2013-12-16T10:11:00Z">
          <w:r w:rsidDel="00C80F4A">
            <w:delText>can</w:delText>
          </w:r>
        </w:del>
      </w:moveTo>
      <w:ins w:id="276" w:author="Steve Maas" w:date="2013-12-16T10:11:00Z">
        <w:r>
          <w:t>is</w:t>
        </w:r>
      </w:ins>
      <w:moveTo w:id="277" w:author="Steve Maas" w:date="2013-12-16T10:08:00Z">
        <w:r>
          <w:t xml:space="preserve"> </w:t>
        </w:r>
        <w:del w:id="278" w:author="Steve Maas" w:date="2013-12-16T10:11:00Z">
          <w:r w:rsidDel="00C80F4A">
            <w:delText xml:space="preserve">be </w:delText>
          </w:r>
        </w:del>
        <w:r>
          <w:t xml:space="preserve">specified with the </w:t>
        </w:r>
        <w:r>
          <w:rPr>
            <w:i/>
          </w:rPr>
          <w:t>lc</w:t>
        </w:r>
        <w:r>
          <w:t xml:space="preserve"> attribute</w:t>
        </w:r>
        <w:del w:id="279"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280"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35"/>
    <w:p w14:paraId="3E9ED874" w14:textId="77777777" w:rsidR="00C80F4A" w:rsidRDefault="00C80F4A" w:rsidP="006A0BC1">
      <w:pPr>
        <w:pStyle w:val="code"/>
        <w:rPr>
          <w:ins w:id="281" w:author="Steve Maas" w:date="2013-12-16T10:08:00Z"/>
        </w:rPr>
      </w:pPr>
    </w:p>
    <w:p w14:paraId="088399C6" w14:textId="3BAF039E" w:rsidR="00C80F4A" w:rsidDel="00C80F4A" w:rsidRDefault="00C80F4A" w:rsidP="006A0BC1">
      <w:pPr>
        <w:pStyle w:val="code"/>
        <w:rPr>
          <w:del w:id="282"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Pr="00BD6672" w:rsidRDefault="00806BC8" w:rsidP="00BD6672"/>
    <w:p w14:paraId="0CF85F06" w14:textId="77777777" w:rsidR="006A0BC1" w:rsidRDefault="006A0BC1" w:rsidP="006F720E">
      <w:r>
        <w:t xml:space="preserve">The </w:t>
      </w:r>
      <w:r>
        <w:rPr>
          <w:i/>
        </w:rPr>
        <w:t>id</w:t>
      </w:r>
      <w:r>
        <w:t xml:space="preserve"> attribute </w:t>
      </w:r>
      <w:r w:rsidR="00806BC8">
        <w:t xml:space="preserve">in the </w:t>
      </w:r>
      <w:r w:rsidR="00806BC8">
        <w:rPr>
          <w:i/>
        </w:rPr>
        <w:t>node</w:t>
      </w:r>
      <w:r w:rsidR="00806BC8">
        <w:t xml:space="preserve"> tag </w:t>
      </w:r>
      <w:r>
        <w:t>indicates to which node this prescribed dof is applied.</w:t>
      </w:r>
    </w:p>
    <w:p w14:paraId="2F622A4B" w14:textId="77777777" w:rsidR="006A0BC1" w:rsidRDefault="006A0BC1" w:rsidP="006A0BC1"/>
    <w:p w14:paraId="63FD532A" w14:textId="6ABCA7AB" w:rsidR="006A0BC1" w:rsidDel="00C80F4A" w:rsidRDefault="006A0BC1" w:rsidP="006A0BC1">
      <w:moveFromRangeStart w:id="283" w:author="Steve Maas" w:date="2013-12-16T10:08:00Z" w:name="move374951847"/>
      <w:moveFrom w:id="284" w:author="Steve Maas" w:date="2013-12-16T10:08:00Z">
        <w:r w:rsidDel="00C80F4A">
          <w:t xml:space="preserve">The </w:t>
        </w:r>
        <w:r w:rsidDel="00C80F4A">
          <w:rPr>
            <w:i/>
          </w:rPr>
          <w:t>bc</w:t>
        </w:r>
        <w:r w:rsidDel="00C80F4A">
          <w:t xml:space="preserve"> attribute </w:t>
        </w:r>
        <w:r w:rsidR="00806BC8" w:rsidDel="00C80F4A">
          <w:t xml:space="preserve">in the </w:t>
        </w:r>
        <w:r w:rsidR="00806BC8" w:rsidDel="00C80F4A">
          <w:rPr>
            <w:i/>
          </w:rPr>
          <w:t>node</w:t>
        </w:r>
        <w:r w:rsidR="00806BC8" w:rsidDel="00C80F4A">
          <w:t xml:space="preserve"> tag </w:t>
        </w:r>
        <w:r w:rsidDel="00C80F4A">
          <w:t>specifies the particular degree of freedom. The following values are allowed:</w:t>
        </w:r>
      </w:moveFrom>
    </w:p>
    <w:p w14:paraId="086C5CE2" w14:textId="62794029" w:rsidR="006A0BC1" w:rsidDel="00C80F4A" w:rsidRDefault="006A0BC1" w:rsidP="006A0BC1"/>
    <w:p w14:paraId="40340FC9" w14:textId="3F0AD8E5" w:rsidR="006A0BC1" w:rsidDel="00C80F4A" w:rsidRDefault="006A0BC1" w:rsidP="006A0BC1">
      <w:pPr>
        <w:tabs>
          <w:tab w:val="num" w:pos="720"/>
        </w:tabs>
        <w:ind w:left="720" w:hanging="360"/>
      </w:pPr>
      <w:moveFrom w:id="285" w:author="Steve Maas" w:date="2013-12-16T10:08:00Z">
        <w:r w:rsidRPr="00B27FE9" w:rsidDel="00C80F4A">
          <w:rPr>
            <w:rStyle w:val="codeChar"/>
          </w:rPr>
          <w:lastRenderedPageBreak/>
          <w:t>x</w:t>
        </w:r>
        <w:r w:rsidDel="00C80F4A">
          <w:t xml:space="preserve">: apply displacement in </w:t>
        </w:r>
        <w:r w:rsidDel="00C80F4A">
          <w:rPr>
            <w:i/>
          </w:rPr>
          <w:t>x</w:t>
        </w:r>
        <w:r w:rsidDel="00C80F4A">
          <w:t>-direction</w:t>
        </w:r>
      </w:moveFrom>
    </w:p>
    <w:p w14:paraId="284E6903" w14:textId="238803F0" w:rsidR="006A0BC1" w:rsidDel="00C80F4A" w:rsidRDefault="006A0BC1" w:rsidP="006A0BC1">
      <w:pPr>
        <w:tabs>
          <w:tab w:val="num" w:pos="720"/>
        </w:tabs>
        <w:ind w:left="720" w:hanging="360"/>
      </w:pPr>
      <w:moveFrom w:id="286" w:author="Steve Maas" w:date="2013-12-16T10:08:00Z">
        <w:r w:rsidRPr="00B27FE9" w:rsidDel="00C80F4A">
          <w:rPr>
            <w:rStyle w:val="codeChar"/>
          </w:rPr>
          <w:t>y</w:t>
        </w:r>
        <w:r w:rsidRPr="0015798D" w:rsidDel="00C80F4A">
          <w:t>:</w:t>
        </w:r>
        <w:r w:rsidDel="00C80F4A">
          <w:t xml:space="preserve"> apply displacement in </w:t>
        </w:r>
        <w:r w:rsidDel="00C80F4A">
          <w:rPr>
            <w:i/>
          </w:rPr>
          <w:t>y</w:t>
        </w:r>
        <w:r w:rsidDel="00C80F4A">
          <w:t>-direction</w:t>
        </w:r>
      </w:moveFrom>
    </w:p>
    <w:p w14:paraId="631F6D82" w14:textId="237816B1" w:rsidR="006A0BC1" w:rsidDel="00C80F4A" w:rsidRDefault="006A0BC1" w:rsidP="006A0BC1">
      <w:pPr>
        <w:tabs>
          <w:tab w:val="num" w:pos="720"/>
        </w:tabs>
        <w:ind w:left="720" w:hanging="360"/>
      </w:pPr>
      <w:moveFrom w:id="287" w:author="Steve Maas" w:date="2013-12-16T10:08:00Z">
        <w:r w:rsidRPr="00B27FE9" w:rsidDel="00C80F4A">
          <w:rPr>
            <w:rStyle w:val="codeChar"/>
          </w:rPr>
          <w:t>z</w:t>
        </w:r>
        <w:r w:rsidRPr="0015798D" w:rsidDel="00C80F4A">
          <w:t>:</w:t>
        </w:r>
        <w:r w:rsidDel="00C80F4A">
          <w:t xml:space="preserve"> apply displacement in </w:t>
        </w:r>
        <w:r w:rsidDel="00C80F4A">
          <w:rPr>
            <w:i/>
          </w:rPr>
          <w:t>z</w:t>
        </w:r>
        <w:r w:rsidDel="00C80F4A">
          <w:t>-direction</w:t>
        </w:r>
      </w:moveFrom>
    </w:p>
    <w:p w14:paraId="47B8F0C3" w14:textId="7951B230" w:rsidR="006A0BC1" w:rsidDel="00C80F4A" w:rsidRDefault="006A0BC1" w:rsidP="006A0BC1">
      <w:pPr>
        <w:tabs>
          <w:tab w:val="num" w:pos="720"/>
        </w:tabs>
        <w:ind w:left="720" w:hanging="360"/>
      </w:pPr>
      <w:moveFrom w:id="288" w:author="Steve Maas" w:date="2013-12-16T10:08:00Z">
        <w:r w:rsidRPr="00B27FE9" w:rsidDel="00C80F4A">
          <w:rPr>
            <w:rStyle w:val="codeChar"/>
          </w:rPr>
          <w:t>p</w:t>
        </w:r>
        <w:r w:rsidRPr="00DC08E2" w:rsidDel="00C80F4A">
          <w:t>:</w:t>
        </w:r>
        <w:r w:rsidDel="00C80F4A">
          <w:t xml:space="preserve"> apply prescribed effective fluid pressure</w:t>
        </w:r>
      </w:moveFrom>
    </w:p>
    <w:p w14:paraId="1CF94F32" w14:textId="395C89AC" w:rsidR="006A0BC1" w:rsidDel="00C80F4A" w:rsidRDefault="006A0BC1" w:rsidP="006A0BC1">
      <w:pPr>
        <w:tabs>
          <w:tab w:val="num" w:pos="720"/>
        </w:tabs>
        <w:ind w:left="720" w:hanging="360"/>
      </w:pPr>
      <w:moveFrom w:id="289" w:author="Steve Maas" w:date="2013-12-16T10:08:00Z">
        <w:r w:rsidRPr="00B27FE9" w:rsidDel="00C80F4A">
          <w:rPr>
            <w:rStyle w:val="codeChar"/>
          </w:rPr>
          <w:t>c</w:t>
        </w:r>
        <w:r w:rsidR="00C849CE" w:rsidRPr="00C849CE" w:rsidDel="00C80F4A">
          <w:rPr>
            <w:rStyle w:val="codeChar"/>
            <w:i/>
          </w:rPr>
          <w:t>n</w:t>
        </w:r>
        <w:r w:rsidRPr="00DC08E2" w:rsidDel="00C80F4A">
          <w:t>:</w:t>
        </w:r>
        <w:r w:rsidDel="00C80F4A">
          <w:t xml:space="preserve"> apply prescribed effective solute concentration </w:t>
        </w:r>
        <w:r w:rsidR="00C849CE" w:rsidDel="00C80F4A">
          <w:t xml:space="preserve">on solute </w:t>
        </w:r>
        <w:r w:rsidR="00C849CE" w:rsidRPr="00747BBA" w:rsidDel="00C80F4A">
          <w:rPr>
            <w:rStyle w:val="codeChar"/>
            <w:i/>
          </w:rPr>
          <w:t>n</w:t>
        </w:r>
      </w:moveFrom>
    </w:p>
    <w:p w14:paraId="235FE94A" w14:textId="19A36B67" w:rsidR="006A0BC1" w:rsidDel="00C80F4A" w:rsidRDefault="006A0BC1" w:rsidP="006A0BC1">
      <w:pPr>
        <w:tabs>
          <w:tab w:val="num" w:pos="720"/>
        </w:tabs>
        <w:ind w:left="720" w:hanging="360"/>
      </w:pPr>
      <w:moveFrom w:id="290" w:author="Steve Maas" w:date="2013-12-16T10:08:00Z">
        <w:r w:rsidDel="00C80F4A">
          <w:rPr>
            <w:rStyle w:val="codeChar"/>
          </w:rPr>
          <w:t>t</w:t>
        </w:r>
        <w:r w:rsidRPr="00DC08E2" w:rsidDel="00C80F4A">
          <w:t>:</w:t>
        </w:r>
        <w:r w:rsidDel="00C80F4A">
          <w:t xml:space="preserve"> apply prescribed temperature (heat transfer analysis)</w:t>
        </w:r>
      </w:moveFrom>
    </w:p>
    <w:p w14:paraId="3185713C" w14:textId="2D5C1B72" w:rsidR="006A0BC1" w:rsidDel="00C80F4A" w:rsidRDefault="006A0BC1" w:rsidP="006A0BC1">
      <w:pPr>
        <w:tabs>
          <w:tab w:val="num" w:pos="720"/>
        </w:tabs>
        <w:ind w:left="720" w:hanging="360"/>
      </w:pPr>
    </w:p>
    <w:p w14:paraId="6755CADC" w14:textId="45356B23" w:rsidR="006A0BC1" w:rsidDel="00C80F4A" w:rsidRDefault="00C849CE" w:rsidP="006A0BC1">
      <w:moveFrom w:id="291" w:author="Steve Maas" w:date="2013-12-16T10:08:00Z">
        <w:r w:rsidDel="00C80F4A">
          <w:t>For solutes, replace “</w:t>
        </w:r>
        <w:r w:rsidRPr="00747BBA" w:rsidDel="00C80F4A">
          <w:rPr>
            <w:rStyle w:val="codeChar"/>
            <w:i/>
          </w:rPr>
          <w:t>n</w:t>
        </w:r>
        <w:r w:rsidRPr="00C849CE" w:rsidDel="00C80F4A">
          <w:t>”</w:t>
        </w:r>
        <w:r w:rsidDel="00C80F4A">
          <w:t xml:space="preserve"> with the solute id from the global solute table (Section </w:t>
        </w:r>
        <w:r w:rsidDel="00C80F4A">
          <w:fldChar w:fldCharType="begin"/>
        </w:r>
        <w:r w:rsidDel="00C80F4A">
          <w:instrText xml:space="preserve"> REF _Ref188932792 \r \h </w:instrText>
        </w:r>
      </w:moveFrom>
      <w:del w:id="292" w:author="Steve Maas" w:date="2013-12-16T10:08:00Z"/>
      <w:moveFrom w:id="293" w:author="Steve Maas" w:date="2013-12-16T10:08:00Z">
        <w:r w:rsidDel="00C80F4A">
          <w:fldChar w:fldCharType="separate"/>
        </w:r>
        <w:r w:rsidR="00B951E2" w:rsidDel="00C80F4A">
          <w:t>3.10.2</w:t>
        </w:r>
        <w:r w:rsidDel="00C80F4A">
          <w:fldChar w:fldCharType="end"/>
        </w:r>
        <w:r w:rsidDel="00C80F4A">
          <w:t>); for example, “</w:t>
        </w:r>
        <w:r w:rsidRPr="00B27FE9" w:rsidDel="00C80F4A">
          <w:rPr>
            <w:rStyle w:val="codeChar"/>
          </w:rPr>
          <w:t>c</w:t>
        </w:r>
        <w:r w:rsidDel="00C80F4A">
          <w:rPr>
            <w:rStyle w:val="codeChar"/>
          </w:rPr>
          <w:t>2</w:t>
        </w:r>
        <w:r w:rsidRPr="00C849CE" w:rsidDel="00C80F4A">
          <w:t>”</w:t>
        </w:r>
        <w:r w:rsidDel="00C80F4A">
          <w:t xml:space="preserve">. </w:t>
        </w:r>
        <w:r w:rsidR="006A0BC1" w:rsidDel="00C80F4A">
          <w:t xml:space="preserve">An optional loadcurve can be specified with the </w:t>
        </w:r>
        <w:r w:rsidR="006A0BC1" w:rsidDel="00C80F4A">
          <w:rPr>
            <w:i/>
          </w:rPr>
          <w:t>lc</w:t>
        </w:r>
        <w:r w:rsidR="006A0BC1" w:rsidDel="00C80F4A">
          <w:t xml:space="preserve"> attribute</w:t>
        </w:r>
        <w:r w:rsidR="00806BC8" w:rsidDel="00C80F4A">
          <w:t xml:space="preserve"> in the </w:t>
        </w:r>
        <w:r w:rsidR="00806BC8" w:rsidDel="00C80F4A">
          <w:rPr>
            <w:i/>
          </w:rPr>
          <w:t>node</w:t>
        </w:r>
        <w:r w:rsidR="00806BC8" w:rsidDel="00C80F4A">
          <w:t xml:space="preserve"> tag</w:t>
        </w:r>
        <w:r w:rsidR="006A0BC1" w:rsidDel="00C80F4A">
          <w:t xml:space="preserve">. The value of the </w:t>
        </w:r>
        <w:r w:rsidR="006A0BC1" w:rsidRPr="00146F8D" w:rsidDel="00C80F4A">
          <w:rPr>
            <w:i/>
          </w:rPr>
          <w:t>lc</w:t>
        </w:r>
        <w:r w:rsidR="006A0BC1" w:rsidDel="00C80F4A">
          <w:t xml:space="preserve"> attribute is the ID of the loadcurve that is defined in the </w:t>
        </w:r>
        <w:r w:rsidR="006A0BC1" w:rsidRPr="00146F8D" w:rsidDel="00C80F4A">
          <w:rPr>
            <w:i/>
          </w:rPr>
          <w:t>LoadData</w:t>
        </w:r>
        <w:r w:rsidR="006A0BC1" w:rsidDel="00C80F4A">
          <w:t xml:space="preserve"> section of the input file. If a loadcurve is not specified, the value will be automatically ramped from a value of 0 at time </w:t>
        </w:r>
        <w:r w:rsidR="006A0BC1" w:rsidRPr="003353AC" w:rsidDel="00C80F4A">
          <w:rPr>
            <w:i/>
          </w:rPr>
          <w:t>t</w:t>
        </w:r>
        <w:r w:rsidR="006A0BC1" w:rsidDel="00C80F4A">
          <w:t>=0 to the value specified in the xml file at the time corresponding to the end of the analysis (e.g. 2.3 in the example above).</w:t>
        </w:r>
      </w:moveFrom>
    </w:p>
    <w:moveFromRangeEnd w:id="283"/>
    <w:p w14:paraId="61543F60" w14:textId="2D5C07AA" w:rsidR="006A0BC1" w:rsidDel="00C80F4A" w:rsidRDefault="006A0BC1" w:rsidP="006A0BC1">
      <w:pPr>
        <w:rPr>
          <w:del w:id="294" w:author="Steve Maas" w:date="2013-12-16T10:08:00Z"/>
        </w:rPr>
      </w:pP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295" w:author="Steve Maas" w:date="2013-12-16T10:12:00Z">
        <w:r w:rsidDel="00C80F4A">
          <w:delText xml:space="preserve">if a loadcurve is specified, </w:delText>
        </w:r>
      </w:del>
      <w:r>
        <w:t>this value scales the value determined by the loadcurve.</w:t>
      </w:r>
    </w:p>
    <w:p w14:paraId="1D474509" w14:textId="77777777" w:rsidR="00806BC8" w:rsidRPr="00146F8D" w:rsidRDefault="00806BC8" w:rsidP="006A0BC1"/>
    <w:p w14:paraId="523025D6" w14:textId="77777777" w:rsidR="006A0BC1" w:rsidRPr="0075685A" w:rsidRDefault="00806BC8" w:rsidP="00806BC8">
      <w:pPr>
        <w:pStyle w:val="Heading3"/>
      </w:pPr>
      <w:bookmarkStart w:id="296" w:name="_Toc376787385"/>
      <w:r>
        <w:t>Fixed Nodal Degrees of Freedom</w:t>
      </w:r>
      <w:bookmarkEnd w:id="29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02A21058" w:rsidR="006A0BC1" w:rsidRPr="00B92C1F" w:rsidRDefault="006A0BC1" w:rsidP="006A0BC1">
      <w:pPr>
        <w:pStyle w:val="code"/>
      </w:pPr>
      <w:r w:rsidRPr="00B92C1F">
        <w:t>&lt;fix</w:t>
      </w:r>
      <w:ins w:id="297" w:author="Steve Maas" w:date="2013-12-16T10:12:00Z">
        <w:r w:rsidR="00C80F4A">
          <w:t xml:space="preserve"> bc="</w:t>
        </w:r>
      </w:ins>
      <w:ins w:id="298" w:author="Steve Maas" w:date="2013-12-16T10:13:00Z">
        <w:r w:rsidR="00C80F4A">
          <w:t>x"</w:t>
        </w:r>
      </w:ins>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299"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Pr="0075685A"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300" w:author="Steve Maas" w:date="2013-12-16T10:13:00Z">
        <w:r w:rsidR="00C80F4A">
          <w:t xml:space="preserve">This results in fewer equations that need to be solved for and </w:t>
        </w:r>
      </w:ins>
      <w:del w:id="301" w:author="Steve Maas" w:date="2013-12-16T10:13:00Z">
        <w:r w:rsidDel="00C80F4A">
          <w:delText>T</w:delText>
        </w:r>
      </w:del>
      <w:ins w:id="302" w:author="Steve Maas" w:date="2013-12-16T10:13:00Z">
        <w:r w:rsidR="00C80F4A">
          <w:t>t</w:t>
        </w:r>
      </w:ins>
      <w:r>
        <w:t>h</w:t>
      </w:r>
      <w:del w:id="303" w:author="Steve Maas" w:date="2013-12-16T10:13:00Z">
        <w:r w:rsidDel="00C80F4A">
          <w:delText>i</w:delText>
        </w:r>
      </w:del>
      <w:ins w:id="304" w:author="Steve Maas" w:date="2013-12-16T10:13:00Z">
        <w:r w:rsidR="00C80F4A">
          <w:t>u</w:t>
        </w:r>
      </w:ins>
      <w:r>
        <w:t>s reduces the run time of the FE analysis.</w:t>
      </w:r>
    </w:p>
    <w:p w14:paraId="656106C2" w14:textId="77777777" w:rsidR="00602A42" w:rsidRDefault="00602A42">
      <w:pPr>
        <w:jc w:val="left"/>
        <w:rPr>
          <w:ins w:id="305" w:author="Steve Maas" w:date="2013-12-16T10:16:00Z"/>
          <w:rFonts w:cs="Arial"/>
          <w:b/>
          <w:bCs/>
          <w:iCs/>
          <w:sz w:val="36"/>
          <w:szCs w:val="28"/>
        </w:rPr>
      </w:pPr>
      <w:bookmarkStart w:id="306" w:name="_Toc315942749"/>
      <w:bookmarkStart w:id="307" w:name="_Toc315943013"/>
      <w:bookmarkStart w:id="308" w:name="_Toc315943277"/>
      <w:bookmarkStart w:id="309" w:name="_Toc315942751"/>
      <w:bookmarkStart w:id="310" w:name="_Toc315943015"/>
      <w:bookmarkStart w:id="311" w:name="_Toc315943279"/>
      <w:bookmarkStart w:id="312" w:name="_Toc315942753"/>
      <w:bookmarkStart w:id="313" w:name="_Toc315943017"/>
      <w:bookmarkStart w:id="314" w:name="_Toc315943281"/>
      <w:bookmarkStart w:id="315" w:name="_Toc315942755"/>
      <w:bookmarkStart w:id="316" w:name="_Toc315943019"/>
      <w:bookmarkStart w:id="317" w:name="_Toc315943283"/>
      <w:bookmarkStart w:id="318" w:name="_Toc315942758"/>
      <w:bookmarkStart w:id="319" w:name="_Toc315943022"/>
      <w:bookmarkStart w:id="320" w:name="_Toc315943286"/>
      <w:bookmarkStart w:id="321" w:name="_Toc315942763"/>
      <w:bookmarkStart w:id="322" w:name="_Toc315943027"/>
      <w:bookmarkStart w:id="323" w:name="_Toc315943291"/>
      <w:bookmarkStart w:id="324" w:name="_Toc315942764"/>
      <w:bookmarkStart w:id="325" w:name="_Toc315943028"/>
      <w:bookmarkStart w:id="326" w:name="_Toc315943292"/>
      <w:bookmarkStart w:id="327" w:name="_Toc315942765"/>
      <w:bookmarkStart w:id="328" w:name="_Toc315943029"/>
      <w:bookmarkStart w:id="329" w:name="_Toc315943293"/>
      <w:bookmarkStart w:id="330" w:name="_Toc315942768"/>
      <w:bookmarkStart w:id="331" w:name="_Toc315943032"/>
      <w:bookmarkStart w:id="332" w:name="_Toc315943296"/>
      <w:bookmarkStart w:id="333" w:name="_Toc315942770"/>
      <w:bookmarkStart w:id="334" w:name="_Toc315943034"/>
      <w:bookmarkStart w:id="335" w:name="_Toc315943298"/>
      <w:bookmarkStart w:id="336" w:name="_Toc315942775"/>
      <w:bookmarkStart w:id="337" w:name="_Toc315943039"/>
      <w:bookmarkStart w:id="338" w:name="_Toc315943303"/>
      <w:bookmarkStart w:id="339" w:name="_Toc315942777"/>
      <w:bookmarkStart w:id="340" w:name="_Toc315943041"/>
      <w:bookmarkStart w:id="341" w:name="_Toc315943305"/>
      <w:bookmarkStart w:id="342" w:name="_Toc315942782"/>
      <w:bookmarkStart w:id="343" w:name="_Toc315943046"/>
      <w:bookmarkStart w:id="344" w:name="_Toc315943310"/>
      <w:bookmarkStart w:id="345" w:name="_Toc315942784"/>
      <w:bookmarkStart w:id="346" w:name="_Toc315943048"/>
      <w:bookmarkStart w:id="347" w:name="_Toc315943312"/>
      <w:bookmarkStart w:id="348" w:name="_Toc315942786"/>
      <w:bookmarkStart w:id="349" w:name="_Toc315943050"/>
      <w:bookmarkStart w:id="350" w:name="_Toc315943314"/>
      <w:bookmarkStart w:id="351" w:name="_Toc315942806"/>
      <w:bookmarkStart w:id="352" w:name="_Toc315943070"/>
      <w:bookmarkStart w:id="353" w:name="_Toc315943334"/>
      <w:bookmarkStart w:id="354" w:name="_Toc315942809"/>
      <w:bookmarkStart w:id="355" w:name="_Toc315943073"/>
      <w:bookmarkStart w:id="356" w:name="_Toc315943337"/>
      <w:bookmarkStart w:id="357" w:name="_Toc315942810"/>
      <w:bookmarkStart w:id="358" w:name="_Toc315943074"/>
      <w:bookmarkStart w:id="359" w:name="_Toc315943338"/>
      <w:bookmarkStart w:id="360" w:name="_Toc315942811"/>
      <w:bookmarkStart w:id="361" w:name="_Toc315943075"/>
      <w:bookmarkStart w:id="362" w:name="_Toc315943339"/>
      <w:bookmarkStart w:id="363" w:name="_Toc315942816"/>
      <w:bookmarkStart w:id="364" w:name="_Toc315943080"/>
      <w:bookmarkStart w:id="365" w:name="_Toc315943344"/>
      <w:bookmarkStart w:id="366" w:name="_Toc315942818"/>
      <w:bookmarkStart w:id="367" w:name="_Toc315943082"/>
      <w:bookmarkStart w:id="368" w:name="_Toc315943346"/>
      <w:bookmarkStart w:id="369" w:name="_Toc315942820"/>
      <w:bookmarkStart w:id="370" w:name="_Toc315943084"/>
      <w:bookmarkStart w:id="371" w:name="_Toc315943348"/>
      <w:bookmarkStart w:id="372" w:name="_Toc315942822"/>
      <w:bookmarkStart w:id="373" w:name="_Toc315943086"/>
      <w:bookmarkStart w:id="374" w:name="_Toc315943350"/>
      <w:bookmarkStart w:id="375" w:name="_Toc315942824"/>
      <w:bookmarkStart w:id="376" w:name="_Toc315943088"/>
      <w:bookmarkStart w:id="377" w:name="_Toc315943352"/>
      <w:bookmarkStart w:id="378" w:name="_Toc315942829"/>
      <w:bookmarkStart w:id="379" w:name="_Toc315943093"/>
      <w:bookmarkStart w:id="380" w:name="_Toc315943357"/>
      <w:bookmarkStart w:id="381" w:name="_Toc315942831"/>
      <w:bookmarkStart w:id="382" w:name="_Toc315943095"/>
      <w:bookmarkStart w:id="383" w:name="_Toc315943359"/>
      <w:bookmarkStart w:id="384" w:name="_Toc315942833"/>
      <w:bookmarkStart w:id="385" w:name="_Toc315943097"/>
      <w:bookmarkStart w:id="386" w:name="_Toc315943361"/>
      <w:bookmarkStart w:id="387" w:name="_Toc315942834"/>
      <w:bookmarkStart w:id="388" w:name="_Toc315943098"/>
      <w:bookmarkStart w:id="389" w:name="_Toc315943362"/>
      <w:bookmarkStart w:id="390" w:name="_Toc315942839"/>
      <w:bookmarkStart w:id="391" w:name="_Toc315943103"/>
      <w:bookmarkStart w:id="392" w:name="_Toc315943367"/>
      <w:bookmarkStart w:id="393" w:name="_Toc315942840"/>
      <w:bookmarkStart w:id="394" w:name="_Toc315943104"/>
      <w:bookmarkStart w:id="395" w:name="_Toc315943368"/>
      <w:bookmarkStart w:id="396" w:name="_Toc315942841"/>
      <w:bookmarkStart w:id="397" w:name="_Toc315943105"/>
      <w:bookmarkStart w:id="398" w:name="_Toc315943369"/>
      <w:bookmarkStart w:id="399" w:name="_Toc315942843"/>
      <w:bookmarkStart w:id="400" w:name="_Toc315943107"/>
      <w:bookmarkStart w:id="401" w:name="_Toc315943371"/>
      <w:bookmarkStart w:id="402" w:name="_Toc315942845"/>
      <w:bookmarkStart w:id="403" w:name="_Toc315943109"/>
      <w:bookmarkStart w:id="404" w:name="_Toc315943373"/>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ins w:id="405" w:author="Steve Maas" w:date="2013-12-16T10:16:00Z">
        <w:r>
          <w:br w:type="page"/>
        </w:r>
      </w:ins>
    </w:p>
    <w:p w14:paraId="4FC9CF1B" w14:textId="38A0E96E" w:rsidR="006A0BC1" w:rsidRDefault="0098023B" w:rsidP="0098023B">
      <w:pPr>
        <w:pStyle w:val="Heading2"/>
      </w:pPr>
      <w:bookmarkStart w:id="406" w:name="_Toc376787386"/>
      <w:r>
        <w:lastRenderedPageBreak/>
        <w:t>Loads Section</w:t>
      </w:r>
      <w:bookmarkEnd w:id="40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07" w:name="_Toc376787387"/>
      <w:r>
        <w:t>Nodal Loads</w:t>
      </w:r>
      <w:bookmarkEnd w:id="407"/>
    </w:p>
    <w:p w14:paraId="343663AC" w14:textId="7DCC6CA5" w:rsidR="00525EB6" w:rsidRDefault="00525EB6" w:rsidP="00525EB6">
      <w:r>
        <w:t xml:space="preserve">Nodal loads are applied by the </w:t>
      </w:r>
      <w:del w:id="408" w:author="Steve Maas" w:date="2013-12-16T17:56:00Z">
        <w:r w:rsidDel="00DB09C5">
          <w:rPr>
            <w:i/>
          </w:rPr>
          <w:delText xml:space="preserve">force </w:delText>
        </w:r>
      </w:del>
      <w:ins w:id="409"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10" w:author="Steve Maas" w:date="2013-12-16T17:57:00Z">
        <w:r w:rsidDel="00DB09C5">
          <w:delText>force</w:delText>
        </w:r>
      </w:del>
      <w:ins w:id="411"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12"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13" w:author="Steve Maas" w:date="2014-01-02T13:04:00Z">
        <w:r w:rsidR="00873D59">
          <w:t>3.12.2</w:t>
        </w:r>
      </w:ins>
      <w:del w:id="414"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415" w:author="Steve Maas" w:date="2014-01-06T15:53:00Z"/>
        </w:rPr>
      </w:pPr>
    </w:p>
    <w:p w14:paraId="7A39DBF8" w14:textId="441D1546" w:rsidR="002528E9" w:rsidRDefault="002528E9">
      <w:pPr>
        <w:pStyle w:val="Heading3"/>
        <w:rPr>
          <w:ins w:id="416" w:author="Steve Maas" w:date="2014-01-06T15:53:00Z"/>
        </w:rPr>
        <w:pPrChange w:id="417" w:author="Steve Maas" w:date="2014-01-06T15:53:00Z">
          <w:pPr/>
        </w:pPrChange>
      </w:pPr>
      <w:bookmarkStart w:id="418" w:name="_Toc376787388"/>
      <w:ins w:id="419" w:author="Steve Maas" w:date="2014-01-06T15:53:00Z">
        <w:r>
          <w:t>Surface Loads</w:t>
        </w:r>
        <w:bookmarkEnd w:id="418"/>
      </w:ins>
    </w:p>
    <w:p w14:paraId="75C93C59" w14:textId="528F5B83" w:rsidR="002528E9" w:rsidRDefault="002528E9">
      <w:pPr>
        <w:rPr>
          <w:ins w:id="420" w:author="Steve Maas" w:date="2014-01-06T17:06:00Z"/>
        </w:rPr>
      </w:pPr>
      <w:ins w:id="421"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422" w:author="Steve Maas" w:date="2014-01-06T15:54:00Z">
        <w:r>
          <w:t>different</w:t>
        </w:r>
      </w:ins>
      <w:ins w:id="423" w:author="Steve Maas" w:date="2014-01-06T15:53:00Z">
        <w:r>
          <w:t xml:space="preserve"> </w:t>
        </w:r>
      </w:ins>
      <w:ins w:id="424" w:author="Steve Maas" w:date="2014-01-06T15:54:00Z">
        <w:r>
          <w:t>surface loads that can be applied in FEBio.</w:t>
        </w:r>
      </w:ins>
    </w:p>
    <w:p w14:paraId="0AFFC133" w14:textId="77777777" w:rsidR="00CF5CFC" w:rsidRDefault="00CF5CFC">
      <w:pPr>
        <w:rPr>
          <w:ins w:id="425" w:author="Steve Maas" w:date="2014-01-06T17:06:00Z"/>
        </w:rPr>
      </w:pPr>
    </w:p>
    <w:p w14:paraId="10A36D37" w14:textId="51F1DD00" w:rsidR="00CF5CFC" w:rsidRDefault="00CF5CFC">
      <w:pPr>
        <w:rPr>
          <w:ins w:id="426" w:author="Steve Maas" w:date="2014-01-06T17:07:00Z"/>
        </w:rPr>
      </w:pPr>
      <w:ins w:id="427"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428" w:author="Steve Maas" w:date="2014-01-06T17:07:00Z">
        <w:r>
          <w:rPr>
            <w:i/>
          </w:rPr>
          <w:t xml:space="preserve">Geometry </w:t>
        </w:r>
        <w:r>
          <w:t>section.</w:t>
        </w:r>
      </w:ins>
    </w:p>
    <w:p w14:paraId="554EFAA1" w14:textId="77777777" w:rsidR="00CF5CFC" w:rsidRDefault="00CF5CFC">
      <w:pPr>
        <w:rPr>
          <w:ins w:id="429" w:author="Steve Maas" w:date="2014-01-06T17:07:00Z"/>
        </w:rPr>
      </w:pPr>
    </w:p>
    <w:p w14:paraId="46B81760" w14:textId="0E6947B0" w:rsidR="00CF5CFC" w:rsidRDefault="00CF5CFC">
      <w:pPr>
        <w:rPr>
          <w:ins w:id="430" w:author="Steve Maas" w:date="2014-01-06T17:07:00Z"/>
        </w:rPr>
      </w:pPr>
      <w:ins w:id="431"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432" w:author="Steve Maas" w:date="2014-01-06T17:09:00Z"/>
        </w:rPr>
      </w:pPr>
    </w:p>
    <w:p w14:paraId="70058AC5" w14:textId="6C67F699" w:rsidR="00CF5CFC" w:rsidRDefault="009A35E3">
      <w:pPr>
        <w:pStyle w:val="Code0"/>
        <w:rPr>
          <w:ins w:id="433" w:author="Steve Maas" w:date="2014-01-06T17:09:00Z"/>
        </w:rPr>
        <w:pPrChange w:id="434" w:author="Steve Maas" w:date="2014-01-06T17:09:00Z">
          <w:pPr/>
        </w:pPrChange>
      </w:pPr>
      <w:ins w:id="435" w:author="Steve Maas" w:date="2014-01-06T17:09:00Z">
        <w:r>
          <w:t>&lt;surface&gt;</w:t>
        </w:r>
      </w:ins>
    </w:p>
    <w:p w14:paraId="34707218" w14:textId="52F01A09" w:rsidR="009A35E3" w:rsidRDefault="009A35E3">
      <w:pPr>
        <w:pStyle w:val="Code0"/>
        <w:rPr>
          <w:ins w:id="436" w:author="Steve Maas" w:date="2014-01-06T17:09:00Z"/>
        </w:rPr>
        <w:pPrChange w:id="437" w:author="Steve Maas" w:date="2014-01-06T17:09:00Z">
          <w:pPr/>
        </w:pPrChange>
      </w:pPr>
      <w:ins w:id="438" w:author="Steve Maas" w:date="2014-01-06T17:09:00Z">
        <w:r>
          <w:tab/>
          <w:t>&lt;quad4 id="1"&gt;1,2,3,4&lt;/quad&gt;</w:t>
        </w:r>
      </w:ins>
    </w:p>
    <w:p w14:paraId="0EA7B5A4" w14:textId="77F83592" w:rsidR="009A35E3" w:rsidRDefault="009A35E3">
      <w:pPr>
        <w:pStyle w:val="Code0"/>
        <w:rPr>
          <w:ins w:id="439" w:author="Steve Maas" w:date="2014-01-06T17:09:00Z"/>
        </w:rPr>
        <w:pPrChange w:id="440" w:author="Steve Maas" w:date="2014-01-06T17:09:00Z">
          <w:pPr/>
        </w:pPrChange>
      </w:pPr>
      <w:ins w:id="441" w:author="Steve Maas" w:date="2014-01-06T17:09:00Z">
        <w:r>
          <w:tab/>
          <w:t>...</w:t>
        </w:r>
      </w:ins>
    </w:p>
    <w:p w14:paraId="72BD8A1A" w14:textId="6B6C4A6F" w:rsidR="009A35E3" w:rsidRDefault="009A35E3">
      <w:pPr>
        <w:pStyle w:val="Code0"/>
        <w:rPr>
          <w:ins w:id="442" w:author="Steve Maas" w:date="2014-01-06T17:09:00Z"/>
        </w:rPr>
        <w:pPrChange w:id="443" w:author="Steve Maas" w:date="2014-01-06T17:09:00Z">
          <w:pPr/>
        </w:pPrChange>
      </w:pPr>
      <w:ins w:id="444" w:author="Steve Maas" w:date="2014-01-06T17:09:00Z">
        <w:r>
          <w:t>&lt;/surface&gt;</w:t>
        </w:r>
      </w:ins>
    </w:p>
    <w:p w14:paraId="1850D4EF" w14:textId="77777777" w:rsidR="00CF5CFC" w:rsidRDefault="00CF5CFC">
      <w:pPr>
        <w:rPr>
          <w:ins w:id="445" w:author="Steve Maas" w:date="2014-01-06T17:07:00Z"/>
        </w:rPr>
      </w:pPr>
    </w:p>
    <w:p w14:paraId="77EFE8AD" w14:textId="5CE3C79C" w:rsidR="00CF5CFC" w:rsidRDefault="00CF5CFC">
      <w:pPr>
        <w:rPr>
          <w:ins w:id="446" w:author="Steve Maas" w:date="2014-01-06T17:08:00Z"/>
        </w:rPr>
      </w:pPr>
      <w:ins w:id="447"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448" w:author="Steve Maas" w:date="2014-01-06T17:09:00Z"/>
        </w:rPr>
      </w:pPr>
    </w:p>
    <w:p w14:paraId="7C493E88" w14:textId="71004548" w:rsidR="009A35E3" w:rsidRDefault="009A35E3">
      <w:pPr>
        <w:pStyle w:val="Code0"/>
        <w:rPr>
          <w:ins w:id="449" w:author="Steve Maas" w:date="2014-01-06T17:09:00Z"/>
        </w:rPr>
        <w:pPrChange w:id="450" w:author="Steve Maas" w:date="2014-01-06T17:09:00Z">
          <w:pPr/>
        </w:pPrChange>
      </w:pPr>
      <w:ins w:id="451" w:author="Steve Maas" w:date="2014-01-06T17:09:00Z">
        <w:r>
          <w:t>&lt;surface set="surface_name"/&gt;</w:t>
        </w:r>
      </w:ins>
    </w:p>
    <w:p w14:paraId="10C1F7B9" w14:textId="77777777" w:rsidR="009A35E3" w:rsidRDefault="009A35E3">
      <w:pPr>
        <w:rPr>
          <w:ins w:id="452" w:author="Steve Maas" w:date="2014-01-06T17:08:00Z"/>
        </w:rPr>
      </w:pPr>
    </w:p>
    <w:p w14:paraId="296DA0F0" w14:textId="4684389C" w:rsidR="00CF5CFC" w:rsidRPr="009A35E3" w:rsidRDefault="00CF5CFC">
      <w:ins w:id="453" w:author="Steve Maas" w:date="2014-01-06T17:08:00Z">
        <w:r>
          <w:t xml:space="preserve">Here, the </w:t>
        </w:r>
        <w:r>
          <w:rPr>
            <w:i/>
          </w:rPr>
          <w:t xml:space="preserve">surface_name </w:t>
        </w:r>
        <w:r>
          <w:t xml:space="preserve">is the name of a surface that is defined in the </w:t>
        </w:r>
        <w:r w:rsidRPr="00CF5CFC">
          <w:rPr>
            <w:i/>
            <w:rPrChange w:id="454" w:author="Steve Maas" w:date="2014-01-06T17:09:00Z">
              <w:rPr/>
            </w:rPrChange>
          </w:rPr>
          <w:t>Geometry</w:t>
        </w:r>
        <w:r>
          <w:t xml:space="preserve"> </w:t>
        </w:r>
      </w:ins>
      <w:ins w:id="455" w:author="Steve Maas" w:date="2014-01-06T17:09:00Z">
        <w:r>
          <w:t>section</w:t>
        </w:r>
      </w:ins>
      <w:ins w:id="456"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457" w:author="Steve Maas" w:date="2014-01-06T17:10:00Z">
        <w:r w:rsidR="00B515AA">
          <w:t>3.6.4</w:t>
        </w:r>
        <w:r w:rsidR="00B515AA">
          <w:fldChar w:fldCharType="end"/>
        </w:r>
        <w:r w:rsidR="00B515AA">
          <w:t>)</w:t>
        </w:r>
      </w:ins>
      <w:ins w:id="458" w:author="Steve Maas" w:date="2014-01-06T17:09:00Z">
        <w:r>
          <w:t>.</w:t>
        </w:r>
        <w:r w:rsidR="009A35E3">
          <w:t xml:space="preserve"> Note that in this case the </w:t>
        </w:r>
        <w:r w:rsidR="009A35E3">
          <w:rPr>
            <w:i/>
          </w:rPr>
          <w:t xml:space="preserve">surface </w:t>
        </w:r>
      </w:ins>
      <w:ins w:id="459" w:author="Steve Maas" w:date="2014-01-06T17:10:00Z">
        <w:r w:rsidR="009A35E3">
          <w:t xml:space="preserve">element </w:t>
        </w:r>
        <w:r w:rsidR="00B515AA">
          <w:t>is defined as</w:t>
        </w:r>
        <w:r w:rsidR="009A35E3">
          <w:t xml:space="preserve"> an empty element.</w:t>
        </w:r>
      </w:ins>
    </w:p>
    <w:p w14:paraId="49F56567" w14:textId="422DEBC9" w:rsidR="00525EB6" w:rsidRDefault="00525EB6">
      <w:pPr>
        <w:pStyle w:val="Heading4"/>
        <w:pPrChange w:id="460" w:author="Steve Maas" w:date="2014-01-06T15:54:00Z">
          <w:pPr>
            <w:pStyle w:val="Heading3"/>
          </w:pPr>
        </w:pPrChange>
      </w:pPr>
      <w:bookmarkStart w:id="461" w:name="_Toc376787389"/>
      <w:r>
        <w:t xml:space="preserve">Pressure </w:t>
      </w:r>
      <w:r w:rsidR="00D153DC">
        <w:t>F</w:t>
      </w:r>
      <w:r>
        <w:t>orces</w:t>
      </w:r>
      <w:bookmarkEnd w:id="461"/>
    </w:p>
    <w:p w14:paraId="663FF250" w14:textId="766004DC" w:rsidR="00525EB6" w:rsidRDefault="00525EB6" w:rsidP="00525EB6">
      <w:r>
        <w:t xml:space="preserve">Pressure forces are applied to the surface of the geometry and are defined by the </w:t>
      </w:r>
      <w:del w:id="462" w:author="Steve Maas" w:date="2013-12-16T17:58:00Z">
        <w:r w:rsidDel="001E58E6">
          <w:rPr>
            <w:i/>
          </w:rPr>
          <w:delText xml:space="preserve">pressure </w:delText>
        </w:r>
      </w:del>
      <w:ins w:id="463" w:author="Steve Maas" w:date="2013-12-16T17:58:00Z">
        <w:r w:rsidR="001E58E6">
          <w:rPr>
            <w:i/>
          </w:rPr>
          <w:t xml:space="preserve">surface_load </w:t>
        </w:r>
      </w:ins>
      <w:r>
        <w:t>element</w:t>
      </w:r>
      <w:ins w:id="464"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65" w:author="Steve Maas" w:date="2014-01-06T21:54:00Z"/>
        </w:rPr>
      </w:pPr>
      <w:r>
        <w:t>&lt;</w:t>
      </w:r>
      <w:del w:id="466" w:author="Steve Maas" w:date="2013-12-16T17:58:00Z">
        <w:r w:rsidDel="001E58E6">
          <w:delText>pressure</w:delText>
        </w:r>
      </w:del>
      <w:ins w:id="467" w:author="Steve Maas" w:date="2013-12-16T17:58:00Z">
        <w:r w:rsidR="001E58E6">
          <w:t>surface_load type="pressure"</w:t>
        </w:r>
      </w:ins>
      <w:r>
        <w:t>&gt;</w:t>
      </w:r>
    </w:p>
    <w:p w14:paraId="245253BB" w14:textId="387931E6" w:rsidR="006424ED" w:rsidRDefault="006424ED" w:rsidP="00525EB6">
      <w:pPr>
        <w:pStyle w:val="code"/>
        <w:rPr>
          <w:ins w:id="468" w:author="Steve Maas" w:date="2013-12-16T17:58:00Z"/>
        </w:rPr>
      </w:pPr>
      <w:ins w:id="469" w:author="Steve Maas" w:date="2014-01-06T21:54:00Z">
        <w:r>
          <w:tab/>
          <w:t>&lt;pressure [lc="1"]&gt;1.0&lt;/pressure&gt;</w:t>
        </w:r>
      </w:ins>
    </w:p>
    <w:p w14:paraId="3BF286E8" w14:textId="219EBBCD" w:rsidR="00DE723C" w:rsidRDefault="00DE723C" w:rsidP="00525EB6">
      <w:pPr>
        <w:pStyle w:val="code"/>
      </w:pPr>
      <w:ins w:id="470" w:author="Steve Maas" w:date="2013-12-16T17:58:00Z">
        <w:r>
          <w:tab/>
          <w:t>&lt;surface&gt;</w:t>
        </w:r>
      </w:ins>
    </w:p>
    <w:p w14:paraId="4FBD7965" w14:textId="3FAABAE9" w:rsidR="00525EB6" w:rsidDel="006424ED" w:rsidRDefault="00525EB6" w:rsidP="00525EB6">
      <w:pPr>
        <w:pStyle w:val="code"/>
        <w:rPr>
          <w:del w:id="471" w:author="Steve Maas" w:date="2014-01-06T21:55:00Z"/>
        </w:rPr>
      </w:pPr>
      <w:del w:id="472"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473" w:author="Steve Maas" w:date="2013-12-16T17:58:00Z"/>
        </w:rPr>
      </w:pPr>
      <w:r>
        <w:tab/>
      </w:r>
      <w:ins w:id="474" w:author="Steve Maas" w:date="2013-12-16T17:58:00Z">
        <w:r w:rsidR="00DE723C">
          <w:tab/>
        </w:r>
      </w:ins>
      <w:r>
        <w:t>...</w:t>
      </w:r>
    </w:p>
    <w:p w14:paraId="35971468" w14:textId="32AF7677" w:rsidR="00DE723C" w:rsidRDefault="00DE723C" w:rsidP="00525EB6">
      <w:pPr>
        <w:pStyle w:val="code"/>
      </w:pPr>
      <w:ins w:id="475" w:author="Steve Maas" w:date="2013-12-16T17:58:00Z">
        <w:r>
          <w:tab/>
        </w:r>
      </w:ins>
      <w:ins w:id="476" w:author="Steve Maas" w:date="2013-12-16T17:59:00Z">
        <w:r>
          <w:t>&lt;/surface&gt;</w:t>
        </w:r>
      </w:ins>
    </w:p>
    <w:p w14:paraId="62E36806" w14:textId="4FDCE72F" w:rsidR="00525EB6" w:rsidRDefault="00525EB6" w:rsidP="00525EB6">
      <w:pPr>
        <w:pStyle w:val="code"/>
      </w:pPr>
      <w:r>
        <w:t>&lt;/</w:t>
      </w:r>
      <w:del w:id="477" w:author="Steve Maas" w:date="2013-12-16T17:58:00Z">
        <w:r w:rsidDel="001E58E6">
          <w:delText>pressure</w:delText>
        </w:r>
      </w:del>
      <w:ins w:id="478"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Pr="009B7F62" w:rsidRDefault="00525EB6" w:rsidP="00525EB6">
      <w:del w:id="479"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480"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481"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482" w:author="Steve Maas" w:date="2014-01-06T21:55:00Z">
        <w:r w:rsidDel="006424ED">
          <w:delText xml:space="preserve">The default scale factor is 1.0 and </w:delText>
        </w:r>
      </w:del>
      <w:ins w:id="483" w:author="Steve Maas" w:date="2014-01-06T21:55:00Z">
        <w:r w:rsidR="006424ED">
          <w:t>I</w:t>
        </w:r>
      </w:ins>
      <w:del w:id="484" w:author="Steve Maas" w:date="2014-01-06T21:55:00Z">
        <w:r w:rsidDel="006424ED">
          <w:delText>i</w:delText>
        </w:r>
      </w:del>
      <w:r>
        <w:t xml:space="preserve">f </w:t>
      </w:r>
      <w:r>
        <w:rPr>
          <w:i/>
        </w:rPr>
        <w:t>lc</w:t>
      </w:r>
      <w:r>
        <w:t xml:space="preserve"> is not defined </w:t>
      </w:r>
      <w:del w:id="485"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486" w:author="Steve Maas" w:date="2014-01-06T21:56:00Z">
        <w:r w:rsidR="006424ED">
          <w:t>a constant pressure is applied</w:t>
        </w:r>
      </w:ins>
      <w:r>
        <w:t>.</w:t>
      </w:r>
    </w:p>
    <w:p w14:paraId="1FE9B15D" w14:textId="77777777" w:rsidR="00525EB6" w:rsidRDefault="00525EB6" w:rsidP="00525EB6"/>
    <w:p w14:paraId="63460C82" w14:textId="77777777" w:rsidR="00525EB6" w:rsidRDefault="00525EB6">
      <w:pPr>
        <w:pStyle w:val="Heading4"/>
        <w:pPrChange w:id="487" w:author="Steve Maas" w:date="2014-01-06T15:54:00Z">
          <w:pPr>
            <w:pStyle w:val="Heading3"/>
          </w:pPr>
        </w:pPrChange>
      </w:pPr>
      <w:r>
        <w:t xml:space="preserve"> </w:t>
      </w:r>
      <w:bookmarkStart w:id="488" w:name="_Ref194576511"/>
      <w:bookmarkStart w:id="489" w:name="_Ref194576545"/>
      <w:bookmarkStart w:id="490" w:name="_Toc376787390"/>
      <w:r>
        <w:t>Mixture Normal Traction</w:t>
      </w:r>
      <w:bookmarkEnd w:id="488"/>
      <w:bookmarkEnd w:id="489"/>
      <w:bookmarkEnd w:id="490"/>
    </w:p>
    <w:p w14:paraId="115ABB42" w14:textId="745D830C" w:rsidR="00525EB6" w:rsidRPr="00C64641" w:rsidRDefault="00525EB6" w:rsidP="00525EB6">
      <w:r>
        <w:t>This section applies to biphasic, biphasic-solute</w:t>
      </w:r>
      <w:ins w:id="491" w:author="Steve Maas" w:date="2014-01-06T15:28:00Z">
        <w:r w:rsidR="00F10F62">
          <w:t xml:space="preserve">, </w:t>
        </w:r>
      </w:ins>
      <w:del w:id="492" w:author="Steve Maas" w:date="2014-01-06T15:28:00Z">
        <w:r w:rsidDel="00F10F62">
          <w:delText xml:space="preserve"> and </w:delText>
        </w:r>
      </w:del>
      <w:r>
        <w:t xml:space="preserve">triphasic </w:t>
      </w:r>
      <w:ins w:id="493"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34"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494"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495"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28" type="#_x0000_t75" style="width:8pt;height:13.35pt" o:ole="">
            <v:imagedata r:id="rId35" o:title=""/>
          </v:shape>
          <o:OLEObject Type="Embed" ProgID="Equation.DSMT4" ShapeID="_x0000_i1028" DrawAspect="Content" ObjectID="_1324453178" r:id="rId36"/>
        </w:object>
      </w:r>
      <w:r w:rsidRPr="00C64641">
        <w:t xml:space="preserve"> is the traction vector corresponding to the mixture (or total) stress </w:t>
      </w:r>
      <w:r w:rsidR="00AF2221" w:rsidRPr="00AF2221">
        <w:rPr>
          <w:position w:val="-6"/>
        </w:rPr>
        <w:object w:dxaOrig="220" w:dyaOrig="220" w14:anchorId="42946939">
          <v:shape id="_x0000_i1029" type="#_x0000_t75" style="width:10.65pt;height:10.65pt" o:ole="">
            <v:imagedata r:id="rId37" o:title=""/>
          </v:shape>
          <o:OLEObject Type="Embed" ProgID="Equation.DSMT4" ShapeID="_x0000_i1029" DrawAspect="Content" ObjectID="_1324453179" r:id="rId38"/>
        </w:object>
      </w:r>
      <w:r w:rsidRPr="00C64641">
        <w:t xml:space="preserve">; thus </w:t>
      </w:r>
      <w:r w:rsidR="00AF2221" w:rsidRPr="00AF2221">
        <w:rPr>
          <w:position w:val="-6"/>
        </w:rPr>
        <w:object w:dxaOrig="800" w:dyaOrig="260" w14:anchorId="499B6833">
          <v:shape id="_x0000_i1030" type="#_x0000_t75" style="width:40pt;height:13.35pt" o:ole="">
            <v:imagedata r:id="rId39" o:title=""/>
          </v:shape>
          <o:OLEObject Type="Embed" ProgID="Equation.DSMT4" ShapeID="_x0000_i1030" DrawAspect="Content" ObjectID="_1324453180" r:id="rId40"/>
        </w:object>
      </w:r>
      <w:r w:rsidRPr="00C64641">
        <w:t xml:space="preserve">, where </w:t>
      </w:r>
      <w:r w:rsidR="00AF2221" w:rsidRPr="00AF2221">
        <w:rPr>
          <w:position w:val="-4"/>
        </w:rPr>
        <w:object w:dxaOrig="200" w:dyaOrig="200" w14:anchorId="3915C5C7">
          <v:shape id="_x0000_i1031" type="#_x0000_t75" style="width:10pt;height:10pt" o:ole="">
            <v:imagedata r:id="rId41" o:title=""/>
          </v:shape>
          <o:OLEObject Type="Embed" ProgID="Equation.DSMT4" ShapeID="_x0000_i1031" DrawAspect="Content" ObjectID="_1324453181" r:id="rId42"/>
        </w:object>
      </w:r>
      <w:r w:rsidRPr="00C64641">
        <w:t xml:space="preserve"> is the outward unit normal to the boundary surface.  Since </w:t>
      </w:r>
      <w:r w:rsidR="00AF2221" w:rsidRPr="00AF2221">
        <w:rPr>
          <w:position w:val="-10"/>
        </w:rPr>
        <w:object w:dxaOrig="1280" w:dyaOrig="360" w14:anchorId="571BEE29">
          <v:shape id="_x0000_i1032" type="#_x0000_t75" style="width:64pt;height:18pt" o:ole="">
            <v:imagedata r:id="rId43" o:title=""/>
          </v:shape>
          <o:OLEObject Type="Embed" ProgID="Equation.DSMT4" ShapeID="_x0000_i1032" DrawAspect="Content" ObjectID="_1324453182" r:id="rId44"/>
        </w:object>
      </w:r>
      <w:r w:rsidRPr="00C64641">
        <w:t xml:space="preserve">, where </w:t>
      </w:r>
      <w:r w:rsidR="00AF2221" w:rsidRPr="00AF2221">
        <w:rPr>
          <w:position w:val="-10"/>
        </w:rPr>
        <w:object w:dxaOrig="240" w:dyaOrig="260" w14:anchorId="07F75263">
          <v:shape id="_x0000_i1033" type="#_x0000_t75" style="width:12pt;height:13.35pt" o:ole="">
            <v:imagedata r:id="rId45" o:title=""/>
          </v:shape>
          <o:OLEObject Type="Embed" ProgID="Equation.DSMT4" ShapeID="_x0000_i1033" DrawAspect="Content" ObjectID="_1324453183" r:id="rId46"/>
        </w:object>
      </w:r>
      <w:r w:rsidRPr="00C64641">
        <w:t xml:space="preserve"> is the fluid pressure and </w:t>
      </w:r>
      <w:r w:rsidR="00AF2221" w:rsidRPr="00AF2221">
        <w:rPr>
          <w:position w:val="-6"/>
        </w:rPr>
        <w:object w:dxaOrig="300" w:dyaOrig="320" w14:anchorId="7271B9E3">
          <v:shape id="_x0000_i1034" type="#_x0000_t75" style="width:14pt;height:16.65pt" o:ole="">
            <v:imagedata r:id="rId47" o:title=""/>
          </v:shape>
          <o:OLEObject Type="Embed" ProgID="Equation.DSMT4" ShapeID="_x0000_i1034" DrawAspect="Content" ObjectID="_1324453184" r:id="rId48"/>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35" type="#_x0000_t75" style="width:60pt;height:18pt" o:ole="">
            <v:imagedata r:id="rId49" o:title=""/>
          </v:shape>
          <o:OLEObject Type="Embed" ProgID="Equation.DSMT4" ShapeID="_x0000_i1035" DrawAspect="Content" ObjectID="_1324453185" r:id="rId50"/>
        </w:object>
      </w:r>
      <w:r w:rsidRPr="00C64641">
        <w:t xml:space="preserve">, where </w:t>
      </w:r>
      <w:r w:rsidR="00AF2221" w:rsidRPr="00AF2221">
        <w:rPr>
          <w:position w:val="-6"/>
        </w:rPr>
        <w:object w:dxaOrig="980" w:dyaOrig="320" w14:anchorId="4874D414">
          <v:shape id="_x0000_i1036" type="#_x0000_t75" style="width:49.35pt;height:16.65pt" o:ole="">
            <v:imagedata r:id="rId51" o:title=""/>
          </v:shape>
          <o:OLEObject Type="Embed" ProgID="Equation.DSMT4" ShapeID="_x0000_i1036" DrawAspect="Content" ObjectID="_1324453186" r:id="rId52"/>
        </w:object>
      </w:r>
      <w:r w:rsidRPr="00C64641">
        <w:t xml:space="preserve"> is the </w:t>
      </w:r>
      <w:r w:rsidRPr="00C64641">
        <w:rPr>
          <w:i/>
        </w:rPr>
        <w:t>effective traction</w:t>
      </w:r>
      <w:r w:rsidRPr="00C64641">
        <w:t xml:space="preserve">.  Currently, FEBio allows the user to specify only the normal component of the </w:t>
      </w:r>
      <w:r w:rsidRPr="00C64641">
        <w:lastRenderedPageBreak/>
        <w:t xml:space="preserve">traction, either </w:t>
      </w:r>
      <w:r w:rsidR="00AF2221" w:rsidRPr="00AF2221">
        <w:rPr>
          <w:position w:val="-12"/>
        </w:rPr>
        <w:object w:dxaOrig="820" w:dyaOrig="360" w14:anchorId="1F306C5F">
          <v:shape id="_x0000_i1037" type="#_x0000_t75" style="width:40.65pt;height:18pt" o:ole="">
            <v:imagedata r:id="rId53" o:title=""/>
          </v:shape>
          <o:OLEObject Type="Embed" ProgID="Equation.DSMT4" ShapeID="_x0000_i1037" DrawAspect="Content" ObjectID="_1324453187" r:id="rId54"/>
        </w:object>
      </w:r>
      <w:r w:rsidRPr="00C64641">
        <w:t xml:space="preserve"> (the normal component of the mixture traction) or </w:t>
      </w:r>
      <w:r w:rsidR="00AF2221" w:rsidRPr="00AF2221">
        <w:rPr>
          <w:position w:val="-12"/>
        </w:rPr>
        <w:object w:dxaOrig="920" w:dyaOrig="380" w14:anchorId="6ABE2B52">
          <v:shape id="_x0000_i1038" type="#_x0000_t75" style="width:45.35pt;height:19.35pt" o:ole="">
            <v:imagedata r:id="rId55" o:title=""/>
          </v:shape>
          <o:OLEObject Type="Embed" ProgID="Equation.DSMT4" ShapeID="_x0000_i1038" DrawAspect="Content" ObjectID="_1324453188" r:id="rId56"/>
        </w:object>
      </w:r>
      <w:r w:rsidRPr="00C64641">
        <w:t xml:space="preserve"> (the normal component of the effective traction):</w:t>
      </w:r>
    </w:p>
    <w:p w14:paraId="42795327" w14:textId="77777777" w:rsidR="00F10F62" w:rsidRDefault="00F10F62" w:rsidP="00525EB6">
      <w:pPr>
        <w:rPr>
          <w:ins w:id="496" w:author="Steve Maas" w:date="2014-01-06T15:29:00Z"/>
        </w:rPr>
      </w:pPr>
    </w:p>
    <w:p w14:paraId="4377D94F" w14:textId="3311E6E3" w:rsidR="00F10F62" w:rsidRPr="002528E9" w:rsidRDefault="00F10F62" w:rsidP="00525EB6">
      <w:ins w:id="497" w:author="Steve Maas" w:date="2014-01-06T15:29:00Z">
        <w:r>
          <w:t xml:space="preserve">A mixture normal traction is defined </w:t>
        </w:r>
      </w:ins>
      <w:ins w:id="498" w:author="Steve Maas" w:date="2014-01-06T15:30:00Z">
        <w:r>
          <w:t xml:space="preserve">by </w:t>
        </w:r>
      </w:ins>
      <w:ins w:id="499" w:author="Steve Maas" w:date="2014-01-06T15:29:00Z">
        <w:r>
          <w:t xml:space="preserve">the </w:t>
        </w:r>
        <w:r>
          <w:rPr>
            <w:i/>
          </w:rPr>
          <w:t xml:space="preserve">surface_load </w:t>
        </w:r>
      </w:ins>
      <w:ins w:id="500"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501" w:author="Steve Maas" w:date="2014-01-06T22:16:00Z"/>
        </w:rPr>
      </w:pPr>
      <w:r>
        <w:t>&lt;</w:t>
      </w:r>
      <w:del w:id="502" w:author="Steve Maas" w:date="2014-01-06T15:30:00Z">
        <w:r w:rsidDel="00F10F62">
          <w:delText xml:space="preserve">normal_traction </w:delText>
        </w:r>
      </w:del>
      <w:ins w:id="503" w:author="Steve Maas" w:date="2014-01-06T15:30:00Z">
        <w:r w:rsidR="00F10F62">
          <w:t xml:space="preserve">surface_load </w:t>
        </w:r>
      </w:ins>
      <w:del w:id="504" w:author="Steve Maas" w:date="2014-01-06T15:30:00Z">
        <w:r w:rsidDel="00F10F62">
          <w:delText>traction</w:delText>
        </w:r>
      </w:del>
      <w:ins w:id="505" w:author="Steve Maas" w:date="2014-01-06T15:30:00Z">
        <w:r w:rsidR="00F10F62">
          <w:t>type</w:t>
        </w:r>
      </w:ins>
      <w:r>
        <w:t>=</w:t>
      </w:r>
      <w:r w:rsidR="00C90979">
        <w:t>"</w:t>
      </w:r>
      <w:del w:id="506" w:author="Steve Maas" w:date="2014-01-06T15:30:00Z">
        <w:r w:rsidDel="00F10F62">
          <w:delText>mixture</w:delText>
        </w:r>
      </w:del>
      <w:ins w:id="507" w:author="Steve Maas" w:date="2014-01-06T15:30:00Z">
        <w:r w:rsidR="00F10F62">
          <w:t>normal_traction</w:t>
        </w:r>
      </w:ins>
      <w:r w:rsidR="00C90979">
        <w:t>"</w:t>
      </w:r>
      <w:r>
        <w:t>&gt;</w:t>
      </w:r>
    </w:p>
    <w:p w14:paraId="476B69D1" w14:textId="4D821051" w:rsidR="00BD3F86" w:rsidRDefault="00BD3F86" w:rsidP="00525EB6">
      <w:pPr>
        <w:pStyle w:val="code"/>
        <w:rPr>
          <w:ins w:id="508" w:author="Steve Maas" w:date="2014-01-06T15:30:00Z"/>
        </w:rPr>
      </w:pPr>
      <w:ins w:id="509" w:author="Steve Maas" w:date="2014-01-06T22:16:00Z">
        <w:r>
          <w:tab/>
          <w:t xml:space="preserve">&lt;traction </w:t>
        </w:r>
      </w:ins>
      <w:ins w:id="510" w:author="Steve Maas" w:date="2014-01-06T22:17:00Z">
        <w:r>
          <w:t>[</w:t>
        </w:r>
      </w:ins>
      <w:ins w:id="511" w:author="Steve Maas" w:date="2014-01-06T22:16:00Z">
        <w:r>
          <w:t>lc="1"</w:t>
        </w:r>
      </w:ins>
      <w:ins w:id="512" w:author="Steve Maas" w:date="2014-01-06T22:17:00Z">
        <w:r>
          <w:t>]</w:t>
        </w:r>
      </w:ins>
      <w:ins w:id="513" w:author="Steve Maas" w:date="2014-01-06T22:16:00Z">
        <w:r>
          <w:t>&gt;1.0&lt;/traction&gt;</w:t>
        </w:r>
      </w:ins>
    </w:p>
    <w:p w14:paraId="1AEA86B6" w14:textId="66C7D745" w:rsidR="00F10F62" w:rsidRDefault="00F10F62" w:rsidP="00525EB6">
      <w:pPr>
        <w:pStyle w:val="code"/>
        <w:rPr>
          <w:ins w:id="514" w:author="Steve Maas" w:date="2014-01-06T15:30:00Z"/>
        </w:rPr>
      </w:pPr>
      <w:ins w:id="515" w:author="Steve Maas" w:date="2014-01-06T15:30:00Z">
        <w:r>
          <w:tab/>
          <w:t>&lt;effective&gt;1&lt;/effective&gt;</w:t>
        </w:r>
      </w:ins>
    </w:p>
    <w:p w14:paraId="2D02FD9A" w14:textId="40FDEEC8" w:rsidR="00F10F62" w:rsidRDefault="00F10F62" w:rsidP="00525EB6">
      <w:pPr>
        <w:pStyle w:val="code"/>
        <w:rPr>
          <w:ins w:id="516" w:author="Steve Maas" w:date="2014-01-06T15:30:00Z"/>
        </w:rPr>
      </w:pPr>
      <w:ins w:id="517" w:author="Steve Maas" w:date="2014-01-06T15:30:00Z">
        <w:r>
          <w:tab/>
          <w:t>&lt;linear&gt;0&lt;/linear&gt;</w:t>
        </w:r>
      </w:ins>
    </w:p>
    <w:p w14:paraId="0C0F4605" w14:textId="3FA680BD" w:rsidR="00F10F62" w:rsidRDefault="00F10F62" w:rsidP="00525EB6">
      <w:pPr>
        <w:pStyle w:val="code"/>
      </w:pPr>
      <w:ins w:id="518" w:author="Steve Maas" w:date="2014-01-06T15:31:00Z">
        <w:r>
          <w:tab/>
          <w:t>&lt;surface</w:t>
        </w:r>
      </w:ins>
      <w:ins w:id="519" w:author="Steve Maas" w:date="2014-01-06T22:17:00Z">
        <w:r w:rsidR="00BD3F86">
          <w:t xml:space="preserve"> [set="surface_name"</w:t>
        </w:r>
      </w:ins>
      <w:ins w:id="520" w:author="Steve Maas" w:date="2014-01-06T22:18:00Z">
        <w:r w:rsidR="00BD3F86">
          <w:t>]</w:t>
        </w:r>
      </w:ins>
      <w:ins w:id="521" w:author="Steve Maas" w:date="2014-01-06T15:31:00Z">
        <w:r>
          <w:t>&gt;</w:t>
        </w:r>
      </w:ins>
    </w:p>
    <w:p w14:paraId="2CD53174" w14:textId="35E4F629" w:rsidR="00F10F62" w:rsidRDefault="00525EB6" w:rsidP="00F10F62">
      <w:pPr>
        <w:pStyle w:val="code"/>
      </w:pPr>
      <w:del w:id="522" w:author="Steve Maas" w:date="2014-01-06T22:17:00Z">
        <w:r w:rsidDel="00BD3F86">
          <w:tab/>
          <w:delText>&lt;quad4 id=</w:delText>
        </w:r>
        <w:r w:rsidR="00C90979" w:rsidDel="00BD3F86">
          <w:delText>"</w:delText>
        </w:r>
        <w:r w:rsidDel="00BD3F86">
          <w:delText>n</w:delText>
        </w:r>
        <w:r w:rsidR="00C90979" w:rsidDel="00BD3F86">
          <w:delText>"</w:delText>
        </w:r>
      </w:del>
      <w:del w:id="523" w:author="Steve Maas" w:date="2014-01-06T22:16:00Z">
        <w:r w:rsidDel="00BD3F86">
          <w:delText xml:space="preserve"> </w:delText>
        </w:r>
      </w:del>
      <w:del w:id="524" w:author="Steve Maas" w:date="2014-01-06T15:35:00Z">
        <w:r w:rsidDel="009632B3">
          <w:delText>[</w:delText>
        </w:r>
      </w:del>
      <w:del w:id="525"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526" w:author="Steve Maas" w:date="2014-01-06T15:35:00Z">
        <w:r w:rsidDel="009632B3">
          <w:delText>]</w:delText>
        </w:r>
      </w:del>
      <w:del w:id="527" w:author="Steve Maas" w:date="2014-01-06T22:17:00Z">
        <w:r w:rsidDel="00BD3F86">
          <w:delText>&gt;n1,n2,n3,n4&lt;/quad4&gt;</w:delText>
        </w:r>
      </w:del>
      <w:moveToRangeStart w:id="528" w:author="Steve Maas" w:date="2014-01-06T15:31:00Z" w:name="move376785608"/>
      <w:moveTo w:id="529" w:author="Steve Maas" w:date="2014-01-06T15:31:00Z">
        <w:r w:rsidR="00F10F62">
          <w:tab/>
        </w:r>
      </w:moveTo>
      <w:ins w:id="530" w:author="Steve Maas" w:date="2014-01-06T15:31:00Z">
        <w:r w:rsidR="00F10F62">
          <w:tab/>
        </w:r>
      </w:ins>
      <w:moveTo w:id="531" w:author="Steve Maas" w:date="2014-01-06T15:31:00Z">
        <w:r w:rsidR="00F10F62">
          <w:t>...</w:t>
        </w:r>
      </w:moveTo>
    </w:p>
    <w:moveToRangeEnd w:id="528"/>
    <w:p w14:paraId="5535D859" w14:textId="263BF43F" w:rsidR="00F10F62" w:rsidDel="009519C2" w:rsidRDefault="00F10F62" w:rsidP="00525EB6">
      <w:pPr>
        <w:pStyle w:val="code"/>
        <w:rPr>
          <w:del w:id="532" w:author="Steve Maas" w:date="2014-01-06T22:26:00Z"/>
        </w:rPr>
      </w:pPr>
      <w:ins w:id="533" w:author="Steve Maas" w:date="2014-01-06T15:31:00Z">
        <w:r>
          <w:tab/>
          <w:t>&lt;/surface&gt;</w:t>
        </w:r>
      </w:ins>
    </w:p>
    <w:p w14:paraId="7A6737E9" w14:textId="3BA7BB9C" w:rsidR="00525EB6" w:rsidDel="00F10F62" w:rsidRDefault="00525EB6" w:rsidP="00525EB6">
      <w:pPr>
        <w:pStyle w:val="code"/>
      </w:pPr>
      <w:moveFromRangeStart w:id="534" w:author="Steve Maas" w:date="2014-01-06T15:31:00Z" w:name="move376785608"/>
      <w:moveFrom w:id="535" w:author="Steve Maas" w:date="2014-01-06T15:31:00Z">
        <w:r w:rsidDel="00F10F62">
          <w:tab/>
          <w:t>...</w:t>
        </w:r>
      </w:moveFrom>
    </w:p>
    <w:moveFromRangeEnd w:id="534"/>
    <w:p w14:paraId="64D8D057" w14:textId="775798A6" w:rsidR="00525EB6" w:rsidRDefault="00525EB6" w:rsidP="00525EB6">
      <w:pPr>
        <w:pStyle w:val="code"/>
      </w:pPr>
      <w:r>
        <w:t>&lt;/</w:t>
      </w:r>
      <w:del w:id="536" w:author="Steve Maas" w:date="2014-01-06T15:31:00Z">
        <w:r w:rsidDel="00F10F62">
          <w:delText>normal_traction</w:delText>
        </w:r>
      </w:del>
      <w:ins w:id="537" w:author="Steve Maas" w:date="2014-01-06T15:31:00Z">
        <w:r w:rsidR="00F10F62">
          <w:t>surface_load</w:t>
        </w:r>
      </w:ins>
      <w:r>
        <w:t>&gt;</w:t>
      </w:r>
    </w:p>
    <w:p w14:paraId="6CBD8C9E" w14:textId="77777777" w:rsidR="00525EB6" w:rsidRDefault="00525EB6" w:rsidP="00525EB6">
      <w:pPr>
        <w:rPr>
          <w:ins w:id="538" w:author="Steve Maas" w:date="2014-01-06T22:16:00Z"/>
        </w:rPr>
      </w:pPr>
    </w:p>
    <w:p w14:paraId="34842F1A" w14:textId="784353AA" w:rsidR="00BD3F86" w:rsidRPr="009519C2" w:rsidRDefault="00BD3F86" w:rsidP="00525EB6">
      <w:pPr>
        <w:rPr>
          <w:ins w:id="539" w:author="Steve Maas" w:date="2014-01-06T22:16:00Z"/>
        </w:rPr>
      </w:pPr>
      <w:ins w:id="540" w:author="Steve Maas" w:date="2014-01-06T22:16:00Z">
        <w:r>
          <w:t xml:space="preserve">The </w:t>
        </w:r>
        <w:r>
          <w:rPr>
            <w:i/>
          </w:rPr>
          <w:t xml:space="preserve">traction </w:t>
        </w:r>
        <w:r>
          <w:t>element defines the magnitude of the traction force.</w:t>
        </w:r>
      </w:ins>
      <w:ins w:id="541"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542" w:author="Steve Maas" w:date="2014-01-06T15:32:00Z"/>
        </w:rPr>
      </w:pPr>
    </w:p>
    <w:p w14:paraId="4C0FB4AC" w14:textId="77777777" w:rsidR="00FA354B" w:rsidRDefault="00FA354B" w:rsidP="00525EB6">
      <w:pPr>
        <w:rPr>
          <w:ins w:id="543" w:author="Steve Maas" w:date="2014-01-06T15:33:00Z"/>
        </w:rPr>
      </w:pPr>
      <w:ins w:id="544"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545" w:author="Steve Maas" w:date="2014-01-06T15:33:00Z"/>
        </w:rPr>
      </w:pPr>
    </w:p>
    <w:p w14:paraId="36B5C557" w14:textId="0350D1E6" w:rsidR="00FA354B" w:rsidRPr="002528E9" w:rsidRDefault="00FA354B" w:rsidP="00525EB6">
      <w:ins w:id="546" w:author="Steve Maas" w:date="2014-01-06T15:32:00Z">
        <w:r>
          <w:t xml:space="preserve">The </w:t>
        </w:r>
        <w:r>
          <w:rPr>
            <w:i/>
          </w:rPr>
          <w:t xml:space="preserve">linear </w:t>
        </w:r>
      </w:ins>
      <w:ins w:id="547" w:author="Steve Maas" w:date="2014-01-06T15:33:00Z">
        <w:r>
          <w:t xml:space="preserve">element defines whether the traction remains normal to the deformed surface or the reference surface. If set to true the traction remains normal to the reference surface. </w:t>
        </w:r>
      </w:ins>
      <w:ins w:id="548" w:author="Steve Maas" w:date="2014-01-06T15:34:00Z">
        <w:r>
          <w:t>When false it defines a follower force that remains normal to the deformed surface.</w:t>
        </w:r>
      </w:ins>
    </w:p>
    <w:p w14:paraId="3A9ACFB1" w14:textId="77777777" w:rsidR="009632B3" w:rsidRDefault="009632B3" w:rsidP="00525EB6">
      <w:pPr>
        <w:rPr>
          <w:ins w:id="549" w:author="Steve Maas" w:date="2014-01-06T15:34:00Z"/>
        </w:rPr>
      </w:pPr>
    </w:p>
    <w:p w14:paraId="3EC882A2" w14:textId="66671D49" w:rsidR="00525EB6" w:rsidRPr="00C64641" w:rsidDel="00F10F62" w:rsidRDefault="009632B3" w:rsidP="00525EB6">
      <w:pPr>
        <w:rPr>
          <w:del w:id="550" w:author="Steve Maas" w:date="2014-01-06T15:31:00Z"/>
        </w:rPr>
      </w:pPr>
      <w:ins w:id="551" w:author="Steve Maas" w:date="2014-01-06T15:34:00Z">
        <w:r>
          <w:t xml:space="preserve">The </w:t>
        </w:r>
        <w:r>
          <w:rPr>
            <w:i/>
          </w:rPr>
          <w:t xml:space="preserve">surface </w:t>
        </w:r>
        <w:r>
          <w:t xml:space="preserve">element defines the surface </w:t>
        </w:r>
      </w:ins>
      <w:ins w:id="552" w:author="Steve Maas" w:date="2014-01-06T15:35:00Z">
        <w:r>
          <w:t xml:space="preserve">to </w:t>
        </w:r>
      </w:ins>
      <w:ins w:id="553" w:author="Steve Maas" w:date="2014-01-06T15:34:00Z">
        <w:r>
          <w:t xml:space="preserve">which </w:t>
        </w:r>
      </w:ins>
      <w:ins w:id="554" w:author="Steve Maas" w:date="2014-01-06T15:35:00Z">
        <w:r>
          <w:t xml:space="preserve">the traction is applied. It consists of child elements defining the individual surface facets. </w:t>
        </w:r>
      </w:ins>
      <w:del w:id="555" w:author="Steve Maas" w:date="2014-01-06T15:31:00Z">
        <w:r w:rsidR="00525EB6" w:rsidRPr="00C64641" w:rsidDel="00F10F62">
          <w:delText>or</w:delText>
        </w:r>
      </w:del>
    </w:p>
    <w:p w14:paraId="2D4856CC" w14:textId="5D914B70" w:rsidR="00525EB6" w:rsidRPr="00C64641" w:rsidDel="00F10F62" w:rsidRDefault="00525EB6" w:rsidP="00525EB6">
      <w:pPr>
        <w:rPr>
          <w:del w:id="556" w:author="Steve Maas" w:date="2014-01-06T15:31:00Z"/>
        </w:rPr>
      </w:pPr>
    </w:p>
    <w:p w14:paraId="4B3690B2" w14:textId="6B8A9F7E" w:rsidR="00525EB6" w:rsidDel="00F10F62" w:rsidRDefault="00525EB6" w:rsidP="00525EB6">
      <w:pPr>
        <w:pStyle w:val="code"/>
        <w:rPr>
          <w:del w:id="557" w:author="Steve Maas" w:date="2014-01-06T15:31:00Z"/>
        </w:rPr>
      </w:pPr>
      <w:del w:id="558"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559" w:author="Steve Maas" w:date="2014-01-06T15:31:00Z"/>
        </w:rPr>
      </w:pPr>
      <w:del w:id="560"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561" w:author="Steve Maas" w:date="2014-01-06T15:31:00Z"/>
        </w:rPr>
      </w:pPr>
      <w:del w:id="562" w:author="Steve Maas" w:date="2014-01-06T15:31:00Z">
        <w:r w:rsidDel="00F10F62">
          <w:tab/>
          <w:delText>...</w:delText>
        </w:r>
      </w:del>
    </w:p>
    <w:p w14:paraId="22D7D104" w14:textId="0BC5B309" w:rsidR="00525EB6" w:rsidDel="00F10F62" w:rsidRDefault="00525EB6" w:rsidP="00525EB6">
      <w:pPr>
        <w:pStyle w:val="code"/>
        <w:rPr>
          <w:del w:id="563" w:author="Steve Maas" w:date="2014-01-06T15:31:00Z"/>
        </w:rPr>
      </w:pPr>
      <w:del w:id="564" w:author="Steve Maas" w:date="2014-01-06T15:31:00Z">
        <w:r w:rsidDel="00F10F62">
          <w:delText>&lt;/normal_traction&gt;</w:delText>
        </w:r>
      </w:del>
    </w:p>
    <w:p w14:paraId="4C7A4FBC" w14:textId="3A72061C" w:rsidR="00525EB6" w:rsidRPr="00C64641" w:rsidDel="00F10F62" w:rsidRDefault="00525EB6" w:rsidP="00525EB6">
      <w:pPr>
        <w:rPr>
          <w:del w:id="565" w:author="Steve Maas" w:date="2014-01-06T15:31:00Z"/>
        </w:rPr>
      </w:pPr>
    </w:p>
    <w:p w14:paraId="0B51AB81" w14:textId="2BBD469D" w:rsidR="00525EB6" w:rsidRDefault="00525EB6" w:rsidP="009519C2">
      <w:del w:id="566" w:author="Steve Maas" w:date="2014-01-06T22:17:00Z">
        <w:r w:rsidDel="00BD3F86">
          <w:delText xml:space="preserve">The </w:delText>
        </w:r>
      </w:del>
      <w:del w:id="567" w:author="Steve Maas" w:date="2014-01-06T15:35:00Z">
        <w:r w:rsidDel="009632B3">
          <w:delText xml:space="preserve">optional </w:delText>
        </w:r>
      </w:del>
      <w:del w:id="568"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569"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39" type="#_x0000_t75" style="width:12pt;height:13.35pt" o:ole="">
            <v:imagedata r:id="rId57" o:title=""/>
          </v:shape>
          <o:OLEObject Type="Embed" ProgID="Equation.DSMT4" ShapeID="_x0000_i1039" DrawAspect="Content" ObjectID="_1324453189" r:id="rId58"/>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0" type="#_x0000_t75" style="width:14pt;height:18pt" o:ole="">
            <v:imagedata r:id="rId59" o:title=""/>
          </v:shape>
          <o:OLEObject Type="Embed" ProgID="Equation.DSMT4" ShapeID="_x0000_i1040" DrawAspect="Content" ObjectID="_1324453190" r:id="rId60"/>
        </w:object>
      </w:r>
      <w:r w:rsidRPr="00C64641">
        <w:t xml:space="preserve">, the corresponding boundary conditions are </w:t>
      </w:r>
      <w:r w:rsidR="00AF2221" w:rsidRPr="00AF2221">
        <w:rPr>
          <w:position w:val="-12"/>
        </w:rPr>
        <w:object w:dxaOrig="700" w:dyaOrig="360" w14:anchorId="5F7F4F31">
          <v:shape id="_x0000_i1041" type="#_x0000_t75" style="width:34.65pt;height:18pt" o:ole="">
            <v:imagedata r:id="rId61" o:title=""/>
          </v:shape>
          <o:OLEObject Type="Embed" ProgID="Equation.DSMT4" ShapeID="_x0000_i1041" DrawAspect="Content" ObjectID="_1324453191" r:id="rId62"/>
        </w:object>
      </w:r>
      <w:r w:rsidRPr="00C64641">
        <w:t xml:space="preserve"> and </w:t>
      </w:r>
      <w:r w:rsidR="00AF2221" w:rsidRPr="00AF2221">
        <w:rPr>
          <w:position w:val="-12"/>
        </w:rPr>
        <w:object w:dxaOrig="840" w:dyaOrig="360" w14:anchorId="7B048D93">
          <v:shape id="_x0000_i1042" type="#_x0000_t75" style="width:42pt;height:18pt" o:ole="">
            <v:imagedata r:id="rId63" o:title=""/>
          </v:shape>
          <o:OLEObject Type="Embed" ProgID="Equation.DSMT4" ShapeID="_x0000_i1042" DrawAspect="Content" ObjectID="_1324453192" r:id="rId64"/>
        </w:object>
      </w:r>
      <w:r w:rsidRPr="00C64641">
        <w:t xml:space="preserve"> (or </w:t>
      </w:r>
      <w:r w:rsidR="00AF2221" w:rsidRPr="00AF2221">
        <w:rPr>
          <w:position w:val="-12"/>
        </w:rPr>
        <w:object w:dxaOrig="600" w:dyaOrig="380" w14:anchorId="03F9E89C">
          <v:shape id="_x0000_i1043" type="#_x0000_t75" style="width:30pt;height:19.35pt" o:ole="">
            <v:imagedata r:id="rId65" o:title=""/>
          </v:shape>
          <o:OLEObject Type="Embed" ProgID="Equation.DSMT4" ShapeID="_x0000_i1043" DrawAspect="Content" ObjectID="_1324453193" r:id="rId66"/>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570" w:author="Steve Maas" w:date="2014-01-06T15:36:00Z">
        <w:r w:rsidRPr="004A4869" w:rsidDel="00B936B0">
          <w:delText>fix</w:delText>
        </w:r>
      </w:del>
      <w:ins w:id="571" w:author="Steve Maas" w:date="2014-01-06T15:36:00Z">
        <w:r w:rsidR="00B936B0">
          <w:t>prescribed</w:t>
        </w:r>
      </w:ins>
      <w:ins w:id="572"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573"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574"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575"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576"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577" w:author="Steve Maas" w:date="2014-01-06T15:36:00Z">
        <w:r w:rsidR="00B936B0">
          <w:t>prescribed</w:t>
        </w:r>
      </w:ins>
      <w:del w:id="578" w:author="Steve Maas" w:date="2014-01-06T15:36:00Z">
        <w:r w:rsidRPr="004A4869" w:rsidDel="00B936B0">
          <w:delText>fix</w:delText>
        </w:r>
      </w:del>
      <w:r w:rsidRPr="004A4869">
        <w:t>&gt;</w:t>
      </w:r>
    </w:p>
    <w:p w14:paraId="69616C6B" w14:textId="3F6DE904" w:rsidR="00525EB6" w:rsidRDefault="00525EB6" w:rsidP="00525EB6">
      <w:pPr>
        <w:pStyle w:val="code"/>
        <w:rPr>
          <w:ins w:id="579" w:author="Steve Maas" w:date="2014-01-06T22:18:00Z"/>
        </w:rPr>
      </w:pPr>
      <w:r>
        <w:tab/>
        <w:t>&lt;</w:t>
      </w:r>
      <w:del w:id="580" w:author="Steve Maas" w:date="2014-01-06T15:37:00Z">
        <w:r w:rsidDel="00B936B0">
          <w:delText xml:space="preserve">normal_traction </w:delText>
        </w:r>
      </w:del>
      <w:ins w:id="581" w:author="Steve Maas" w:date="2014-01-06T15:37:00Z">
        <w:r w:rsidR="00B936B0">
          <w:t>surface_load type="normal_traction"</w:t>
        </w:r>
        <w:r w:rsidR="00B936B0" w:rsidDel="00B936B0">
          <w:t xml:space="preserve"> </w:t>
        </w:r>
      </w:ins>
      <w:del w:id="582"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583" w:author="Steve Maas" w:date="2014-01-06T15:37:00Z"/>
        </w:rPr>
      </w:pPr>
      <w:ins w:id="584" w:author="Steve Maas" w:date="2014-01-06T22:18:00Z">
        <w:r>
          <w:tab/>
        </w:r>
        <w:r>
          <w:tab/>
          <w:t>&lt;traction lc="1"&gt;-1.0&lt;/traction&gt;</w:t>
        </w:r>
      </w:ins>
    </w:p>
    <w:p w14:paraId="76910302" w14:textId="632B1338" w:rsidR="00B936B0" w:rsidRDefault="00B936B0" w:rsidP="00525EB6">
      <w:pPr>
        <w:pStyle w:val="code"/>
        <w:rPr>
          <w:ins w:id="585" w:author="Steve Maas" w:date="2014-01-06T15:37:00Z"/>
        </w:rPr>
      </w:pPr>
      <w:ins w:id="586" w:author="Steve Maas" w:date="2014-01-06T15:37:00Z">
        <w:r>
          <w:tab/>
        </w:r>
        <w:r>
          <w:tab/>
          <w:t>&lt;effective&gt;0&lt;/effective&gt;</w:t>
        </w:r>
      </w:ins>
    </w:p>
    <w:p w14:paraId="068D37EB" w14:textId="61FAC530" w:rsidR="00B936B0" w:rsidRDefault="00B936B0" w:rsidP="00525EB6">
      <w:pPr>
        <w:pStyle w:val="code"/>
        <w:rPr>
          <w:ins w:id="587" w:author="Steve Maas" w:date="2014-01-06T15:37:00Z"/>
        </w:rPr>
      </w:pPr>
      <w:ins w:id="588" w:author="Steve Maas" w:date="2014-01-06T15:37:00Z">
        <w:r>
          <w:lastRenderedPageBreak/>
          <w:tab/>
        </w:r>
        <w:r>
          <w:tab/>
          <w:t>&lt;linear&gt;0&lt;/linear&gt;</w:t>
        </w:r>
      </w:ins>
    </w:p>
    <w:p w14:paraId="4E3F0049" w14:textId="221FB381" w:rsidR="00B936B0" w:rsidRDefault="00B936B0" w:rsidP="00525EB6">
      <w:pPr>
        <w:pStyle w:val="code"/>
      </w:pPr>
      <w:ins w:id="589" w:author="Steve Maas" w:date="2014-01-06T15:37:00Z">
        <w:r>
          <w:tab/>
        </w:r>
        <w:r>
          <w:tab/>
          <w:t>&lt;surface&gt;</w:t>
        </w:r>
      </w:ins>
    </w:p>
    <w:p w14:paraId="5989351D" w14:textId="455D21B4" w:rsidR="00525EB6" w:rsidRDefault="00525EB6" w:rsidP="00525EB6">
      <w:pPr>
        <w:pStyle w:val="code"/>
        <w:rPr>
          <w:ins w:id="590" w:author="Steve Maas" w:date="2014-01-06T15:37:00Z"/>
        </w:rPr>
      </w:pPr>
      <w:r>
        <w:tab/>
      </w:r>
      <w:r>
        <w:tab/>
      </w:r>
      <w:ins w:id="591" w:author="Steve Maas" w:date="2014-01-06T15:37:00Z">
        <w:r w:rsidR="00B936B0">
          <w:tab/>
        </w:r>
      </w:ins>
      <w:r>
        <w:t>&lt;quad4 id=</w:t>
      </w:r>
      <w:r w:rsidR="00DD233C">
        <w:t>"</w:t>
      </w:r>
      <w:r>
        <w:t>n</w:t>
      </w:r>
      <w:r w:rsidR="00DD233C">
        <w:t>"</w:t>
      </w:r>
      <w:del w:id="592"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593" w:author="Steve Maas" w:date="2014-01-06T15:37:00Z"/>
        </w:rPr>
      </w:pPr>
    </w:p>
    <w:p w14:paraId="7FC7771E" w14:textId="4F3335CA" w:rsidR="00525EB6" w:rsidRDefault="00525EB6" w:rsidP="00525EB6">
      <w:pPr>
        <w:pStyle w:val="code"/>
        <w:rPr>
          <w:ins w:id="594" w:author="Steve Maas" w:date="2014-01-06T15:37:00Z"/>
        </w:rPr>
      </w:pPr>
      <w:r>
        <w:tab/>
      </w:r>
      <w:ins w:id="595" w:author="Steve Maas" w:date="2014-01-06T15:37:00Z">
        <w:r w:rsidR="00B936B0">
          <w:tab/>
        </w:r>
        <w:r w:rsidR="00B936B0">
          <w:tab/>
        </w:r>
      </w:ins>
      <w:del w:id="596" w:author="Steve Maas" w:date="2014-01-06T15:37:00Z">
        <w:r w:rsidDel="00B936B0">
          <w:tab/>
        </w:r>
      </w:del>
      <w:r>
        <w:t>...</w:t>
      </w:r>
    </w:p>
    <w:p w14:paraId="7AA361DE" w14:textId="2214892D" w:rsidR="00B936B0" w:rsidRDefault="00B936B0" w:rsidP="00525EB6">
      <w:pPr>
        <w:pStyle w:val="code"/>
      </w:pPr>
      <w:ins w:id="597" w:author="Steve Maas" w:date="2014-01-06T15:37:00Z">
        <w:r>
          <w:tab/>
        </w:r>
        <w:r>
          <w:tab/>
          <w:t>&lt;/surface&gt;</w:t>
        </w:r>
      </w:ins>
    </w:p>
    <w:p w14:paraId="2231B515" w14:textId="1DB09A3A" w:rsidR="00525EB6" w:rsidRDefault="00525EB6" w:rsidP="00525EB6">
      <w:pPr>
        <w:pStyle w:val="code"/>
      </w:pPr>
      <w:r>
        <w:tab/>
        <w:t>&lt;/</w:t>
      </w:r>
      <w:del w:id="598" w:author="Steve Maas" w:date="2014-01-06T15:37:00Z">
        <w:r w:rsidDel="00D423CA">
          <w:delText>normal_traction</w:delText>
        </w:r>
      </w:del>
      <w:ins w:id="599"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600" w:author="Steve Maas" w:date="2014-01-06T15:54:00Z">
          <w:pPr>
            <w:pStyle w:val="Heading3"/>
          </w:pPr>
        </w:pPrChange>
      </w:pPr>
      <w:bookmarkStart w:id="601" w:name="_Toc376787391"/>
      <w:r w:rsidRPr="00C64641">
        <w:t>Fluid Flux</w:t>
      </w:r>
      <w:bookmarkEnd w:id="601"/>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44" type="#_x0000_t75" style="width:13.35pt;height:10.65pt" o:ole="">
            <v:imagedata r:id="rId67" o:title=""/>
          </v:shape>
          <o:OLEObject Type="Embed" ProgID="Equation.DSMT4" ShapeID="_x0000_i1044" DrawAspect="Content" ObjectID="_1324453194" r:id="rId68"/>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45" type="#_x0000_t75" style="width:13.35pt;height:10.65pt" o:ole="">
            <v:imagedata r:id="rId69" o:title=""/>
          </v:shape>
          <o:OLEObject Type="Embed" ProgID="Equation.DSMT4" ShapeID="_x0000_i1045" DrawAspect="Content" ObjectID="_1324453195" r:id="rId70"/>
        </w:object>
      </w:r>
      <w:r w:rsidRPr="00C64641">
        <w:t xml:space="preserve"> on a boundary surface may not be prescribed. </w:t>
      </w:r>
      <w:del w:id="602"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46" type="#_x0000_t75" style="width:50pt;height:18pt" o:ole="">
            <v:imagedata r:id="rId71" o:title=""/>
          </v:shape>
          <o:OLEObject Type="Embed" ProgID="Equation.DSMT4" ShapeID="_x0000_i1046" DrawAspect="Content" ObjectID="_1324453196" r:id="rId72"/>
        </w:object>
      </w:r>
      <w:r w:rsidRPr="00C64641">
        <w:t xml:space="preserve">, represents a natural boundary condition.  To prescribe a value for </w:t>
      </w:r>
      <w:r w:rsidR="00AF2221" w:rsidRPr="00AF2221">
        <w:rPr>
          <w:position w:val="-12"/>
        </w:rPr>
        <w:object w:dxaOrig="300" w:dyaOrig="360" w14:anchorId="033B5E06">
          <v:shape id="_x0000_i1047" type="#_x0000_t75" style="width:14pt;height:18pt" o:ole="">
            <v:imagedata r:id="rId73" o:title=""/>
          </v:shape>
          <o:OLEObject Type="Embed" ProgID="Equation.DSMT4" ShapeID="_x0000_i1047" DrawAspect="Content" ObjectID="_1324453197" r:id="rId74"/>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603" w:author="Steve Maas" w:date="2014-01-06T17:31:00Z"/>
        </w:rPr>
      </w:pPr>
      <w:r>
        <w:t>&lt;</w:t>
      </w:r>
      <w:del w:id="604" w:author="Steve Maas" w:date="2014-01-06T15:39:00Z">
        <w:r w:rsidDel="00A9772D">
          <w:delText xml:space="preserve">fluidflux </w:delText>
        </w:r>
      </w:del>
      <w:ins w:id="605" w:author="Steve Maas" w:date="2014-01-06T15:39:00Z">
        <w:r w:rsidR="00A9772D">
          <w:t>surface_load type="fluidflux"</w:t>
        </w:r>
      </w:ins>
      <w:del w:id="606"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607" w:author="Steve Maas" w:date="2014-01-06T15:40:00Z"/>
        </w:rPr>
      </w:pPr>
      <w:ins w:id="608" w:author="Steve Maas" w:date="2014-01-06T17:31:00Z">
        <w:r>
          <w:tab/>
          <w:t>&lt;flux [lc="1"]&gt;1.0&lt;/flux&gt;</w:t>
        </w:r>
      </w:ins>
    </w:p>
    <w:p w14:paraId="467C2111" w14:textId="33545B19" w:rsidR="00A9772D" w:rsidRDefault="00A9772D" w:rsidP="00525EB6">
      <w:pPr>
        <w:pStyle w:val="code"/>
        <w:rPr>
          <w:ins w:id="609" w:author="Steve Maas" w:date="2014-01-06T15:40:00Z"/>
        </w:rPr>
      </w:pPr>
      <w:ins w:id="610" w:author="Steve Maas" w:date="2014-01-06T15:40:00Z">
        <w:r>
          <w:tab/>
          <w:t>&lt;linear&gt;0&lt;/linear&gt;</w:t>
        </w:r>
      </w:ins>
    </w:p>
    <w:p w14:paraId="140C34DA" w14:textId="727531BC" w:rsidR="00A9772D" w:rsidRDefault="00A9772D" w:rsidP="00525EB6">
      <w:pPr>
        <w:pStyle w:val="code"/>
        <w:rPr>
          <w:ins w:id="611" w:author="Steve Maas" w:date="2014-01-06T15:40:00Z"/>
        </w:rPr>
      </w:pPr>
      <w:ins w:id="612" w:author="Steve Maas" w:date="2014-01-06T15:40:00Z">
        <w:r>
          <w:tab/>
          <w:t>&lt;mixture&gt;1&lt;/mixture&gt;</w:t>
        </w:r>
      </w:ins>
    </w:p>
    <w:p w14:paraId="1501FD66" w14:textId="6F4460C6" w:rsidR="00A9772D" w:rsidRDefault="00A9772D" w:rsidP="00525EB6">
      <w:pPr>
        <w:pStyle w:val="code"/>
      </w:pPr>
      <w:ins w:id="613" w:author="Steve Maas" w:date="2014-01-06T15:40:00Z">
        <w:r>
          <w:tab/>
          <w:t>&lt;surface</w:t>
        </w:r>
      </w:ins>
      <w:ins w:id="614" w:author="Steve Maas" w:date="2014-01-06T17:32:00Z">
        <w:r w:rsidR="00773AFD">
          <w:t xml:space="preserve"> [set="surface_name"]</w:t>
        </w:r>
      </w:ins>
      <w:ins w:id="615" w:author="Steve Maas" w:date="2014-01-06T15:40:00Z">
        <w:r>
          <w:t>&gt;</w:t>
        </w:r>
      </w:ins>
    </w:p>
    <w:p w14:paraId="5E4B8F96" w14:textId="11339CD4" w:rsidR="00A9772D" w:rsidDel="00A9772D" w:rsidRDefault="00525EB6" w:rsidP="00525EB6">
      <w:pPr>
        <w:pStyle w:val="code"/>
        <w:rPr>
          <w:del w:id="616" w:author="Steve Maas" w:date="2014-01-06T15:40:00Z"/>
        </w:rPr>
      </w:pPr>
      <w:del w:id="617" w:author="Steve Maas" w:date="2014-01-06T17:32:00Z">
        <w:r w:rsidDel="00773AFD">
          <w:tab/>
          <w:delText>&lt;quad4 id=</w:delText>
        </w:r>
        <w:r w:rsidR="004C4F02" w:rsidDel="00773AFD">
          <w:delText>"</w:delText>
        </w:r>
        <w:r w:rsidDel="00773AFD">
          <w:delText>n</w:delText>
        </w:r>
        <w:r w:rsidR="004C4F02" w:rsidDel="00773AFD">
          <w:delText>"</w:delText>
        </w:r>
      </w:del>
      <w:del w:id="618"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619" w:author="Steve Maas" w:date="2014-01-06T17:32:00Z">
        <w:r w:rsidDel="00773AFD">
          <w:delText>&gt;n1,n2,n3,n4&lt;/quad4&gt;</w:delText>
        </w:r>
      </w:del>
    </w:p>
    <w:p w14:paraId="35F4CC8A" w14:textId="3BD9B0AF" w:rsidR="00525EB6" w:rsidRDefault="00A9772D" w:rsidP="00525EB6">
      <w:pPr>
        <w:pStyle w:val="code"/>
        <w:rPr>
          <w:ins w:id="620" w:author="Steve Maas" w:date="2014-01-06T15:40:00Z"/>
        </w:rPr>
      </w:pPr>
      <w:ins w:id="621" w:author="Steve Maas" w:date="2014-01-06T15:40:00Z">
        <w:r>
          <w:tab/>
        </w:r>
      </w:ins>
      <w:r w:rsidR="00525EB6">
        <w:tab/>
        <w:t>...</w:t>
      </w:r>
    </w:p>
    <w:p w14:paraId="295C0510" w14:textId="55BB96B2" w:rsidR="00A9772D" w:rsidRDefault="00A9772D" w:rsidP="00525EB6">
      <w:pPr>
        <w:pStyle w:val="code"/>
      </w:pPr>
      <w:ins w:id="622"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623" w:author="Steve Maas" w:date="2014-01-06T17:31:00Z"/>
        </w:rPr>
      </w:pPr>
    </w:p>
    <w:p w14:paraId="31FC322F" w14:textId="0F4D6DE3" w:rsidR="00773AFD" w:rsidRPr="00773AFD" w:rsidRDefault="00773AFD" w:rsidP="00525EB6">
      <w:pPr>
        <w:rPr>
          <w:ins w:id="624" w:author="Steve Maas" w:date="2014-01-06T17:31:00Z"/>
        </w:rPr>
      </w:pPr>
      <w:ins w:id="625" w:author="Steve Maas" w:date="2014-01-06T17:31:00Z">
        <w:r>
          <w:t xml:space="preserve">The </w:t>
        </w:r>
        <w:r>
          <w:rPr>
            <w:i/>
          </w:rPr>
          <w:t xml:space="preserve">flux </w:t>
        </w:r>
        <w:r>
          <w:t>parameter defines the flux that will be applied to the surface.</w:t>
        </w:r>
      </w:ins>
      <w:ins w:id="626"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627" w:author="Steve Maas" w:date="2014-01-06T17:33:00Z">
        <w:r w:rsidR="000E3C27">
          <w:t>applied</w:t>
        </w:r>
      </w:ins>
      <w:ins w:id="628"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629" w:author="Steve Maas" w:date="2014-01-06T17:34:00Z"/>
        </w:rPr>
      </w:pPr>
      <w:del w:id="630" w:author="Steve Maas" w:date="2014-01-06T17:32:00Z">
        <w:r w:rsidDel="00773AFD">
          <w:delText xml:space="preserve">The </w:delText>
        </w:r>
      </w:del>
      <w:del w:id="631" w:author="Steve Maas" w:date="2014-01-06T15:41:00Z">
        <w:r w:rsidDel="00B47DB8">
          <w:delText xml:space="preserve">optional </w:delText>
        </w:r>
      </w:del>
      <w:del w:id="632"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633"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634" w:author="Steve Maas" w:date="2014-01-06T17:34:00Z"/>
        </w:rPr>
      </w:pPr>
    </w:p>
    <w:p w14:paraId="68657BA6" w14:textId="68DDAE4C" w:rsidR="00525EB6" w:rsidRPr="00C64641" w:rsidRDefault="0018254C" w:rsidP="00525EB6">
      <w:ins w:id="635" w:author="Steve Maas" w:date="2014-01-06T15:41:00Z">
        <w:r>
          <w:t xml:space="preserve">When </w:t>
        </w:r>
        <w:r>
          <w:rPr>
            <w:i/>
          </w:rPr>
          <w:t xml:space="preserve">linear </w:t>
        </w:r>
        <w:r>
          <w:t xml:space="preserve">is </w:t>
        </w:r>
      </w:ins>
      <w:ins w:id="636" w:author="Steve Maas" w:date="2014-01-06T15:42:00Z">
        <w:r>
          <w:t>set to zero</w:t>
        </w:r>
      </w:ins>
      <w:ins w:id="637" w:author="Steve Maas" w:date="2014-01-06T15:41:00Z">
        <w:r>
          <w:t xml:space="preserve"> </w:t>
        </w:r>
      </w:ins>
      <w:del w:id="638"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639"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640" w:author="Steve Maas" w:date="2014-01-06T15:42:00Z">
        <w:r>
          <w:t xml:space="preserve">When </w:t>
        </w:r>
        <w:r>
          <w:rPr>
            <w:i/>
          </w:rPr>
          <w:t xml:space="preserve">linear </w:t>
        </w:r>
        <w:r>
          <w:t xml:space="preserve">is set to non-zero </w:t>
        </w:r>
      </w:ins>
      <w:del w:id="641" w:author="Steve Maas" w:date="2014-01-06T15:42:00Z">
        <w:r w:rsidR="00525EB6" w:rsidRPr="0018254C" w:rsidDel="0018254C">
          <w:rPr>
            <w:rPrChange w:id="642" w:author="Steve Maas" w:date="2014-01-06T15:42:00Z">
              <w:rPr>
                <w:i/>
              </w:rPr>
            </w:rPrChange>
          </w:rPr>
          <w:delText>type="linear"</w:delText>
        </w:r>
        <w:r w:rsidR="00525EB6" w:rsidRPr="002528E9" w:rsidDel="0018254C">
          <w:delText xml:space="preserve"> </w:delText>
        </w:r>
      </w:del>
      <w:ins w:id="643"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w:t>
      </w:r>
      <w:r w:rsidR="00525EB6" w:rsidRPr="00C64641">
        <w:lastRenderedPageBreak/>
        <w:t xml:space="preserve">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48" type="#_x0000_t75" style="width:14pt;height:18pt" o:ole="">
            <v:imagedata r:id="rId75" o:title=""/>
          </v:shape>
          <o:OLEObject Type="Embed" ProgID="Equation.DSMT4" ShapeID="_x0000_i1048" DrawAspect="Content" ObjectID="_1324453198" r:id="rId76"/>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49" type="#_x0000_t75" style="width:79.35pt;height:22pt" o:ole="">
            <v:imagedata r:id="rId77" o:title=""/>
          </v:shape>
          <o:OLEObject Type="Embed" ProgID="Equation.DSMT4" ShapeID="_x0000_i1049" DrawAspect="Content" ObjectID="_1324453199" r:id="rId78"/>
        </w:object>
      </w:r>
      <w:r w:rsidRPr="00C64641">
        <w:t xml:space="preserve">.  To prescribe the value of </w:t>
      </w:r>
      <w:r w:rsidR="00AF2221" w:rsidRPr="00AF2221">
        <w:rPr>
          <w:position w:val="-12"/>
        </w:rPr>
        <w:object w:dxaOrig="260" w:dyaOrig="360" w14:anchorId="7E423749">
          <v:shape id="_x0000_i1050" type="#_x0000_t75" style="width:13.35pt;height:18pt" o:ole="">
            <v:imagedata r:id="rId79" o:title=""/>
          </v:shape>
          <o:OLEObject Type="Embed" ProgID="Equation.DSMT4" ShapeID="_x0000_i1050" DrawAspect="Content" ObjectID="_1324453200" r:id="rId80"/>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644" w:author="Steve Maas" w:date="2014-01-06T17:34:00Z"/>
        </w:rPr>
      </w:pPr>
      <w:r>
        <w:t>&lt;</w:t>
      </w:r>
      <w:ins w:id="645" w:author="Steve Maas" w:date="2014-01-06T15:43:00Z">
        <w:r w:rsidR="0018254C">
          <w:t>surface_load type="</w:t>
        </w:r>
      </w:ins>
      <w:r>
        <w:t>fluidflux</w:t>
      </w:r>
      <w:ins w:id="646" w:author="Steve Maas" w:date="2014-01-06T15:43:00Z">
        <w:r w:rsidR="0018254C">
          <w:t>"</w:t>
        </w:r>
      </w:ins>
      <w:del w:id="647"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648" w:author="Steve Maas" w:date="2014-01-06T15:43:00Z"/>
        </w:rPr>
      </w:pPr>
      <w:ins w:id="649" w:author="Steve Maas" w:date="2014-01-06T17:34:00Z">
        <w:r>
          <w:tab/>
          <w:t>&lt;flux lc="1"&gt;1.0&lt;/flux&gt;</w:t>
        </w:r>
      </w:ins>
    </w:p>
    <w:p w14:paraId="08D9BDBD" w14:textId="0F4C06EC" w:rsidR="0018254C" w:rsidRDefault="0018254C" w:rsidP="00525EB6">
      <w:pPr>
        <w:pStyle w:val="code"/>
        <w:rPr>
          <w:ins w:id="650" w:author="Steve Maas" w:date="2014-01-06T15:43:00Z"/>
        </w:rPr>
      </w:pPr>
      <w:ins w:id="651" w:author="Steve Maas" w:date="2014-01-06T15:43:00Z">
        <w:r>
          <w:tab/>
          <w:t>&lt;linear&gt;0&lt;/linear&gt;</w:t>
        </w:r>
      </w:ins>
    </w:p>
    <w:p w14:paraId="471F1A98" w14:textId="649F921E" w:rsidR="0018254C" w:rsidRDefault="0018254C" w:rsidP="00525EB6">
      <w:pPr>
        <w:pStyle w:val="code"/>
        <w:rPr>
          <w:ins w:id="652" w:author="Steve Maas" w:date="2014-01-06T15:43:00Z"/>
        </w:rPr>
      </w:pPr>
      <w:ins w:id="653" w:author="Steve Maas" w:date="2014-01-06T15:43:00Z">
        <w:r>
          <w:tab/>
          <w:t>&lt;mixture&gt;1&lt;/mixture&gt;</w:t>
        </w:r>
      </w:ins>
    </w:p>
    <w:p w14:paraId="3D43945D" w14:textId="3A15997D" w:rsidR="0018254C" w:rsidRDefault="0018254C" w:rsidP="00525EB6">
      <w:pPr>
        <w:pStyle w:val="code"/>
      </w:pPr>
      <w:ins w:id="654" w:author="Steve Maas" w:date="2014-01-06T15:44:00Z">
        <w:r>
          <w:tab/>
          <w:t>&lt;surface</w:t>
        </w:r>
      </w:ins>
      <w:ins w:id="655" w:author="Steve Maas" w:date="2014-01-06T17:34:00Z">
        <w:r w:rsidR="00CF168E">
          <w:t xml:space="preserve"> [set="surface_name"]</w:t>
        </w:r>
      </w:ins>
      <w:ins w:id="656" w:author="Steve Maas" w:date="2014-01-06T15:44:00Z">
        <w:r>
          <w:t>&gt;</w:t>
        </w:r>
      </w:ins>
    </w:p>
    <w:p w14:paraId="0A44C877" w14:textId="697EBC80" w:rsidR="0018254C" w:rsidDel="0018254C" w:rsidRDefault="00525EB6" w:rsidP="00525EB6">
      <w:pPr>
        <w:pStyle w:val="code"/>
        <w:rPr>
          <w:del w:id="657" w:author="Steve Maas" w:date="2014-01-06T15:44:00Z"/>
        </w:rPr>
      </w:pPr>
      <w:del w:id="658"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659" w:author="Steve Maas" w:date="2014-01-06T15:44:00Z"/>
        </w:rPr>
      </w:pPr>
      <w:ins w:id="660" w:author="Steve Maas" w:date="2014-01-06T15:44:00Z">
        <w:r>
          <w:tab/>
        </w:r>
      </w:ins>
      <w:r w:rsidR="00525EB6">
        <w:tab/>
        <w:t>...</w:t>
      </w:r>
    </w:p>
    <w:p w14:paraId="4DAE1CCF" w14:textId="68223FB1" w:rsidR="0018254C" w:rsidRDefault="0018254C" w:rsidP="00525EB6">
      <w:pPr>
        <w:pStyle w:val="code"/>
      </w:pPr>
      <w:ins w:id="661" w:author="Steve Maas" w:date="2014-01-06T15:44:00Z">
        <w:r>
          <w:tab/>
          <w:t>&lt;/surface&gt;</w:t>
        </w:r>
      </w:ins>
    </w:p>
    <w:p w14:paraId="010BF891" w14:textId="5A911BF3" w:rsidR="00525EB6" w:rsidRDefault="00525EB6" w:rsidP="00525EB6">
      <w:pPr>
        <w:pStyle w:val="code"/>
      </w:pPr>
      <w:r>
        <w:t>&lt;/</w:t>
      </w:r>
      <w:ins w:id="662" w:author="Steve Maas" w:date="2014-01-06T15:49:00Z">
        <w:r w:rsidR="007D3C17">
          <w:t>surface_load</w:t>
        </w:r>
      </w:ins>
      <w:del w:id="663"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1" type="#_x0000_t75" style="width:34pt;height:18pt" o:ole="">
            <v:imagedata r:id="rId81" o:title=""/>
          </v:shape>
          <o:OLEObject Type="Embed" ProgID="Equation.DSMT4" ShapeID="_x0000_i1051" DrawAspect="Content" ObjectID="_1324453201" r:id="rId82"/>
        </w:object>
      </w:r>
      <w:r w:rsidRPr="00C64641">
        <w:t xml:space="preserve">.  If the upstream face is free, the companion boundary condition would be to let </w:t>
      </w:r>
      <w:r w:rsidR="00AF2221" w:rsidRPr="00AF2221">
        <w:rPr>
          <w:position w:val="-12"/>
        </w:rPr>
        <w:object w:dxaOrig="600" w:dyaOrig="380" w14:anchorId="1064439A">
          <v:shape id="_x0000_i1052" type="#_x0000_t75" style="width:30pt;height:19.35pt" o:ole="">
            <v:imagedata r:id="rId83" o:title=""/>
          </v:shape>
          <o:OLEObject Type="Embed" ProgID="Equation.DSMT4" ShapeID="_x0000_i1052" DrawAspect="Content" ObjectID="_1324453202" r:id="rId84"/>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664" w:author="Steve Maas" w:date="2014-01-06T15:54:00Z">
          <w:pPr>
            <w:pStyle w:val="Heading3"/>
          </w:pPr>
        </w:pPrChange>
      </w:pPr>
      <w:bookmarkStart w:id="665" w:name="_Toc376787392"/>
      <w:r w:rsidRPr="00C64641">
        <w:t>Solute Flux</w:t>
      </w:r>
      <w:bookmarkEnd w:id="665"/>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3" type="#_x0000_t75" style="width:8pt;height:16.65pt" o:ole="">
            <v:imagedata r:id="rId85" o:title=""/>
          </v:shape>
          <o:OLEObject Type="Embed" ProgID="Equation.DSMT4" ShapeID="_x0000_i1053" DrawAspect="Content" ObjectID="_1324453203" r:id="rId86"/>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54" type="#_x0000_t75" style="width:8pt;height:16.65pt" o:ole="">
            <v:imagedata r:id="rId87" o:title=""/>
          </v:shape>
          <o:OLEObject Type="Embed" ProgID="Equation.DSMT4" ShapeID="_x0000_i1054" DrawAspect="Content" ObjectID="_1324453204" r:id="rId88"/>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55" type="#_x0000_t75" style="width:42.65pt;height:18pt" o:ole="">
            <v:imagedata r:id="rId89" o:title=""/>
          </v:shape>
          <o:OLEObject Type="Embed" ProgID="Equation.DSMT4" ShapeID="_x0000_i1055" DrawAspect="Content" ObjectID="_1324453205" r:id="rId90"/>
        </w:object>
      </w:r>
      <w:r w:rsidRPr="00C64641">
        <w:t xml:space="preserve">, represents a natural boundary condition.  To prescribe a value for </w:t>
      </w:r>
      <w:r w:rsidR="00AF2221" w:rsidRPr="00AF2221">
        <w:rPr>
          <w:position w:val="-12"/>
        </w:rPr>
        <w:object w:dxaOrig="260" w:dyaOrig="360" w14:anchorId="119EC8FD">
          <v:shape id="_x0000_i1056" type="#_x0000_t75" style="width:13.35pt;height:18pt" o:ole="">
            <v:imagedata r:id="rId91" o:title=""/>
          </v:shape>
          <o:OLEObject Type="Embed" ProgID="Equation.DSMT4" ShapeID="_x0000_i1056" DrawAspect="Content" ObjectID="_1324453206" r:id="rId92"/>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666" w:author="Steve Maas" w:date="2014-01-06T22:24:00Z"/>
        </w:rPr>
      </w:pPr>
      <w:r>
        <w:t>&lt;</w:t>
      </w:r>
      <w:ins w:id="667" w:author="Steve Maas" w:date="2014-01-06T15:45:00Z">
        <w:r w:rsidR="004A6CDC">
          <w:t>surface_load type="</w:t>
        </w:r>
      </w:ins>
      <w:r>
        <w:t>soluteflux</w:t>
      </w:r>
      <w:ins w:id="668" w:author="Steve Maas" w:date="2014-01-06T15:45:00Z">
        <w:r w:rsidR="004A6CDC">
          <w:t>"</w:t>
        </w:r>
      </w:ins>
      <w:del w:id="669"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670" w:author="Steve Maas" w:date="2014-01-06T15:45:00Z"/>
        </w:rPr>
      </w:pPr>
      <w:ins w:id="671" w:author="Steve Maas" w:date="2014-01-06T22:24:00Z">
        <w:r>
          <w:tab/>
          <w:t>&lt;flux [lc="</w:t>
        </w:r>
      </w:ins>
      <w:ins w:id="672" w:author="Steve Maas" w:date="2014-01-06T22:25:00Z">
        <w:r>
          <w:t>1"]&gt;1.0&lt;/flux&gt;</w:t>
        </w:r>
      </w:ins>
    </w:p>
    <w:p w14:paraId="4A483FC2" w14:textId="0380FC66" w:rsidR="001F4D5D" w:rsidRDefault="001F4D5D" w:rsidP="00525EB6">
      <w:pPr>
        <w:pStyle w:val="code"/>
        <w:rPr>
          <w:ins w:id="673" w:author="Steve Maas" w:date="2014-01-06T15:45:00Z"/>
        </w:rPr>
      </w:pPr>
      <w:ins w:id="674" w:author="Steve Maas" w:date="2014-01-06T15:45:00Z">
        <w:r>
          <w:tab/>
          <w:t>&lt;linear&gt;0&lt;/linear&gt;</w:t>
        </w:r>
      </w:ins>
    </w:p>
    <w:p w14:paraId="5CCEC5A4" w14:textId="0B9A5638" w:rsidR="001F4D5D" w:rsidRDefault="001F4D5D" w:rsidP="00525EB6">
      <w:pPr>
        <w:pStyle w:val="code"/>
        <w:rPr>
          <w:ins w:id="675" w:author="Steve Maas" w:date="2014-01-06T15:46:00Z"/>
        </w:rPr>
      </w:pPr>
      <w:ins w:id="676" w:author="Steve Maas" w:date="2014-01-06T15:45:00Z">
        <w:r>
          <w:tab/>
        </w:r>
      </w:ins>
      <w:ins w:id="677" w:author="Steve Maas" w:date="2014-01-06T15:46:00Z">
        <w:r>
          <w:t>&lt;solute_id&gt;1&lt;/solute_id&gt;</w:t>
        </w:r>
      </w:ins>
    </w:p>
    <w:p w14:paraId="195922D7" w14:textId="4B8F0397" w:rsidR="001F4D5D" w:rsidRDefault="001F4D5D" w:rsidP="00525EB6">
      <w:pPr>
        <w:pStyle w:val="code"/>
      </w:pPr>
      <w:ins w:id="678" w:author="Steve Maas" w:date="2014-01-06T15:46:00Z">
        <w:r>
          <w:tab/>
          <w:t>&lt;surface&gt;</w:t>
        </w:r>
      </w:ins>
    </w:p>
    <w:p w14:paraId="5A6A64E8" w14:textId="6E5A2AED" w:rsidR="00525EB6" w:rsidDel="00337051" w:rsidRDefault="00525EB6" w:rsidP="00525EB6">
      <w:pPr>
        <w:pStyle w:val="code"/>
        <w:rPr>
          <w:del w:id="679" w:author="Steve Maas" w:date="2014-01-06T22:25:00Z"/>
        </w:rPr>
      </w:pPr>
      <w:del w:id="680"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681" w:author="Steve Maas" w:date="2014-01-06T15:46:00Z"/>
        </w:rPr>
      </w:pPr>
      <w:ins w:id="682" w:author="Steve Maas" w:date="2014-01-06T15:46:00Z">
        <w:r>
          <w:tab/>
        </w:r>
      </w:ins>
      <w:r w:rsidR="00525EB6">
        <w:tab/>
        <w:t>...</w:t>
      </w:r>
    </w:p>
    <w:p w14:paraId="4F3BD12D" w14:textId="2828D28F" w:rsidR="001F4D5D" w:rsidRDefault="001F4D5D" w:rsidP="00525EB6">
      <w:pPr>
        <w:pStyle w:val="code"/>
      </w:pPr>
      <w:ins w:id="683" w:author="Steve Maas" w:date="2014-01-06T15:46:00Z">
        <w:r>
          <w:tab/>
          <w:t>&lt;/surface&gt;</w:t>
        </w:r>
      </w:ins>
    </w:p>
    <w:p w14:paraId="36DA2B23" w14:textId="44D6C989" w:rsidR="00525EB6" w:rsidRDefault="00525EB6" w:rsidP="00525EB6">
      <w:pPr>
        <w:pStyle w:val="code"/>
      </w:pPr>
      <w:r>
        <w:t>&lt;/</w:t>
      </w:r>
      <w:ins w:id="684" w:author="Steve Maas" w:date="2014-01-06T15:49:00Z">
        <w:r w:rsidR="00606D2D" w:rsidRPr="00606D2D">
          <w:t xml:space="preserve"> </w:t>
        </w:r>
        <w:r w:rsidR="00606D2D">
          <w:t>surface_load</w:t>
        </w:r>
      </w:ins>
      <w:del w:id="685"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686" w:author="Steve Maas" w:date="2014-01-06T22:25:00Z"/>
        </w:rPr>
      </w:pPr>
      <w:r>
        <w:t xml:space="preserve">The optional parameter </w:t>
      </w:r>
      <w:r>
        <w:rPr>
          <w:i/>
        </w:rPr>
        <w:t>sol</w:t>
      </w:r>
      <w:ins w:id="687"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688" w:author="Steve Maas" w:date="2014-01-02T13:04:00Z">
        <w:r w:rsidR="00873D59">
          <w:t>3.12.2</w:t>
        </w:r>
      </w:ins>
      <w:del w:id="689" w:author="Steve Maas" w:date="2014-01-02T13:04:00Z">
        <w:r w:rsidR="00B951E2" w:rsidDel="00873D59">
          <w:delText>3.10.2</w:delText>
        </w:r>
      </w:del>
      <w:r>
        <w:fldChar w:fldCharType="end"/>
      </w:r>
      <w:r>
        <w:t xml:space="preserve">).  If </w:t>
      </w:r>
      <w:r>
        <w:rPr>
          <w:i/>
        </w:rPr>
        <w:t>sol</w:t>
      </w:r>
      <w:ins w:id="690" w:author="Steve Maas" w:date="2014-01-06T15:47:00Z">
        <w:r w:rsidR="00476C4E">
          <w:rPr>
            <w:i/>
          </w:rPr>
          <w:t>ute_id</w:t>
        </w:r>
      </w:ins>
      <w:r>
        <w:t xml:space="preserve"> is not defined, the default value is 1.  </w:t>
      </w:r>
    </w:p>
    <w:p w14:paraId="50D0B550" w14:textId="77777777" w:rsidR="00FF17FC" w:rsidRDefault="00FF17FC" w:rsidP="00525EB6">
      <w:pPr>
        <w:rPr>
          <w:ins w:id="691" w:author="Steve Maas" w:date="2014-01-06T22:25:00Z"/>
        </w:rPr>
      </w:pPr>
    </w:p>
    <w:p w14:paraId="544A828E" w14:textId="10A2B319" w:rsidR="00525EB6" w:rsidRPr="003B58FB" w:rsidRDefault="00FF17FC" w:rsidP="00525EB6">
      <w:ins w:id="692" w:author="Steve Maas" w:date="2014-01-06T22:25:00Z">
        <w:r>
          <w:t xml:space="preserve">The </w:t>
        </w:r>
        <w:r>
          <w:rPr>
            <w:i/>
          </w:rPr>
          <w:t xml:space="preserve">flux </w:t>
        </w:r>
        <w:r>
          <w:t xml:space="preserve">element defines the flux magnitude. </w:t>
        </w:r>
      </w:ins>
      <w:r w:rsidR="00525EB6">
        <w:t xml:space="preserve">The </w:t>
      </w:r>
      <w:ins w:id="693" w:author="Steve Maas" w:date="2014-01-06T22:25:00Z">
        <w:r>
          <w:t xml:space="preserve">optional </w:t>
        </w:r>
      </w:ins>
      <w:del w:id="694"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695"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696"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697"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698" w:author="Steve Maas" w:date="2014-01-06T15:47:00Z">
        <w:r>
          <w:t xml:space="preserve">When </w:t>
        </w:r>
        <w:r>
          <w:rPr>
            <w:i/>
          </w:rPr>
          <w:t xml:space="preserve">linear </w:t>
        </w:r>
        <w:r>
          <w:t>is set to 0</w:t>
        </w:r>
      </w:ins>
      <w:del w:id="699" w:author="Steve Maas" w:date="2014-01-06T15:47:00Z">
        <w:r w:rsidR="00525EB6" w:rsidRPr="00C64641" w:rsidDel="00476C4E">
          <w:rPr>
            <w:i/>
          </w:rPr>
          <w:delText>type="nonlinear"</w:delText>
        </w:r>
      </w:del>
      <w:r w:rsidR="00525EB6" w:rsidRPr="00C64641">
        <w:t xml:space="preserve"> (default) </w:t>
      </w:r>
      <w:ins w:id="700"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701" w:author="Steve Maas" w:date="2014-01-06T15:47:00Z">
        <w:r>
          <w:t xml:space="preserve">When </w:t>
        </w:r>
        <w:r>
          <w:rPr>
            <w:i/>
          </w:rPr>
          <w:t xml:space="preserve">linear </w:t>
        </w:r>
        <w:r>
          <w:t xml:space="preserve">is set to </w:t>
        </w:r>
      </w:ins>
      <w:del w:id="702" w:author="Steve Maas" w:date="2014-01-06T15:47:00Z">
        <w:r w:rsidR="00525EB6" w:rsidRPr="00476C4E" w:rsidDel="00476C4E">
          <w:rPr>
            <w:rPrChange w:id="703" w:author="Steve Maas" w:date="2014-01-06T15:47:00Z">
              <w:rPr>
                <w:i/>
              </w:rPr>
            </w:rPrChange>
          </w:rPr>
          <w:delText>type="linear"</w:delText>
        </w:r>
        <w:r w:rsidR="00525EB6" w:rsidRPr="002528E9" w:rsidDel="00476C4E">
          <w:delText xml:space="preserve"> </w:delText>
        </w:r>
      </w:del>
      <w:ins w:id="704"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705" w:author="Steve Maas" w:date="2014-01-06T15:54:00Z">
          <w:pPr>
            <w:pStyle w:val="Heading3"/>
          </w:pPr>
        </w:pPrChange>
      </w:pPr>
      <w:bookmarkStart w:id="706" w:name="_Toc376787393"/>
      <w:r>
        <w:t>Heat Flux</w:t>
      </w:r>
      <w:bookmarkEnd w:id="706"/>
    </w:p>
    <w:p w14:paraId="415BF531" w14:textId="4C31F93A" w:rsidR="004A4869" w:rsidRDefault="004A4869">
      <w:r>
        <w:t xml:space="preserve">A heat flux can be defined for heat transfer analyses using the </w:t>
      </w:r>
      <w:ins w:id="707"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708" w:author="Steve Maas" w:date="2014-01-06T16:59:00Z"/>
        </w:rPr>
      </w:pPr>
      <w:r w:rsidRPr="0097532C">
        <w:t>&lt;</w:t>
      </w:r>
      <w:del w:id="709" w:author="Steve Maas" w:date="2014-01-06T15:48:00Z">
        <w:r w:rsidDel="00476C4E">
          <w:delText>heatflux</w:delText>
        </w:r>
      </w:del>
      <w:ins w:id="710" w:author="Steve Maas" w:date="2014-01-06T15:48:00Z">
        <w:r w:rsidR="00476C4E">
          <w:t>surface_load type="heatflux"</w:t>
        </w:r>
      </w:ins>
      <w:r w:rsidRPr="0097532C">
        <w:t>&gt;</w:t>
      </w:r>
    </w:p>
    <w:p w14:paraId="6608251D" w14:textId="22AC574E" w:rsidR="00FE3C5F" w:rsidRDefault="00FE3C5F" w:rsidP="00F97DD9">
      <w:pPr>
        <w:pStyle w:val="code"/>
        <w:rPr>
          <w:ins w:id="711" w:author="Steve Maas" w:date="2014-01-06T15:48:00Z"/>
        </w:rPr>
      </w:pPr>
      <w:ins w:id="712" w:author="Steve Maas" w:date="2014-01-06T16:59:00Z">
        <w:r>
          <w:tab/>
          <w:t>&lt;flux [lc="1"]&gt;1.0&lt;/flux&gt;</w:t>
        </w:r>
      </w:ins>
    </w:p>
    <w:p w14:paraId="36828350" w14:textId="1FB26F97" w:rsidR="00476C4E" w:rsidRPr="0097532C" w:rsidRDefault="00476C4E" w:rsidP="00F97DD9">
      <w:pPr>
        <w:pStyle w:val="code"/>
      </w:pPr>
      <w:ins w:id="713" w:author="Steve Maas" w:date="2014-01-06T15:48:00Z">
        <w:r>
          <w:tab/>
          <w:t>&lt;surface</w:t>
        </w:r>
      </w:ins>
      <w:ins w:id="714" w:author="Steve Maas" w:date="2014-01-06T16:59:00Z">
        <w:r w:rsidR="00FE3C5F">
          <w:t xml:space="preserve"> [set="surface_name"]</w:t>
        </w:r>
      </w:ins>
      <w:ins w:id="715" w:author="Steve Maas" w:date="2014-01-06T15:48:00Z">
        <w:r>
          <w:t>&gt;</w:t>
        </w:r>
      </w:ins>
    </w:p>
    <w:p w14:paraId="15293E0B" w14:textId="5478D7E6" w:rsidR="00F97DD9" w:rsidRDefault="00476C4E" w:rsidP="00F97DD9">
      <w:pPr>
        <w:pStyle w:val="code"/>
        <w:rPr>
          <w:ins w:id="716" w:author="Steve Maas" w:date="2014-01-06T15:48:00Z"/>
        </w:rPr>
      </w:pPr>
      <w:ins w:id="717" w:author="Steve Maas" w:date="2014-01-06T15:48:00Z">
        <w:r>
          <w:tab/>
        </w:r>
      </w:ins>
      <w:r w:rsidR="00F97DD9">
        <w:tab/>
      </w:r>
      <w:del w:id="718" w:author="Steve Maas" w:date="2014-01-06T17:11:00Z">
        <w:r w:rsidR="00F97DD9" w:rsidDel="00B515AA">
          <w:delText>&lt;quad4</w:delText>
        </w:r>
      </w:del>
      <w:del w:id="719" w:author="Steve Maas" w:date="2014-01-06T17:00:00Z">
        <w:r w:rsidR="00F97DD9" w:rsidDel="00FE3C5F">
          <w:delText xml:space="preserve"> [lc="1" scale="1"]</w:delText>
        </w:r>
      </w:del>
      <w:del w:id="720" w:author="Steve Maas" w:date="2014-01-06T17:11:00Z">
        <w:r w:rsidR="00F97DD9" w:rsidDel="00B515AA">
          <w:delText>&gt;1,2,3,4&lt;/quad4&gt;</w:delText>
        </w:r>
      </w:del>
      <w:ins w:id="721" w:author="Steve Maas" w:date="2014-01-06T17:11:00Z">
        <w:r w:rsidR="00B515AA">
          <w:t>...</w:t>
        </w:r>
      </w:ins>
    </w:p>
    <w:p w14:paraId="7E1A5ECE" w14:textId="6AB28412" w:rsidR="00476C4E" w:rsidRDefault="00476C4E" w:rsidP="00F97DD9">
      <w:pPr>
        <w:pStyle w:val="code"/>
      </w:pPr>
      <w:ins w:id="722" w:author="Steve Maas" w:date="2014-01-06T15:48:00Z">
        <w:r>
          <w:tab/>
          <w:t>&lt;/surface&gt;</w:t>
        </w:r>
      </w:ins>
    </w:p>
    <w:p w14:paraId="1E58D465" w14:textId="74F54E08" w:rsidR="00F97DD9" w:rsidRDefault="00F97DD9" w:rsidP="00F97DD9">
      <w:pPr>
        <w:pStyle w:val="code"/>
      </w:pPr>
      <w:r>
        <w:t>&lt;/</w:t>
      </w:r>
      <w:del w:id="723" w:author="Steve Maas" w:date="2014-01-06T15:48:00Z">
        <w:r w:rsidDel="00476C4E">
          <w:delText>heatflux</w:delText>
        </w:r>
      </w:del>
      <w:ins w:id="724" w:author="Steve Maas" w:date="2014-01-06T15:48:00Z">
        <w:r w:rsidR="00476C4E">
          <w:t>surface_load</w:t>
        </w:r>
      </w:ins>
      <w:r>
        <w:t>&gt;</w:t>
      </w:r>
    </w:p>
    <w:p w14:paraId="22769DD2" w14:textId="77777777" w:rsidR="001A7B22" w:rsidRDefault="001A7B22" w:rsidP="001A7B22">
      <w:pPr>
        <w:rPr>
          <w:ins w:id="725" w:author="Steve Maas" w:date="2014-01-06T17:00:00Z"/>
        </w:rPr>
      </w:pPr>
    </w:p>
    <w:p w14:paraId="381D2DA0" w14:textId="1D4FA8D8" w:rsidR="002F00ED" w:rsidRPr="002F00ED" w:rsidRDefault="002F00ED" w:rsidP="001A7B22">
      <w:ins w:id="726"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727" w:author="Steve Maas" w:date="2014-01-06T17:01:00Z">
        <w:r>
          <w:t>omitted</w:t>
        </w:r>
      </w:ins>
      <w:ins w:id="728" w:author="Steve Maas" w:date="2014-01-06T17:00:00Z">
        <w:r>
          <w:t>,</w:t>
        </w:r>
      </w:ins>
      <w:ins w:id="729" w:author="Steve Maas" w:date="2014-01-06T17:01:00Z">
        <w:r>
          <w:t xml:space="preserve"> a constant heat flux will be applied.</w:t>
        </w:r>
      </w:ins>
    </w:p>
    <w:p w14:paraId="39F365D1" w14:textId="771A381B" w:rsidR="00F97DD9" w:rsidRDefault="00F97DD9">
      <w:pPr>
        <w:pStyle w:val="Heading4"/>
        <w:pPrChange w:id="730" w:author="Steve Maas" w:date="2014-01-06T15:54:00Z">
          <w:pPr>
            <w:pStyle w:val="Heading3"/>
          </w:pPr>
        </w:pPrChange>
      </w:pPr>
      <w:bookmarkStart w:id="731" w:name="_Toc376787394"/>
      <w:r>
        <w:t>Convective Heat Flux</w:t>
      </w:r>
      <w:bookmarkEnd w:id="731"/>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732" w:author="Steve Maas" w:date="2014-01-06T17:01:00Z"/>
        </w:rPr>
      </w:pPr>
      <w:r w:rsidRPr="0097532C">
        <w:t>&lt;</w:t>
      </w:r>
      <w:ins w:id="733" w:author="Steve Maas" w:date="2014-01-06T15:49:00Z">
        <w:r w:rsidR="00D638C7">
          <w:t>surface_load type="</w:t>
        </w:r>
      </w:ins>
      <w:r>
        <w:t>convective_heatflux</w:t>
      </w:r>
      <w:ins w:id="734" w:author="Steve Maas" w:date="2014-01-06T15:49:00Z">
        <w:r w:rsidR="00D638C7">
          <w:t>"</w:t>
        </w:r>
      </w:ins>
      <w:r w:rsidRPr="0097532C">
        <w:t>&gt;</w:t>
      </w:r>
    </w:p>
    <w:p w14:paraId="140D2137" w14:textId="7E01800E" w:rsidR="002F00ED" w:rsidRDefault="002F00ED" w:rsidP="00F97DD9">
      <w:pPr>
        <w:pStyle w:val="code"/>
        <w:rPr>
          <w:ins w:id="735" w:author="Steve Maas" w:date="2014-01-06T17:01:00Z"/>
        </w:rPr>
      </w:pPr>
      <w:ins w:id="736" w:author="Steve Maas" w:date="2014-01-06T17:01:00Z">
        <w:r>
          <w:tab/>
          <w:t>&lt;</w:t>
        </w:r>
      </w:ins>
      <w:ins w:id="737" w:author="Steve Maas" w:date="2014-01-06T17:04:00Z">
        <w:r>
          <w:t>Ta</w:t>
        </w:r>
      </w:ins>
      <w:ins w:id="738" w:author="Steve Maas" w:date="2014-01-06T17:01:00Z">
        <w:r>
          <w:t xml:space="preserve"> [lc="1"]&gt;1.0&lt;/</w:t>
        </w:r>
      </w:ins>
      <w:ins w:id="739" w:author="Steve Maas" w:date="2014-01-06T17:04:00Z">
        <w:r>
          <w:t>Ta</w:t>
        </w:r>
      </w:ins>
      <w:ins w:id="740" w:author="Steve Maas" w:date="2014-01-06T17:01:00Z">
        <w:r>
          <w:t>&gt;</w:t>
        </w:r>
      </w:ins>
    </w:p>
    <w:p w14:paraId="2C81C1BE" w14:textId="5794FC88" w:rsidR="002F00ED" w:rsidRDefault="002F00ED" w:rsidP="00F97DD9">
      <w:pPr>
        <w:pStyle w:val="code"/>
        <w:rPr>
          <w:ins w:id="741" w:author="Steve Maas" w:date="2014-01-06T15:49:00Z"/>
        </w:rPr>
      </w:pPr>
      <w:ins w:id="742" w:author="Steve Maas" w:date="2014-01-06T17:01:00Z">
        <w:r>
          <w:tab/>
          <w:t>&lt;hc&gt;1.0&lt;/hc&gt;</w:t>
        </w:r>
      </w:ins>
    </w:p>
    <w:p w14:paraId="005AE8C4" w14:textId="091EB5D3" w:rsidR="00D638C7" w:rsidRPr="0097532C" w:rsidRDefault="00D638C7" w:rsidP="00F97DD9">
      <w:pPr>
        <w:pStyle w:val="code"/>
      </w:pPr>
      <w:ins w:id="743" w:author="Steve Maas" w:date="2014-01-06T15:49:00Z">
        <w:r>
          <w:tab/>
          <w:t>&lt;surface</w:t>
        </w:r>
      </w:ins>
      <w:ins w:id="744" w:author="Steve Maas" w:date="2014-01-06T17:05:00Z">
        <w:r w:rsidR="00C94D52">
          <w:t xml:space="preserve"> [set="surface_name"]</w:t>
        </w:r>
      </w:ins>
      <w:ins w:id="745" w:author="Steve Maas" w:date="2014-01-06T15:49:00Z">
        <w:r>
          <w:t>&gt;</w:t>
        </w:r>
      </w:ins>
    </w:p>
    <w:p w14:paraId="2763B9BA" w14:textId="02FED5F5" w:rsidR="00F97DD9" w:rsidRDefault="00F97DD9" w:rsidP="00F97DD9">
      <w:pPr>
        <w:pStyle w:val="code"/>
        <w:rPr>
          <w:ins w:id="746" w:author="Steve Maas" w:date="2014-01-06T15:49:00Z"/>
        </w:rPr>
      </w:pPr>
      <w:r>
        <w:tab/>
      </w:r>
      <w:ins w:id="747" w:author="Steve Maas" w:date="2014-01-06T15:49:00Z">
        <w:r w:rsidR="00D638C7">
          <w:tab/>
        </w:r>
      </w:ins>
      <w:del w:id="748" w:author="Steve Maas" w:date="2014-01-06T17:12:00Z">
        <w:r w:rsidDel="00B515AA">
          <w:delText>&lt;quad4</w:delText>
        </w:r>
      </w:del>
      <w:del w:id="749" w:author="Steve Maas" w:date="2014-01-06T17:02:00Z">
        <w:r w:rsidDel="002F00ED">
          <w:delText xml:space="preserve"> hc="1.0" lc="1" [scale="1"]</w:delText>
        </w:r>
      </w:del>
      <w:del w:id="750" w:author="Steve Maas" w:date="2014-01-06T17:12:00Z">
        <w:r w:rsidDel="00B515AA">
          <w:delText>&gt;1,2,3,4&lt;/quad4&gt;</w:delText>
        </w:r>
      </w:del>
      <w:ins w:id="751" w:author="Steve Maas" w:date="2014-01-06T17:12:00Z">
        <w:r w:rsidR="00B515AA">
          <w:t>...</w:t>
        </w:r>
      </w:ins>
    </w:p>
    <w:p w14:paraId="65167BD1" w14:textId="47188B56" w:rsidR="00D638C7" w:rsidRDefault="00D638C7" w:rsidP="00F97DD9">
      <w:pPr>
        <w:pStyle w:val="code"/>
      </w:pPr>
      <w:ins w:id="752" w:author="Steve Maas" w:date="2014-01-06T15:49:00Z">
        <w:r>
          <w:tab/>
          <w:t>&lt;/surface&gt;</w:t>
        </w:r>
      </w:ins>
    </w:p>
    <w:p w14:paraId="37D8D529" w14:textId="49AE9AD4" w:rsidR="00F97DD9" w:rsidRDefault="00F97DD9" w:rsidP="00F97DD9">
      <w:pPr>
        <w:pStyle w:val="code"/>
      </w:pPr>
      <w:r>
        <w:t>&lt;/</w:t>
      </w:r>
      <w:del w:id="753" w:author="Steve Maas" w:date="2014-01-06T15:49:00Z">
        <w:r w:rsidRPr="00F97DD9" w:rsidDel="00D638C7">
          <w:delText xml:space="preserve"> </w:delText>
        </w:r>
        <w:r w:rsidDel="00B21E17">
          <w:delText>convective_heatflux</w:delText>
        </w:r>
      </w:del>
      <w:ins w:id="754"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lastRenderedPageBreak/>
        <w:t xml:space="preserve">The </w:t>
      </w:r>
      <w:r>
        <w:rPr>
          <w:i/>
        </w:rPr>
        <w:t xml:space="preserve">hc </w:t>
      </w:r>
      <w:r>
        <w:t xml:space="preserve">parameter defines the heat transfer coefficient. The ambient temperature is </w:t>
      </w:r>
      <w:del w:id="755" w:author="Steve Maas" w:date="2014-01-06T17:04:00Z">
        <w:r w:rsidDel="00774E5E">
          <w:delText xml:space="preserve">controlled </w:delText>
        </w:r>
      </w:del>
      <w:ins w:id="756" w:author="Steve Maas" w:date="2014-01-06T17:04:00Z">
        <w:r w:rsidR="00774E5E">
          <w:t xml:space="preserve">defined by the </w:t>
        </w:r>
        <w:r w:rsidR="00774E5E">
          <w:rPr>
            <w:i/>
          </w:rPr>
          <w:t xml:space="preserve">Ta </w:t>
        </w:r>
        <w:r w:rsidR="00774E5E">
          <w:t xml:space="preserve">parameter.  </w:t>
        </w:r>
      </w:ins>
      <w:ins w:id="757" w:author="Steve Maas" w:date="2014-01-06T17:05:00Z">
        <w:r w:rsidR="00774E5E">
          <w:t xml:space="preserve">It </w:t>
        </w:r>
      </w:ins>
      <w:del w:id="758" w:author="Steve Maas" w:date="2014-01-06T17:04:00Z">
        <w:r w:rsidDel="00774E5E">
          <w:delText xml:space="preserve">by </w:delText>
        </w:r>
      </w:del>
      <w:ins w:id="759" w:author="Steve Maas" w:date="2014-01-06T17:05:00Z">
        <w:r w:rsidR="00774E5E">
          <w:t xml:space="preserve">takes an </w:t>
        </w:r>
      </w:ins>
      <w:del w:id="760" w:author="Steve Maas" w:date="2014-01-06T17:04:00Z">
        <w:r w:rsidDel="00774E5E">
          <w:delText>t</w:delText>
        </w:r>
      </w:del>
      <w:del w:id="761" w:author="Steve Maas" w:date="2014-01-06T17:05:00Z">
        <w:r w:rsidDel="00774E5E">
          <w:delText xml:space="preserve">he </w:delText>
        </w:r>
      </w:del>
      <w:ins w:id="762" w:author="Steve Maas" w:date="2014-01-06T17:04:00Z">
        <w:r w:rsidR="00774E5E">
          <w:t xml:space="preserve">optional </w:t>
        </w:r>
      </w:ins>
      <w:r>
        <w:t>load curve define</w:t>
      </w:r>
      <w:ins w:id="763" w:author="Steve Maas" w:date="2014-01-06T15:50:00Z">
        <w:r w:rsidR="00A0697D">
          <w:t>d</w:t>
        </w:r>
      </w:ins>
      <w:r>
        <w:t xml:space="preserve"> through the </w:t>
      </w:r>
      <w:r>
        <w:rPr>
          <w:i/>
        </w:rPr>
        <w:t xml:space="preserve">lc </w:t>
      </w:r>
      <w:r>
        <w:t>attribute</w:t>
      </w:r>
      <w:del w:id="764"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765" w:name="_Toc376787395"/>
      <w:r>
        <w:t xml:space="preserve">Body </w:t>
      </w:r>
      <w:del w:id="766" w:author="Steve Maas" w:date="2014-01-06T15:54:00Z">
        <w:r w:rsidDel="002528E9">
          <w:delText>Force</w:delText>
        </w:r>
      </w:del>
      <w:ins w:id="767" w:author="Steve Maas" w:date="2014-01-06T15:54:00Z">
        <w:r w:rsidR="002528E9">
          <w:t>Loads</w:t>
        </w:r>
      </w:ins>
      <w:bookmarkEnd w:id="765"/>
    </w:p>
    <w:p w14:paraId="4DA7A91B" w14:textId="74532E0D" w:rsidR="001A7B22" w:rsidRDefault="002528E9" w:rsidP="001A7B22">
      <w:ins w:id="768" w:author="Steve Maas" w:date="2014-01-06T15:54:00Z">
        <w:r>
          <w:t xml:space="preserve">A body load </w:t>
        </w:r>
      </w:ins>
      <w:ins w:id="769" w:author="Steve Maas" w:date="2014-01-06T15:55:00Z">
        <w:r>
          <w:t xml:space="preserve">can be used to define a source term to the model. The following sections define the different type of body loads that can be applied. </w:t>
        </w:r>
      </w:ins>
      <w:moveFromRangeStart w:id="770" w:author="Steve Maas" w:date="2014-01-06T15:54:00Z" w:name="move376787111"/>
      <w:moveFrom w:id="771" w:author="Steve Maas" w:date="2014-01-06T15:54:00Z">
        <w:r w:rsidR="001A7B22" w:rsidDel="002528E9">
          <w:t>The body force is defined as a 3D vector. Each component can be associated with a load curve to define a time dependent body force. Only the non-zero components need to be def</w:t>
        </w:r>
        <w:del w:id="772" w:author="Steve Maas" w:date="2014-01-06T15:55:00Z">
          <w:r w:rsidR="001A7B22" w:rsidDel="002528E9">
            <w:delText>ined</w:delText>
          </w:r>
          <w:r w:rsidR="00073C1F" w:rsidDel="002528E9">
            <w:delText>.</w:delText>
          </w:r>
        </w:del>
      </w:moveFrom>
      <w:moveFromRangeEnd w:id="770"/>
    </w:p>
    <w:p w14:paraId="340F52D1" w14:textId="77777777" w:rsidR="00073C1F" w:rsidRDefault="00073C1F" w:rsidP="007D6F0D">
      <w:pPr>
        <w:pStyle w:val="Heading4"/>
      </w:pPr>
      <w:bookmarkStart w:id="773" w:name="_Toc376787396"/>
      <w:r>
        <w:t>Constant Body Force</w:t>
      </w:r>
      <w:bookmarkEnd w:id="773"/>
    </w:p>
    <w:p w14:paraId="4AE8E5E1" w14:textId="11363F5A" w:rsidR="00073C1F" w:rsidRDefault="002528E9" w:rsidP="00073C1F">
      <w:moveToRangeStart w:id="774" w:author="Steve Maas" w:date="2014-01-06T15:54:00Z" w:name="move376787111"/>
      <w:moveTo w:id="775" w:author="Steve Maas" w:date="2014-01-06T15:54:00Z">
        <w:r>
          <w:t>The body force is defined as a 3D vector. Each component can be associated with a load curve to define a time dependent body force. Only the non-zero components need to be defined.</w:t>
        </w:r>
      </w:moveTo>
      <w:moveToRangeEnd w:id="774"/>
      <w:ins w:id="776"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777" w:author="Steve Maas" w:date="2014-01-06T15:50:00Z">
        <w:r w:rsidRPr="0097532C" w:rsidDel="00A0697D">
          <w:delText>force</w:delText>
        </w:r>
        <w:r w:rsidR="00073C1F" w:rsidDel="00A0697D">
          <w:delText xml:space="preserve"> </w:delText>
        </w:r>
      </w:del>
      <w:ins w:id="778"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779" w:author="Steve Maas" w:date="2014-01-06T15:50:00Z">
        <w:r w:rsidDel="00A0697D">
          <w:delText>force</w:delText>
        </w:r>
      </w:del>
      <w:ins w:id="780"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781" w:name="_Toc376787397"/>
      <w:r>
        <w:t>Non-Constant Body Force</w:t>
      </w:r>
      <w:bookmarkEnd w:id="781"/>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782" w:author="Steve Maas" w:date="2014-01-06T15:50:00Z">
        <w:r w:rsidRPr="0097532C" w:rsidDel="00C44072">
          <w:delText>force</w:delText>
        </w:r>
        <w:r w:rsidDel="00C44072">
          <w:delText xml:space="preserve"> </w:delText>
        </w:r>
      </w:del>
      <w:ins w:id="783"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784" w:author="Steve Maas" w:date="2014-01-06T15:50:00Z">
        <w:r w:rsidDel="00C44072">
          <w:delText>force</w:delText>
        </w:r>
      </w:del>
      <w:ins w:id="785"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786" w:name="_Toc337555754"/>
      <w:bookmarkStart w:id="787" w:name="_Toc350246989"/>
      <w:bookmarkStart w:id="788" w:name="_Toc350354875"/>
      <w:bookmarkStart w:id="789" w:name="_Toc350439833"/>
      <w:bookmarkStart w:id="790" w:name="_Toc352596239"/>
      <w:bookmarkStart w:id="791" w:name="_Toc363725012"/>
      <w:bookmarkStart w:id="792" w:name="_Toc337555755"/>
      <w:bookmarkStart w:id="793" w:name="_Toc350246990"/>
      <w:bookmarkStart w:id="794" w:name="_Toc350354876"/>
      <w:bookmarkStart w:id="795" w:name="_Toc350439834"/>
      <w:bookmarkStart w:id="796" w:name="_Toc352596240"/>
      <w:bookmarkStart w:id="797" w:name="_Toc363725013"/>
      <w:bookmarkStart w:id="798" w:name="_Toc376787398"/>
      <w:bookmarkEnd w:id="786"/>
      <w:bookmarkEnd w:id="787"/>
      <w:bookmarkEnd w:id="788"/>
      <w:bookmarkEnd w:id="789"/>
      <w:bookmarkEnd w:id="790"/>
      <w:bookmarkEnd w:id="791"/>
      <w:bookmarkEnd w:id="792"/>
      <w:bookmarkEnd w:id="793"/>
      <w:bookmarkEnd w:id="794"/>
      <w:bookmarkEnd w:id="795"/>
      <w:bookmarkEnd w:id="796"/>
      <w:bookmarkEnd w:id="797"/>
      <w:r>
        <w:t>Centrifugal Force</w:t>
      </w:r>
      <w:bookmarkEnd w:id="798"/>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57" type="#_x0000_t75" style="width:12pt;height:10.65pt" o:ole="">
            <v:imagedata r:id="rId93" o:title=""/>
          </v:shape>
          <o:OLEObject Type="Embed" ProgID="Equation.DSMT4" ShapeID="_x0000_i1057" DrawAspect="Content" ObjectID="_1324453207" r:id="rId94"/>
        </w:object>
      </w:r>
      <w:r>
        <w:t xml:space="preserve"> about a rotation axis directed along </w:t>
      </w:r>
      <w:r w:rsidR="00AF2221" w:rsidRPr="00AF2221">
        <w:rPr>
          <w:position w:val="-4"/>
        </w:rPr>
        <w:object w:dxaOrig="200" w:dyaOrig="200" w14:anchorId="5FC73536">
          <v:shape id="_x0000_i1058" type="#_x0000_t75" style="width:10pt;height:10pt" o:ole="">
            <v:imagedata r:id="rId95" o:title=""/>
          </v:shape>
          <o:OLEObject Type="Embed" ProgID="Equation.DSMT4" ShapeID="_x0000_i1058" DrawAspect="Content" ObjectID="_1324453208" r:id="rId96"/>
        </w:object>
      </w:r>
      <w:r>
        <w:t xml:space="preserve"> and passing through the rotation center </w:t>
      </w:r>
      <w:r w:rsidR="00AF2221" w:rsidRPr="00AF2221">
        <w:rPr>
          <w:position w:val="-6"/>
        </w:rPr>
        <w:object w:dxaOrig="180" w:dyaOrig="220" w14:anchorId="7BD26EE0">
          <v:shape id="_x0000_i1059" type="#_x0000_t75" style="width:8.65pt;height:10.65pt" o:ole="">
            <v:imagedata r:id="rId97" o:title=""/>
          </v:shape>
          <o:OLEObject Type="Embed" ProgID="Equation.DSMT4" ShapeID="_x0000_i1059" DrawAspect="Content" ObjectID="_1324453209" r:id="rId98"/>
        </w:object>
      </w:r>
      <w:r w:rsidR="00FA2E2E">
        <w:rPr>
          <w:rStyle w:val="CommentReference"/>
        </w:rPr>
        <w:commentReference w:id="799"/>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800" w:author="Steve Maas" w:date="2014-01-06T15:51:00Z">
        <w:r w:rsidR="00C138A7">
          <w:t>load</w:t>
        </w:r>
      </w:ins>
      <w:del w:id="801"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802" w:author="Steve Maas" w:date="2014-01-06T15:51:00Z">
        <w:r w:rsidDel="00C138A7">
          <w:delText>force</w:delText>
        </w:r>
      </w:del>
      <w:ins w:id="803"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804" w:name="_Toc376787399"/>
      <w:r>
        <w:t>Heat source</w:t>
      </w:r>
      <w:bookmarkEnd w:id="80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805" w:author="Steve Maas" w:date="2014-01-06T15:51:00Z">
        <w:r>
          <w:t>load</w:t>
        </w:r>
      </w:ins>
      <w:del w:id="806"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807" w:author="Steve Maas" w:date="2014-01-06T15:51:00Z">
        <w:r w:rsidDel="00C138A7">
          <w:delText>force</w:delText>
        </w:r>
      </w:del>
      <w:ins w:id="808"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77777777" w:rsidR="00602A42" w:rsidRDefault="0098023B">
      <w:pPr>
        <w:pStyle w:val="Heading2"/>
        <w:pPrChange w:id="809" w:author="Steve Maas" w:date="2013-12-16T10:14:00Z">
          <w:pPr>
            <w:pStyle w:val="Heading3"/>
          </w:pPr>
        </w:pPrChange>
      </w:pPr>
      <w:r>
        <w:br w:type="page"/>
      </w:r>
      <w:bookmarkStart w:id="810" w:name="_Toc376787400"/>
      <w:r w:rsidR="00602A42">
        <w:lastRenderedPageBreak/>
        <w:t>Contact Interfaces</w:t>
      </w:r>
      <w:bookmarkEnd w:id="810"/>
    </w:p>
    <w:p w14:paraId="763861E5" w14:textId="77777777" w:rsidR="00602A42" w:rsidRDefault="00602A42" w:rsidP="00602A42">
      <w:ins w:id="811"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812"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813"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814" w:author="Gerard Ateshian" w:date="2014-01-07T09:37:00Z">
              <w:r w:rsidDel="00147151">
                <w:delText xml:space="preserve">and </w:delText>
              </w:r>
            </w:del>
            <w:r>
              <w:t xml:space="preserve">biphasic-solute contact for </w:t>
            </w:r>
            <w:r w:rsidRPr="007D6F0D">
              <w:rPr>
                <w:i/>
              </w:rPr>
              <w:t>sliding3</w:t>
            </w:r>
            <w:ins w:id="815" w:author="Gerard Ateshian" w:date="2014-01-07T09:37:00Z">
              <w:r w:rsidR="00147151">
                <w:t xml:space="preserve">, and multiphasic contact for </w:t>
              </w:r>
            </w:ins>
            <w:ins w:id="816"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817" w:author="Steve Maas" w:date="2013-12-16T10:14:00Z">
          <w:pPr>
            <w:pStyle w:val="Heading4"/>
          </w:pPr>
        </w:pPrChange>
      </w:pPr>
      <w:bookmarkStart w:id="818" w:name="_Toc376787401"/>
      <w:r>
        <w:t>Sliding Interfaces</w:t>
      </w:r>
      <w:bookmarkEnd w:id="818"/>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819" w:author="Steve Maas" w:date="2013-12-16T10:18:00Z">
        <w:r w:rsidDel="00602A42">
          <w:delText>lagrange</w:delText>
        </w:r>
      </w:del>
      <w:ins w:id="820"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821"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822" w:author="Gerard Ateshian" w:date="2014-01-07T09:40:00Z">
        <w:r>
          <w:rPr>
            <w:b/>
            <w:i/>
          </w:rPr>
          <w:t>sliding-multiphasic (S</w:t>
        </w:r>
      </w:ins>
      <w:ins w:id="823" w:author="Gerard Ateshian" w:date="2014-01-07T09:41:00Z">
        <w:r>
          <w:rPr>
            <w:b/>
            <w:i/>
          </w:rPr>
          <w:t>MP</w:t>
        </w:r>
      </w:ins>
      <w:ins w:id="824" w:author="Gerard Ateshian" w:date="2014-01-07T09:40:00Z">
        <w:r>
          <w:rPr>
            <w:b/>
            <w:i/>
          </w:rPr>
          <w:t>)</w:t>
        </w:r>
        <w:r w:rsidRPr="00D74A7E">
          <w:t>:</w:t>
        </w:r>
        <w:r>
          <w:t xml:space="preserve"> This method is similar to </w:t>
        </w:r>
        <w:r w:rsidRPr="00696CC4">
          <w:rPr>
            <w:i/>
          </w:rPr>
          <w:t>sliding</w:t>
        </w:r>
      </w:ins>
      <w:ins w:id="825" w:author="Gerard Ateshian" w:date="2014-01-07T09:41:00Z">
        <w:r>
          <w:rPr>
            <w:i/>
          </w:rPr>
          <w:t>3</w:t>
        </w:r>
      </w:ins>
      <w:ins w:id="826" w:author="Gerard Ateshian" w:date="2014-01-07T09:40:00Z">
        <w:r>
          <w:t xml:space="preserve">. This contact implementation supports </w:t>
        </w:r>
      </w:ins>
      <w:ins w:id="827" w:author="Gerard Ateshian" w:date="2014-01-07T09:41:00Z">
        <w:r>
          <w:t xml:space="preserve">multiphasic </w:t>
        </w:r>
      </w:ins>
      <w:ins w:id="828" w:author="Gerard Ateshian" w:date="2014-01-07T09:40:00Z">
        <w:r>
          <w:t xml:space="preserve">contact (see the next section).  When using </w:t>
        </w:r>
      </w:ins>
      <w:ins w:id="829" w:author="Gerard Ateshian" w:date="2014-01-07T09:41:00Z">
        <w:r>
          <w:t xml:space="preserve">multiphasic </w:t>
        </w:r>
      </w:ins>
      <w:ins w:id="830"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831"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832" w:author="Steve Maas" w:date="2013-12-30T14:00:00Z"/>
        </w:rPr>
      </w:pPr>
      <w:del w:id="833" w:author="Steve Maas" w:date="2013-12-30T13:59:00Z">
        <w:r w:rsidDel="00BB02DD">
          <w:delText>Both quadrilateral surface elements (quad4) and triangular elements (tri3) can be used to define the master and/or slave surfaces</w:delText>
        </w:r>
      </w:del>
      <w:ins w:id="834" w:author="Steve Maas" w:date="2013-12-30T13:59:00Z">
        <w:r w:rsidR="00BB02DD">
          <w:t xml:space="preserve">The supported surface elements are </w:t>
        </w:r>
      </w:ins>
      <w:ins w:id="835" w:author="Steve Maas" w:date="2013-12-30T14:03:00Z">
        <w:r w:rsidR="00C44CEE">
          <w:t>described</w:t>
        </w:r>
      </w:ins>
      <w:ins w:id="836" w:author="Steve Maas" w:date="2013-12-30T13:59:00Z">
        <w:r w:rsidR="00BB02DD">
          <w:t xml:space="preserve"> in section </w:t>
        </w:r>
      </w:ins>
      <w:ins w:id="837" w:author="Steve Maas" w:date="2013-12-30T14:00:00Z">
        <w:r w:rsidR="00BB02DD">
          <w:fldChar w:fldCharType="begin"/>
        </w:r>
        <w:r w:rsidR="00BB02DD">
          <w:instrText xml:space="preserve"> REF _Ref376174920 \r \h </w:instrText>
        </w:r>
      </w:ins>
      <w:r w:rsidR="00BB02DD">
        <w:fldChar w:fldCharType="separate"/>
      </w:r>
      <w:ins w:id="838" w:author="Steve Maas" w:date="2014-01-02T13:04:00Z">
        <w:r w:rsidR="00873D59">
          <w:t xml:space="preserve">3.6.2.3. </w:t>
        </w:r>
      </w:ins>
      <w:ins w:id="839" w:author="Steve Maas" w:date="2013-12-30T14:00:00Z">
        <w:r w:rsidR="00BB02DD">
          <w:fldChar w:fldCharType="end"/>
        </w:r>
      </w:ins>
      <w:del w:id="840" w:author="Steve Maas" w:date="2013-12-30T14:00:00Z">
        <w:r w:rsidDel="00BB02DD">
          <w:delText>.</w:delText>
        </w:r>
      </w:del>
    </w:p>
    <w:p w14:paraId="1EC8BA4E" w14:textId="77777777" w:rsidR="00BB02DD" w:rsidRDefault="00BB02DD" w:rsidP="00602A42">
      <w:pPr>
        <w:rPr>
          <w:ins w:id="841" w:author="Steve Maas" w:date="2013-12-30T14:00:00Z"/>
        </w:rPr>
      </w:pPr>
    </w:p>
    <w:p w14:paraId="15A00806" w14:textId="5B6EB426" w:rsidR="00BB02DD" w:rsidRDefault="00BB02DD" w:rsidP="00602A42">
      <w:pPr>
        <w:rPr>
          <w:ins w:id="842" w:author="Steve Maas" w:date="2013-12-30T14:01:00Z"/>
        </w:rPr>
      </w:pPr>
      <w:ins w:id="843" w:author="Steve Maas" w:date="2013-12-30T14:00:00Z">
        <w:r>
          <w:t xml:space="preserve">If surfaces are defined in the input file using the </w:t>
        </w:r>
        <w:r w:rsidRPr="00BB02DD">
          <w:rPr>
            <w:i/>
            <w:rPrChange w:id="844" w:author="Steve Maas" w:date="2013-12-30T14:01:00Z">
              <w:rPr/>
            </w:rPrChange>
          </w:rPr>
          <w:t>Geometry/Surface</w:t>
        </w:r>
        <w:r>
          <w:t xml:space="preserve"> section, then the contact surface definition can be defined by referring to the surfaces defined in the </w:t>
        </w:r>
        <w:r w:rsidRPr="00BB02DD">
          <w:rPr>
            <w:i/>
            <w:rPrChange w:id="845" w:author="Steve Maas" w:date="2013-12-30T14:01:00Z">
              <w:rPr/>
            </w:rPrChange>
          </w:rPr>
          <w:t>Geometry/Surface</w:t>
        </w:r>
        <w:r>
          <w:t xml:space="preserve"> section and this can be done using the </w:t>
        </w:r>
      </w:ins>
      <w:ins w:id="846" w:author="Steve Maas" w:date="2013-12-30T14:01:00Z">
        <w:r>
          <w:rPr>
            <w:i/>
          </w:rPr>
          <w:t xml:space="preserve">set </w:t>
        </w:r>
        <w:r>
          <w:t>attribute.</w:t>
        </w:r>
      </w:ins>
      <w:ins w:id="847" w:author="Steve Maas" w:date="2013-12-30T14:02:00Z">
        <w:r w:rsidR="00C44CEE">
          <w:t xml:space="preserve"> For example:</w:t>
        </w:r>
      </w:ins>
    </w:p>
    <w:p w14:paraId="4CF88E71" w14:textId="77777777" w:rsidR="00BB02DD" w:rsidRDefault="00BB02DD" w:rsidP="00602A42">
      <w:pPr>
        <w:rPr>
          <w:ins w:id="848" w:author="Steve Maas" w:date="2013-12-30T14:02:00Z"/>
        </w:rPr>
      </w:pPr>
    </w:p>
    <w:p w14:paraId="40320ECD" w14:textId="5EAB2B4E" w:rsidR="00C44CEE" w:rsidRDefault="00C44CEE" w:rsidP="00C44CEE">
      <w:pPr>
        <w:pStyle w:val="code"/>
        <w:rPr>
          <w:ins w:id="849" w:author="Steve Maas" w:date="2013-12-30T14:02:00Z"/>
        </w:rPr>
      </w:pPr>
      <w:ins w:id="850" w:author="Steve Maas" w:date="2013-12-30T14:02:00Z">
        <w:r>
          <w:t>&lt;surface type="master" set="Surface01"/&gt;</w:t>
        </w:r>
      </w:ins>
    </w:p>
    <w:p w14:paraId="264856AE" w14:textId="77777777" w:rsidR="00C44CEE" w:rsidRDefault="00C44CEE" w:rsidP="00602A42">
      <w:pPr>
        <w:rPr>
          <w:ins w:id="851" w:author="Steve Maas" w:date="2013-12-30T14:01:00Z"/>
        </w:rPr>
      </w:pPr>
    </w:p>
    <w:p w14:paraId="4177B078" w14:textId="404BE351" w:rsidR="00BB02DD" w:rsidRPr="005F474E" w:rsidRDefault="00C44CEE" w:rsidP="00602A42">
      <w:pPr>
        <w:rPr>
          <w:ins w:id="852" w:author="Steve Maas" w:date="2013-12-30T14:01:00Z"/>
        </w:rPr>
      </w:pPr>
      <w:ins w:id="853"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854" w:author="Steve Maas" w:date="2013-12-30T14:03:00Z">
        <w:r>
          <w:fldChar w:fldCharType="begin"/>
        </w:r>
        <w:r>
          <w:instrText xml:space="preserve"> REF _Ref376175517 \r \h </w:instrText>
        </w:r>
      </w:ins>
      <w:r>
        <w:fldChar w:fldCharType="separate"/>
      </w:r>
      <w:ins w:id="855" w:author="Steve Maas" w:date="2014-01-02T13:04:00Z">
        <w:r w:rsidR="00873D59">
          <w:t>3.6.4</w:t>
        </w:r>
      </w:ins>
      <w:ins w:id="856" w:author="Steve Maas" w:date="2013-12-30T14:03:00Z">
        <w:r>
          <w:fldChar w:fldCharType="end"/>
        </w:r>
        <w:r>
          <w:t xml:space="preserve"> </w:t>
        </w:r>
      </w:ins>
      <w:ins w:id="857"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0" type="#_x0000_t75" style="width:12pt;height:18pt" o:ole="">
            <v:imagedata r:id="rId100" o:title=""/>
          </v:shape>
          <o:OLEObject Type="Embed" ProgID="Equation.DSMT4" ShapeID="_x0000_i1060" DrawAspect="Content" ObjectID="_1324453210" r:id="rId101"/>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1" type="#_x0000_t75" style="width:40.65pt;height:31.35pt" o:ole="">
            <v:imagedata r:id="rId102" o:title=""/>
          </v:shape>
          <o:OLEObject Type="Embed" ProgID="Equation.DSMT4" ShapeID="_x0000_i1061" DrawAspect="Content" ObjectID="_1324453211" r:id="rId103"/>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2" type="#_x0000_t75" style="width:82pt;height:24pt" o:ole="">
            <v:imagedata r:id="rId104" o:title=""/>
          </v:shape>
          <o:OLEObject Type="Embed" ProgID="Equation.DSMT4" ShapeID="_x0000_i1062" DrawAspect="Content" ObjectID="_1324453212" r:id="rId105"/>
        </w:object>
      </w:r>
      <w:r>
        <w:t xml:space="preserve">, </w:t>
      </w:r>
      <w:r w:rsidRPr="00AF2221">
        <w:rPr>
          <w:position w:val="-4"/>
        </w:rPr>
        <w:object w:dxaOrig="420" w:dyaOrig="200" w14:anchorId="6960DD08">
          <v:shape id="_x0000_i1063" type="#_x0000_t75" style="width:21.35pt;height:10pt" o:ole="">
            <v:imagedata r:id="rId106" o:title=""/>
          </v:shape>
          <o:OLEObject Type="Embed" ProgID="Equation.DSMT4" ShapeID="_x0000_i1063" DrawAspect="Content" ObjectID="_1324453213" r:id="rId107"/>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858" w:author="Gerard Ateshian" w:date="2014-01-07T09:42:00Z">
        <w:r w:rsidR="00147151" w:rsidRPr="00147151">
          <w:rPr>
            <w:rPrChange w:id="859" w:author="Gerard Ateshian" w:date="2014-01-07T09:42:00Z">
              <w:rPr>
                <w:i/>
              </w:rPr>
            </w:rPrChange>
          </w:rPr>
          <w:t>,</w:t>
        </w:r>
      </w:ins>
      <w:r>
        <w:t xml:space="preserve"> </w:t>
      </w:r>
      <w:del w:id="860" w:author="Gerard Ateshian" w:date="2014-01-07T09:42:00Z">
        <w:r w:rsidDel="00147151">
          <w:delText xml:space="preserve">and </w:delText>
        </w:r>
      </w:del>
      <w:r w:rsidRPr="00A92C16">
        <w:rPr>
          <w:i/>
        </w:rPr>
        <w:t>sliding3</w:t>
      </w:r>
      <w:r>
        <w:t xml:space="preserve"> </w:t>
      </w:r>
      <w:ins w:id="861" w:author="Gerard Ateshian" w:date="2014-01-07T09:42:00Z">
        <w:r w:rsidR="00147151">
          <w:t xml:space="preserve">and </w:t>
        </w:r>
        <w:r w:rsidR="00147151" w:rsidRPr="00147151">
          <w:rPr>
            <w:i/>
            <w:rPrChange w:id="862"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863" w:author="Steve Maas" w:date="2013-12-16T10:14:00Z">
          <w:pPr>
            <w:pStyle w:val="Heading4"/>
          </w:pPr>
        </w:pPrChange>
      </w:pPr>
      <w:bookmarkStart w:id="864" w:name="_Toc376787402"/>
      <w:r>
        <w:t>Biphasic Contact</w:t>
      </w:r>
      <w:bookmarkEnd w:id="864"/>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64" type="#_x0000_t75" style="width:42pt;height:31.35pt" o:ole="">
            <v:imagedata r:id="rId108" o:title=""/>
          </v:shape>
          <o:OLEObject Type="Embed" ProgID="Equation.DSMT4" ShapeID="_x0000_i1064" DrawAspect="Content" ObjectID="_1324453214" r:id="rId109"/>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865" w:author="Steve Maas" w:date="2013-12-16T10:14:00Z">
          <w:pPr>
            <w:pStyle w:val="Heading4"/>
          </w:pPr>
        </w:pPrChange>
      </w:pPr>
      <w:bookmarkStart w:id="866" w:name="_Toc376787403"/>
      <w:r>
        <w:t xml:space="preserve">Biphasic-Solute </w:t>
      </w:r>
      <w:ins w:id="867" w:author="Gerard Ateshian" w:date="2014-01-07T09:42:00Z">
        <w:r w:rsidR="00147151">
          <w:t xml:space="preserve">and Multiphasic </w:t>
        </w:r>
      </w:ins>
      <w:r>
        <w:t>Contact</w:t>
      </w:r>
      <w:bookmarkEnd w:id="866"/>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868" w:author="Gerard Ateshian" w:date="2014-01-07T09:43:00Z">
        <w:r w:rsidR="00147151">
          <w:t xml:space="preserve"> and the </w:t>
        </w:r>
        <w:r w:rsidR="00147151" w:rsidRPr="00147151">
          <w:rPr>
            <w:i/>
            <w:rPrChange w:id="869" w:author="Gerard Ateshian" w:date="2014-01-07T09:43:00Z">
              <w:rPr/>
            </w:rPrChange>
          </w:rPr>
          <w:t>sliding-multiphasic</w:t>
        </w:r>
        <w:r w:rsidR="00147151">
          <w:t xml:space="preserve"> contact interface can similarly deal with multiphasic contact surfaces</w:t>
        </w:r>
      </w:ins>
      <w:r>
        <w:t xml:space="preserve">. </w:t>
      </w:r>
      <w:del w:id="870" w:author="Gerard Ateshian" w:date="2014-01-07T09:43:00Z">
        <w:r w:rsidDel="00147151">
          <w:delText xml:space="preserve">It </w:delText>
        </w:r>
      </w:del>
      <w:ins w:id="871" w:author="Gerard Ateshian" w:date="2014-01-07T09:43:00Z">
        <w:r w:rsidR="00147151">
          <w:t xml:space="preserve">These contact interfaces </w:t>
        </w:r>
      </w:ins>
      <w:r>
        <w:t>allow</w:t>
      </w:r>
      <w:del w:id="872"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873" w:author="Gerard Ateshian" w:date="2014-01-07T09:44:00Z">
        <w:r w:rsidR="00147151" w:rsidRPr="00147151">
          <w:t xml:space="preserve"> (</w:t>
        </w:r>
      </w:ins>
      <w:ins w:id="874" w:author="Gerard Ateshian" w:date="2014-01-07T09:45:00Z">
        <w:r w:rsidR="00147151">
          <w:t xml:space="preserve">for </w:t>
        </w:r>
      </w:ins>
      <w:ins w:id="875" w:author="Gerard Ateshian" w:date="2014-01-07T09:44:00Z">
        <w:r w:rsidR="00147151" w:rsidRPr="00147151">
          <w:t>sliding3)</w:t>
        </w:r>
      </w:ins>
    </w:p>
    <w:p w14:paraId="0CEF6785" w14:textId="5762FE8E" w:rsidR="00147151" w:rsidRPr="00147151" w:rsidRDefault="00147151">
      <w:pPr>
        <w:rPr>
          <w:ins w:id="876" w:author="Gerard Ateshian" w:date="2014-01-07T09:45:00Z"/>
        </w:rPr>
        <w:pPrChange w:id="877" w:author="Gerard Ateshian" w:date="2014-01-07T09:45:00Z">
          <w:pPr>
            <w:pStyle w:val="code"/>
          </w:pPr>
        </w:pPrChange>
      </w:pPr>
      <w:ins w:id="878" w:author="Gerard Ateshian" w:date="2014-01-07T09:45:00Z">
        <w:r w:rsidRPr="00147151">
          <w:t>or</w:t>
        </w:r>
      </w:ins>
    </w:p>
    <w:p w14:paraId="269C4100" w14:textId="3D3DE009" w:rsidR="00147151" w:rsidRDefault="00147151" w:rsidP="00147151">
      <w:pPr>
        <w:pStyle w:val="code"/>
        <w:rPr>
          <w:ins w:id="879" w:author="Gerard Ateshian" w:date="2014-01-07T09:44:00Z"/>
        </w:rPr>
      </w:pPr>
      <w:ins w:id="880" w:author="Gerard Ateshian" w:date="2014-01-07T09:44:00Z">
        <w:r w:rsidRPr="00B7277A">
          <w:t>&lt;ambient_concentration</w:t>
        </w:r>
        <w:r>
          <w:t xml:space="preserve"> sol=”id”</w:t>
        </w:r>
        <w:r w:rsidRPr="00B7277A">
          <w:t>&gt;0&lt;/ambient_concentration&gt;</w:t>
        </w:r>
        <w:r>
          <w:t xml:space="preserve"> (</w:t>
        </w:r>
      </w:ins>
      <w:ins w:id="881" w:author="Gerard Ateshian" w:date="2014-01-07T09:45:00Z">
        <w:r>
          <w:t xml:space="preserve">for </w:t>
        </w:r>
      </w:ins>
      <w:ins w:id="882"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883"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65" type="#_x0000_t75" style="width:122pt;height:31.35pt" o:ole="">
            <v:imagedata r:id="rId110" o:title=""/>
          </v:shape>
          <o:OLEObject Type="Embed" ProgID="Equation.DSMT4" ShapeID="_x0000_i1065" DrawAspect="Content" ObjectID="_1324453215" r:id="rId111"/>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66" type="#_x0000_t75" style="width:10pt;height:14pt" o:ole="">
            <v:imagedata r:id="rId112" o:title=""/>
          </v:shape>
          <o:OLEObject Type="Embed" ProgID="Equation.DSMT4" ShapeID="_x0000_i1066" DrawAspect="Content" ObjectID="_1324453216" r:id="rId113"/>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67" type="#_x0000_t75" style="width:10.65pt;height:14pt" o:ole="">
            <v:imagedata r:id="rId114" o:title=""/>
          </v:shape>
          <o:OLEObject Type="Embed" ProgID="Equation.DSMT4" ShapeID="_x0000_i1067" DrawAspect="Content" ObjectID="_1324453217" r:id="rId115"/>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884"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885" w:author="Gerard Ateshian" w:date="2014-01-07T09:47:00Z">
        <w:r w:rsidR="0044192A">
          <w:t xml:space="preserve">or multiphasic-on-rigid </w:t>
        </w:r>
      </w:ins>
      <w:r>
        <w:t xml:space="preserve">contact, a two-pass analysis should not be used; the </w:t>
      </w:r>
      <w:del w:id="886" w:author="Gerard Ateshian" w:date="2014-01-07T09:47:00Z">
        <w:r w:rsidDel="0044192A">
          <w:delText xml:space="preserve">biphasic-solute </w:delText>
        </w:r>
      </w:del>
      <w:ins w:id="887" w:author="Gerard Ateshian" w:date="2014-01-07T09:47:00Z">
        <w:r w:rsidR="0044192A">
          <w:t xml:space="preserve">rigid </w:t>
        </w:r>
      </w:ins>
      <w:r>
        <w:t xml:space="preserve">surface should be the </w:t>
      </w:r>
      <w:del w:id="888" w:author="Gerard Ateshian" w:date="2014-01-07T09:47:00Z">
        <w:r w:rsidDel="0044192A">
          <w:delText xml:space="preserve">slave </w:delText>
        </w:r>
      </w:del>
      <w:ins w:id="889"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890" w:author="Steve Maas" w:date="2013-12-16T10:15:00Z">
          <w:pPr>
            <w:pStyle w:val="Heading4"/>
          </w:pPr>
        </w:pPrChange>
      </w:pPr>
      <w:bookmarkStart w:id="891" w:name="_Toc376787404"/>
      <w:r w:rsidRPr="00793EA8">
        <w:t>Rigid Wall Interfaces</w:t>
      </w:r>
      <w:bookmarkEnd w:id="891"/>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892" w:author="Steve Maas" w:date="2013-12-16T10:20:00Z">
                  <w:rPr>
                    <w:b/>
                  </w:rPr>
                </w:rPrChange>
              </w:rPr>
            </w:pPr>
            <w:r w:rsidRPr="00602A42">
              <w:rPr>
                <w:rFonts w:ascii="Times New Roman" w:hAnsi="Times New Roman"/>
                <w:b/>
                <w:rPrChange w:id="893"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68" type="#_x0000_t75" style="width:44pt;height:18pt" o:ole="">
            <v:imagedata r:id="rId116" o:title=""/>
          </v:shape>
          <o:OLEObject Type="Embed" ProgID="Equation.DSMT4" ShapeID="_x0000_i1068" DrawAspect="Content" ObjectID="_1324453218" r:id="rId117"/>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69" type="#_x0000_t75" style="width:199.35pt;height:19.35pt" o:ole="">
            <v:imagedata r:id="rId118" o:title=""/>
          </v:shape>
          <o:OLEObject Type="Embed" ProgID="Equation.DSMT4" ShapeID="_x0000_i1069" DrawAspect="Content" ObjectID="_1324453219" r:id="rId119"/>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894" w:author="Steve Maas" w:date="2013-12-16T10:15:00Z">
          <w:pPr>
            <w:pStyle w:val="Heading4"/>
          </w:pPr>
        </w:pPrChange>
      </w:pPr>
      <w:bookmarkStart w:id="895" w:name="_Toc376787405"/>
      <w:r>
        <w:t>Tied Interfaces</w:t>
      </w:r>
      <w:bookmarkEnd w:id="895"/>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896" w:author="Steve Maas" w:date="2013-12-16T10:15:00Z">
          <w:pPr>
            <w:pStyle w:val="Heading4"/>
          </w:pPr>
        </w:pPrChange>
      </w:pPr>
      <w:bookmarkStart w:id="897" w:name="_Toc376787406"/>
      <w:r>
        <w:t>Tied Biphasic Interfaces</w:t>
      </w:r>
      <w:bookmarkEnd w:id="897"/>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898" w:author="Steve Maas" w:date="2013-12-16T10:15:00Z">
          <w:pPr>
            <w:pStyle w:val="Heading4"/>
          </w:pPr>
        </w:pPrChange>
      </w:pPr>
      <w:bookmarkStart w:id="899" w:name="_Toc376787407"/>
      <w:r>
        <w:t>Rigid Interfaces</w:t>
      </w:r>
      <w:bookmarkEnd w:id="899"/>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900" w:author="Steve Maas" w:date="2013-12-16T10:15:00Z">
          <w:pPr>
            <w:pStyle w:val="Heading4"/>
          </w:pPr>
        </w:pPrChange>
      </w:pPr>
      <w:bookmarkStart w:id="901" w:name="_Toc376787408"/>
      <w:r>
        <w:t>Rigid Joints</w:t>
      </w:r>
      <w:bookmarkEnd w:id="901"/>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235F2509" w14:textId="77777777" w:rsidR="00602A42" w:rsidRDefault="00602A42" w:rsidP="00602A42">
      <w:pPr>
        <w:pStyle w:val="Heading3"/>
      </w:pPr>
      <w:bookmarkStart w:id="902" w:name="_Toc376787409"/>
      <w:r>
        <w:t>Spring Section</w:t>
      </w:r>
      <w:bookmarkEnd w:id="902"/>
    </w:p>
    <w:p w14:paraId="141C7E6C" w14:textId="77777777" w:rsidR="00602A42" w:rsidRDefault="00602A42" w:rsidP="00602A42">
      <w:r>
        <w:t xml:space="preserve">In FEBio you can connect two nodes via a discrete spring. The spring will exert a force on the nodes, depending on the separation distance and a spring contant. </w:t>
      </w:r>
    </w:p>
    <w:p w14:paraId="242AB8E6" w14:textId="77777777" w:rsidR="00602A42" w:rsidRDefault="00602A42" w:rsidP="00602A42"/>
    <w:p w14:paraId="160403DC" w14:textId="77777777" w:rsidR="00602A42" w:rsidRDefault="00602A42" w:rsidP="00602A42">
      <w:r>
        <w:t xml:space="preserve">A spring is defined using the </w:t>
      </w:r>
      <w:r w:rsidRPr="00C37AB4">
        <w:rPr>
          <w:rStyle w:val="codeChar"/>
        </w:rPr>
        <w:t>spring</w:t>
      </w:r>
      <w:r>
        <w:t xml:space="preserve"> element.</w:t>
      </w:r>
    </w:p>
    <w:p w14:paraId="3314BA28" w14:textId="77777777" w:rsidR="00602A42" w:rsidRDefault="00602A42" w:rsidP="00602A42"/>
    <w:p w14:paraId="3D3662F4" w14:textId="77777777" w:rsidR="00602A42" w:rsidRDefault="00602A42" w:rsidP="00602A42">
      <w:pPr>
        <w:pStyle w:val="code"/>
      </w:pPr>
      <w:r>
        <w:t>&lt;spring [type="&lt;type&gt;"]&gt;</w:t>
      </w:r>
    </w:p>
    <w:p w14:paraId="6A7EFCFC" w14:textId="77777777" w:rsidR="00602A42" w:rsidRDefault="00602A42" w:rsidP="00602A42"/>
    <w:p w14:paraId="24BC414A" w14:textId="77777777" w:rsidR="00602A42" w:rsidRDefault="00602A42" w:rsidP="00602A42">
      <w:r>
        <w:t>The type attribute defines the type of spring. It can be any of the following values.</w:t>
      </w:r>
    </w:p>
    <w:p w14:paraId="65218361"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602A42" w14:paraId="3AE54C3B" w14:textId="77777777" w:rsidTr="00C72BAD">
        <w:tc>
          <w:tcPr>
            <w:tcW w:w="2808" w:type="dxa"/>
            <w:shd w:val="clear" w:color="auto" w:fill="auto"/>
          </w:tcPr>
          <w:p w14:paraId="51BA15BA" w14:textId="77777777" w:rsidR="00602A42" w:rsidRPr="00A23771" w:rsidRDefault="00602A42" w:rsidP="00C72BAD">
            <w:pPr>
              <w:rPr>
                <w:b/>
              </w:rPr>
            </w:pPr>
            <w:r w:rsidRPr="00A23771">
              <w:rPr>
                <w:b/>
              </w:rPr>
              <w:t>Type</w:t>
            </w:r>
          </w:p>
        </w:tc>
        <w:tc>
          <w:tcPr>
            <w:tcW w:w="6768" w:type="dxa"/>
            <w:shd w:val="clear" w:color="auto" w:fill="auto"/>
          </w:tcPr>
          <w:p w14:paraId="6AE05337" w14:textId="77777777" w:rsidR="00602A42" w:rsidRPr="00A23771" w:rsidRDefault="00602A42" w:rsidP="00C72BAD">
            <w:pPr>
              <w:rPr>
                <w:b/>
              </w:rPr>
            </w:pPr>
            <w:r w:rsidRPr="00A23771">
              <w:rPr>
                <w:b/>
              </w:rPr>
              <w:t>Description</w:t>
            </w:r>
          </w:p>
        </w:tc>
      </w:tr>
      <w:tr w:rsidR="00602A42" w14:paraId="5FBA6DC7" w14:textId="77777777" w:rsidTr="00C72BAD">
        <w:tc>
          <w:tcPr>
            <w:tcW w:w="2808" w:type="dxa"/>
            <w:shd w:val="clear" w:color="auto" w:fill="auto"/>
          </w:tcPr>
          <w:p w14:paraId="09AA58F7" w14:textId="77777777" w:rsidR="00602A42" w:rsidRDefault="00602A42" w:rsidP="00C72BAD">
            <w:pPr>
              <w:pStyle w:val="code"/>
            </w:pPr>
            <w:r>
              <w:t>linear</w:t>
            </w:r>
          </w:p>
        </w:tc>
        <w:tc>
          <w:tcPr>
            <w:tcW w:w="6768" w:type="dxa"/>
            <w:shd w:val="clear" w:color="auto" w:fill="auto"/>
          </w:tcPr>
          <w:p w14:paraId="6723B3ED" w14:textId="77777777" w:rsidR="00602A42" w:rsidRDefault="00602A42" w:rsidP="00C72BAD">
            <w:r>
              <w:t>spring that has a linear force-displacement relation</w:t>
            </w:r>
          </w:p>
        </w:tc>
      </w:tr>
      <w:tr w:rsidR="00602A42" w14:paraId="4AA9AC37" w14:textId="77777777" w:rsidTr="00C72BAD">
        <w:tc>
          <w:tcPr>
            <w:tcW w:w="2808" w:type="dxa"/>
            <w:shd w:val="clear" w:color="auto" w:fill="auto"/>
          </w:tcPr>
          <w:p w14:paraId="0E124D9A" w14:textId="77777777" w:rsidR="00602A42" w:rsidRDefault="00602A42" w:rsidP="00C72BAD">
            <w:pPr>
              <w:pStyle w:val="code"/>
            </w:pPr>
            <w:r>
              <w:lastRenderedPageBreak/>
              <w:t>tension-only linear</w:t>
            </w:r>
          </w:p>
        </w:tc>
        <w:tc>
          <w:tcPr>
            <w:tcW w:w="6768" w:type="dxa"/>
            <w:shd w:val="clear" w:color="auto" w:fill="auto"/>
          </w:tcPr>
          <w:p w14:paraId="6F37CC68" w14:textId="77777777" w:rsidR="00602A42" w:rsidRDefault="00602A42" w:rsidP="00C72BAD">
            <w:r>
              <w:t>like linear spring but force is only applied in tension</w:t>
            </w:r>
          </w:p>
        </w:tc>
      </w:tr>
      <w:tr w:rsidR="00602A42" w14:paraId="3FD749B1" w14:textId="77777777" w:rsidTr="00C72BAD">
        <w:tc>
          <w:tcPr>
            <w:tcW w:w="2808" w:type="dxa"/>
            <w:shd w:val="clear" w:color="auto" w:fill="auto"/>
          </w:tcPr>
          <w:p w14:paraId="6A408C53" w14:textId="77777777" w:rsidR="00602A42" w:rsidRDefault="00602A42" w:rsidP="00C72BAD">
            <w:pPr>
              <w:pStyle w:val="code"/>
            </w:pPr>
            <w:r>
              <w:t>nonlinear</w:t>
            </w:r>
          </w:p>
        </w:tc>
        <w:tc>
          <w:tcPr>
            <w:tcW w:w="6768" w:type="dxa"/>
            <w:shd w:val="clear" w:color="auto" w:fill="auto"/>
          </w:tcPr>
          <w:p w14:paraId="49543DE5" w14:textId="77777777" w:rsidR="00602A42" w:rsidRDefault="00602A42" w:rsidP="00C72BAD">
            <w:r>
              <w:t>user defines the force-displacement relation</w:t>
            </w:r>
          </w:p>
        </w:tc>
      </w:tr>
    </w:tbl>
    <w:p w14:paraId="4132DA6D" w14:textId="77777777" w:rsidR="00602A42" w:rsidRDefault="00602A42" w:rsidP="00602A42"/>
    <w:p w14:paraId="56F25A3E" w14:textId="77777777" w:rsidR="00602A42" w:rsidRDefault="00602A42" w:rsidP="00602A42">
      <w:r>
        <w:t>If the type attribute is omitted, it is assume that the spring is linear.</w:t>
      </w:r>
    </w:p>
    <w:p w14:paraId="2A7CE3C7" w14:textId="77777777" w:rsidR="00602A42" w:rsidRDefault="00602A42" w:rsidP="00602A42"/>
    <w:p w14:paraId="143B0850" w14:textId="77777777" w:rsidR="00602A42" w:rsidRDefault="00602A42" w:rsidP="00602A42">
      <w:r>
        <w:t xml:space="preserve">All spring types must define the </w:t>
      </w:r>
      <w:r w:rsidRPr="00E158CB">
        <w:rPr>
          <w:rStyle w:val="codeChar"/>
        </w:rPr>
        <w:t>node</w:t>
      </w:r>
      <w:r>
        <w:t xml:space="preserve"> sub-element to define which two nodes are connected through the spring. </w:t>
      </w:r>
    </w:p>
    <w:p w14:paraId="37BA8F53" w14:textId="77777777" w:rsidR="00602A42" w:rsidRDefault="00602A42" w:rsidP="00602A42"/>
    <w:p w14:paraId="0B1927B7" w14:textId="77777777" w:rsidR="00602A42" w:rsidRDefault="00602A42" w:rsidP="00602A42">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5F1552AC" w14:textId="77777777" w:rsidR="00602A42" w:rsidRDefault="00602A42" w:rsidP="00602A42"/>
    <w:p w14:paraId="50117D5B" w14:textId="77777777" w:rsidR="00602A42" w:rsidRDefault="00602A42" w:rsidP="00602A42">
      <w:r>
        <w:t xml:space="preserve">The </w:t>
      </w:r>
      <w:r w:rsidRPr="00E158CB">
        <w:rPr>
          <w:rStyle w:val="codeChar"/>
        </w:rPr>
        <w:t>nonlinear</w:t>
      </w:r>
      <w:r>
        <w:t xml:space="preserve"> spring requires the force sub-element which defines the loadcurve that will be used for the force-displacement relation.</w:t>
      </w:r>
    </w:p>
    <w:p w14:paraId="4A02E2FA" w14:textId="77777777" w:rsidR="00602A42" w:rsidRDefault="00602A42" w:rsidP="00602A42"/>
    <w:p w14:paraId="6BCA5F45" w14:textId="77777777" w:rsidR="00602A42" w:rsidRDefault="00602A42" w:rsidP="00602A42">
      <w:r>
        <w:t>For example, you can define a linear spring between nodes 2 and 4 and having a spring constant of 2.5 as follows.</w:t>
      </w:r>
    </w:p>
    <w:p w14:paraId="4DB5BAB9" w14:textId="77777777" w:rsidR="00602A42" w:rsidRDefault="00602A42" w:rsidP="00602A42"/>
    <w:p w14:paraId="4FC93155" w14:textId="77777777" w:rsidR="00602A42" w:rsidRPr="00825022" w:rsidRDefault="00602A42" w:rsidP="00602A42">
      <w:pPr>
        <w:pStyle w:val="code"/>
        <w:rPr>
          <w:lang w:val="nl-BE"/>
        </w:rPr>
      </w:pPr>
      <w:r w:rsidRPr="00825022">
        <w:rPr>
          <w:lang w:val="nl-BE"/>
        </w:rPr>
        <w:t>&lt;spring type="linear"&gt;</w:t>
      </w:r>
    </w:p>
    <w:p w14:paraId="747679D2" w14:textId="77777777" w:rsidR="00602A42" w:rsidRPr="00825022" w:rsidRDefault="00602A42" w:rsidP="00602A42">
      <w:pPr>
        <w:pStyle w:val="code"/>
        <w:rPr>
          <w:lang w:val="nl-BE"/>
        </w:rPr>
      </w:pPr>
      <w:r w:rsidRPr="00825022">
        <w:rPr>
          <w:lang w:val="nl-BE"/>
        </w:rPr>
        <w:tab/>
        <w:t>&lt;node&gt;2,4&lt;/node&gt;</w:t>
      </w:r>
    </w:p>
    <w:p w14:paraId="002C555E" w14:textId="77777777" w:rsidR="00602A42" w:rsidRPr="00825022" w:rsidRDefault="00602A42" w:rsidP="00602A42">
      <w:pPr>
        <w:pStyle w:val="code"/>
        <w:rPr>
          <w:lang w:val="nl-BE"/>
        </w:rPr>
      </w:pPr>
      <w:r w:rsidRPr="00825022">
        <w:rPr>
          <w:lang w:val="nl-BE"/>
        </w:rPr>
        <w:tab/>
        <w:t>&lt;E&gt;2.5&lt;/E&gt;</w:t>
      </w:r>
    </w:p>
    <w:p w14:paraId="3FD3B62A" w14:textId="77777777" w:rsidR="00602A42" w:rsidRDefault="00602A42" w:rsidP="00602A42">
      <w:pPr>
        <w:pStyle w:val="code"/>
      </w:pPr>
      <w:r>
        <w:t>&lt;/spring&gt;</w:t>
      </w:r>
    </w:p>
    <w:p w14:paraId="380039E2" w14:textId="77777777" w:rsidR="00602A42" w:rsidRPr="00C37AB4" w:rsidRDefault="00602A42" w:rsidP="00602A42"/>
    <w:p w14:paraId="7BB9660B" w14:textId="77777777" w:rsidR="00602A42" w:rsidRDefault="00602A42" w:rsidP="00602A42">
      <w:r>
        <w:t>To define a nonlinear spring between nodes 2 and 4 use the following.</w:t>
      </w:r>
    </w:p>
    <w:p w14:paraId="128CB720" w14:textId="77777777" w:rsidR="00602A42" w:rsidRDefault="00602A42" w:rsidP="00602A42"/>
    <w:p w14:paraId="3B59F54E" w14:textId="77777777" w:rsidR="00602A42" w:rsidRDefault="00602A42" w:rsidP="00602A42">
      <w:pPr>
        <w:pStyle w:val="code"/>
      </w:pPr>
      <w:r>
        <w:t>&lt;spring type="nonlinear"&gt;</w:t>
      </w:r>
    </w:p>
    <w:p w14:paraId="05249166" w14:textId="77777777" w:rsidR="00602A42" w:rsidRDefault="00602A42" w:rsidP="00602A42">
      <w:pPr>
        <w:pStyle w:val="code"/>
      </w:pPr>
      <w:r>
        <w:tab/>
        <w:t>&lt;node&gt;2,4&lt;/node&gt;</w:t>
      </w:r>
    </w:p>
    <w:p w14:paraId="66EAA449" w14:textId="77777777" w:rsidR="00602A42" w:rsidRDefault="00602A42" w:rsidP="00602A42">
      <w:pPr>
        <w:pStyle w:val="code"/>
      </w:pPr>
      <w:r>
        <w:tab/>
        <w:t>&lt;force lc="1"&gt;1.0&lt;/force&gt;</w:t>
      </w:r>
    </w:p>
    <w:p w14:paraId="52AD6121" w14:textId="77777777" w:rsidR="00602A42" w:rsidRDefault="00602A42" w:rsidP="00602A42">
      <w:pPr>
        <w:pStyle w:val="code"/>
      </w:pPr>
      <w:r>
        <w:t>&lt;/spring&gt;</w:t>
      </w:r>
    </w:p>
    <w:p w14:paraId="60741C4F" w14:textId="77777777" w:rsidR="00602A42" w:rsidRDefault="00602A42" w:rsidP="00602A42"/>
    <w:p w14:paraId="616EDD10" w14:textId="77777777" w:rsidR="00602A42" w:rsidRPr="009F383F" w:rsidRDefault="00602A42" w:rsidP="00602A42">
      <w:r>
        <w:t xml:space="preserve">In the last example, the force-displacement is defined by loadcurve 1. The value of the </w:t>
      </w:r>
      <w:r w:rsidRPr="00AC4665">
        <w:rPr>
          <w:rStyle w:val="codeChar"/>
        </w:rPr>
        <w:t>force</w:t>
      </w:r>
      <w:r>
        <w:t xml:space="preserve"> element is the force scale factor, which in this case is one.</w:t>
      </w:r>
    </w:p>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903" w:name="_Toc376787410"/>
      <w:r>
        <w:lastRenderedPageBreak/>
        <w:t>Constraints Section</w:t>
      </w:r>
      <w:bookmarkEnd w:id="903"/>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904" w:name="_Ref275247132"/>
      <w:bookmarkStart w:id="905" w:name="_Toc376787411"/>
      <w:r>
        <w:t>Rigid Body Constraints</w:t>
      </w:r>
      <w:bookmarkEnd w:id="904"/>
      <w:bookmarkEnd w:id="905"/>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906" w:author="Steve Maas" w:date="2013-12-30T14:13:00Z"/>
        </w:rPr>
      </w:pPr>
      <w:ins w:id="907"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908"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909" w:author="Steve Maas" w:date="2013-12-30T14:13:00Z"/>
        </w:trPr>
        <w:tc>
          <w:tcPr>
            <w:tcW w:w="1417" w:type="dxa"/>
            <w:shd w:val="clear" w:color="auto" w:fill="auto"/>
          </w:tcPr>
          <w:p w14:paraId="72D52CD1" w14:textId="77777777" w:rsidR="005F474E" w:rsidRPr="000B272C" w:rsidRDefault="005F474E" w:rsidP="00470C94">
            <w:pPr>
              <w:rPr>
                <w:ins w:id="910" w:author="Steve Maas" w:date="2013-12-30T14:13:00Z"/>
                <w:b/>
              </w:rPr>
            </w:pPr>
            <w:ins w:id="911" w:author="Steve Maas" w:date="2013-12-30T14:13:00Z">
              <w:r>
                <w:rPr>
                  <w:b/>
                </w:rPr>
                <w:t>Tag</w:t>
              </w:r>
            </w:ins>
          </w:p>
        </w:tc>
        <w:tc>
          <w:tcPr>
            <w:tcW w:w="8231" w:type="dxa"/>
            <w:shd w:val="clear" w:color="auto" w:fill="auto"/>
          </w:tcPr>
          <w:p w14:paraId="7725389F" w14:textId="77777777" w:rsidR="005F474E" w:rsidRPr="000B272C" w:rsidRDefault="005F474E" w:rsidP="00470C94">
            <w:pPr>
              <w:rPr>
                <w:ins w:id="912" w:author="Steve Maas" w:date="2013-12-30T14:13:00Z"/>
                <w:b/>
              </w:rPr>
            </w:pPr>
            <w:ins w:id="913" w:author="Steve Maas" w:date="2013-12-30T14:13:00Z">
              <w:r w:rsidRPr="000B272C">
                <w:rPr>
                  <w:b/>
                </w:rPr>
                <w:t>Description</w:t>
              </w:r>
            </w:ins>
          </w:p>
        </w:tc>
      </w:tr>
      <w:tr w:rsidR="005F474E" w14:paraId="54CD55A1" w14:textId="77777777" w:rsidTr="00470C94">
        <w:trPr>
          <w:ins w:id="914" w:author="Steve Maas" w:date="2013-12-30T14:13:00Z"/>
        </w:trPr>
        <w:tc>
          <w:tcPr>
            <w:tcW w:w="1417" w:type="dxa"/>
            <w:shd w:val="clear" w:color="auto" w:fill="auto"/>
          </w:tcPr>
          <w:p w14:paraId="3B7B8B3D" w14:textId="77777777" w:rsidR="005F474E" w:rsidRDefault="005F474E" w:rsidP="00470C94">
            <w:pPr>
              <w:pStyle w:val="code"/>
              <w:rPr>
                <w:ins w:id="915" w:author="Steve Maas" w:date="2013-12-30T14:13:00Z"/>
              </w:rPr>
            </w:pPr>
            <w:ins w:id="916" w:author="Steve Maas" w:date="2013-12-30T14:13:00Z">
              <w:r>
                <w:t>fixed</w:t>
              </w:r>
            </w:ins>
          </w:p>
        </w:tc>
        <w:tc>
          <w:tcPr>
            <w:tcW w:w="8231" w:type="dxa"/>
            <w:shd w:val="clear" w:color="auto" w:fill="auto"/>
          </w:tcPr>
          <w:p w14:paraId="0D997FED" w14:textId="77777777" w:rsidR="005F474E" w:rsidRDefault="005F474E" w:rsidP="00470C94">
            <w:pPr>
              <w:rPr>
                <w:ins w:id="917" w:author="Steve Maas" w:date="2013-12-30T14:13:00Z"/>
              </w:rPr>
            </w:pPr>
            <w:ins w:id="918" w:author="Steve Maas" w:date="2013-12-30T14:13:00Z">
              <w:r>
                <w:t>Degree of freedom is fixed</w:t>
              </w:r>
            </w:ins>
          </w:p>
        </w:tc>
      </w:tr>
      <w:tr w:rsidR="005F474E" w14:paraId="1E6F2B17" w14:textId="77777777" w:rsidTr="00470C94">
        <w:trPr>
          <w:ins w:id="919" w:author="Steve Maas" w:date="2013-12-30T14:13:00Z"/>
        </w:trPr>
        <w:tc>
          <w:tcPr>
            <w:tcW w:w="1417" w:type="dxa"/>
            <w:shd w:val="clear" w:color="auto" w:fill="auto"/>
          </w:tcPr>
          <w:p w14:paraId="645AD39C" w14:textId="77777777" w:rsidR="005F474E" w:rsidRDefault="005F474E" w:rsidP="00470C94">
            <w:pPr>
              <w:pStyle w:val="code"/>
              <w:rPr>
                <w:ins w:id="920" w:author="Steve Maas" w:date="2013-12-30T14:13:00Z"/>
              </w:rPr>
            </w:pPr>
            <w:ins w:id="921" w:author="Steve Maas" w:date="2013-12-30T14:13:00Z">
              <w:r>
                <w:t>prescribed</w:t>
              </w:r>
            </w:ins>
          </w:p>
        </w:tc>
        <w:tc>
          <w:tcPr>
            <w:tcW w:w="8231" w:type="dxa"/>
            <w:shd w:val="clear" w:color="auto" w:fill="auto"/>
          </w:tcPr>
          <w:p w14:paraId="0B74E483" w14:textId="77777777" w:rsidR="005F474E" w:rsidRDefault="005F474E" w:rsidP="00470C94">
            <w:pPr>
              <w:rPr>
                <w:ins w:id="922" w:author="Steve Maas" w:date="2013-12-30T14:13:00Z"/>
              </w:rPr>
            </w:pPr>
            <w:ins w:id="923" w:author="Steve Maas" w:date="2013-12-30T14:13:00Z">
              <w:r>
                <w:t>Degree of freedom is prescribed by user</w:t>
              </w:r>
            </w:ins>
          </w:p>
        </w:tc>
      </w:tr>
      <w:tr w:rsidR="005F474E" w14:paraId="447DC668" w14:textId="77777777" w:rsidTr="00470C94">
        <w:trPr>
          <w:ins w:id="924" w:author="Steve Maas" w:date="2013-12-30T14:13:00Z"/>
        </w:trPr>
        <w:tc>
          <w:tcPr>
            <w:tcW w:w="1417" w:type="dxa"/>
            <w:shd w:val="clear" w:color="auto" w:fill="auto"/>
          </w:tcPr>
          <w:p w14:paraId="29D4DF5C" w14:textId="77777777" w:rsidR="005F474E" w:rsidRDefault="005F474E" w:rsidP="00470C94">
            <w:pPr>
              <w:pStyle w:val="code"/>
              <w:rPr>
                <w:ins w:id="925" w:author="Steve Maas" w:date="2013-12-30T14:13:00Z"/>
              </w:rPr>
            </w:pPr>
            <w:ins w:id="926" w:author="Steve Maas" w:date="2013-12-30T14:13:00Z">
              <w:r>
                <w:t>force</w:t>
              </w:r>
            </w:ins>
          </w:p>
        </w:tc>
        <w:tc>
          <w:tcPr>
            <w:tcW w:w="8231" w:type="dxa"/>
            <w:shd w:val="clear" w:color="auto" w:fill="auto"/>
          </w:tcPr>
          <w:p w14:paraId="66898344" w14:textId="77777777" w:rsidR="005F474E" w:rsidRDefault="005F474E" w:rsidP="00470C94">
            <w:pPr>
              <w:rPr>
                <w:ins w:id="927" w:author="Steve Maas" w:date="2013-12-30T14:13:00Z"/>
              </w:rPr>
            </w:pPr>
            <w:ins w:id="928" w:author="Steve Maas" w:date="2013-12-30T14:13:00Z">
              <w:r>
                <w:t>A force is applied in direction of degree of freedom</w:t>
              </w:r>
            </w:ins>
          </w:p>
        </w:tc>
      </w:tr>
    </w:tbl>
    <w:p w14:paraId="2831638B" w14:textId="77777777" w:rsidR="005F474E" w:rsidRDefault="005F474E" w:rsidP="005F474E">
      <w:pPr>
        <w:pStyle w:val="code"/>
        <w:rPr>
          <w:ins w:id="929" w:author="Steve Maas" w:date="2013-12-30T14:13:00Z"/>
        </w:rPr>
      </w:pPr>
    </w:p>
    <w:p w14:paraId="09C48438" w14:textId="77777777" w:rsidR="005F474E" w:rsidRDefault="005F474E" w:rsidP="005F474E">
      <w:pPr>
        <w:rPr>
          <w:ins w:id="930" w:author="Steve Maas" w:date="2013-12-30T14:13:00Z"/>
        </w:rPr>
      </w:pPr>
      <w:ins w:id="931"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932"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933" w:author="Steve Maas" w:date="2013-12-30T14:13:00Z"/>
        </w:trPr>
        <w:tc>
          <w:tcPr>
            <w:tcW w:w="2137" w:type="dxa"/>
            <w:shd w:val="clear" w:color="auto" w:fill="auto"/>
          </w:tcPr>
          <w:p w14:paraId="52E207B9" w14:textId="77777777" w:rsidR="005F474E" w:rsidRPr="00890FDC" w:rsidRDefault="005F474E" w:rsidP="00470C94">
            <w:pPr>
              <w:pStyle w:val="code"/>
              <w:rPr>
                <w:ins w:id="934" w:author="Steve Maas" w:date="2013-12-30T14:13:00Z"/>
                <w:rFonts w:ascii="Times New Roman" w:hAnsi="Times New Roman"/>
                <w:b/>
              </w:rPr>
            </w:pPr>
            <w:ins w:id="935"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936" w:author="Steve Maas" w:date="2013-12-30T14:13:00Z"/>
                <w:b/>
              </w:rPr>
            </w:pPr>
            <w:ins w:id="937" w:author="Steve Maas" w:date="2013-12-30T14:13:00Z">
              <w:r>
                <w:rPr>
                  <w:b/>
                </w:rPr>
                <w:t>Description</w:t>
              </w:r>
            </w:ins>
          </w:p>
        </w:tc>
      </w:tr>
      <w:tr w:rsidR="005F474E" w14:paraId="2E06B773" w14:textId="77777777" w:rsidTr="00470C94">
        <w:trPr>
          <w:trHeight w:val="220"/>
          <w:ins w:id="938" w:author="Steve Maas" w:date="2013-12-30T14:13:00Z"/>
        </w:trPr>
        <w:tc>
          <w:tcPr>
            <w:tcW w:w="2137" w:type="dxa"/>
            <w:shd w:val="clear" w:color="auto" w:fill="auto"/>
          </w:tcPr>
          <w:p w14:paraId="07B8A8FB" w14:textId="77777777" w:rsidR="005F474E" w:rsidRDefault="005F474E" w:rsidP="00470C94">
            <w:pPr>
              <w:pStyle w:val="code"/>
              <w:rPr>
                <w:ins w:id="939" w:author="Steve Maas" w:date="2013-12-30T14:13:00Z"/>
              </w:rPr>
            </w:pPr>
            <w:ins w:id="940" w:author="Steve Maas" w:date="2013-12-30T14:13:00Z">
              <w:r>
                <w:t>X</w:t>
              </w:r>
            </w:ins>
          </w:p>
        </w:tc>
        <w:tc>
          <w:tcPr>
            <w:tcW w:w="7440" w:type="dxa"/>
            <w:shd w:val="clear" w:color="auto" w:fill="auto"/>
          </w:tcPr>
          <w:p w14:paraId="52374960" w14:textId="77777777" w:rsidR="005F474E" w:rsidRPr="00890FDC" w:rsidRDefault="005F474E" w:rsidP="00470C94">
            <w:pPr>
              <w:rPr>
                <w:ins w:id="941" w:author="Steve Maas" w:date="2013-12-30T14:13:00Z"/>
              </w:rPr>
            </w:pPr>
            <w:ins w:id="942" w:author="Steve Maas" w:date="2013-12-30T14:13:00Z">
              <w:r>
                <w:t xml:space="preserve">Constrain the </w:t>
              </w:r>
              <w:r>
                <w:rPr>
                  <w:i/>
                </w:rPr>
                <w:t xml:space="preserve">x </w:t>
              </w:r>
              <w:r>
                <w:t>degree of freedom</w:t>
              </w:r>
            </w:ins>
          </w:p>
        </w:tc>
      </w:tr>
      <w:tr w:rsidR="005F474E" w14:paraId="7DA41064" w14:textId="77777777" w:rsidTr="00470C94">
        <w:trPr>
          <w:trHeight w:val="120"/>
          <w:ins w:id="943" w:author="Steve Maas" w:date="2013-12-30T14:13:00Z"/>
        </w:trPr>
        <w:tc>
          <w:tcPr>
            <w:tcW w:w="2137" w:type="dxa"/>
            <w:shd w:val="clear" w:color="auto" w:fill="auto"/>
          </w:tcPr>
          <w:p w14:paraId="52B88CDE" w14:textId="77777777" w:rsidR="005F474E" w:rsidRDefault="005F474E" w:rsidP="00470C94">
            <w:pPr>
              <w:pStyle w:val="code"/>
              <w:rPr>
                <w:ins w:id="944" w:author="Steve Maas" w:date="2013-12-30T14:13:00Z"/>
              </w:rPr>
            </w:pPr>
            <w:ins w:id="945" w:author="Steve Maas" w:date="2013-12-30T14:13:00Z">
              <w:r>
                <w:t>Y</w:t>
              </w:r>
            </w:ins>
          </w:p>
        </w:tc>
        <w:tc>
          <w:tcPr>
            <w:tcW w:w="7440" w:type="dxa"/>
            <w:shd w:val="clear" w:color="auto" w:fill="auto"/>
          </w:tcPr>
          <w:p w14:paraId="0D01158A" w14:textId="77777777" w:rsidR="005F474E" w:rsidRDefault="005F474E" w:rsidP="00470C94">
            <w:pPr>
              <w:rPr>
                <w:ins w:id="946" w:author="Steve Maas" w:date="2013-12-30T14:13:00Z"/>
              </w:rPr>
            </w:pPr>
            <w:ins w:id="947"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948" w:author="Steve Maas" w:date="2013-12-30T14:13:00Z"/>
        </w:trPr>
        <w:tc>
          <w:tcPr>
            <w:tcW w:w="2137" w:type="dxa"/>
            <w:shd w:val="clear" w:color="auto" w:fill="auto"/>
          </w:tcPr>
          <w:p w14:paraId="1A15D48D" w14:textId="77777777" w:rsidR="005F474E" w:rsidRDefault="005F474E" w:rsidP="00470C94">
            <w:pPr>
              <w:pStyle w:val="code"/>
              <w:rPr>
                <w:ins w:id="949" w:author="Steve Maas" w:date="2013-12-30T14:13:00Z"/>
              </w:rPr>
            </w:pPr>
            <w:ins w:id="950" w:author="Steve Maas" w:date="2013-12-30T14:13:00Z">
              <w:r>
                <w:t>Z</w:t>
              </w:r>
            </w:ins>
          </w:p>
        </w:tc>
        <w:tc>
          <w:tcPr>
            <w:tcW w:w="7440" w:type="dxa"/>
            <w:shd w:val="clear" w:color="auto" w:fill="auto"/>
          </w:tcPr>
          <w:p w14:paraId="5287E164" w14:textId="77777777" w:rsidR="005F474E" w:rsidRDefault="005F474E" w:rsidP="00470C94">
            <w:pPr>
              <w:rPr>
                <w:ins w:id="951" w:author="Steve Maas" w:date="2013-12-30T14:13:00Z"/>
              </w:rPr>
            </w:pPr>
            <w:ins w:id="952"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953" w:author="Steve Maas" w:date="2013-12-30T14:13:00Z"/>
        </w:trPr>
        <w:tc>
          <w:tcPr>
            <w:tcW w:w="2137" w:type="dxa"/>
            <w:shd w:val="clear" w:color="auto" w:fill="auto"/>
          </w:tcPr>
          <w:p w14:paraId="11EED3BD" w14:textId="77777777" w:rsidR="005F474E" w:rsidRDefault="005F474E" w:rsidP="00470C94">
            <w:pPr>
              <w:pStyle w:val="code"/>
              <w:rPr>
                <w:ins w:id="954" w:author="Steve Maas" w:date="2013-12-30T14:13:00Z"/>
              </w:rPr>
            </w:pPr>
            <w:ins w:id="955" w:author="Steve Maas" w:date="2013-12-30T14:13:00Z">
              <w:r>
                <w:t>Rx</w:t>
              </w:r>
            </w:ins>
          </w:p>
        </w:tc>
        <w:tc>
          <w:tcPr>
            <w:tcW w:w="7440" w:type="dxa"/>
            <w:shd w:val="clear" w:color="auto" w:fill="auto"/>
          </w:tcPr>
          <w:p w14:paraId="123DA69F" w14:textId="77777777" w:rsidR="005F474E" w:rsidRPr="00890FDC" w:rsidRDefault="005F474E" w:rsidP="00470C94">
            <w:pPr>
              <w:rPr>
                <w:ins w:id="956" w:author="Steve Maas" w:date="2013-12-30T14:13:00Z"/>
              </w:rPr>
            </w:pPr>
            <w:ins w:id="957"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958" w:author="Steve Maas" w:date="2013-12-30T14:13:00Z"/>
        </w:trPr>
        <w:tc>
          <w:tcPr>
            <w:tcW w:w="2137" w:type="dxa"/>
            <w:shd w:val="clear" w:color="auto" w:fill="auto"/>
          </w:tcPr>
          <w:p w14:paraId="134357DF" w14:textId="77777777" w:rsidR="005F474E" w:rsidRDefault="005F474E" w:rsidP="00470C94">
            <w:pPr>
              <w:pStyle w:val="code"/>
              <w:rPr>
                <w:ins w:id="959" w:author="Steve Maas" w:date="2013-12-30T14:13:00Z"/>
              </w:rPr>
            </w:pPr>
            <w:ins w:id="960" w:author="Steve Maas" w:date="2013-12-30T14:13:00Z">
              <w:r>
                <w:t>Ry</w:t>
              </w:r>
            </w:ins>
          </w:p>
        </w:tc>
        <w:tc>
          <w:tcPr>
            <w:tcW w:w="7440" w:type="dxa"/>
            <w:shd w:val="clear" w:color="auto" w:fill="auto"/>
          </w:tcPr>
          <w:p w14:paraId="198EB3A5" w14:textId="77777777" w:rsidR="005F474E" w:rsidRDefault="005F474E" w:rsidP="00470C94">
            <w:pPr>
              <w:rPr>
                <w:ins w:id="961" w:author="Steve Maas" w:date="2013-12-30T14:13:00Z"/>
              </w:rPr>
            </w:pPr>
            <w:ins w:id="962"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963" w:author="Steve Maas" w:date="2013-12-30T14:13:00Z"/>
        </w:trPr>
        <w:tc>
          <w:tcPr>
            <w:tcW w:w="2137" w:type="dxa"/>
            <w:shd w:val="clear" w:color="auto" w:fill="auto"/>
          </w:tcPr>
          <w:p w14:paraId="01A4358D" w14:textId="77777777" w:rsidR="005F474E" w:rsidRDefault="005F474E" w:rsidP="00470C94">
            <w:pPr>
              <w:pStyle w:val="code"/>
              <w:rPr>
                <w:ins w:id="964" w:author="Steve Maas" w:date="2013-12-30T14:13:00Z"/>
              </w:rPr>
            </w:pPr>
            <w:ins w:id="965" w:author="Steve Maas" w:date="2013-12-30T14:13:00Z">
              <w:r>
                <w:t>Rz</w:t>
              </w:r>
            </w:ins>
          </w:p>
        </w:tc>
        <w:tc>
          <w:tcPr>
            <w:tcW w:w="7440" w:type="dxa"/>
            <w:shd w:val="clear" w:color="auto" w:fill="auto"/>
          </w:tcPr>
          <w:p w14:paraId="13A7133B" w14:textId="77777777" w:rsidR="005F474E" w:rsidRDefault="005F474E" w:rsidP="00470C94">
            <w:pPr>
              <w:rPr>
                <w:ins w:id="966" w:author="Steve Maas" w:date="2013-12-30T14:13:00Z"/>
              </w:rPr>
            </w:pPr>
            <w:ins w:id="967"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968" w:author="Steve Maas" w:date="2013-12-30T14:13:00Z"/>
        </w:rPr>
      </w:pPr>
    </w:p>
    <w:p w14:paraId="1CD0658E" w14:textId="77777777" w:rsidR="005F474E" w:rsidRDefault="005F474E" w:rsidP="005F474E">
      <w:pPr>
        <w:rPr>
          <w:ins w:id="969" w:author="Steve Maas" w:date="2013-12-30T14:13:00Z"/>
        </w:rPr>
      </w:pPr>
      <w:ins w:id="970"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971" w:author="Steve Maas" w:date="2013-12-30T14:13:00Z"/>
        </w:rPr>
      </w:pPr>
    </w:p>
    <w:p w14:paraId="5AB7F6EE" w14:textId="77777777" w:rsidR="005F474E" w:rsidRPr="0063581B" w:rsidRDefault="005F474E" w:rsidP="005F474E">
      <w:pPr>
        <w:rPr>
          <w:ins w:id="972" w:author="Steve Maas" w:date="2013-12-30T14:13:00Z"/>
        </w:rPr>
      </w:pPr>
      <w:ins w:id="973"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974" w:author="Steve Maas" w:date="2013-12-30T14:12:00Z"/>
        </w:rPr>
      </w:pPr>
      <w:ins w:id="975" w:author="Steve Maas" w:date="2013-12-30T14:12:00Z">
        <w:r>
          <w:t>&lt;rigid_body mat="1"&gt;</w:t>
        </w:r>
      </w:ins>
    </w:p>
    <w:p w14:paraId="1DB7CF6D" w14:textId="77777777" w:rsidR="005F474E" w:rsidRPr="0097532C" w:rsidRDefault="005F474E" w:rsidP="005F474E">
      <w:pPr>
        <w:pStyle w:val="code"/>
        <w:rPr>
          <w:ins w:id="976" w:author="Steve Maas" w:date="2013-12-30T14:12:00Z"/>
        </w:rPr>
      </w:pPr>
      <w:ins w:id="977"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978" w:author="Steve Maas" w:date="2013-12-30T14:12:00Z"/>
        </w:rPr>
      </w:pPr>
      <w:ins w:id="979" w:author="Steve Maas" w:date="2013-12-30T14:12:00Z">
        <w:r>
          <w:tab/>
          <w:t>&lt;fixed bc="y"/&gt;</w:t>
        </w:r>
      </w:ins>
    </w:p>
    <w:p w14:paraId="431B5CC4" w14:textId="77777777" w:rsidR="005F474E" w:rsidRDefault="005F474E" w:rsidP="005F474E">
      <w:pPr>
        <w:pStyle w:val="code"/>
        <w:rPr>
          <w:ins w:id="980" w:author="Steve Maas" w:date="2013-12-30T14:12:00Z"/>
        </w:rPr>
      </w:pPr>
      <w:ins w:id="981" w:author="Steve Maas" w:date="2013-12-30T14:12:00Z">
        <w:r>
          <w:tab/>
          <w:t>&lt;fixed bc="z"/&gt;</w:t>
        </w:r>
      </w:ins>
    </w:p>
    <w:p w14:paraId="0BC2A3EC" w14:textId="77777777" w:rsidR="005F474E" w:rsidRDefault="005F474E" w:rsidP="005F474E">
      <w:pPr>
        <w:pStyle w:val="code"/>
        <w:rPr>
          <w:ins w:id="982" w:author="Steve Maas" w:date="2013-12-30T14:12:00Z"/>
        </w:rPr>
      </w:pPr>
      <w:ins w:id="983" w:author="Steve Maas" w:date="2013-12-30T14:12:00Z">
        <w:r>
          <w:tab/>
          <w:t>&lt;fixed bc="Rx"/&gt;</w:t>
        </w:r>
      </w:ins>
    </w:p>
    <w:p w14:paraId="45174A9C" w14:textId="77777777" w:rsidR="005F474E" w:rsidRDefault="005F474E" w:rsidP="005F474E">
      <w:pPr>
        <w:pStyle w:val="code"/>
        <w:rPr>
          <w:ins w:id="984" w:author="Steve Maas" w:date="2013-12-30T14:12:00Z"/>
        </w:rPr>
      </w:pPr>
      <w:ins w:id="985" w:author="Steve Maas" w:date="2013-12-30T14:12:00Z">
        <w:r>
          <w:tab/>
          <w:t>&lt;fixed bc="Ry"/&gt;</w:t>
        </w:r>
      </w:ins>
    </w:p>
    <w:p w14:paraId="29960D27" w14:textId="77777777" w:rsidR="005F474E" w:rsidRDefault="005F474E" w:rsidP="005F474E">
      <w:pPr>
        <w:pStyle w:val="code"/>
        <w:rPr>
          <w:ins w:id="986" w:author="Steve Maas" w:date="2013-12-30T14:12:00Z"/>
        </w:rPr>
      </w:pPr>
      <w:ins w:id="987" w:author="Steve Maas" w:date="2013-12-30T14:12:00Z">
        <w:r>
          <w:tab/>
          <w:t>&lt;fixed bc="Rz"/&gt;</w:t>
        </w:r>
      </w:ins>
    </w:p>
    <w:p w14:paraId="7C8359C5" w14:textId="77777777" w:rsidR="005F474E" w:rsidRDefault="005F474E" w:rsidP="005F474E">
      <w:pPr>
        <w:pStyle w:val="code"/>
        <w:rPr>
          <w:ins w:id="988" w:author="Steve Maas" w:date="2013-12-30T14:12:00Z"/>
        </w:rPr>
      </w:pPr>
      <w:ins w:id="989" w:author="Steve Maas" w:date="2013-12-30T14:12:00Z">
        <w:r>
          <w:t>&lt;/rigid_body&gt;</w:t>
        </w:r>
      </w:ins>
    </w:p>
    <w:p w14:paraId="5617DB24" w14:textId="77777777" w:rsidR="005F474E" w:rsidRPr="00B31E92" w:rsidRDefault="005F474E" w:rsidP="005F474E">
      <w:pPr>
        <w:pStyle w:val="code"/>
        <w:rPr>
          <w:ins w:id="990" w:author="Steve Maas" w:date="2013-12-30T14:12:00Z"/>
        </w:rPr>
      </w:pPr>
    </w:p>
    <w:p w14:paraId="6C3EE897" w14:textId="77777777" w:rsidR="005F474E" w:rsidRPr="00B31E92" w:rsidRDefault="005F474E" w:rsidP="005F474E">
      <w:pPr>
        <w:rPr>
          <w:ins w:id="991" w:author="Steve Maas" w:date="2013-12-30T14:12:00Z"/>
          <w:i/>
        </w:rPr>
      </w:pPr>
      <w:ins w:id="992"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993" w:author="Steve Maas" w:date="2013-12-30T14:12:00Z"/>
        </w:rPr>
      </w:pPr>
    </w:p>
    <w:p w14:paraId="446AFA9D" w14:textId="77777777" w:rsidR="005F474E" w:rsidRDefault="005F474E" w:rsidP="005F474E">
      <w:pPr>
        <w:rPr>
          <w:ins w:id="994" w:author="Steve Maas" w:date="2013-12-30T14:12:00Z"/>
        </w:rPr>
      </w:pPr>
      <w:ins w:id="995"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996" w:author="Steve Maas" w:date="2013-12-30T14:12:00Z"/>
        </w:rPr>
      </w:pPr>
    </w:p>
    <w:p w14:paraId="138C4BB3" w14:textId="77777777" w:rsidR="005F474E" w:rsidRDefault="005F474E" w:rsidP="005F474E">
      <w:pPr>
        <w:pStyle w:val="code"/>
        <w:rPr>
          <w:ins w:id="997" w:author="Steve Maas" w:date="2013-12-30T14:12:00Z"/>
        </w:rPr>
      </w:pPr>
      <w:ins w:id="998" w:author="Steve Maas" w:date="2013-12-30T14:12:00Z">
        <w:r>
          <w:t>&lt;rigid_body mat="1" &gt;</w:t>
        </w:r>
      </w:ins>
    </w:p>
    <w:p w14:paraId="0840D6AA" w14:textId="77777777" w:rsidR="005F474E" w:rsidRPr="0097532C" w:rsidRDefault="005F474E" w:rsidP="005F474E">
      <w:pPr>
        <w:pStyle w:val="code"/>
        <w:rPr>
          <w:ins w:id="999" w:author="Steve Maas" w:date="2013-12-30T14:12:00Z"/>
        </w:rPr>
      </w:pPr>
      <w:ins w:id="1000"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001" w:author="Steve Maas" w:date="2013-12-30T14:12:00Z"/>
        </w:rPr>
      </w:pPr>
      <w:ins w:id="1002" w:author="Steve Maas" w:date="2013-12-30T14:12:00Z">
        <w:r>
          <w:tab/>
          <w:t>&lt;fixed bc="y"/&gt;</w:t>
        </w:r>
      </w:ins>
    </w:p>
    <w:p w14:paraId="27BB951F" w14:textId="77777777" w:rsidR="005F474E" w:rsidRDefault="005F474E" w:rsidP="005F474E">
      <w:pPr>
        <w:pStyle w:val="code"/>
        <w:rPr>
          <w:ins w:id="1003" w:author="Steve Maas" w:date="2013-12-30T14:12:00Z"/>
        </w:rPr>
      </w:pPr>
      <w:ins w:id="1004" w:author="Steve Maas" w:date="2013-12-30T14:12:00Z">
        <w:r>
          <w:tab/>
          <w:t>&lt;fixed bc="z"/&gt;</w:t>
        </w:r>
      </w:ins>
    </w:p>
    <w:p w14:paraId="0EB89037" w14:textId="62549D8D" w:rsidR="005F474E" w:rsidRDefault="005F474E" w:rsidP="005F474E">
      <w:pPr>
        <w:pStyle w:val="code"/>
      </w:pPr>
      <w:ins w:id="1005" w:author="Steve Maas" w:date="2013-12-30T14:12:00Z">
        <w:r>
          <w:t xml:space="preserve"> &lt;/rigid_body&gt;</w:t>
        </w:r>
      </w:ins>
    </w:p>
    <w:p w14:paraId="51FBF37E" w14:textId="77777777" w:rsidR="006A0BC1" w:rsidRDefault="006A0BC1" w:rsidP="006A0BC1">
      <w:r>
        <w:br w:type="page"/>
      </w:r>
    </w:p>
    <w:p w14:paraId="49B913C5" w14:textId="77777777" w:rsidR="006A0BC1" w:rsidRDefault="006A0BC1" w:rsidP="006A0BC1">
      <w:pPr>
        <w:pStyle w:val="Heading2"/>
      </w:pPr>
      <w:bookmarkStart w:id="1006" w:name="_Toc376787412"/>
      <w:r>
        <w:lastRenderedPageBreak/>
        <w:t>Globals Section</w:t>
      </w:r>
      <w:bookmarkEnd w:id="1006"/>
    </w:p>
    <w:p w14:paraId="5C385517" w14:textId="77777777" w:rsidR="006A0BC1" w:rsidRDefault="006A0BC1" w:rsidP="006A0BC1">
      <w:r>
        <w:t xml:space="preserve">The </w:t>
      </w:r>
      <w:r w:rsidRPr="008B6298">
        <w:rPr>
          <w:i/>
        </w:rPr>
        <w:t>Globals</w:t>
      </w:r>
      <w:r>
        <w:t xml:space="preserve"> section is used to define some global variables, such as body forces and global constants.</w:t>
      </w:r>
    </w:p>
    <w:p w14:paraId="78253C1A" w14:textId="77777777" w:rsidR="006A0BC1" w:rsidRDefault="006A0BC1" w:rsidP="006A0BC1">
      <w:pPr>
        <w:pStyle w:val="Heading3"/>
      </w:pPr>
      <w:bookmarkStart w:id="1007" w:name="_Toc376787413"/>
      <w:r>
        <w:t>Constants</w:t>
      </w:r>
      <w:bookmarkEnd w:id="1007"/>
    </w:p>
    <w:p w14:paraId="477FAF1A" w14:textId="66546411" w:rsidR="006A0BC1" w:rsidRDefault="006A0BC1" w:rsidP="006A0BC1">
      <w:r>
        <w:t xml:space="preserve">Global constants currently include the universal gas constant </w:t>
      </w:r>
      <w:r w:rsidR="00AF2221" w:rsidRPr="00AF2221">
        <w:rPr>
          <w:position w:val="-4"/>
        </w:rPr>
        <w:object w:dxaOrig="240" w:dyaOrig="260" w14:anchorId="7F47BFF1">
          <v:shape id="_x0000_i1070" type="#_x0000_t75" style="width:12pt;height:13.35pt" o:ole="">
            <v:imagedata r:id="rId120" o:title=""/>
          </v:shape>
          <o:OLEObject Type="Embed" ProgID="Equation.DSMT4" ShapeID="_x0000_i1070" DrawAspect="Content" ObjectID="_1324453220" r:id="rId121"/>
        </w:object>
      </w:r>
      <w:r w:rsidR="00F33339">
        <w:t>,</w:t>
      </w:r>
      <w:r>
        <w:t xml:space="preserve"> absolute temperature </w:t>
      </w:r>
      <w:r w:rsidR="00AF2221" w:rsidRPr="00AF2221">
        <w:rPr>
          <w:position w:val="-6"/>
        </w:rPr>
        <w:object w:dxaOrig="200" w:dyaOrig="279" w14:anchorId="0896CE9C">
          <v:shape id="_x0000_i1071" type="#_x0000_t75" style="width:10pt;height:14pt" o:ole="">
            <v:imagedata r:id="rId122" o:title=""/>
          </v:shape>
          <o:OLEObject Type="Embed" ProgID="Equation.DSMT4" ShapeID="_x0000_i1071" DrawAspect="Content" ObjectID="_1324453221" r:id="rId123"/>
        </w:object>
      </w:r>
      <w:r w:rsidR="00F33339">
        <w:t xml:space="preserve">, and Faraday constant </w:t>
      </w:r>
      <w:r w:rsidR="00AF2221" w:rsidRPr="00AF2221">
        <w:rPr>
          <w:position w:val="-12"/>
        </w:rPr>
        <w:object w:dxaOrig="279" w:dyaOrig="360" w14:anchorId="4B0E6D60">
          <v:shape id="_x0000_i1072" type="#_x0000_t75" style="width:14pt;height:18pt" o:ole="">
            <v:imagedata r:id="rId124" o:title=""/>
          </v:shape>
          <o:OLEObject Type="Embed" ProgID="Equation.DSMT4" ShapeID="_x0000_i1072" DrawAspect="Content" ObjectID="_1324453222" r:id="rId125"/>
        </w:object>
      </w:r>
      <w:r>
        <w:t>.  These constants must be expressed in units consistent with the rest of the analysis:</w:t>
      </w:r>
    </w:p>
    <w:p w14:paraId="086D4374" w14:textId="77777777" w:rsidR="006A0BC1" w:rsidRDefault="006A0BC1" w:rsidP="006A0BC1"/>
    <w:p w14:paraId="62C165CC" w14:textId="77777777" w:rsidR="006A0BC1" w:rsidRDefault="006A0BC1" w:rsidP="006A0BC1">
      <w:pPr>
        <w:pStyle w:val="code"/>
      </w:pPr>
      <w:r>
        <w:t>&lt;Globals&gt;</w:t>
      </w:r>
    </w:p>
    <w:p w14:paraId="306B26D7" w14:textId="77777777" w:rsidR="006A0BC1" w:rsidRPr="0097532C" w:rsidRDefault="006A0BC1" w:rsidP="006A0BC1">
      <w:pPr>
        <w:pStyle w:val="code"/>
      </w:pPr>
      <w:r w:rsidRPr="0097532C">
        <w:tab/>
        <w:t>&lt;Constants&gt;</w:t>
      </w:r>
    </w:p>
    <w:p w14:paraId="19BDD6E1" w14:textId="77777777" w:rsidR="006A0BC1" w:rsidRDefault="006A0BC1" w:rsidP="006A0BC1">
      <w:pPr>
        <w:pStyle w:val="code"/>
      </w:pPr>
      <w:r>
        <w:tab/>
      </w:r>
      <w:r>
        <w:tab/>
        <w:t>&lt;R&gt;8.314</w:t>
      </w:r>
      <w:r w:rsidR="00F33339">
        <w:t>e-6</w:t>
      </w:r>
      <w:r>
        <w:t>&lt;/R&gt;</w:t>
      </w:r>
    </w:p>
    <w:p w14:paraId="22E9483D" w14:textId="77777777" w:rsidR="006A0BC1" w:rsidRDefault="006A0BC1" w:rsidP="006A0BC1">
      <w:pPr>
        <w:pStyle w:val="code"/>
      </w:pPr>
      <w:r>
        <w:tab/>
      </w:r>
      <w:r>
        <w:tab/>
        <w:t>&lt;T&gt;298&lt;/T&gt;</w:t>
      </w:r>
    </w:p>
    <w:p w14:paraId="6A84FF1C" w14:textId="77777777" w:rsidR="00F33339" w:rsidRDefault="00F33339" w:rsidP="006A0BC1">
      <w:pPr>
        <w:pStyle w:val="code"/>
      </w:pPr>
      <w:r>
        <w:tab/>
      </w:r>
      <w:r>
        <w:tab/>
        <w:t>&lt;Fc&gt;96485e-9&lt;/Fc&gt;</w:t>
      </w:r>
    </w:p>
    <w:p w14:paraId="0B3BC2CC" w14:textId="77777777" w:rsidR="006A0BC1" w:rsidRDefault="006A0BC1" w:rsidP="006A0BC1">
      <w:pPr>
        <w:pStyle w:val="code"/>
      </w:pPr>
      <w:r>
        <w:tab/>
        <w:t>&lt;/</w:t>
      </w:r>
      <w:r w:rsidRPr="0097532C">
        <w:t>Constants</w:t>
      </w:r>
      <w:r>
        <w:t>&gt;</w:t>
      </w:r>
    </w:p>
    <w:p w14:paraId="0EACB59F" w14:textId="77777777" w:rsidR="006A0BC1" w:rsidRDefault="006A0BC1" w:rsidP="006A0BC1">
      <w:pPr>
        <w:pStyle w:val="code"/>
      </w:pPr>
      <w:r>
        <w:t>&lt;/Globals&gt;</w:t>
      </w:r>
    </w:p>
    <w:p w14:paraId="12C0605E" w14:textId="77777777" w:rsidR="006A0BC1" w:rsidRDefault="006A0BC1" w:rsidP="006A0BC1"/>
    <w:p w14:paraId="793DB430" w14:textId="77777777" w:rsidR="00F33339" w:rsidRDefault="00F33339" w:rsidP="00F33339">
      <w:pPr>
        <w:pStyle w:val="Heading3"/>
      </w:pPr>
      <w:bookmarkStart w:id="1008" w:name="_Ref188932792"/>
      <w:bookmarkStart w:id="1009" w:name="_Toc376787414"/>
      <w:r>
        <w:t>Solutes</w:t>
      </w:r>
      <w:bookmarkEnd w:id="1008"/>
      <w:bookmarkEnd w:id="1009"/>
    </w:p>
    <w:p w14:paraId="4F367E90" w14:textId="095D84AC" w:rsidR="00F33339" w:rsidRDefault="00F33339" w:rsidP="00F33339">
      <w:r>
        <w:t xml:space="preserve">In </w:t>
      </w:r>
      <w:r w:rsidR="0055509B">
        <w:t xml:space="preserve">biphasic-solute, </w:t>
      </w:r>
      <w:r>
        <w:t>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w:t>
      </w:r>
      <w:r w:rsidR="00EA138E">
        <w:t xml:space="preserve"> and associating it with a unique </w:t>
      </w:r>
      <w:r w:rsidR="00EA138E" w:rsidRPr="005F013B">
        <w:rPr>
          <w:i/>
        </w:rPr>
        <w:t>id</w:t>
      </w:r>
      <w:r w:rsidR="00EA138E">
        <w:t xml:space="preserve">, </w:t>
      </w:r>
      <w:r w:rsidR="00EA138E" w:rsidRPr="005F013B">
        <w:rPr>
          <w:i/>
        </w:rPr>
        <w:t>nam</w:t>
      </w:r>
      <w:r w:rsidR="00CF1778">
        <w:rPr>
          <w:i/>
        </w:rPr>
        <w:t>,</w:t>
      </w:r>
      <w:r w:rsidR="00EA138E" w:rsidRPr="005F013B">
        <w:rPr>
          <w:i/>
        </w:rPr>
        <w:t>e</w:t>
      </w:r>
      <w:r w:rsidR="00EA138E">
        <w:t xml:space="preserve"> charge number</w:t>
      </w:r>
      <w:r w:rsidR="00CF1778">
        <w:t xml:space="preserve"> </w:t>
      </w:r>
      <w:r w:rsidR="00AF2221" w:rsidRPr="00AF2221">
        <w:rPr>
          <w:position w:val="-4"/>
        </w:rPr>
        <w:object w:dxaOrig="300" w:dyaOrig="300" w14:anchorId="2F38D261">
          <v:shape id="_x0000_i1073" type="#_x0000_t75" style="width:14pt;height:14pt" o:ole="">
            <v:imagedata r:id="rId126" o:title=""/>
          </v:shape>
          <o:OLEObject Type="Embed" ProgID="Equation.DSMT4" ShapeID="_x0000_i1073" DrawAspect="Content" ObjectID="_1324453223" r:id="rId127"/>
        </w:object>
      </w:r>
      <w:r w:rsidR="00CF1778">
        <w:t xml:space="preserve">, molar mass </w:t>
      </w:r>
      <w:r w:rsidR="00AF2221" w:rsidRPr="00AF2221">
        <w:rPr>
          <w:position w:val="-4"/>
        </w:rPr>
        <w:object w:dxaOrig="420" w:dyaOrig="300" w14:anchorId="6E6A3E13">
          <v:shape id="_x0000_i1074" type="#_x0000_t75" style="width:21.35pt;height:14pt" o:ole="">
            <v:imagedata r:id="rId128" o:title=""/>
          </v:shape>
          <o:OLEObject Type="Embed" ProgID="Equation.DSMT4" ShapeID="_x0000_i1074" DrawAspect="Content" ObjectID="_1324453224" r:id="rId129"/>
        </w:object>
      </w:r>
      <w:r w:rsidR="00CF1778">
        <w:t xml:space="preserve">, and density </w:t>
      </w:r>
      <w:r w:rsidR="00AF2221" w:rsidRPr="00AF2221">
        <w:rPr>
          <w:position w:val="-12"/>
        </w:rPr>
        <w:object w:dxaOrig="340" w:dyaOrig="380" w14:anchorId="1B187145">
          <v:shape id="_x0000_i1075" type="#_x0000_t75" style="width:16.65pt;height:19.35pt" o:ole="">
            <v:imagedata r:id="rId130" o:title=""/>
          </v:shape>
          <o:OLEObject Type="Embed" ProgID="Equation.DSMT4" ShapeID="_x0000_i1075" DrawAspect="Content" ObjectID="_1324453225" r:id="rId131"/>
        </w:object>
      </w:r>
      <w:r w:rsidR="00EA138E">
        <w:t>:</w:t>
      </w:r>
    </w:p>
    <w:p w14:paraId="78A22E27" w14:textId="77777777" w:rsidR="00EA138E" w:rsidRDefault="00EA138E" w:rsidP="00F33339"/>
    <w:p w14:paraId="00D19831" w14:textId="77777777" w:rsidR="003E362D" w:rsidRDefault="003E362D" w:rsidP="003E362D">
      <w:pPr>
        <w:pStyle w:val="code"/>
      </w:pPr>
      <w:r>
        <w:t>&lt;Globals&gt;</w:t>
      </w:r>
    </w:p>
    <w:p w14:paraId="03C83365" w14:textId="77777777" w:rsidR="003E362D" w:rsidRDefault="003E362D" w:rsidP="003E362D">
      <w:pPr>
        <w:pStyle w:val="code"/>
      </w:pPr>
      <w:r>
        <w:tab/>
        <w:t>&lt;Solutes&gt;</w:t>
      </w:r>
    </w:p>
    <w:p w14:paraId="15B688E8" w14:textId="77777777" w:rsidR="00CF1778" w:rsidRDefault="00CF1778" w:rsidP="00CF1778">
      <w:pPr>
        <w:pStyle w:val="code"/>
      </w:pPr>
      <w:r>
        <w:tab/>
      </w:r>
      <w:r>
        <w:tab/>
        <w:t>&lt;solute id="1" name="Na"&gt;</w:t>
      </w:r>
    </w:p>
    <w:p w14:paraId="16AEE9A6" w14:textId="77777777" w:rsidR="00CF1778" w:rsidRDefault="00CF1778" w:rsidP="00CF1778">
      <w:pPr>
        <w:pStyle w:val="code"/>
      </w:pPr>
      <w:r>
        <w:tab/>
      </w:r>
      <w:r>
        <w:tab/>
      </w:r>
      <w:r>
        <w:tab/>
        <w:t>&lt;charge_number&gt;1&lt;/charge_number&gt;</w:t>
      </w:r>
    </w:p>
    <w:p w14:paraId="4F465614" w14:textId="77777777" w:rsidR="00CF1778" w:rsidRDefault="00CF1778" w:rsidP="00CF1778">
      <w:pPr>
        <w:pStyle w:val="code"/>
      </w:pPr>
      <w:r>
        <w:tab/>
      </w:r>
      <w:r>
        <w:tab/>
      </w:r>
      <w:r>
        <w:tab/>
        <w:t>&lt;molar_mass&gt;22.99&lt;/molar_mass&gt;</w:t>
      </w:r>
    </w:p>
    <w:p w14:paraId="58610FC3" w14:textId="77777777" w:rsidR="00CF1778" w:rsidRDefault="00CF1778" w:rsidP="00CF1778">
      <w:pPr>
        <w:pStyle w:val="code"/>
      </w:pPr>
      <w:r>
        <w:tab/>
      </w:r>
      <w:r>
        <w:tab/>
      </w:r>
      <w:r>
        <w:tab/>
        <w:t>&lt;density&gt;0.97&lt;density&gt;</w:t>
      </w:r>
    </w:p>
    <w:p w14:paraId="1EA68528" w14:textId="77777777" w:rsidR="00CF1778" w:rsidRDefault="00CF1778" w:rsidP="00CF1778">
      <w:pPr>
        <w:pStyle w:val="code"/>
      </w:pPr>
      <w:r>
        <w:tab/>
      </w:r>
      <w:r>
        <w:tab/>
        <w:t>&lt;/solute&gt;</w:t>
      </w:r>
    </w:p>
    <w:p w14:paraId="754F16C9" w14:textId="77777777" w:rsidR="00CF1778" w:rsidRDefault="00CF1778" w:rsidP="00CF1778">
      <w:pPr>
        <w:pStyle w:val="code"/>
      </w:pPr>
      <w:r>
        <w:tab/>
      </w:r>
      <w:r>
        <w:tab/>
        <w:t>&lt;solute id="2" name="Cl"&gt;</w:t>
      </w:r>
    </w:p>
    <w:p w14:paraId="762A1341" w14:textId="77777777" w:rsidR="00CF1778" w:rsidRDefault="00CF1778" w:rsidP="00CF1778">
      <w:pPr>
        <w:pStyle w:val="code"/>
      </w:pPr>
      <w:r>
        <w:tab/>
      </w:r>
      <w:r>
        <w:tab/>
      </w:r>
      <w:r>
        <w:tab/>
        <w:t>&lt;charge_number&gt;-1&lt;/charge_number&gt;</w:t>
      </w:r>
    </w:p>
    <w:p w14:paraId="47319694" w14:textId="77777777" w:rsidR="00CF1778" w:rsidRDefault="00CF1778" w:rsidP="00CF1778">
      <w:pPr>
        <w:pStyle w:val="code"/>
      </w:pPr>
      <w:r>
        <w:tab/>
      </w:r>
      <w:r>
        <w:tab/>
      </w:r>
      <w:r>
        <w:tab/>
        <w:t>&lt;molar_mass&gt;35.45&lt;/molar_mass&gt;</w:t>
      </w:r>
    </w:p>
    <w:p w14:paraId="546A903E" w14:textId="77777777" w:rsidR="00CF1778" w:rsidRDefault="00CF1778" w:rsidP="00CF1778">
      <w:pPr>
        <w:pStyle w:val="code"/>
      </w:pPr>
      <w:r>
        <w:tab/>
      </w:r>
      <w:r>
        <w:tab/>
      </w:r>
      <w:r>
        <w:tab/>
        <w:t>&lt;density&gt;3.21&lt;density&gt;</w:t>
      </w:r>
    </w:p>
    <w:p w14:paraId="172C8A9E" w14:textId="77777777" w:rsidR="00CF1778" w:rsidRDefault="00CF1778" w:rsidP="00CF1778">
      <w:pPr>
        <w:pStyle w:val="code"/>
      </w:pPr>
      <w:r>
        <w:tab/>
      </w:r>
      <w:r>
        <w:tab/>
        <w:t>&lt;/solute&gt;</w:t>
      </w:r>
    </w:p>
    <w:p w14:paraId="22CE9F0D" w14:textId="77777777" w:rsidR="00CF1778" w:rsidRDefault="00CF1778" w:rsidP="00CF1778">
      <w:pPr>
        <w:pStyle w:val="code"/>
      </w:pPr>
      <w:r>
        <w:tab/>
      </w:r>
      <w:r>
        <w:tab/>
        <w:t>&lt;solute id="3" name="Glc"&gt;</w:t>
      </w:r>
    </w:p>
    <w:p w14:paraId="6BB86C6B" w14:textId="77777777" w:rsidR="00CF1778" w:rsidRDefault="00CF1778" w:rsidP="00CF1778">
      <w:pPr>
        <w:pStyle w:val="code"/>
      </w:pPr>
      <w:r>
        <w:tab/>
      </w:r>
      <w:r>
        <w:tab/>
      </w:r>
      <w:r>
        <w:tab/>
        <w:t>&lt;charge_number&gt;0&lt;/charge_number&gt;</w:t>
      </w:r>
    </w:p>
    <w:p w14:paraId="1D2435A4" w14:textId="77777777" w:rsidR="00CF1778" w:rsidRDefault="00CF1778" w:rsidP="00CF1778">
      <w:pPr>
        <w:pStyle w:val="code"/>
      </w:pPr>
      <w:r>
        <w:tab/>
      </w:r>
      <w:r>
        <w:tab/>
      </w:r>
      <w:r>
        <w:tab/>
        <w:t>&lt;molar_mass&gt;180.16&lt;/molar_mass&gt;</w:t>
      </w:r>
    </w:p>
    <w:p w14:paraId="112A964B" w14:textId="77777777" w:rsidR="00CF1778" w:rsidRDefault="00CF1778" w:rsidP="00CF1778">
      <w:pPr>
        <w:pStyle w:val="code"/>
      </w:pPr>
      <w:r>
        <w:tab/>
      </w:r>
      <w:r>
        <w:tab/>
      </w:r>
      <w:r>
        <w:tab/>
        <w:t>&lt;density&gt;1.54&lt;density&gt;</w:t>
      </w:r>
    </w:p>
    <w:p w14:paraId="29D47A30" w14:textId="77777777" w:rsidR="00CF1778" w:rsidRDefault="00CF1778" w:rsidP="00CF1778">
      <w:pPr>
        <w:pStyle w:val="code"/>
      </w:pPr>
      <w:r>
        <w:tab/>
      </w:r>
      <w:r>
        <w:tab/>
        <w:t>&lt;/solute&gt;</w:t>
      </w:r>
    </w:p>
    <w:p w14:paraId="19660006" w14:textId="77777777" w:rsidR="003E362D" w:rsidRDefault="003E362D" w:rsidP="003E362D">
      <w:pPr>
        <w:pStyle w:val="code"/>
      </w:pPr>
      <w:r>
        <w:tab/>
        <w:t>&lt;/Solutes&gt;</w:t>
      </w:r>
    </w:p>
    <w:p w14:paraId="791BA80A" w14:textId="77777777" w:rsidR="003E362D" w:rsidRDefault="003E362D" w:rsidP="003E362D">
      <w:pPr>
        <w:pStyle w:val="code"/>
      </w:pPr>
      <w:r>
        <w:t>&lt;/Globals&gt;</w:t>
      </w:r>
    </w:p>
    <w:p w14:paraId="350A7AE0" w14:textId="77777777" w:rsidR="003E362D" w:rsidRDefault="003E362D" w:rsidP="003E362D">
      <w:pPr>
        <w:pStyle w:val="code"/>
      </w:pPr>
    </w:p>
    <w:p w14:paraId="56C39721" w14:textId="77777777" w:rsidR="004602BB" w:rsidRDefault="004602BB" w:rsidP="004602BB">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873D59">
        <w:t>4.5.2</w:t>
      </w:r>
      <w:r>
        <w:fldChar w:fldCharType="end"/>
      </w:r>
      <w:r>
        <w:t>), triphasic (Section </w:t>
      </w:r>
      <w:r>
        <w:fldChar w:fldCharType="begin"/>
      </w:r>
      <w:r>
        <w:instrText xml:space="preserve"> REF _Ref188932651 \r \h </w:instrText>
      </w:r>
      <w:r>
        <w:fldChar w:fldCharType="separate"/>
      </w:r>
      <w:r w:rsidR="00873D59">
        <w:t>4.6.2</w:t>
      </w:r>
      <w:r>
        <w:fldChar w:fldCharType="end"/>
      </w:r>
      <w:r>
        <w:t>) or multiphasic material.</w:t>
      </w:r>
    </w:p>
    <w:p w14:paraId="2889AA47" w14:textId="77777777" w:rsidR="004602BB" w:rsidRDefault="004602BB" w:rsidP="004602BB"/>
    <w:p w14:paraId="44561EBD" w14:textId="77777777" w:rsidR="004602BB" w:rsidRDefault="004602BB" w:rsidP="004602BB">
      <w:r>
        <w:t>The molar mass and density of solutes are needed only when solutes are involved in chemical reactions.  When not specified, default values for these properties are set to 1.</w:t>
      </w:r>
    </w:p>
    <w:p w14:paraId="36E6144C" w14:textId="77777777" w:rsidR="004602BB" w:rsidRDefault="004602BB" w:rsidP="004602BB">
      <w:pPr>
        <w:pStyle w:val="Heading3"/>
      </w:pPr>
      <w:bookmarkStart w:id="1010" w:name="_Ref240797992"/>
      <w:bookmarkStart w:id="1011" w:name="_Toc376787415"/>
      <w:r>
        <w:t>Solid-Bound Molecules</w:t>
      </w:r>
      <w:bookmarkEnd w:id="1010"/>
      <w:bookmarkEnd w:id="1011"/>
    </w:p>
    <w:p w14:paraId="33A58712" w14:textId="77777777" w:rsidR="004602BB" w:rsidRDefault="004602BB" w:rsidP="004602BB">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703B80BF" w14:textId="77777777" w:rsidR="004602BB" w:rsidRDefault="004602BB" w:rsidP="004602BB"/>
    <w:p w14:paraId="35C71CF8" w14:textId="77777777" w:rsidR="004602BB" w:rsidRDefault="004602BB" w:rsidP="004602BB">
      <w:pPr>
        <w:pStyle w:val="code"/>
      </w:pPr>
      <w:r>
        <w:t>&lt;Globals&gt;</w:t>
      </w:r>
    </w:p>
    <w:p w14:paraId="32AF1A0E" w14:textId="77777777" w:rsidR="004602BB" w:rsidRDefault="004602BB" w:rsidP="004602BB">
      <w:pPr>
        <w:pStyle w:val="code"/>
      </w:pPr>
      <w:r>
        <w:tab/>
        <w:t>&lt;SolidBoundMolecules&gt;</w:t>
      </w:r>
    </w:p>
    <w:p w14:paraId="02875B43" w14:textId="77777777" w:rsidR="004602BB" w:rsidRDefault="004602BB" w:rsidP="004602BB">
      <w:pPr>
        <w:pStyle w:val="code"/>
      </w:pPr>
      <w:r>
        <w:tab/>
      </w:r>
      <w:r>
        <w:tab/>
        <w:t>&lt;solid_bound id="1" name="CS"&gt;</w:t>
      </w:r>
    </w:p>
    <w:p w14:paraId="1DC4DA74" w14:textId="77777777" w:rsidR="004602BB" w:rsidRDefault="004602BB" w:rsidP="004602BB">
      <w:pPr>
        <w:pStyle w:val="code"/>
      </w:pPr>
      <w:r>
        <w:tab/>
      </w:r>
      <w:r>
        <w:tab/>
      </w:r>
      <w:r>
        <w:tab/>
        <w:t>&lt;charge_number&gt;-2&lt;/charge_number&gt;</w:t>
      </w:r>
    </w:p>
    <w:p w14:paraId="23FD6811" w14:textId="77777777" w:rsidR="004602BB" w:rsidRDefault="004602BB" w:rsidP="004602BB">
      <w:pPr>
        <w:pStyle w:val="code"/>
      </w:pPr>
      <w:r>
        <w:tab/>
      </w:r>
      <w:r>
        <w:tab/>
      </w:r>
      <w:r>
        <w:tab/>
        <w:t>&lt;molar_mass&gt;463.37&lt;/molar_mass&gt;</w:t>
      </w:r>
    </w:p>
    <w:p w14:paraId="4B8E0913" w14:textId="77777777" w:rsidR="004602BB" w:rsidRDefault="004602BB" w:rsidP="004602BB">
      <w:pPr>
        <w:pStyle w:val="code"/>
      </w:pPr>
      <w:r>
        <w:tab/>
      </w:r>
      <w:r>
        <w:tab/>
      </w:r>
      <w:r>
        <w:tab/>
        <w:t>&lt;density&gt;1.5&lt;density&gt;</w:t>
      </w:r>
    </w:p>
    <w:p w14:paraId="22FF00E2" w14:textId="77777777" w:rsidR="004602BB" w:rsidRDefault="004602BB" w:rsidP="004602BB">
      <w:pPr>
        <w:pStyle w:val="code"/>
      </w:pPr>
      <w:r>
        <w:tab/>
      </w:r>
      <w:r>
        <w:tab/>
        <w:t>&lt;/solid_bound &gt;</w:t>
      </w:r>
    </w:p>
    <w:p w14:paraId="2BD1B5EB" w14:textId="77777777" w:rsidR="004602BB" w:rsidRDefault="004602BB" w:rsidP="004602BB">
      <w:pPr>
        <w:pStyle w:val="code"/>
      </w:pPr>
      <w:r>
        <w:tab/>
        <w:t>&lt;/SolidBoundMolecules &gt;</w:t>
      </w:r>
    </w:p>
    <w:p w14:paraId="273CCDB7" w14:textId="77777777" w:rsidR="004602BB" w:rsidRDefault="004602BB" w:rsidP="004602BB">
      <w:pPr>
        <w:pStyle w:val="code"/>
      </w:pPr>
      <w:r>
        <w:t>&lt;/Globals&gt;</w:t>
      </w:r>
    </w:p>
    <w:p w14:paraId="62ACBB0C" w14:textId="77777777" w:rsidR="004602BB" w:rsidRDefault="004602BB" w:rsidP="004602BB">
      <w:pPr>
        <w:pStyle w:val="code"/>
      </w:pPr>
    </w:p>
    <w:p w14:paraId="1790A5D6" w14:textId="32ECF460" w:rsidR="004602BB" w:rsidRDefault="004602BB" w:rsidP="004602BB">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w:t>
      </w:r>
      <w:r w:rsidR="00C83DD5">
        <w:t xml:space="preserve"> </w:t>
      </w:r>
      <w:r w:rsidR="00C83DD5">
        <w:fldChar w:fldCharType="begin"/>
      </w:r>
      <w:r w:rsidR="00C83DD5">
        <w:instrText xml:space="preserve"> REF _Ref366847643 \r \h </w:instrText>
      </w:r>
      <w:r w:rsidR="00C83DD5">
        <w:fldChar w:fldCharType="separate"/>
      </w:r>
      <w:r w:rsidR="00873D59">
        <w:t>4.6</w:t>
      </w:r>
      <w:r w:rsidR="00C83DD5">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p>
    <w:p w14:paraId="2336BA7E" w14:textId="77777777" w:rsidR="004602BB" w:rsidRDefault="004602BB" w:rsidP="004602BB"/>
    <w:p w14:paraId="427C628E" w14:textId="58A7AB66" w:rsidR="00B2508D" w:rsidRPr="00690318" w:rsidDel="00645EA5" w:rsidRDefault="00B2508D" w:rsidP="00B2508D">
      <w:pPr>
        <w:pStyle w:val="Heading3"/>
        <w:rPr>
          <w:del w:id="1012" w:author="Steve Maas" w:date="2014-01-02T12:55:00Z"/>
        </w:rPr>
      </w:pPr>
      <w:bookmarkStart w:id="1013" w:name="_Toc370461174"/>
      <w:bookmarkStart w:id="1014" w:name="_Toc200951584"/>
      <w:bookmarkStart w:id="1015" w:name="_Ref200951687"/>
      <w:bookmarkEnd w:id="1013"/>
      <w:del w:id="1016" w:author="Steve Maas" w:date="2014-01-02T12:55:00Z">
        <w:r w:rsidRPr="00690318" w:rsidDel="00645EA5">
          <w:delText>Generations</w:delText>
        </w:r>
        <w:bookmarkEnd w:id="1014"/>
        <w:bookmarkEnd w:id="1015"/>
      </w:del>
    </w:p>
    <w:p w14:paraId="38DDB3A2" w14:textId="5F1A77AE" w:rsidR="00B2508D" w:rsidRPr="00690318" w:rsidDel="00645EA5" w:rsidRDefault="00B2508D" w:rsidP="00B2508D">
      <w:pPr>
        <w:rPr>
          <w:del w:id="1017" w:author="Steve Maas" w:date="2014-01-02T12:55:00Z"/>
        </w:rPr>
      </w:pPr>
      <w:del w:id="1018"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del>
    </w:p>
    <w:p w14:paraId="2C4123B9" w14:textId="156E3CBC" w:rsidR="00B2508D" w:rsidRPr="00690318" w:rsidDel="00645EA5" w:rsidRDefault="00B2508D" w:rsidP="00B2508D">
      <w:pPr>
        <w:rPr>
          <w:del w:id="1019" w:author="Steve Maas" w:date="2014-01-02T12:55:00Z"/>
        </w:rPr>
      </w:pPr>
    </w:p>
    <w:p w14:paraId="5A0429D3" w14:textId="0380C1E8" w:rsidR="00B2508D" w:rsidRPr="007D6F0D" w:rsidDel="00645EA5" w:rsidRDefault="00B2508D" w:rsidP="00B2508D">
      <w:pPr>
        <w:pStyle w:val="code"/>
        <w:rPr>
          <w:del w:id="1020" w:author="Steve Maas" w:date="2014-01-02T12:55:00Z"/>
          <w:lang w:val="nl-BE"/>
        </w:rPr>
      </w:pPr>
      <w:del w:id="1021" w:author="Steve Maas" w:date="2014-01-02T12:55:00Z">
        <w:r w:rsidRPr="007D6F0D" w:rsidDel="00645EA5">
          <w:rPr>
            <w:lang w:val="nl-BE"/>
          </w:rPr>
          <w:delText>&lt;Globals&gt;</w:delText>
        </w:r>
      </w:del>
    </w:p>
    <w:p w14:paraId="6CC577A4" w14:textId="56E86E27" w:rsidR="00B2508D" w:rsidRPr="007D6F0D" w:rsidDel="00645EA5" w:rsidRDefault="00B2508D" w:rsidP="00B2508D">
      <w:pPr>
        <w:pStyle w:val="code"/>
        <w:rPr>
          <w:del w:id="1022" w:author="Steve Maas" w:date="2014-01-02T12:55:00Z"/>
          <w:lang w:val="nl-BE"/>
        </w:rPr>
      </w:pPr>
      <w:del w:id="1023" w:author="Steve Maas" w:date="2014-01-02T12:55:00Z">
        <w:r w:rsidRPr="007D6F0D" w:rsidDel="00645EA5">
          <w:rPr>
            <w:lang w:val="nl-BE"/>
          </w:rPr>
          <w:tab/>
          <w:delText>&lt;Generations&gt;</w:delText>
        </w:r>
      </w:del>
    </w:p>
    <w:p w14:paraId="6E8BAF4F" w14:textId="21428C05" w:rsidR="00B2508D" w:rsidRPr="007D6F0D" w:rsidDel="00645EA5" w:rsidRDefault="00B2508D" w:rsidP="00B2508D">
      <w:pPr>
        <w:pStyle w:val="code"/>
        <w:rPr>
          <w:del w:id="1024" w:author="Steve Maas" w:date="2014-01-02T12:55:00Z"/>
          <w:lang w:val="nl-BE"/>
        </w:rPr>
      </w:pPr>
      <w:del w:id="1025" w:author="Steve Maas" w:date="2014-01-02T12:55:00Z">
        <w:r w:rsidRPr="007D6F0D" w:rsidDel="00645EA5">
          <w:rPr>
            <w:lang w:val="nl-BE"/>
          </w:rPr>
          <w:tab/>
        </w:r>
        <w:r w:rsidRPr="007D6F0D" w:rsidDel="00645EA5">
          <w:rPr>
            <w:lang w:val="nl-BE"/>
          </w:rPr>
          <w:tab/>
          <w:delText>&lt;gen id="1"&gt;0.0&lt;/gen&gt;</w:delText>
        </w:r>
      </w:del>
    </w:p>
    <w:p w14:paraId="7FD156B7" w14:textId="2115FD01" w:rsidR="00B2508D" w:rsidRPr="007D6F0D" w:rsidDel="00645EA5" w:rsidRDefault="00B2508D" w:rsidP="00B2508D">
      <w:pPr>
        <w:pStyle w:val="code"/>
        <w:rPr>
          <w:del w:id="1026" w:author="Steve Maas" w:date="2014-01-02T12:55:00Z"/>
          <w:lang w:val="nl-BE"/>
        </w:rPr>
      </w:pPr>
      <w:del w:id="1027" w:author="Steve Maas" w:date="2014-01-02T12:55:00Z">
        <w:r w:rsidRPr="007D6F0D" w:rsidDel="00645EA5">
          <w:rPr>
            <w:lang w:val="nl-BE"/>
          </w:rPr>
          <w:tab/>
        </w:r>
        <w:r w:rsidRPr="007D6F0D" w:rsidDel="00645EA5">
          <w:rPr>
            <w:lang w:val="nl-BE"/>
          </w:rPr>
          <w:tab/>
          <w:delText>&lt;gen id="2"&gt;1.0&lt;/gen&gt;</w:delText>
        </w:r>
      </w:del>
    </w:p>
    <w:p w14:paraId="1CF8B5C6" w14:textId="03DE2FF4" w:rsidR="00B2508D" w:rsidRPr="00690318" w:rsidDel="00645EA5" w:rsidRDefault="00B2508D" w:rsidP="00B2508D">
      <w:pPr>
        <w:pStyle w:val="code"/>
        <w:rPr>
          <w:del w:id="1028" w:author="Steve Maas" w:date="2014-01-02T12:55:00Z"/>
        </w:rPr>
      </w:pPr>
      <w:del w:id="1029" w:author="Steve Maas" w:date="2014-01-02T12:55:00Z">
        <w:r w:rsidRPr="007D6F0D" w:rsidDel="00645EA5">
          <w:rPr>
            <w:lang w:val="nl-BE"/>
          </w:rPr>
          <w:tab/>
        </w:r>
        <w:r w:rsidRPr="00690318" w:rsidDel="00645EA5">
          <w:delText>&lt;/Generations&gt;</w:delText>
        </w:r>
      </w:del>
    </w:p>
    <w:p w14:paraId="0C623A2F" w14:textId="426C7EB6" w:rsidR="00B2508D" w:rsidRPr="00690318" w:rsidDel="00645EA5" w:rsidRDefault="00B2508D" w:rsidP="00B2508D">
      <w:pPr>
        <w:pStyle w:val="code"/>
        <w:rPr>
          <w:del w:id="1030" w:author="Steve Maas" w:date="2014-01-02T12:55:00Z"/>
        </w:rPr>
      </w:pPr>
      <w:del w:id="1031" w:author="Steve Maas" w:date="2014-01-02T12:55:00Z">
        <w:r w:rsidRPr="00690318" w:rsidDel="00645EA5">
          <w:delText>&lt;/Globals&gt;</w:delText>
        </w:r>
      </w:del>
    </w:p>
    <w:p w14:paraId="2F5EDAF7" w14:textId="5745E6DB" w:rsidR="00B2508D" w:rsidRPr="00690318" w:rsidDel="00645EA5" w:rsidRDefault="00B2508D" w:rsidP="00B2508D">
      <w:pPr>
        <w:rPr>
          <w:del w:id="1032" w:author="Steve Maas" w:date="2014-01-02T12:55:00Z"/>
        </w:rPr>
      </w:pPr>
    </w:p>
    <w:p w14:paraId="650310EB" w14:textId="0094B726" w:rsidR="00B2508D" w:rsidRPr="00690318" w:rsidDel="00645EA5" w:rsidRDefault="00B2508D" w:rsidP="00B2508D">
      <w:pPr>
        <w:rPr>
          <w:del w:id="1033" w:author="Steve Maas" w:date="2014-01-02T12:55:00Z"/>
        </w:rPr>
      </w:pPr>
      <w:del w:id="1034"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del>
    </w:p>
    <w:p w14:paraId="41ACE362" w14:textId="77777777" w:rsidR="006A0BC1" w:rsidRPr="008B6298" w:rsidRDefault="006A0BC1" w:rsidP="006A0BC1">
      <w:r>
        <w:br w:type="page"/>
      </w:r>
    </w:p>
    <w:p w14:paraId="209C028A" w14:textId="77777777" w:rsidR="006A0BC1" w:rsidRDefault="006A0BC1" w:rsidP="006A0BC1">
      <w:pPr>
        <w:pStyle w:val="Heading2"/>
      </w:pPr>
      <w:bookmarkStart w:id="1035" w:name="_Ref259527079"/>
      <w:bookmarkStart w:id="1036" w:name="_Toc376787416"/>
      <w:r>
        <w:lastRenderedPageBreak/>
        <w:t>LoadData Section</w:t>
      </w:r>
      <w:bookmarkEnd w:id="1035"/>
      <w:bookmarkEnd w:id="1036"/>
    </w:p>
    <w:p w14:paraId="1C1A3D1B" w14:textId="77777777"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loadpoint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77777777" w:rsidR="006A0BC1" w:rsidRPr="0097532C" w:rsidRDefault="006A0BC1" w:rsidP="006A0BC1">
      <w:pPr>
        <w:pStyle w:val="code"/>
      </w:pPr>
      <w:r w:rsidRPr="0097532C">
        <w:tab/>
        <w:t xml:space="preserve">&lt;loadpoint&gt; 0, 0 &lt;/loadpoint&gt; </w:t>
      </w:r>
    </w:p>
    <w:p w14:paraId="0718AB01" w14:textId="77777777" w:rsidR="006A0BC1" w:rsidRDefault="006A0BC1" w:rsidP="006A0BC1">
      <w:pPr>
        <w:pStyle w:val="code"/>
      </w:pPr>
      <w:r>
        <w:tab/>
        <w:t>...</w:t>
      </w:r>
    </w:p>
    <w:p w14:paraId="5864E79B" w14:textId="77777777" w:rsidR="006A0BC1" w:rsidRDefault="006A0BC1" w:rsidP="006A0BC1">
      <w:pPr>
        <w:pStyle w:val="code"/>
      </w:pPr>
      <w:r>
        <w:tab/>
        <w:t>&lt;loadpoint&gt; 1, 1 &lt;/loadpoint&gt;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C14B72" w:rsidRDefault="00C14B72">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" filled="f" stroked="f">
                <v:textbox>
                  <w:txbxContent>
                    <w:p w14:paraId="56BCFF65" w14:textId="77777777" w:rsidR="00C14B72" w:rsidRDefault="00C14B72">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C14B72" w:rsidRDefault="00C14B72">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" filled="f" stroked="f">
                <v:textbox>
                  <w:txbxContent>
                    <w:p w14:paraId="7E807FE7" w14:textId="77777777" w:rsidR="00C14B72" w:rsidRDefault="00C14B72">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C14B72" w:rsidRDefault="00C14B72">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" filled="f" stroked="f">
                <v:textbox>
                  <w:txbxContent>
                    <w:p w14:paraId="7F58C9EB" w14:textId="77777777" w:rsidR="00C14B72" w:rsidRDefault="00C14B72">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C14B72" w:rsidRDefault="00C14B72">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gB3LkCAADF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" filled="f" stroked="f">
                <v:textbox>
                  <w:txbxContent>
                    <w:p w14:paraId="22B812EA" w14:textId="77777777" w:rsidR="00C14B72" w:rsidRDefault="00C14B72">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77777777" w:rsidR="00C14B72" w:rsidRDefault="00C14B72">
                            <w:r>
                              <w:t>(c)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1y7g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" filled="f" stroked="f">
                <v:textbox>
                  <w:txbxContent>
                    <w:p w14:paraId="2B27BCC7" w14:textId="77777777" w:rsidR="00C14B72" w:rsidRDefault="00C14B72">
                      <w:r>
                        <w:t>(c) offset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C14B72" w:rsidRDefault="00C14B72">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" filled="f" stroked="f">
                <v:textbox>
                  <w:txbxContent>
                    <w:p w14:paraId="47F7061B" w14:textId="77777777" w:rsidR="00C14B72" w:rsidRDefault="00C14B72">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C14B72" w:rsidRDefault="00C14B72">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BBDLgCAADE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" filled="f" stroked="f">
                <v:textbox>
                  <w:txbxContent>
                    <w:p w14:paraId="4C6C3BB1" w14:textId="77777777" w:rsidR="00C14B72" w:rsidRDefault="00C14B72">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037" w:name="_Toc376787417"/>
      <w:r>
        <w:lastRenderedPageBreak/>
        <w:t>Output Section</w:t>
      </w:r>
      <w:bookmarkEnd w:id="1037"/>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038" w:name="_Toc311799480"/>
      <w:bookmarkStart w:id="1039" w:name="_Toc315443351"/>
      <w:bookmarkStart w:id="1040" w:name="_Toc315942869"/>
      <w:bookmarkStart w:id="1041" w:name="_Toc315943133"/>
      <w:bookmarkStart w:id="1042" w:name="_Toc315943397"/>
      <w:bookmarkStart w:id="1043" w:name="_Toc376787418"/>
      <w:bookmarkEnd w:id="1038"/>
      <w:bookmarkEnd w:id="1039"/>
      <w:bookmarkEnd w:id="1040"/>
      <w:bookmarkEnd w:id="1041"/>
      <w:bookmarkEnd w:id="1042"/>
      <w:r>
        <w:t>Logfile</w:t>
      </w:r>
      <w:bookmarkEnd w:id="1043"/>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77777777" w:rsidR="006A0BC1" w:rsidRDefault="006A0BC1" w:rsidP="006A0BC1">
      <w:pPr>
        <w:pStyle w:val="code"/>
      </w:pPr>
      <w:r>
        <w:tab/>
      </w:r>
      <w:r>
        <w:tab/>
        <w:t>&lt;node_data       [attribute list]&gt;item list&lt;/node_data&gt;</w:t>
      </w:r>
    </w:p>
    <w:p w14:paraId="655B67B5" w14:textId="77777777" w:rsidR="006A0BC1" w:rsidRDefault="006A0BC1" w:rsidP="006A0BC1">
      <w:pPr>
        <w:pStyle w:val="code"/>
      </w:pPr>
      <w:r>
        <w:tab/>
      </w:r>
      <w:r>
        <w:tab/>
        <w:t>&lt;element_data    [attribute list]&gt;item list&lt;/element_data&gt;</w:t>
      </w:r>
    </w:p>
    <w:p w14:paraId="7EA68782" w14:textId="77777777" w:rsidR="006A0BC1" w:rsidRDefault="006A0BC1" w:rsidP="006A0BC1">
      <w:pPr>
        <w:pStyle w:val="code"/>
        <w:jc w:val="left"/>
      </w:pPr>
      <w:r>
        <w:tab/>
      </w:r>
      <w:r>
        <w:tab/>
        <w:t>&lt;rigid_body_data [attribute list]&gt;item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044" w:name="_Toc376787419"/>
      <w:r>
        <w:t xml:space="preserve">Node_Data </w:t>
      </w:r>
      <w:r w:rsidR="00D153DC">
        <w:t>C</w:t>
      </w:r>
      <w:r>
        <w:t>lass</w:t>
      </w:r>
      <w:bookmarkEnd w:id="1044"/>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045" w:name="_Toc376787420"/>
      <w:r>
        <w:t>Element_Data Class</w:t>
      </w:r>
      <w:bookmarkEnd w:id="1045"/>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046" w:name="_Toc311799485"/>
      <w:bookmarkStart w:id="1047" w:name="_Toc315443356"/>
      <w:bookmarkStart w:id="1048" w:name="_Toc315942874"/>
      <w:bookmarkStart w:id="1049" w:name="_Toc315943138"/>
      <w:bookmarkStart w:id="1050" w:name="_Toc315943402"/>
      <w:bookmarkStart w:id="1051" w:name="_Toc311799487"/>
      <w:bookmarkStart w:id="1052" w:name="_Toc315443358"/>
      <w:bookmarkStart w:id="1053" w:name="_Toc315942876"/>
      <w:bookmarkStart w:id="1054" w:name="_Toc315943140"/>
      <w:bookmarkStart w:id="1055" w:name="_Toc315943404"/>
      <w:bookmarkStart w:id="1056" w:name="_Toc376787421"/>
      <w:bookmarkEnd w:id="1046"/>
      <w:bookmarkEnd w:id="1047"/>
      <w:bookmarkEnd w:id="1048"/>
      <w:bookmarkEnd w:id="1049"/>
      <w:bookmarkEnd w:id="1050"/>
      <w:bookmarkEnd w:id="1051"/>
      <w:bookmarkEnd w:id="1052"/>
      <w:bookmarkEnd w:id="1053"/>
      <w:bookmarkEnd w:id="1054"/>
      <w:bookmarkEnd w:id="1055"/>
      <w:r>
        <w:t>Rigid_Body_Data Class</w:t>
      </w:r>
      <w:bookmarkEnd w:id="1056"/>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057" w:name="_Toc376787422"/>
      <w:r>
        <w:t>Plotfile</w:t>
      </w:r>
      <w:bookmarkEnd w:id="1057"/>
    </w:p>
    <w:p w14:paraId="15D6E78C" w14:textId="3645EE9F"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 xml:space="preserve">format). For backward compatibility, users can also save the results in the </w:t>
      </w:r>
      <w:r>
        <w:t xml:space="preserve">LSDYNA database format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w:t>
      </w:r>
      <w:r w:rsidR="000B74AB">
        <w:t xml:space="preserve">See </w:t>
      </w:r>
      <w:r w:rsidR="00362F4C">
        <w:t>Appendix B</w:t>
      </w:r>
      <w:r w:rsidR="000B74AB">
        <w:t xml:space="preserve"> for information on how to use this format. 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7777777" w:rsidR="005D67B4" w:rsidRDefault="007E10EF" w:rsidP="006A0BC1">
      <w:r>
        <w:t xml:space="preserve">To use this new format 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77777777" w:rsidR="0085292A" w:rsidRDefault="0085292A" w:rsidP="0085292A">
      <w:r>
        <w:t xml:space="preserve">By default, FEBio will store the most common data variables to the plot file. However, it is advised to always specify the specific contents of the plotfile. This can be done by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77777777" w:rsidR="0085292A" w:rsidRDefault="00F81144" w:rsidP="00F81144">
      <w:pPr>
        <w:pStyle w:val="code"/>
      </w:pPr>
      <w:r>
        <w:t>&lt;var type="name"/&gt;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77777777" w:rsidR="001B2299" w:rsidRDefault="00B03C35" w:rsidP="000679A3">
            <w:pPr>
              <w:pStyle w:val="code"/>
            </w:pPr>
            <w:r>
              <w:t>acceleration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lastRenderedPageBreak/>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77777777" w:rsidR="00B03C35" w:rsidRDefault="00B03C35" w:rsidP="001B2299">
            <w:pPr>
              <w:pStyle w:val="code"/>
            </w:pPr>
            <w:r>
              <w:t>damage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77777777" w:rsidR="00B03C35" w:rsidRDefault="00B03C35" w:rsidP="001B2299">
            <w:pPr>
              <w:pStyle w:val="code"/>
            </w:pPr>
            <w:r>
              <w:t>displacement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058" w:name="_Ref162343400"/>
    </w:p>
    <w:p w14:paraId="2C1DAE2B" w14:textId="77777777" w:rsidR="006A0BC1" w:rsidRPr="00552529" w:rsidRDefault="006A0BC1" w:rsidP="006A0BC1">
      <w:pPr>
        <w:pStyle w:val="Heading1"/>
      </w:pPr>
      <w:bookmarkStart w:id="1059" w:name="_Ref162410857"/>
      <w:bookmarkStart w:id="1060" w:name="_Toc376787423"/>
      <w:r w:rsidRPr="00552529">
        <w:lastRenderedPageBreak/>
        <w:t>Materials</w:t>
      </w:r>
      <w:bookmarkEnd w:id="1058"/>
      <w:bookmarkEnd w:id="1059"/>
      <w:bookmarkEnd w:id="1060"/>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2" w:history="1">
        <w:r w:rsidRPr="009D0547">
          <w:rPr>
            <w:rStyle w:val="Hyperlink"/>
            <w:i/>
          </w:rPr>
          <w:t>FEBio Theory Manual</w:t>
        </w:r>
      </w:hyperlink>
      <w:r>
        <w:t>.</w:t>
      </w:r>
    </w:p>
    <w:p w14:paraId="2D317B9A" w14:textId="77777777" w:rsidR="006A0BC1" w:rsidRDefault="006A0BC1" w:rsidP="006A0BC1">
      <w:pPr>
        <w:pStyle w:val="Heading2"/>
      </w:pPr>
      <w:bookmarkStart w:id="1061" w:name="_Toc376787424"/>
      <w:r>
        <w:t>Elastic Solids</w:t>
      </w:r>
      <w:bookmarkEnd w:id="1061"/>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062" w:name="_Ref162429694"/>
      <w:bookmarkStart w:id="1063" w:name="_Toc376787425"/>
      <w:r>
        <w:t xml:space="preserve">Specifying </w:t>
      </w:r>
      <w:r w:rsidR="00D153DC">
        <w:t>F</w:t>
      </w:r>
      <w:r>
        <w:t xml:space="preserve">iber </w:t>
      </w:r>
      <w:r w:rsidR="00D153DC">
        <w:t>O</w:t>
      </w:r>
      <w:r>
        <w:t>rientation</w:t>
      </w:r>
      <w:bookmarkEnd w:id="1062"/>
      <w:bookmarkEnd w:id="1063"/>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064" w:author="Steve Maas" w:date="2014-01-02T13:04:00Z">
        <w:r w:rsidR="00873D59">
          <w:t>3.6.3</w:t>
        </w:r>
      </w:ins>
      <w:del w:id="1065"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066" w:name="_Toc376787426"/>
      <w:r>
        <w:t xml:space="preserve">Transversely Isotropic </w:t>
      </w:r>
      <w:r w:rsidR="00D153DC">
        <w:t>M</w:t>
      </w:r>
      <w:r>
        <w:t>aterials</w:t>
      </w:r>
      <w:bookmarkEnd w:id="1066"/>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r>
              <w:t xml:space="preserve">fibers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C14B72" w:rsidRDefault="00C14B72"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C14B72" w:rsidRDefault="00C14B72"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C14B72" w:rsidRDefault="00C14B72"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C14B72" w:rsidRDefault="00C14B72"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C14B72" w:rsidRPr="00827A42" w:rsidRDefault="00C14B72"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style="position:absolute;margin-left:0;margin-top:0;width:153pt;height:162pt;z-index:251655168;mso-position-horizontal-relative:char;mso-position-vertical-relative:line" coordsize="19431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">
                <v:shape id="_x0000_s1122" type="#_x0000_t75" style="position:absolute;width:1943100;height:2057400;visibility:visible;mso-wrap-style:square" stroked="t">
                  <v:fill o:detectmouseclick="t"/>
                  <v:path o:connecttype="none"/>
                </v:shape>
                <v:rect id="Rectangle 400" o:spid="_x0000_s1123" style="position:absolute;left:342560;top:456927;width:1143243;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FIxQAA&#10;ANwAAAAPAAAAZHJzL2Rvd25yZXYueG1sRI9Ba8JAFITvhf6H5RV6q5soBJu6hqJY6jHGS2+v2dck&#10;bfZtyG5i6q93BcHjMDPfMKtsMq0YqXeNZQXxLAJBXFrdcKXgWOxeliCcR9bYWiYF/+QgWz8+rDDV&#10;9sQ5jQdfiQBhl6KC2vsuldKVNRl0M9sRB+/H9gZ9kH0ldY+nADetnEdRIg02HBZq7GhTU/l3GIyC&#10;72Z+xHNefETmdbfw+6n4Hb62Sj0/Te9vIDxN/h6+tT+1gkUSw/VMOAJyf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4UUjFAAAA3AAAAA8AAAAAAAAAAAAAAAAAlwIAAGRycy9k&#10;b3ducmV2LnhtbFBLBQYAAAAABAAEAPUAAACJAwAAAAA=&#10;"/>
                <v:oval id="Oval 401" o:spid="_x0000_s1124" style="position:absolute;left:292208;top:1649694;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NlDwwAA&#10;ANwAAAAPAAAAZHJzL2Rvd25yZXYueG1sRI9Ba8JAFITvQv/D8gredKPBUFJXkYqgBw+N7f2RfSbB&#10;7NuQfY3pv+8KQo/DzHzDrLeja9VAfWg8G1jME1DEpbcNVwa+LofZG6ggyBZbz2TglwJsNy+TNebW&#10;3/mThkIqFSEccjRQi3S51qGsyWGY+444elffO5Qo+0rbHu8R7lq9TJJMO2w4LtTY0UdN5a34cQb2&#10;1a7IBp3KKr3uj7K6fZ9P6cKY6eu4ewclNMp/+Nk+WgNptoT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JNlDwwAAANwAAAAPAAAAAAAAAAAAAAAAAJcCAABkcnMvZG93&#10;bnJldi54bWxQSwUGAAAAAAQABAD1AAAAhwMAAAAA&#10;"/>
                <v:oval id="Oval 402" o:spid="_x0000_s1125" style="position:absolute;left:1428847;top:1661178;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eSsxAAA&#10;ANwAAAAPAAAAZHJzL2Rvd25yZXYueG1sRI9Ba8JAFITvhf6H5RW81Y2mBomuIkrBHnpo1Psj+0yC&#10;2bch+xrjv+8WCj0OM/MNs96OrlUD9aHxbGA2TUARl942XBk4n95fl6CCIFtsPZOBBwXYbp6f1phb&#10;f+cvGgqpVIRwyNFALdLlWoeyJodh6jvi6F1971Ci7Ctte7xHuGv1PEky7bDhuFBjR/uaylvx7Qwc&#10;ql2RDTqVRXo9HGVxu3x+pDNjJi/jbgVKaJT/8F/7aA2k2Rv8nolHQG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oHkrMQAAADcAAAADwAAAAAAAAAAAAAAAACXAgAAZHJzL2Rv&#10;d25yZXYueG1sUEsFBgAAAAAEAAQA9QAAAIgDAAAAAA==&#10;"/>
                <v:oval id="Oval 403" o:spid="_x0000_s1126" style="position:absolute;left:1428847;top:410167;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UE3xAAA&#10;ANwAAAAPAAAAZHJzL2Rvd25yZXYueG1sRI/BasMwEETvgf6D2EJvsZwam+JGCaGhkBxyqNveF2tj&#10;m1grY20d9++rQKDHYWbeMOvt7Ho10Rg6zwZWSQqKuPa248bA1+f78gVUEGSLvWcy8EsBtpuHxRpL&#10;66/8QVMljYoQDiUaaEWGUutQt+QwJH4gjt7Zjw4lyrHRdsRrhLteP6dpoR12HBdaHOitpfpS/TgD&#10;+2ZXFZPOJM/O+4Pkl+/TMVsZ8/Q4715BCc3yH763D9ZAVuRwOxOPgN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1BN8QAAADcAAAADwAAAAAAAAAAAAAAAACXAgAAZHJzL2Rv&#10;d25yZXYueG1sUEsFBgAAAAAEAAQA9QAAAIgDAAAAAA==&#10;"/>
                <v:oval id="Oval 404" o:spid="_x0000_s1127" style="position:absolute;left:292208;top:403605;width:11308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99AwwAA&#10;ANwAAAAPAAAAZHJzL2Rvd25yZXYueG1sRI9Ba8JAFITvBf/D8gq91Y0NhpK6iigFPXhotPdH9pkE&#10;s29D9jXGf+8KQo/DzHzDLFaja9VAfWg8G5hNE1DEpbcNVwZOx+/3T1BBkC22nsnAjQKslpOXBebW&#10;X/mHhkIqFSEccjRQi3S51qGsyWGY+o44emffO5Qo+0rbHq8R7lr9kSSZdthwXKixo01N5aX4cwa2&#10;1brIBp3KPD1vdzK//B726cyYt9dx/QVKaJT/8LO9swbSL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H99AwwAAANwAAAAPAAAAAAAAAAAAAAAAAJcCAABkcnMvZG93&#10;bnJldi54bWxQSwUGAAAAAAQABAD1AAAAhwMAAAAA&#10;"/>
                <v:shape id="Text Box 405" o:spid="_x0000_s1128" type="#_x0000_t202" style="position:absolute;left:342560;top:1714500;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gzVxAAA&#10;ANwAAAAPAAAAZHJzL2Rvd25yZXYueG1sRI9Ja8MwFITvhfwH8Qq5NVKXLHWthNJSyCklK+T2sJ4X&#10;Yj0ZS4ndfx8FAj0OM/MNky56W4sLtb5yrOF5pEAQZ85UXGjYbX+eZiB8QDZYOyYNf+RhMR88pJgY&#10;1/GaLptQiAhhn6CGMoQmkdJnJVn0I9cQRy93rcUQZVtI02IX4baWL0pNpMWK40KJDX2VlJ02Z6th&#10;v8qPhzf1W3zbcdO5Xkm271Lr4WP/+QEiUB/+w/f20mh4nUz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IM1cQAAADcAAAADwAAAAAAAAAAAAAAAACXAgAAZHJzL2Rv&#10;d25yZXYueG1sUEsFBgAAAAAEAAQA9QAAAIgDAAAAAA==&#10;" filled="f" stroked="f">
                  <v:textbox>
                    <w:txbxContent>
                      <w:p w14:paraId="3F90B996" w14:textId="77777777" w:rsidR="00C14B72" w:rsidRDefault="00C14B72" w:rsidP="006A0BC1">
                        <w:r>
                          <w:t>1</w:t>
                        </w:r>
                      </w:p>
                    </w:txbxContent>
                  </v:textbox>
                </v:shape>
                <v:shape id="Text Box 406" o:spid="_x0000_s1129" type="#_x0000_t202" style="position:absolute;left:1485803;top:1714500;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ZinwAAA&#10;ANwAAAAPAAAAZHJzL2Rvd25yZXYueG1sRE/LisIwFN0L8w/hDsxOE2dUtGOUQRFcKT5hdpfm2hab&#10;m9JEW//eLASXh/OezltbijvVvnCsod9TIIhTZwrONBwPq+4YhA/IBkvHpOFBHuazj84UE+Ma3tF9&#10;HzIRQ9gnqCEPoUqk9GlOFn3PVcSRu7jaYoiwzqSpsYnhtpTfSo2kxYJjQ44VLXJKr/ub1XDaXP7P&#10;A7XNlnZYNa5Vku1Eav312f79ggjUhrf45V4bDT+j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PZinwAAAANwAAAAPAAAAAAAAAAAAAAAAAJcCAABkcnMvZG93bnJl&#10;di54bWxQSwUGAAAAAAQABAD1AAAAhAMAAAAA&#10;" filled="f" stroked="f">
                  <v:textbox>
                    <w:txbxContent>
                      <w:p w14:paraId="7B197084" w14:textId="77777777" w:rsidR="00C14B72" w:rsidRDefault="00C14B72" w:rsidP="006A0BC1">
                        <w:r>
                          <w:t>2</w:t>
                        </w:r>
                      </w:p>
                    </w:txbxContent>
                  </v:textbox>
                </v:shape>
                <v:shape id="Text Box 407" o:spid="_x0000_s1130" type="#_x0000_t202" style="position:absolute;left:1485803;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T08xAAA&#10;ANwAAAAPAAAAZHJzL2Rvd25yZXYueG1sRI9Ba8JAFITvgv9heYI33dWqaOoqYin0VDGthd4e2WcS&#10;mn0bsquJ/74rCB6HmfmGWW87W4krNb50rGEyViCIM2dKzjV8f72PliB8QDZYOSYNN/Kw3fR7a0yM&#10;a/lI1zTkIkLYJ6ihCKFOpPRZQRb92NXE0Tu7xmKIssmlabCNcFvJqVILabHkuFBgTfuCsr/0YjWc&#10;Ps+/PzN1yN/svG5dpyTbldR6OOh2ryACdeEZfrQ/jIaXxQr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E9PMQAAADcAAAADwAAAAAAAAAAAAAAAACXAgAAZHJzL2Rv&#10;d25yZXYueG1sUEsFBgAAAAAEAAQA9QAAAIgDAAAAAA==&#10;" filled="f" stroked="f">
                  <v:textbox>
                    <w:txbxContent>
                      <w:p w14:paraId="529F24EA" w14:textId="77777777" w:rsidR="00C14B72" w:rsidRDefault="00C14B72" w:rsidP="006A0BC1">
                        <w:r>
                          <w:t>3</w:t>
                        </w:r>
                      </w:p>
                    </w:txbxContent>
                  </v:textbox>
                </v:shape>
                <v:shape id="Text Box 408" o:spid="_x0000_s1131" type="#_x0000_t202" style="position:absolute;left:342560;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gJ8wQAA&#10;ANwAAAAPAAAAZHJzL2Rvd25yZXYueG1sRE/LisIwFN0P+A/hCu40cXR8VKMMDgOuZhhf4O7SXNti&#10;c1OaaOvfm4Uwy8N5L9etLcWdal841jAcKBDEqTMFZxoO++/+DIQPyAZLx6ThQR7Wq87bEhPjGv6j&#10;+y5kIoawT1BDHkKVSOnTnCz6gauII3dxtcUQYZ1JU2MTw20p35WaSIsFx4YcK9rklF53N6vh+HM5&#10;n8bqN/uyH1XjWiXZzqXWvW77uQARqA3/4pd7azSMpn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ICfMEAAADcAAAADwAAAAAAAAAAAAAAAACXAgAAZHJzL2Rvd25y&#10;ZXYueG1sUEsFBgAAAAAEAAQA9QAAAIUDAAAAAA==&#10;" filled="f" stroked="f">
                  <v:textbox>
                    <w:txbxContent>
                      <w:p w14:paraId="5303638B" w14:textId="77777777" w:rsidR="00C14B72" w:rsidRDefault="00C14B72" w:rsidP="006A0BC1">
                        <w:r>
                          <w:t>4</w:t>
                        </w:r>
                      </w:p>
                    </w:txbxContent>
                  </v:textbox>
                </v:shape>
                <v:line id="Line 409" o:spid="_x0000_s1132" style="position:absolute;visibility:visible;mso-wrap-style:square" from="457297,1486447" to="1371066,14864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20;top:1257573;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026234FA" w14:textId="77777777" w:rsidR="00C14B72" w:rsidRPr="00827A42" w:rsidRDefault="00C14B72"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r w:rsidR="00711A1D">
        <w:fldChar w:fldCharType="begin"/>
      </w:r>
      <w:r w:rsidR="00711A1D">
        <w:instrText xml:space="preserve"> STYLEREF 1 \s </w:instrText>
      </w:r>
      <w:r w:rsidR="00711A1D">
        <w:fldChar w:fldCharType="separate"/>
      </w:r>
      <w:r w:rsidR="00873D59">
        <w:rPr>
          <w:noProof/>
        </w:rPr>
        <w:t>4</w:t>
      </w:r>
      <w:r w:rsidR="00711A1D">
        <w:rPr>
          <w:noProof/>
        </w:rPr>
        <w:fldChar w:fldCharType="end"/>
      </w:r>
      <w:r w:rsidRPr="000747EC">
        <w:noBreakHyphen/>
      </w:r>
      <w:r w:rsidR="00711A1D">
        <w:fldChar w:fldCharType="begin"/>
      </w:r>
      <w:r w:rsidR="00711A1D">
        <w:instrText xml:space="preserve"> SEQ Figure \* ARABIC \s 1 </w:instrText>
      </w:r>
      <w:r w:rsidR="00711A1D">
        <w:fldChar w:fldCharType="separate"/>
      </w:r>
      <w:r w:rsidR="00873D59">
        <w:rPr>
          <w:noProof/>
        </w:rPr>
        <w:t>1</w:t>
      </w:r>
      <w:r w:rsidR="00711A1D">
        <w:rPr>
          <w:noProof/>
        </w:rPr>
        <w:fldChar w:fldCharType="end"/>
      </w:r>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C14B72" w:rsidRDefault="00C14B72"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C14B72" w:rsidRDefault="00C14B72"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C14B72" w:rsidRDefault="00C14B72"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C14B72" w:rsidRDefault="00C14B72"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C14B72" w:rsidRPr="00827A42" w:rsidRDefault="00C14B72"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C14B72" w:rsidRPr="00FB79C6" w:rsidRDefault="00C14B72"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C14B72" w:rsidRPr="00827A42" w:rsidRDefault="00C14B72"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style="position:absolute;margin-left:0;margin-top:0;width:261pt;height:162pt;z-index:251654144;mso-position-horizontal-relative:char;mso-position-vertical-relative:line" coordsize="33147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">
                <v:shape id="_x0000_s1135" type="#_x0000_t75" style="position:absolute;width:3314700;height:2057400;visibility:visible;mso-wrap-style:square" stroked="t">
                  <v:fill o:detectmouseclick="t"/>
                  <v:path o:connecttype="none"/>
                </v:shape>
                <v:rect id="Rectangle 381" o:spid="_x0000_s1136" style="position:absolute;left:342530;top:456927;width:1143142;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oval id="Oval 382" o:spid="_x0000_s1137" style="position:absolute;left:292182;top:1649694;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MVxwwAA&#10;ANsAAAAPAAAAZHJzL2Rvd25yZXYueG1sRI9Ba8JAFITvgv9heUJvutEQKamrSKWghx4a2/sj+0yC&#10;2bch+xrjv3eFQo/DzHzDbHaja9VAfWg8G1guElDEpbcNVwa+zx/zV1BBkC22nsnAnQLsttPJBnPr&#10;b/xFQyGVihAOORqoRbpc61DW5DAsfEccvYvvHUqUfaVtj7cId61eJclaO2w4LtTY0XtN5bX4dQYO&#10;1b5YDzqVLL0cjpJdfz5P6dKYl9m4fwMlNMp/+K99tAZWGTy/xB+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pMVxwwAAANsAAAAPAAAAAAAAAAAAAAAAAJcCAABkcnMvZG93&#10;bnJldi54bWxQSwUGAAAAAAQABAD1AAAAhwMAAAAA&#10;"/>
                <v:oval id="Oval 383" o:spid="_x0000_s1138" style="position:absolute;left:1428722;top:1661178;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lsGwwAA&#10;ANsAAAAPAAAAZHJzL2Rvd25yZXYueG1sRI9Ba8JAFITvQv/D8gredKPBUFJXkYqgBw+N7f2RfSbB&#10;7NuQfY3pv+8KQo/DzHzDrLeja9VAfWg8G1jME1DEpbcNVwa+LofZG6ggyBZbz2TglwJsNy+TNebW&#10;3/mThkIqFSEccjRQi3S51qGsyWGY+444elffO5Qo+0rbHu8R7lq9TJJMO2w4LtTY0UdN5a34cQb2&#10;1a7IBp3KKr3uj7K6fZ9P6cKY6eu4ewclNMp/+Nk+WgPLDB5f4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lsGwwAAANsAAAAPAAAAAAAAAAAAAAAAAJcCAABkcnMvZG93&#10;bnJldi54bWxQSwUGAAAAAAQABAD1AAAAhwMAAAAA&#10;"/>
                <v:oval id="Oval 384" o:spid="_x0000_s1139" style="position:absolute;left:1428722;top:410167;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v6dwwAA&#10;ANsAAAAPAAAAZHJzL2Rvd25yZXYueG1sRI9Pa8JAFMTvQr/D8gq96UaDf4iuIpWCHnowtvdH9pkE&#10;s29D9jWm374rFDwOM/MbZrMbXKN66kLt2cB0koAiLrytuTTwdfkYr0AFQbbYeCYDvxRgt30ZbTCz&#10;/s5n6nMpVYRwyNBAJdJmWoeiIodh4lvi6F1951Ci7EptO7xHuGv0LEkW2mHNcaHClt4rKm75jzNw&#10;KPf5otepzNPr4Sjz2/fnKZ0a8/Y67NeghAZ5hv/bR2tgtoTHl/gD9P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Ov6dwwAAANsAAAAPAAAAAAAAAAAAAAAAAJcCAABkcnMvZG93&#10;bnJldi54bWxQSwUGAAAAAAQABAD1AAAAhwMAAAAA&#10;"/>
                <v:oval id="Oval 385" o:spid="_x0000_s1140" style="position:absolute;left:292182;top:403605;width:11307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WrvvwAA&#10;ANsAAAAPAAAAZHJzL2Rvd25yZXYueG1sRE9Ni8IwEL0L/ocwgjdNtShSjSLKgnvwsN31PjRjW2wm&#10;pZmt9d9vDsIeH+97dxhco3rqQu3ZwGKegCIuvK25NPDz/THbgAqCbLHxTAZeFOCwH492mFn/5C/q&#10;cylVDOGQoYFKpM20DkVFDsPct8SRu/vOoUTYldp2+IzhrtHLJFlrhzXHhgpbOlVUPPJfZ+BcHvN1&#10;r1NZpffzRVaP2/UzXRgznQzHLSihQf7Fb/fFGljGs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Slau+/AAAA2wAAAA8AAAAAAAAAAAAAAAAAlwIAAGRycy9kb3ducmV2&#10;LnhtbFBLBQYAAAAABAAEAPUAAACDAwAAAAA=&#10;"/>
                <v:shape id="Text Box 386" o:spid="_x0000_s1141" type="#_x0000_t202" style="position:absolute;left:342530;top:1714500;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1990B0D9" w14:textId="77777777" w:rsidR="00C14B72" w:rsidRDefault="00C14B72" w:rsidP="006A0BC1">
                        <w:r>
                          <w:t>1</w:t>
                        </w:r>
                      </w:p>
                    </w:txbxContent>
                  </v:textbox>
                </v:shape>
                <v:shape id="Text Box 387" o:spid="_x0000_s1142" type="#_x0000_t202" style="position:absolute;left:1485672;top:17145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69086B0" w14:textId="77777777" w:rsidR="00C14B72" w:rsidRDefault="00C14B72" w:rsidP="006A0BC1">
                        <w:r>
                          <w:t>2</w:t>
                        </w:r>
                      </w:p>
                    </w:txbxContent>
                  </v:textbox>
                </v:shape>
                <v:shape id="Text Box 388" o:spid="_x0000_s1143" type="#_x0000_t202" style="position:absolute;left:1485672;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013A5C9" w14:textId="77777777" w:rsidR="00C14B72" w:rsidRDefault="00C14B72" w:rsidP="006A0BC1">
                        <w:r>
                          <w:t>3</w:t>
                        </w:r>
                      </w:p>
                    </w:txbxContent>
                  </v:textbox>
                </v:shape>
                <v:shape id="Text Box 389" o:spid="_x0000_s1144" type="#_x0000_t202" style="position:absolute;left:342530;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WXwwwAA&#10;ANwAAAAPAAAAZHJzL2Rvd25yZXYueG1sRI9BawIxFITvgv8hPMGbJlotdjWKWAo9KbW14O2xee4u&#10;bl6WTXTXf28EweMwM98wi1VrS3Gl2heONYyGCgRx6kzBmYa/36/BDIQPyAZLx6ThRh5Wy25ngYlx&#10;Df/QdR8yESHsE9SQh1AlUvo0J4t+6Cri6J1cbTFEWWfS1NhEuC3lWKl3abHguJBjRZuc0vP+YjUc&#10;tqfj/0Ttsk87rRrXKsn2Q2rd77XrOYhAbXiFn+1vo+FtO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uWXwwwAAANwAAAAPAAAAAAAAAAAAAAAAAJcCAABkcnMvZG93&#10;bnJldi54bWxQSwUGAAAAAAQABAD1AAAAhwMAAAAA&#10;" filled="f" stroked="f">
                  <v:textbox>
                    <w:txbxContent>
                      <w:p w14:paraId="022B78E4" w14:textId="77777777" w:rsidR="00C14B72" w:rsidRDefault="00C14B72" w:rsidP="006A0BC1">
                        <w:r>
                          <w:t>4</w:t>
                        </w:r>
                      </w:p>
                    </w:txbxContent>
                  </v:textbox>
                </v:shape>
                <v:line id="Line 390" o:spid="_x0000_s1145" style="position:absolute;flip:x;visibility:visible;mso-wrap-style:square" from="571158,1371600" to="1259520,1600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87;top:1257573;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40C21B06" w14:textId="77777777" w:rsidR="00C14B72" w:rsidRPr="00827A42" w:rsidRDefault="00C14B72" w:rsidP="006A0BC1">
                        <w:pPr>
                          <w:rPr>
                            <w:b/>
                          </w:rPr>
                        </w:pPr>
                        <w:r>
                          <w:rPr>
                            <w:b/>
                          </w:rPr>
                          <w:t>a</w:t>
                        </w:r>
                      </w:p>
                    </w:txbxContent>
                  </v:textbox>
                </v:shape>
                <v:oval id="Oval 392" o:spid="_x0000_s1147" style="position:absolute;left:2235111;top:964714;width:114727;height:1140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RGOwwAA&#10;ANwAAAAPAAAAZHJzL2Rvd25yZXYueG1sRI9Ba8JAFITvBf/D8oReim5UIpK6igQUr40eenzNPpPQ&#10;7Nuwu5rk33cLgsdhZr5htvvBtOJBzjeWFSzmCQji0uqGKwXXy3G2AeEDssbWMikYycN+N3nbYqZt&#10;z1/0KEIlIoR9hgrqELpMSl/WZNDPbUccvZt1BkOUrpLaYR/hppXLJFlLgw3HhRo7ymsqf4u7UeA+&#10;ujEfz/lx8cOnIu03+nt91Uq9T4fDJ4hAQ3iFn+2zVrBKU/g/E4+A3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2RGOwwAAANwAAAAPAAAAAAAAAAAAAAAAAJcCAABkcnMvZG93&#10;bnJldi54bWxQSwUGAAAAAAQABAD1AAAAhwMAAAAA&#10;" fillcolor="black"/>
                <v:line id="Line 393" o:spid="_x0000_s1148" style="position:absolute;flip:x y;visibility:visible;mso-wrap-style:square" from="457257,799827" to="1257044,914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92;top:971277;width:229454;height:230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ZoxAAA&#10;ANwAAAAPAAAAZHJzL2Rvd25yZXYueG1sRI9Ja8MwFITvhfwH8Qq5JVKXLHWthNJSyCml2SC3h/W8&#10;EOvJWErs/vsoEOhxmJlvmHTZ21pcqPWVYw1PYwWCOHOm4kLDbvs9moPwAdlg7Zg0/JGH5WLwkGJi&#10;XMe/dNmEQkQI+wQ1lCE0iZQ+K8miH7uGOHq5ay2GKNtCmha7CLe1fFZqKi1WHBdKbOizpOy0OVsN&#10;+3V+PLyqn+LLTprO9UqyfZNaDx/7j3cQgfrwH763V0bDy2Q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c7GaMQAAADcAAAADwAAAAAAAAAAAAAAAACXAgAAZHJzL2Rv&#10;d25yZXYueG1sUEsFBgAAAAAEAAQA9QAAAIgDAAAAAA==&#10;" filled="f" stroked="f">
                  <v:textbox>
                    <w:txbxContent>
                      <w:p w14:paraId="474F688E" w14:textId="77777777" w:rsidR="00C14B72" w:rsidRPr="00FB79C6" w:rsidRDefault="00C14B72" w:rsidP="006A0BC1">
                        <w:pPr>
                          <w:rPr>
                            <w:b/>
                          </w:rPr>
                        </w:pPr>
                        <w:r>
                          <w:rPr>
                            <w:b/>
                          </w:rPr>
                          <w:t>x</w:t>
                        </w:r>
                      </w:p>
                    </w:txbxContent>
                  </v:textbox>
                </v:shape>
                <v:line id="Line 395" o:spid="_x0000_s1150" style="position:absolute;flip:y;visibility:visible;mso-wrap-style:square" from="1257044,1028700" to="2286285,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44,914673" to="2286285,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14;top:6858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3B535A3D" w14:textId="77777777" w:rsidR="00C14B72" w:rsidRPr="00827A42" w:rsidRDefault="00C14B72"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r w:rsidR="00711A1D">
        <w:fldChar w:fldCharType="begin"/>
      </w:r>
      <w:r w:rsidR="00711A1D">
        <w:instrText xml:space="preserve"> STYLEREF 1 \s </w:instrText>
      </w:r>
      <w:r w:rsidR="00711A1D">
        <w:fldChar w:fldCharType="separate"/>
      </w:r>
      <w:r w:rsidR="00873D59">
        <w:rPr>
          <w:noProof/>
        </w:rPr>
        <w:t>4</w:t>
      </w:r>
      <w:r w:rsidR="00711A1D">
        <w:rPr>
          <w:noProof/>
        </w:rPr>
        <w:fldChar w:fldCharType="end"/>
      </w:r>
      <w:r w:rsidRPr="00A14366">
        <w:noBreakHyphen/>
      </w:r>
      <w:r w:rsidR="00711A1D">
        <w:fldChar w:fldCharType="begin"/>
      </w:r>
      <w:r w:rsidR="00711A1D">
        <w:instrText xml:space="preserve"> SEQ Figure \* ARABIC \s 1 </w:instrText>
      </w:r>
      <w:r w:rsidR="00711A1D">
        <w:fldChar w:fldCharType="separate"/>
      </w:r>
      <w:r w:rsidR="00873D59">
        <w:rPr>
          <w:noProof/>
        </w:rPr>
        <w:t>2</w:t>
      </w:r>
      <w:r w:rsidR="00711A1D">
        <w:rPr>
          <w:noProof/>
        </w:rPr>
        <w:fldChar w:fldCharType="end"/>
      </w:r>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C14B72" w:rsidRDefault="00C14B72"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C14B72" w:rsidRDefault="00C14B72"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C14B72" w:rsidRDefault="00C14B72"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C14B72" w:rsidRDefault="00C14B72"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C14B72" w:rsidRPr="00827A42" w:rsidRDefault="00C14B72"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C14B72" w:rsidRPr="00FB79C6" w:rsidRDefault="00C14B72"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style="position:absolute;margin-left:0;margin-top:0;width:234pt;height:162pt;z-index:251653120;mso-position-horizontal-relative:char;mso-position-vertical-relative:line" coordsize="29718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">
                <v:shape id="_x0000_s1154" type="#_x0000_t75" style="position:absolute;width:2971800;height:2057400;visibility:visible;mso-wrap-style:square" stroked="t">
                  <v:fill o:detectmouseclick="t"/>
                  <v:path o:connecttype="none"/>
                </v:shape>
                <v:rect id="Rectangle 365" o:spid="_x0000_s1155" style="position:absolute;left:342583;top:456927;width:1143318;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oval id="Oval 366" o:spid="_x0000_s1156" style="position:absolute;left:292227;top:1649694;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wnPwAAA&#10;ANsAAAAPAAAAZHJzL2Rvd25yZXYueG1sRE9Na8JAEL0L/odlCr3pJgalpK4iSsEePDRt70N2TILZ&#10;2ZAdY/z3bkHobR7vc9bb0bVqoD40ng2k8wQUceltw5WBn++P2RuoIMgWW89k4E4BtpvpZI259Tf+&#10;oqGQSsUQDjkaqEW6XOtQ1uQwzH1HHLmz7x1KhH2lbY+3GO5avUiSlXbYcGyosaN9TeWluDoDh2pX&#10;rAadyTI7H46yvPyePrPUmNeXcfcOSmiUf/HTfbRxfgp/v8QD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8wnPwAAAANsAAAAPAAAAAAAAAAAAAAAAAJcCAABkcnMvZG93bnJl&#10;di54bWxQSwUGAAAAAAQABAD1AAAAhAMAAAAA&#10;"/>
                <v:oval id="Oval 367" o:spid="_x0000_s1157" style="position:absolute;left:1428941;top:1661178;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Ze4wAAA&#10;ANsAAAAPAAAAZHJzL2Rvd25yZXYueG1sRE9Na8JAEL0L/odlBG+60aCU1FWkItiDB2N7H7JjEszO&#10;huw0pv++WxC8zeN9zmY3uEb11IXas4HFPAFFXHhbc2ng63qcvYEKgmyx8UwGfinAbjsebTCz/sEX&#10;6nMpVQzhkKGBSqTNtA5FRQ7D3LfEkbv5zqFE2JXadviI4a7RyyRZa4c1x4YKW/qoqLjnP87Aodzn&#10;616nskpvh5Os7t/nz3RhzHQy7N9BCQ3yEj/dJxvnL+H/l3iA3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LIZe4wAAAANsAAAAPAAAAAAAAAAAAAAAAAJcCAABkcnMvZG93bnJl&#10;di54bWxQSwUGAAAAAAQABAD1AAAAhAMAAAAA&#10;"/>
                <v:oval id="Oval 368" o:spid="_x0000_s1158" style="position:absolute;left:1428941;top:410167;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TIjwAAA&#10;ANsAAAAPAAAAZHJzL2Rvd25yZXYueG1sRE9Na8JAEL0L/Q/LFLyZjQ2KpK4iFUEPPTTqfciOSTA7&#10;G7LTmP77rlDobR7vc9bb0bVqoD40ng3MkxQUceltw5WBy/kwW4EKgmyx9UwGfijAdvMyWWNu/YO/&#10;aCikUjGEQ44GapEu1zqUNTkMie+II3fzvUOJsK+07fERw12r39J0qR02HBtq7OijpvJefDsD+2pX&#10;LAedySK77Y+yuF8/T9ncmOnruHsHJTTKv/jPfbRxfgbPX+IBevM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bTIjwAAAANsAAAAPAAAAAAAAAAAAAAAAAJcCAABkcnMvZG93bnJl&#10;di54bWxQSwUGAAAAAAQABAD1AAAAhAMAAAAA&#10;"/>
                <v:oval id="Oval 369" o:spid="_x0000_s1159" style="position:absolute;left:292227;top:403605;width:113094;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KpXwQAA&#10;ANsAAAAPAAAAZHJzL2Rvd25yZXYueG1sRE9Na8JAEL0X/A/LCL3VjaaKRFcRpaCHHhr1PmTHJJid&#10;DdlpTP+9Wyj0No/3Oevt4BrVUxdqzwamkwQUceFtzaWBy/njbQkqCLLFxjMZ+KEA283oZY2Z9Q/+&#10;oj6XUsUQDhkaqETaTOtQVOQwTHxLHLmb7xxKhF2pbYePGO4aPUuShXZYc2yosKV9RcU9/3YGDuUu&#10;X/Q6lXl6Oxxlfr9+ntKpMa/jYbcCJTTIv/jPfbRx/jv8/hIP0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4SqV8EAAADbAAAADwAAAAAAAAAAAAAAAACXAgAAZHJzL2Rvd25y&#10;ZXYueG1sUEsFBgAAAAAEAAQA9QAAAIUDAAAAAA==&#10;"/>
                <v:shape id="Text Box 370" o:spid="_x0000_s1160" type="#_x0000_t202" style="position:absolute;left:342583;top:17145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77461CD4" w14:textId="77777777" w:rsidR="00C14B72" w:rsidRDefault="00C14B72" w:rsidP="006A0BC1">
                        <w:r>
                          <w:t>1</w:t>
                        </w:r>
                      </w:p>
                    </w:txbxContent>
                  </v:textbox>
                </v:shape>
                <v:shape id="Text Box 371" o:spid="_x0000_s1161" type="#_x0000_t202" style="position:absolute;left:1485900;top:1714500;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9B3E118" w14:textId="77777777" w:rsidR="00C14B72" w:rsidRDefault="00C14B72" w:rsidP="006A0BC1">
                        <w:r>
                          <w:t>2</w:t>
                        </w:r>
                      </w:p>
                    </w:txbxContent>
                  </v:textbox>
                </v:shape>
                <v:shape id="Text Box 372" o:spid="_x0000_s1162" type="#_x0000_t202" style="position:absolute;left:1485900;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BE76C8C" w14:textId="77777777" w:rsidR="00C14B72" w:rsidRDefault="00C14B72" w:rsidP="006A0BC1">
                        <w:r>
                          <w:t>3</w:t>
                        </w:r>
                      </w:p>
                    </w:txbxContent>
                  </v:textbox>
                </v:shape>
                <v:shape id="Text Box 373" o:spid="_x0000_s1163" type="#_x0000_t202" style="position:absolute;left:342583;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D409AEC" w14:textId="77777777" w:rsidR="00C14B72" w:rsidRDefault="00C14B72" w:rsidP="006A0BC1">
                        <w:r>
                          <w:t>4</w:t>
                        </w:r>
                      </w:p>
                    </w:txbxContent>
                  </v:textbox>
                </v:shape>
                <v:line id="Line 374" o:spid="_x0000_s1164" style="position:absolute;flip:y;visibility:visible;mso-wrap-style:square" from="1828483,1142727" to="2743137,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91;top:10287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551048FE" w14:textId="77777777" w:rsidR="00C14B72" w:rsidRPr="00827A42" w:rsidRDefault="00C14B72" w:rsidP="006A0BC1">
                        <w:pPr>
                          <w:rPr>
                            <w:b/>
                          </w:rPr>
                        </w:pPr>
                        <w:r>
                          <w:rPr>
                            <w:b/>
                          </w:rPr>
                          <w:t>a</w:t>
                        </w:r>
                      </w:p>
                    </w:txbxContent>
                  </v:textbox>
                </v:shape>
                <v:shape id="Text Box 376" o:spid="_x0000_s1166" type="#_x0000_t202" style="position:absolute;left:2171891;top:1257573;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4FFD465" w14:textId="77777777" w:rsidR="00C14B72" w:rsidRPr="00FB79C6" w:rsidRDefault="00C14B72" w:rsidP="006A0BC1">
                        <w:pPr>
                          <w:rPr>
                            <w:b/>
                          </w:rPr>
                        </w:pPr>
                        <w:r>
                          <w:rPr>
                            <w:b/>
                          </w:rPr>
                          <w:t>r</w:t>
                        </w:r>
                      </w:p>
                    </w:txbxContent>
                  </v:textbox>
                </v:shape>
                <v:line id="Line 377" o:spid="_x0000_s1167" style="position:absolute;flip:y;visibility:visible;mso-wrap-style:square" from="457327,1142727" to="1371981,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27,685800" to="1372807,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r w:rsidR="00711A1D">
        <w:fldChar w:fldCharType="begin"/>
      </w:r>
      <w:r w:rsidR="00711A1D">
        <w:instrText xml:space="preserve"> STYLEREF 1 \s </w:instrText>
      </w:r>
      <w:r w:rsidR="00711A1D">
        <w:fldChar w:fldCharType="separate"/>
      </w:r>
      <w:r w:rsidR="00873D59">
        <w:rPr>
          <w:noProof/>
        </w:rPr>
        <w:t>4</w:t>
      </w:r>
      <w:r w:rsidR="00711A1D">
        <w:rPr>
          <w:noProof/>
        </w:rPr>
        <w:fldChar w:fldCharType="end"/>
      </w:r>
      <w:r w:rsidRPr="000747EC">
        <w:noBreakHyphen/>
      </w:r>
      <w:r w:rsidR="00711A1D">
        <w:fldChar w:fldCharType="begin"/>
      </w:r>
      <w:r w:rsidR="00711A1D">
        <w:instrText xml:space="preserve"> SEQ Figure \* ARABIC \s 1 </w:instrText>
      </w:r>
      <w:r w:rsidR="00711A1D">
        <w:fldChar w:fldCharType="separate"/>
      </w:r>
      <w:r w:rsidR="00873D59">
        <w:rPr>
          <w:noProof/>
        </w:rPr>
        <w:t>3</w:t>
      </w:r>
      <w:r w:rsidR="00711A1D">
        <w:rPr>
          <w:noProof/>
        </w:rPr>
        <w:fldChar w:fldCharType="end"/>
      </w:r>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r>
        <w:rPr>
          <w:i/>
        </w:rPr>
        <w:t>user</w:t>
      </w:r>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1067" w:author="Steve Maas" w:date="2014-01-02T13:04:00Z">
        <w:r w:rsidR="00873D59">
          <w:t>3.6</w:t>
        </w:r>
      </w:ins>
      <w:del w:id="1068"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069" w:name="_Ref167532051"/>
      <w:bookmarkStart w:id="1070" w:name="_Toc376787427"/>
      <w:r>
        <w:t xml:space="preserve">Orthotropic </w:t>
      </w:r>
      <w:r w:rsidR="00D153DC">
        <w:t>M</w:t>
      </w:r>
      <w:r>
        <w:t>aterials</w:t>
      </w:r>
      <w:bookmarkEnd w:id="1069"/>
      <w:bookmarkEnd w:id="1070"/>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65pt" o:ole="">
            <v:imagedata r:id="rId133" o:title=""/>
          </v:shape>
          <o:OLEObject Type="Embed" ProgID="Equation.DSMT4" ShapeID="_x0000_i1076" DrawAspect="Content" ObjectID="_1324453226" r:id="rId134"/>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071" w:name="_Ref167375095"/>
      <w:bookmarkStart w:id="1072" w:name="_Toc376787428"/>
      <w:r>
        <w:lastRenderedPageBreak/>
        <w:t>Uncoupled</w:t>
      </w:r>
      <w:r w:rsidR="006A0BC1">
        <w:t xml:space="preserve"> Materials</w:t>
      </w:r>
      <w:bookmarkEnd w:id="1071"/>
      <w:bookmarkEnd w:id="1072"/>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5" o:title=""/>
          </v:shape>
          <o:OLEObject Type="Embed" ProgID="Equation.DSMT4" ShapeID="_x0000_i1077" DrawAspect="Content" ObjectID="_1324453227" r:id="rId136"/>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pt;height:16.65pt" o:ole="">
            <v:imagedata r:id="rId137" o:title=""/>
          </v:shape>
          <o:OLEObject Type="Embed" ProgID="Equation.DSMT4" ShapeID="_x0000_i1078" DrawAspect="Content" ObjectID="_1324453228" r:id="rId138"/>
        </w:object>
      </w:r>
      <w:r w:rsidR="00993D96">
        <w:t xml:space="preserve"> </w:t>
      </w:r>
      <w:r w:rsidRPr="000230DC">
        <w:t xml:space="preserve">and </w:t>
      </w:r>
      <w:r w:rsidR="00AF2221" w:rsidRPr="00AF2221">
        <w:rPr>
          <w:position w:val="-6"/>
        </w:rPr>
        <w:object w:dxaOrig="1040" w:dyaOrig="320" w14:anchorId="12B66297">
          <v:shape id="_x0000_i1079" type="#_x0000_t75" style="width:52.65pt;height:16.65pt" o:ole="">
            <v:imagedata r:id="rId139" o:title=""/>
          </v:shape>
          <o:OLEObject Type="Embed" ProgID="Equation.DSMT4" ShapeID="_x0000_i1079" DrawAspect="Content" ObjectID="_1324453229" r:id="rId140"/>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65pt;height:22pt" o:ole="">
            <v:imagedata r:id="rId141" o:title=""/>
          </v:shape>
          <o:OLEObject Type="Embed" ProgID="Equation.DSMT4" ShapeID="_x0000_i1080" DrawAspect="Content" ObjectID="_1324453230" r:id="rId142"/>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65pt" o:ole="">
            <v:imagedata r:id="rId143" o:title=""/>
          </v:shape>
          <o:OLEObject Type="Embed" ProgID="Equation.DSMT4" ShapeID="_x0000_i1081" DrawAspect="Content" ObjectID="_1324453231" r:id="rId144"/>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35pt" o:ole="">
            <v:imagedata r:id="rId145" o:title=""/>
          </v:shape>
          <o:OLEObject Type="Embed" ProgID="Equation.DSMT4" ShapeID="_x0000_i1082" DrawAspect="Content" ObjectID="_1324453232" r:id="rId146"/>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65pt;height:19.35pt" o:ole="">
            <v:imagedata r:id="rId147" o:title=""/>
          </v:shape>
          <o:OLEObject Type="Embed" ProgID="Equation.DSMT4" ShapeID="_x0000_i1083" DrawAspect="Content" ObjectID="_1324453233" r:id="rId148"/>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35pt" o:ole="">
            <v:imagedata r:id="rId149" o:title=""/>
          </v:shape>
          <o:OLEObject Type="Embed" ProgID="Equation.DSMT4" ShapeID="_x0000_i1084" DrawAspect="Content" ObjectID="_1324453234" r:id="rId150"/>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pt;height:16.65pt" o:ole="">
            <v:imagedata r:id="rId151" o:title=""/>
          </v:shape>
          <o:OLEObject Type="Embed" ProgID="Equation.DSMT4" ShapeID="_x0000_i1085" DrawAspect="Content" ObjectID="_1324453235" r:id="rId152"/>
        </w:object>
      </w:r>
      <w:r w:rsidRPr="000230DC">
        <w:t xml:space="preserve"> and </w:t>
      </w:r>
      <w:r w:rsidR="00AF2221" w:rsidRPr="00AF2221">
        <w:rPr>
          <w:position w:val="-14"/>
        </w:rPr>
        <w:object w:dxaOrig="639" w:dyaOrig="400" w14:anchorId="3F2BA11F">
          <v:shape id="_x0000_i1086" type="#_x0000_t75" style="width:32pt;height:19.35pt" o:ole="">
            <v:imagedata r:id="rId153" o:title=""/>
          </v:shape>
          <o:OLEObject Type="Embed" ProgID="Equation.DSMT4" ShapeID="_x0000_i1086" DrawAspect="Content" ObjectID="_1324453236" r:id="rId154"/>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35pt;height:19.35pt" o:ole="">
            <v:imagedata r:id="rId155" o:title=""/>
          </v:shape>
          <o:OLEObject Type="Embed" ProgID="Equation.DSMT4" ShapeID="_x0000_i1087" DrawAspect="Content" ObjectID="_1324453237" r:id="rId156"/>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35pt;height:19.35pt" o:ole="">
            <v:imagedata r:id="rId157" o:title=""/>
          </v:shape>
          <o:OLEObject Type="Embed" ProgID="Equation.DSMT4" ShapeID="_x0000_i1088" DrawAspect="Content" ObjectID="_1324453238" r:id="rId158"/>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073"/>
      <w:r>
        <w:t>ratio</w:t>
      </w:r>
      <w:commentRangeEnd w:id="1073"/>
      <w:r w:rsidR="00FA2E2E">
        <w:rPr>
          <w:rStyle w:val="CommentReference"/>
        </w:rPr>
        <w:commentReference w:id="1073"/>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35pt" o:ole="">
            <v:imagedata r:id="rId159" o:title=""/>
          </v:shape>
          <o:OLEObject Type="Embed" ProgID="Equation.DSMT4" ShapeID="_x0000_i1089" DrawAspect="Content" ObjectID="_1324453239" r:id="rId160"/>
        </w:object>
      </w:r>
      <w:r>
        <w:t xml:space="preserve"> to the current one </w:t>
      </w:r>
      <w:r w:rsidR="00AF2221" w:rsidRPr="00AF2221">
        <w:rPr>
          <w:position w:val="-14"/>
        </w:rPr>
        <w:object w:dxaOrig="580" w:dyaOrig="400" w14:anchorId="10671EFE">
          <v:shape id="_x0000_i1090" type="#_x0000_t75" style="width:29.35pt;height:19.35pt" o:ole="">
            <v:imagedata r:id="rId161" o:title=""/>
          </v:shape>
          <o:OLEObject Type="Embed" ProgID="Equation.DSMT4" ShapeID="_x0000_i1090" DrawAspect="Content" ObjectID="_1324453240" r:id="rId162"/>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3" o:title=""/>
          </v:shape>
          <o:OLEObject Type="Embed" ProgID="Equation.DSMT4" ShapeID="_x0000_i1091" DrawAspect="Content" ObjectID="_1324453241" r:id="rId164"/>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pt;height:10.65pt" o:ole="">
            <v:imagedata r:id="rId165" o:title=""/>
          </v:shape>
          <o:OLEObject Type="Embed" ProgID="Equation.DSMT4" ShapeID="_x0000_i1092" DrawAspect="Content" ObjectID="_1324453242" r:id="rId166"/>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pt;height:10.65pt" o:ole="">
            <v:imagedata r:id="rId167" o:title=""/>
          </v:shape>
          <o:OLEObject Type="Embed" ProgID="Equation.DSMT4" ShapeID="_x0000_i1093" DrawAspect="Content" ObjectID="_1324453243" r:id="rId168"/>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074" w:name="_Toc376787429"/>
      <w:r>
        <w:lastRenderedPageBreak/>
        <w:t>Arruda-Boyce</w:t>
      </w:r>
      <w:bookmarkEnd w:id="1074"/>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35pt;height:34pt" o:ole="">
            <v:imagedata r:id="rId169" o:title=""/>
          </v:shape>
          <o:OLEObject Type="Embed" ProgID="Equation.DSMT4" ShapeID="_x0000_i1094" DrawAspect="Content" ObjectID="_1324453244" r:id="rId170"/>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pt;height:31.35pt" o:ole="">
            <v:imagedata r:id="rId171" o:title=""/>
          </v:shape>
          <o:OLEObject Type="Embed" ProgID="Equation.DSMT4" ShapeID="_x0000_i1095" DrawAspect="Content" ObjectID="_1324453245" r:id="rId172"/>
        </w:object>
      </w:r>
      <w:r>
        <w:t xml:space="preserve"> and </w:t>
      </w:r>
      <w:r w:rsidR="00AF2221" w:rsidRPr="00AF2221">
        <w:rPr>
          <w:position w:val="-12"/>
        </w:rPr>
        <w:object w:dxaOrig="220" w:dyaOrig="360" w14:anchorId="788FDD14">
          <v:shape id="_x0000_i1096" type="#_x0000_t75" style="width:10.65pt;height:18pt" o:ole="">
            <v:imagedata r:id="rId173" o:title=""/>
          </v:shape>
          <o:OLEObject Type="Embed" ProgID="Equation.DSMT4" ShapeID="_x0000_i1096" DrawAspect="Content" ObjectID="_1324453246" r:id="rId174"/>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35pt;height:31.35pt" o:ole="">
            <v:imagedata r:id="rId175" o:title=""/>
          </v:shape>
          <o:OLEObject Type="Embed" ProgID="Equation.DSMT4" ShapeID="_x0000_i1097" DrawAspect="Content" ObjectID="_1324453247" r:id="rId176"/>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7" o:title=""/>
          </v:shape>
          <o:OLEObject Type="Embed" ProgID="Equation.DSMT4" ShapeID="_x0000_i1098" DrawAspect="Content" ObjectID="_1324453248" r:id="rId178"/>
        </w:object>
      </w:r>
      <w:r>
        <w:t xml:space="preserve">, the stretch at which the chains reach their full extended state, by </w:t>
      </w:r>
      <w:r w:rsidR="00AF2221" w:rsidRPr="00AF2221">
        <w:rPr>
          <w:position w:val="-12"/>
        </w:rPr>
        <w:object w:dxaOrig="920" w:dyaOrig="400" w14:anchorId="3F9882BD">
          <v:shape id="_x0000_i1099" type="#_x0000_t75" style="width:45.35pt;height:19.35pt" o:ole="">
            <v:imagedata r:id="rId179" o:title=""/>
          </v:shape>
          <o:OLEObject Type="Embed" ProgID="Equation.DSMT4" ShapeID="_x0000_i1099" DrawAspect="Content" ObjectID="_1324453249" r:id="rId180"/>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075" w:name="_Ref167535331"/>
      <w:bookmarkStart w:id="1076" w:name="_Toc376787430"/>
      <w:r w:rsidRPr="0097532C">
        <w:lastRenderedPageBreak/>
        <w:t>Ellipsoidal Fiber Distribution</w:t>
      </w:r>
      <w:bookmarkEnd w:id="1075"/>
      <w:bookmarkEnd w:id="1076"/>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65pt;height:19.35pt" o:ole="">
                  <v:imagedata r:id="rId181" o:title=""/>
                </v:shape>
                <o:OLEObject Type="Embed" ProgID="Equation.DSMT4" ShapeID="_x0000_i1100" DrawAspect="Content" ObjectID="_1324453250" r:id="rId182"/>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65pt;height:19.35pt" o:ole="">
                  <v:imagedata r:id="rId183" o:title=""/>
                </v:shape>
                <o:OLEObject Type="Embed" ProgID="Equation.DSMT4" ShapeID="_x0000_i1101" DrawAspect="Content" ObjectID="_1324453251" r:id="rId184"/>
              </w:objec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65pt;height:14pt" o:ole="">
            <v:imagedata r:id="rId185" o:title=""/>
          </v:shape>
          <o:OLEObject Type="Embed" ProgID="Equation.DSMT4" ShapeID="_x0000_i1102" DrawAspect="Content" ObjectID="_1324453252" r:id="rId186"/>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65pt" o:ole="">
            <v:imagedata r:id="rId187" o:title=""/>
          </v:shape>
          <o:OLEObject Type="Embed" ProgID="Equation.DSMT4" ShapeID="_x0000_i1103" DrawAspect="Content" ObjectID="_1324453253" r:id="rId188"/>
        </w:object>
      </w:r>
      <w:r>
        <w:t>.</w:t>
      </w:r>
    </w:p>
    <w:p w14:paraId="3DA109C1" w14:textId="20F98557" w:rsidR="006A0BC1" w:rsidRDefault="00AF2221" w:rsidP="006A0BC1">
      <w:r w:rsidRPr="00AF2221">
        <w:rPr>
          <w:position w:val="-12"/>
        </w:rPr>
        <w:object w:dxaOrig="1760" w:dyaOrig="400" w14:anchorId="01847614">
          <v:shape id="_x0000_i1104" type="#_x0000_t75" style="width:87.35pt;height:19.35pt" o:ole="">
            <v:imagedata r:id="rId189" o:title=""/>
          </v:shape>
          <o:OLEObject Type="Embed" ProgID="Equation.DSMT4" ShapeID="_x0000_i1104" DrawAspect="Content" ObjectID="_1324453254" r:id="rId190"/>
        </w:object>
      </w:r>
      <w:r w:rsidR="006A0BC1">
        <w:t xml:space="preserve"> is the square of the fiber stretch </w:t>
      </w:r>
      <w:r w:rsidRPr="00AF2221">
        <w:rPr>
          <w:position w:val="-12"/>
        </w:rPr>
        <w:object w:dxaOrig="279" w:dyaOrig="400" w14:anchorId="60A01504">
          <v:shape id="_x0000_i1105" type="#_x0000_t75" style="width:14pt;height:19.35pt" o:ole="">
            <v:imagedata r:id="rId191" o:title=""/>
          </v:shape>
          <o:OLEObject Type="Embed" ProgID="Equation.DSMT4" ShapeID="_x0000_i1105" DrawAspect="Content" ObjectID="_1324453255" r:id="rId192"/>
        </w:object>
      </w:r>
      <w:r w:rsidR="006A0BC1">
        <w:t xml:space="preserve">, </w:t>
      </w:r>
      <w:r w:rsidRPr="00AF2221">
        <w:rPr>
          <w:position w:val="-6"/>
        </w:rPr>
        <w:object w:dxaOrig="260" w:dyaOrig="279" w14:anchorId="12911F07">
          <v:shape id="_x0000_i1106" type="#_x0000_t75" style="width:13.35pt;height:14pt" o:ole="">
            <v:imagedata r:id="rId193" o:title=""/>
          </v:shape>
          <o:OLEObject Type="Embed" ProgID="Equation.DSMT4" ShapeID="_x0000_i1106" DrawAspect="Content" ObjectID="_1324453256" r:id="rId194"/>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35pt;height:19.35pt" o:ole="">
            <v:imagedata r:id="rId195" o:title=""/>
          </v:shape>
          <o:OLEObject Type="Embed" ProgID="Equation.DSMT4" ShapeID="_x0000_i1107" DrawAspect="Content" ObjectID="_1324453257" r:id="rId196"/>
        </w:object>
      </w:r>
      <w:r w:rsidR="006A0BC1">
        <w:t xml:space="preserve">, </w:t>
      </w:r>
      <w:r w:rsidRPr="00AF2221">
        <w:rPr>
          <w:position w:val="-12"/>
        </w:rPr>
        <w:object w:dxaOrig="1219" w:dyaOrig="400" w14:anchorId="100A7472">
          <v:shape id="_x0000_i1108" type="#_x0000_t75" style="width:61.35pt;height:19.35pt" o:ole="">
            <v:imagedata r:id="rId197" o:title=""/>
          </v:shape>
          <o:OLEObject Type="Embed" ProgID="Equation.DSMT4" ShapeID="_x0000_i1108" DrawAspect="Content" ObjectID="_1324453258" r:id="rId198"/>
        </w:object>
      </w:r>
      <w:r w:rsidR="006A0BC1">
        <w:t xml:space="preserve">, and </w:t>
      </w:r>
      <w:r w:rsidRPr="00AF2221">
        <w:rPr>
          <w:position w:val="-14"/>
        </w:rPr>
        <w:object w:dxaOrig="540" w:dyaOrig="400" w14:anchorId="57458C84">
          <v:shape id="_x0000_i1109" type="#_x0000_t75" style="width:27.35pt;height:19.35pt" o:ole="">
            <v:imagedata r:id="rId199" o:title=""/>
          </v:shape>
          <o:OLEObject Type="Embed" ProgID="Equation.DSMT4" ShapeID="_x0000_i1109" DrawAspect="Content" ObjectID="_1324453259" r:id="rId200"/>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35pt;height:36.65pt" o:ole="">
            <v:imagedata r:id="rId201" o:title=""/>
          </v:shape>
          <o:OLEObject Type="Embed" ProgID="Equation.DSMT4" ShapeID="_x0000_i1110" DrawAspect="Content" ObjectID="_1324453260" r:id="rId202"/>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65pt;height:24pt" o:ole="">
            <v:imagedata r:id="rId203" o:title=""/>
          </v:shape>
          <o:OLEObject Type="Embed" ProgID="Equation.DSMT4" ShapeID="_x0000_i1111" DrawAspect="Content" ObjectID="_1324453261" r:id="rId204"/>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65pt" o:ole="">
            <v:imagedata r:id="rId205" o:title=""/>
          </v:shape>
          <o:OLEObject Type="Embed" ProgID="Equation.DSMT4" ShapeID="_x0000_i1112" DrawAspect="Content" ObjectID="_1324453262" r:id="rId206"/>
        </w:object>
      </w:r>
      <w:r>
        <w:t xml:space="preserve">and </w:t>
      </w:r>
      <w:r w:rsidR="00AF2221" w:rsidRPr="00AF2221">
        <w:rPr>
          <w:position w:val="-10"/>
        </w:rPr>
        <w:object w:dxaOrig="200" w:dyaOrig="320" w14:anchorId="0EBA392A">
          <v:shape id="_x0000_i1113" type="#_x0000_t75" style="width:10pt;height:16.65pt" o:ole="">
            <v:imagedata r:id="rId207" o:title=""/>
          </v:shape>
          <o:OLEObject Type="Embed" ProgID="Equation.DSMT4" ShapeID="_x0000_i1113" DrawAspect="Content" ObjectID="_1324453263" r:id="rId208"/>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09" o:title=""/>
          </v:shape>
          <o:OLEObject Type="Embed" ProgID="Equation.DSMT4" ShapeID="_x0000_i1114" DrawAspect="Content" ObjectID="_1324453264" r:id="rId210"/>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077" w:name="_Ref167375501"/>
      <w:bookmarkStart w:id="1078" w:name="_Toc376787431"/>
      <w:r w:rsidRPr="0097532C">
        <w:lastRenderedPageBreak/>
        <w:t>Ellipsoidal Fiber Distribution Mooney-Rivlin</w:t>
      </w:r>
      <w:bookmarkEnd w:id="1077"/>
      <w:bookmarkEnd w:id="1078"/>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65pt;height:19.35pt" o:ole="">
                  <v:imagedata r:id="rId211" o:title=""/>
                </v:shape>
                <o:OLEObject Type="Embed" ProgID="Equation.DSMT4" ShapeID="_x0000_i1115" DrawAspect="Content" ObjectID="_1324453265" r:id="rId212"/>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65pt;height:19.35pt" o:ole="">
                  <v:imagedata r:id="rId213" o:title=""/>
                </v:shape>
                <o:OLEObject Type="Embed" ProgID="Equation.DSMT4" ShapeID="_x0000_i1116" DrawAspect="Content" ObjectID="_1324453266" r:id="rId214"/>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65pt;height:14pt" o:ole="">
            <v:imagedata r:id="rId215" o:title=""/>
          </v:shape>
          <o:OLEObject Type="Embed" ProgID="Equation.DSMT4" ShapeID="_x0000_i1117" DrawAspect="Content" ObjectID="_1324453267" r:id="rId216"/>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35pt;height:19.35pt" o:ole="">
            <v:imagedata r:id="rId217" o:title=""/>
          </v:shape>
          <o:OLEObject Type="Embed" ProgID="Equation.DSMT4" ShapeID="_x0000_i1118" DrawAspect="Content" ObjectID="_1324453268" r:id="rId218"/>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19" o:title=""/>
          </v:shape>
          <o:OLEObject Type="Embed" ProgID="Equation.DSMT4" ShapeID="_x0000_i1119" DrawAspect="Content" ObjectID="_1324453269" r:id="rId220"/>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65pt;height:19.35pt" o:ole="">
            <v:imagedata r:id="rId221" o:title=""/>
          </v:shape>
          <o:OLEObject Type="Embed" ProgID="Equation.DSMT4" ShapeID="_x0000_i1120" DrawAspect="Content" ObjectID="_1324453270" r:id="rId222"/>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079" w:name="_Toc376787432"/>
      <w:r>
        <w:lastRenderedPageBreak/>
        <w:t>Ellipsoidal Fiber Distribution Veronda-Westmann</w:t>
      </w:r>
      <w:bookmarkEnd w:id="1079"/>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65pt;height:19.35pt" o:ole="">
                  <v:imagedata r:id="rId223" o:title=""/>
                </v:shape>
                <o:OLEObject Type="Embed" ProgID="Equation.DSMT4" ShapeID="_x0000_i1121" DrawAspect="Content" ObjectID="_1324453271" r:id="rId224"/>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65pt;height:19.35pt" o:ole="">
                  <v:imagedata r:id="rId225" o:title=""/>
                </v:shape>
                <o:OLEObject Type="Embed" ProgID="Equation.DSMT4" ShapeID="_x0000_i1122" DrawAspect="Content" ObjectID="_1324453272" r:id="rId226"/>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65pt;height:14pt" o:ole="">
            <v:imagedata r:id="rId227" o:title=""/>
          </v:shape>
          <o:OLEObject Type="Embed" ProgID="Equation.DSMT4" ShapeID="_x0000_i1123" DrawAspect="Content" ObjectID="_1324453273" r:id="rId228"/>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35pt;height:19.35pt" o:ole="">
            <v:imagedata r:id="rId229" o:title=""/>
          </v:shape>
          <o:OLEObject Type="Embed" ProgID="Equation.DSMT4" ShapeID="_x0000_i1124" DrawAspect="Content" ObjectID="_1324453274" r:id="rId230"/>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1" o:title=""/>
          </v:shape>
          <o:OLEObject Type="Embed" ProgID="Equation.DSMT4" ShapeID="_x0000_i1125" DrawAspect="Content" ObjectID="_1324453275" r:id="rId232"/>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65pt;height:19.35pt" o:ole="">
            <v:imagedata r:id="rId233" o:title=""/>
          </v:shape>
          <o:OLEObject Type="Embed" ProgID="Equation.DSMT4" ShapeID="_x0000_i1126" DrawAspect="Content" ObjectID="_1324453276" r:id="rId234"/>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080" w:name="_Toc376787433"/>
      <w:r>
        <w:lastRenderedPageBreak/>
        <w:t>Fiber with Exponential-Power Law, Uncoupled Formulation</w:t>
      </w:r>
      <w:bookmarkEnd w:id="1080"/>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pt;height:16.65pt" o:ole="">
                  <v:imagedata r:id="rId235" o:title=""/>
                </v:shape>
                <o:OLEObject Type="Embed" ProgID="Equation.DSMT4" ShapeID="_x0000_i1127" DrawAspect="Content" ObjectID="_1324453277" r:id="rId236"/>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2pt;height:10.65pt" o:ole="">
                  <v:imagedata r:id="rId237" o:title=""/>
                </v:shape>
                <o:OLEObject Type="Embed" ProgID="Equation.DSMT4" ShapeID="_x0000_i1128" DrawAspect="Content" ObjectID="_1324453278" r:id="rId238"/>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2pt;height:16.65pt" o:ole="">
                  <v:imagedata r:id="rId239" o:title=""/>
                </v:shape>
                <o:OLEObject Type="Embed" ProgID="Equation.DSMT4" ShapeID="_x0000_i1129" DrawAspect="Content" ObjectID="_1324453279" r:id="rId240"/>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pt;height:14pt" o:ole="">
                  <v:imagedata r:id="rId241" o:title=""/>
                </v:shape>
                <o:OLEObject Type="Embed" ProgID="Equation.DSMT4" ShapeID="_x0000_i1130" DrawAspect="Content" ObjectID="_1324453280" r:id="rId242"/>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65pt;height:13.35pt" o:ole="">
                  <v:imagedata r:id="rId243" o:title=""/>
                </v:shape>
                <o:OLEObject Type="Embed" ProgID="Equation.DSMT4" ShapeID="_x0000_i1131" DrawAspect="Content" ObjectID="_1324453281" r:id="rId244"/>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35pt;height:18pt" o:ole="">
            <v:imagedata r:id="rId245" o:title=""/>
          </v:shape>
          <o:OLEObject Type="Embed" ProgID="Equation.DSMT4" ShapeID="_x0000_i1132" DrawAspect="Content" ObjectID="_1324453282" r:id="rId246"/>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pt;height:19.35pt" o:ole="">
            <v:imagedata r:id="rId247" o:title=""/>
          </v:shape>
          <o:OLEObject Type="Embed" ProgID="Equation.DSMT4" ShapeID="_x0000_i1133" DrawAspect="Content" ObjectID="_1324453283" r:id="rId248"/>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65pt;height:14pt" o:ole="">
            <v:imagedata r:id="rId249" o:title=""/>
          </v:shape>
          <o:OLEObject Type="Embed" ProgID="Equation.DSMT4" ShapeID="_x0000_i1134" DrawAspect="Content" ObjectID="_1324453284" r:id="rId250"/>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35pt;height:36.65pt" o:ole="">
            <v:imagedata r:id="rId251" o:title=""/>
          </v:shape>
          <o:OLEObject Type="Embed" ProgID="Equation.DSMT4" ShapeID="_x0000_i1135" DrawAspect="Content" ObjectID="_1324453285" r:id="rId252"/>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35pt;height:19.35pt" o:ole="">
            <v:imagedata r:id="rId253" o:title=""/>
          </v:shape>
          <o:OLEObject Type="Embed" ProgID="Equation.DSMT4" ShapeID="_x0000_i1136" DrawAspect="Content" ObjectID="_1324453286" r:id="rId254"/>
        </w:object>
      </w:r>
      <w:r>
        <w:t xml:space="preserve"> is the square of the fiber stretch, </w:t>
      </w:r>
      <w:r w:rsidR="00AF2221" w:rsidRPr="00AF2221">
        <w:rPr>
          <w:position w:val="-12"/>
        </w:rPr>
        <w:object w:dxaOrig="1219" w:dyaOrig="400" w14:anchorId="2A742E33">
          <v:shape id="_x0000_i1137" type="#_x0000_t75" style="width:61.35pt;height:19.35pt" o:ole="">
            <v:imagedata r:id="rId255" o:title=""/>
          </v:shape>
          <o:OLEObject Type="Embed" ProgID="Equation.DSMT4" ShapeID="_x0000_i1137" DrawAspect="Content" ObjectID="_1324453287" r:id="rId256"/>
        </w:object>
      </w:r>
      <w:r>
        <w:t xml:space="preserve">, and </w:t>
      </w:r>
      <w:r w:rsidR="00AF2221" w:rsidRPr="00AF2221">
        <w:rPr>
          <w:position w:val="-14"/>
        </w:rPr>
        <w:object w:dxaOrig="540" w:dyaOrig="400" w14:anchorId="6A8C7130">
          <v:shape id="_x0000_i1138" type="#_x0000_t75" style="width:27.35pt;height:19.35pt" o:ole="">
            <v:imagedata r:id="rId257" o:title=""/>
          </v:shape>
          <o:OLEObject Type="Embed" ProgID="Equation.DSMT4" ShapeID="_x0000_i1138" DrawAspect="Content" ObjectID="_1324453288" r:id="rId258"/>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65pt;height:32.65pt" o:ole="">
            <v:imagedata r:id="rId259" o:title=""/>
          </v:shape>
          <o:OLEObject Type="Embed" ProgID="Equation.DSMT4" ShapeID="_x0000_i1139" DrawAspect="Content" ObjectID="_1324453289" r:id="rId260"/>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pt;height:16.65pt" o:ole="">
            <v:imagedata r:id="rId261" o:title=""/>
          </v:shape>
          <o:OLEObject Type="Embed" ProgID="Equation.DSMT4" ShapeID="_x0000_i1140" DrawAspect="Content" ObjectID="_1324453290" r:id="rId262"/>
        </w:object>
      </w:r>
      <w:r w:rsidRPr="000230DC">
        <w:t xml:space="preserve">, </w:t>
      </w:r>
      <w:r w:rsidR="00AF2221" w:rsidRPr="00AF2221">
        <w:rPr>
          <w:position w:val="-6"/>
        </w:rPr>
        <w:object w:dxaOrig="580" w:dyaOrig="279" w14:anchorId="26A972BB">
          <v:shape id="_x0000_i1141" type="#_x0000_t75" style="width:29.35pt;height:14pt" o:ole="">
            <v:imagedata r:id="rId263" o:title=""/>
          </v:shape>
          <o:OLEObject Type="Embed" ProgID="Equation.DSMT4" ShapeID="_x0000_i1141" DrawAspect="Content" ObjectID="_1324453291" r:id="rId264"/>
        </w:object>
      </w:r>
      <w:r w:rsidRPr="000230DC">
        <w:t xml:space="preserve">, and </w:t>
      </w:r>
      <w:r w:rsidR="00AF2221" w:rsidRPr="00AF2221">
        <w:rPr>
          <w:position w:val="-10"/>
        </w:rPr>
        <w:object w:dxaOrig="600" w:dyaOrig="320" w14:anchorId="45941155">
          <v:shape id="_x0000_i1142" type="#_x0000_t75" style="width:30pt;height:16.65pt" o:ole="">
            <v:imagedata r:id="rId265" o:title=""/>
          </v:shape>
          <o:OLEObject Type="Embed" ProgID="Equation.DSMT4" ShapeID="_x0000_i1142" DrawAspect="Content" ObjectID="_1324453292" r:id="rId266"/>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7" o:title=""/>
          </v:shape>
          <o:OLEObject Type="Embed" ProgID="Equation.DSMT4" ShapeID="_x0000_i1143" DrawAspect="Content" ObjectID="_1324453293" r:id="rId268"/>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65pt;height:32.65pt" o:ole="">
            <v:imagedata r:id="rId269" o:title=""/>
          </v:shape>
          <o:OLEObject Type="Embed" ProgID="Equation.DSMT4" ShapeID="_x0000_i1144" DrawAspect="Content" ObjectID="_1324453294" r:id="rId270"/>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65pt" o:ole="">
            <v:imagedata r:id="rId271" o:title=""/>
          </v:shape>
          <o:OLEObject Type="Embed" ProgID="Equation.DSMT4" ShapeID="_x0000_i1145" DrawAspect="Content" ObjectID="_1324453295" r:id="rId272"/>
        </w:object>
      </w:r>
      <w:r w:rsidRPr="0097532C">
        <w:t>, the fiber modulus is zero at the strain origin (</w:t>
      </w:r>
      <w:r w:rsidR="00AF2221" w:rsidRPr="00AF2221">
        <w:rPr>
          <w:position w:val="-12"/>
        </w:rPr>
        <w:object w:dxaOrig="580" w:dyaOrig="380" w14:anchorId="0DA161DF">
          <v:shape id="_x0000_i1146" type="#_x0000_t75" style="width:29.35pt;height:19.35pt" o:ole="">
            <v:imagedata r:id="rId273" o:title=""/>
          </v:shape>
          <o:OLEObject Type="Embed" ProgID="Equation.DSMT4" ShapeID="_x0000_i1146" DrawAspect="Content" ObjectID="_1324453296" r:id="rId274"/>
        </w:object>
      </w:r>
      <w:r w:rsidRPr="0097532C">
        <w:t xml:space="preserve">).  Therefore, use </w:t>
      </w:r>
      <w:r w:rsidR="00AF2221" w:rsidRPr="00AF2221">
        <w:rPr>
          <w:position w:val="-10"/>
        </w:rPr>
        <w:object w:dxaOrig="600" w:dyaOrig="320" w14:anchorId="5E7D1C1F">
          <v:shape id="_x0000_i1147" type="#_x0000_t75" style="width:30pt;height:16.65pt" o:ole="">
            <v:imagedata r:id="rId275" o:title=""/>
          </v:shape>
          <o:OLEObject Type="Embed" ProgID="Equation.DSMT4" ShapeID="_x0000_i1147" DrawAspect="Content" ObjectID="_1324453297" r:id="rId276"/>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65pt;height:18pt" o:ole="">
            <v:imagedata r:id="rId277" o:title=""/>
          </v:shape>
          <o:OLEObject Type="Embed" ProgID="Equation.DSMT4" ShapeID="_x0000_i1148" DrawAspect="Content" ObjectID="_1324453298" r:id="rId278"/>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lastRenderedPageBreak/>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65pt;height:18pt" o:ole="">
            <v:imagedata r:id="rId279" o:title=""/>
          </v:shape>
          <o:OLEObject Type="Embed" ProgID="Equation.DSMT4" ShapeID="_x0000_i1149" DrawAspect="Content" ObjectID="_1324453299" r:id="rId280"/>
        </w:object>
      </w:r>
      <w:r>
        <w:t xml:space="preserve">, oriented at ±25 degrees relative to </w:t>
      </w:r>
      <w:r w:rsidR="00AF2221" w:rsidRPr="00AF2221">
        <w:rPr>
          <w:position w:val="-12"/>
        </w:rPr>
        <w:object w:dxaOrig="240" w:dyaOrig="360" w14:anchorId="79D979FB">
          <v:shape id="_x0000_i1150" type="#_x0000_t75" style="width:12pt;height:18pt" o:ole="">
            <v:imagedata r:id="rId281" o:title=""/>
          </v:shape>
          <o:OLEObject Type="Embed" ProgID="Equation.DSMT4" ShapeID="_x0000_i1150" DrawAspect="Content" ObjectID="_1324453300" r:id="rId282"/>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081" w:name="_Toc376787434"/>
      <w:r>
        <w:lastRenderedPageBreak/>
        <w:t>Fung Orthotropic</w:t>
      </w:r>
      <w:bookmarkEnd w:id="1081"/>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pt;height:18pt" o:ole="">
                  <v:imagedata r:id="rId283" o:title=""/>
                </v:shape>
                <o:OLEObject Type="Embed" ProgID="Equation.DSMT4" ShapeID="_x0000_i1151" DrawAspect="Content" ObjectID="_1324453301" r:id="rId284"/>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pt;height:18pt" o:ole="">
                  <v:imagedata r:id="rId285" o:title=""/>
                </v:shape>
                <o:OLEObject Type="Embed" ProgID="Equation.DSMT4" ShapeID="_x0000_i1152" DrawAspect="Content" ObjectID="_1324453302" r:id="rId286"/>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pt;height:18pt" o:ole="">
                  <v:imagedata r:id="rId287" o:title=""/>
                </v:shape>
                <o:OLEObject Type="Embed" ProgID="Equation.DSMT4" ShapeID="_x0000_i1153" DrawAspect="Content" ObjectID="_1324453303" r:id="rId288"/>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65pt;height:18pt" o:ole="">
                  <v:imagedata r:id="rId289" o:title=""/>
                </v:shape>
                <o:OLEObject Type="Embed" ProgID="Equation.DSMT4" ShapeID="_x0000_i1154" DrawAspect="Content" ObjectID="_1324453304" r:id="rId290"/>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65pt;height:18pt" o:ole="">
                  <v:imagedata r:id="rId291" o:title=""/>
                </v:shape>
                <o:OLEObject Type="Embed" ProgID="Equation.DSMT4" ShapeID="_x0000_i1155" DrawAspect="Content" ObjectID="_1324453305" r:id="rId292"/>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65pt;height:18pt" o:ole="">
                  <v:imagedata r:id="rId293" o:title=""/>
                </v:shape>
                <o:OLEObject Type="Embed" ProgID="Equation.DSMT4" ShapeID="_x0000_i1156" DrawAspect="Content" ObjectID="_1324453306" r:id="rId294"/>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65pt;height:18pt" o:ole="">
                  <v:imagedata r:id="rId295" o:title=""/>
                </v:shape>
                <o:OLEObject Type="Embed" ProgID="Equation.DSMT4" ShapeID="_x0000_i1157" DrawAspect="Content" ObjectID="_1324453307" r:id="rId296"/>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65pt;height:18pt" o:ole="">
                  <v:imagedata r:id="rId297" o:title=""/>
                </v:shape>
                <o:OLEObject Type="Embed" ProgID="Equation.DSMT4" ShapeID="_x0000_i1158" DrawAspect="Content" ObjectID="_1324453308" r:id="rId298"/>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65pt;height:18pt" o:ole="">
                  <v:imagedata r:id="rId299" o:title=""/>
                </v:shape>
                <o:OLEObject Type="Embed" ProgID="Equation.DSMT4" ShapeID="_x0000_i1159" DrawAspect="Content" ObjectID="_1324453309" r:id="rId300"/>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65pt;height:10.65pt" o:ole="">
                  <v:imagedata r:id="rId301" o:title=""/>
                </v:shape>
                <o:OLEObject Type="Embed" ProgID="Equation.DSMT4" ShapeID="_x0000_i1160" DrawAspect="Content" ObjectID="_1324453310" r:id="rId302"/>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65pt;height:31.35pt" o:ole="">
            <v:imagedata r:id="rId303" o:title=""/>
          </v:shape>
          <o:OLEObject Type="Embed" ProgID="Equation.DSMT4" ShapeID="_x0000_i1161" DrawAspect="Content" ObjectID="_1324453311" r:id="rId304"/>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separate"/>
      </w:r>
      <w:r w:rsidR="00711A1D">
        <w:fldChar w:fldCharType="end"/>
      </w:r>
      <w:r>
        <w:instrText>(</w:instrText>
      </w:r>
      <w:r w:rsidR="00711A1D">
        <w:fldChar w:fldCharType="begin"/>
      </w:r>
      <w:r w:rsidR="00711A1D">
        <w:instrText xml:space="preserve"> SEQ MTSec \c \* Arabic \* MERGEFORMAT </w:instrText>
      </w:r>
      <w:r w:rsidR="00711A1D">
        <w:fldChar w:fldCharType="separate"/>
      </w:r>
      <w:r w:rsidR="00873D59">
        <w:rPr>
          <w:noProof/>
        </w:rPr>
        <w:instrText>0</w:instrText>
      </w:r>
      <w:r w:rsidR="00711A1D">
        <w:rPr>
          <w:noProof/>
        </w:rPr>
        <w:fldChar w:fldCharType="end"/>
      </w:r>
      <w:r>
        <w:instrText>.</w:instrText>
      </w:r>
      <w:r w:rsidR="00711A1D">
        <w:fldChar w:fldCharType="begin"/>
      </w:r>
      <w:r w:rsidR="00711A1D">
        <w:instrText xml:space="preserve"> SEQ MTEqn \c \* Arabic \* MERGEFORMAT </w:instrText>
      </w:r>
      <w:r w:rsidR="00711A1D">
        <w:fldChar w:fldCharType="separate"/>
      </w:r>
      <w:r w:rsidR="00873D59">
        <w:rPr>
          <w:noProof/>
        </w:rPr>
        <w:instrText>1</w:instrText>
      </w:r>
      <w:r w:rsidR="00711A1D">
        <w:rPr>
          <w:noProof/>
        </w:rPr>
        <w:fldChar w:fldCharType="end"/>
      </w:r>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65pt" o:ole="">
            <v:imagedata r:id="rId305" o:title=""/>
          </v:shape>
          <o:OLEObject Type="Embed" ProgID="Equation.DSMT4" ShapeID="_x0000_i1162" DrawAspect="Content" ObjectID="_1324453312" r:id="rId306"/>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35pt;height:24pt" o:ole="">
            <v:imagedata r:id="rId307" o:title=""/>
          </v:shape>
          <o:OLEObject Type="Embed" ProgID="Equation.DSMT4" ShapeID="_x0000_i1163" DrawAspect="Content" ObjectID="_1324453313" r:id="rId308"/>
        </w:object>
      </w:r>
      <w:r>
        <w:t xml:space="preserve"> and </w:t>
      </w:r>
      <w:r w:rsidR="00AF2221" w:rsidRPr="00AF2221">
        <w:rPr>
          <w:position w:val="-12"/>
        </w:rPr>
        <w:object w:dxaOrig="1400" w:dyaOrig="360" w14:anchorId="192718D5">
          <v:shape id="_x0000_i1164" type="#_x0000_t75" style="width:70pt;height:18pt" o:ole="">
            <v:imagedata r:id="rId309" o:title=""/>
          </v:shape>
          <o:OLEObject Type="Embed" ProgID="Equation.DSMT4" ShapeID="_x0000_i1164" DrawAspect="Content" ObjectID="_1324453314" r:id="rId310"/>
        </w:object>
      </w:r>
      <w:r>
        <w:t xml:space="preserve">where </w:t>
      </w:r>
      <w:r w:rsidR="00AF2221" w:rsidRPr="00AF2221">
        <w:rPr>
          <w:position w:val="-12"/>
        </w:rPr>
        <w:object w:dxaOrig="320" w:dyaOrig="360" w14:anchorId="40E7F654">
          <v:shape id="_x0000_i1165" type="#_x0000_t75" style="width:16.65pt;height:18pt" o:ole="">
            <v:imagedata r:id="rId311" o:title=""/>
          </v:shape>
          <o:OLEObject Type="Embed" ProgID="Equation.DSMT4" ShapeID="_x0000_i1165" DrawAspect="Content" ObjectID="_1324453315" r:id="rId312"/>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082" w:name="_Ref167535344"/>
      <w:bookmarkStart w:id="1083" w:name="_Ref299864027"/>
      <w:bookmarkStart w:id="1084" w:name="_Toc376787435"/>
      <w:r>
        <w:lastRenderedPageBreak/>
        <w:t>Mooney-Rivlin</w:t>
      </w:r>
      <w:bookmarkEnd w:id="1082"/>
      <w:bookmarkEnd w:id="1083"/>
      <w:bookmarkEnd w:id="1084"/>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35pt;height:31.35pt" o:ole="">
            <v:imagedata r:id="rId313" o:title=""/>
          </v:shape>
          <o:OLEObject Type="Embed" ProgID="Equation.DSMT4" ShapeID="_x0000_i1166" DrawAspect="Content" ObjectID="_1324453316" r:id="rId314"/>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5" o:title=""/>
          </v:shape>
          <o:OLEObject Type="Embed" ProgID="Equation.DSMT4" ShapeID="_x0000_i1167" DrawAspect="Content" ObjectID="_1324453317" r:id="rId316"/>
        </w:object>
      </w:r>
      <w:r w:rsidR="006A0BC1">
        <w:t>and</w:t>
      </w:r>
      <w:r w:rsidRPr="00AF2221">
        <w:rPr>
          <w:position w:val="-12"/>
        </w:rPr>
        <w:object w:dxaOrig="300" w:dyaOrig="360" w14:anchorId="423F4533">
          <v:shape id="_x0000_i1168" type="#_x0000_t75" style="width:14pt;height:18pt" o:ole="">
            <v:imagedata r:id="rId317" o:title=""/>
          </v:shape>
          <o:OLEObject Type="Embed" ProgID="Equation.DSMT4" ShapeID="_x0000_i1168" DrawAspect="Content" ObjectID="_1324453318" r:id="rId318"/>
        </w:object>
      </w:r>
      <w:r w:rsidR="006A0BC1">
        <w:t xml:space="preserve">are the Mooney-Rivlin material coefficients. The variables </w:t>
      </w:r>
      <w:r w:rsidRPr="00AF2221">
        <w:rPr>
          <w:position w:val="-12"/>
        </w:rPr>
        <w:object w:dxaOrig="220" w:dyaOrig="380" w14:anchorId="21DAA355">
          <v:shape id="_x0000_i1169" type="#_x0000_t75" style="width:10.65pt;height:19.35pt" o:ole="">
            <v:imagedata r:id="rId319" o:title=""/>
          </v:shape>
          <o:OLEObject Type="Embed" ProgID="Equation.DSMT4" ShapeID="_x0000_i1169" DrawAspect="Content" ObjectID="_1324453319" r:id="rId320"/>
        </w:object>
      </w:r>
      <w:r w:rsidR="006A0BC1">
        <w:t xml:space="preserve"> and </w:t>
      </w:r>
      <w:r w:rsidRPr="00AF2221">
        <w:rPr>
          <w:position w:val="-12"/>
        </w:rPr>
        <w:object w:dxaOrig="240" w:dyaOrig="380" w14:anchorId="26A82C84">
          <v:shape id="_x0000_i1170" type="#_x0000_t75" style="width:12pt;height:19.35pt" o:ole="">
            <v:imagedata r:id="rId321" o:title=""/>
          </v:shape>
          <o:OLEObject Type="Embed" ProgID="Equation.DSMT4" ShapeID="_x0000_i1170" DrawAspect="Content" ObjectID="_1324453320" r:id="rId322"/>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65pt" o:ole="">
            <v:imagedata r:id="rId323" o:title=""/>
          </v:shape>
          <o:OLEObject Type="Embed" ProgID="Equation.DSMT4" ShapeID="_x0000_i1171" DrawAspect="Content" ObjectID="_1324453321" r:id="rId324"/>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5" o:title=""/>
          </v:shape>
          <o:OLEObject Type="Embed" ProgID="Equation.DSMT4" ShapeID="_x0000_i1172" DrawAspect="Content" ObjectID="_1324453322" r:id="rId326"/>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085"/>
      <w:r w:rsidR="00FA2E2E">
        <w:t>10000</w:t>
      </w:r>
      <w:commentRangeEnd w:id="1085"/>
      <w:r w:rsidR="00FA2E2E">
        <w:rPr>
          <w:rStyle w:val="CommentReference"/>
        </w:rPr>
        <w:commentReference w:id="1085"/>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086" w:name="_Toc376787436"/>
      <w:r>
        <w:lastRenderedPageBreak/>
        <w:t>Muscle Material</w:t>
      </w:r>
      <w:bookmarkEnd w:id="1086"/>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35pt;height:24pt" o:ole="">
            <v:imagedata r:id="rId327" o:title=""/>
          </v:shape>
          <o:OLEObject Type="Embed" ProgID="Equation.DSMT4" ShapeID="_x0000_i1173" DrawAspect="Content" ObjectID="_1324453323" r:id="rId328"/>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65pt;height:18pt" o:ole="">
            <v:imagedata r:id="rId329" o:title=""/>
          </v:shape>
          <o:OLEObject Type="Embed" ProgID="Equation.DSMT4" ShapeID="_x0000_i1174" DrawAspect="Content" ObjectID="_1324453324" r:id="rId330"/>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35pt;height:34.65pt" o:ole="">
            <v:imagedata r:id="rId331" o:title=""/>
          </v:shape>
          <o:OLEObject Type="Embed" ProgID="Equation.DSMT4" ShapeID="_x0000_i1175" DrawAspect="Content" ObjectID="_1324453325" r:id="rId332"/>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35pt" o:ole="">
            <v:imagedata r:id="rId333" o:title=""/>
          </v:shape>
          <o:OLEObject Type="Embed" ProgID="Equation.DSMT4" ShapeID="_x0000_i1176" DrawAspect="Content" ObjectID="_1324453326" r:id="rId334"/>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35pt;height:86pt" o:ole="">
            <v:imagedata r:id="rId335" o:title=""/>
          </v:shape>
          <o:OLEObject Type="Embed" ProgID="Equation.DSMT4" ShapeID="_x0000_i1177" DrawAspect="Content" ObjectID="_1324453327" r:id="rId336"/>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35pt;height:18pt" o:ole="">
            <v:imagedata r:id="rId337" o:title=""/>
          </v:shape>
          <o:OLEObject Type="Embed" ProgID="Equation.DSMT4" ShapeID="_x0000_i1178" DrawAspect="Content" ObjectID="_1324453328" r:id="rId338"/>
        </w:object>
      </w:r>
      <w:r>
        <w:t xml:space="preserve">and </w:t>
      </w:r>
      <w:r w:rsidR="00AF2221" w:rsidRPr="00AF2221">
        <w:rPr>
          <w:position w:val="-12"/>
        </w:rPr>
        <w:object w:dxaOrig="260" w:dyaOrig="360" w14:anchorId="39852F1E">
          <v:shape id="_x0000_i1179" type="#_x0000_t75" style="width:13.35pt;height:18pt" o:ole="">
            <v:imagedata r:id="rId339" o:title=""/>
          </v:shape>
          <o:OLEObject Type="Embed" ProgID="Equation.DSMT4" ShapeID="_x0000_i1179" DrawAspect="Content" ObjectID="_1324453329" r:id="rId340"/>
        </w:object>
      </w:r>
      <w:r>
        <w:t xml:space="preserve">are determined by requiring </w:t>
      </w:r>
      <w:r w:rsidR="00AF2221" w:rsidRPr="00AF2221">
        <w:rPr>
          <w:position w:val="-6"/>
        </w:rPr>
        <w:object w:dxaOrig="320" w:dyaOrig="320" w14:anchorId="7B1FBA63">
          <v:shape id="_x0000_i1180" type="#_x0000_t75" style="width:16.65pt;height:16.65pt" o:ole="">
            <v:imagedata r:id="rId341" o:title=""/>
          </v:shape>
          <o:OLEObject Type="Embed" ProgID="Equation.DSMT4" ShapeID="_x0000_i1180" DrawAspect="Content" ObjectID="_1324453330" r:id="rId342"/>
        </w:object>
      </w:r>
      <w:r>
        <w:t xml:space="preserve">and </w:t>
      </w:r>
      <w:r w:rsidR="00AF2221" w:rsidRPr="00AF2221">
        <w:rPr>
          <w:position w:val="-6"/>
        </w:rPr>
        <w:object w:dxaOrig="300" w:dyaOrig="320" w14:anchorId="2B2839C5">
          <v:shape id="_x0000_i1181" type="#_x0000_t75" style="width:14pt;height:16.65pt" o:ole="">
            <v:imagedata r:id="rId343" o:title=""/>
          </v:shape>
          <o:OLEObject Type="Embed" ProgID="Equation.DSMT4" ShapeID="_x0000_i1181" DrawAspect="Content" ObjectID="_1324453331" r:id="rId344"/>
        </w:object>
      </w:r>
      <w:r>
        <w:t xml:space="preserve">continuity at </w:t>
      </w:r>
      <w:r w:rsidR="00AF2221" w:rsidRPr="00AF2221">
        <w:rPr>
          <w:position w:val="-6"/>
        </w:rPr>
        <w:object w:dxaOrig="680" w:dyaOrig="320" w14:anchorId="7E71723E">
          <v:shape id="_x0000_i1182" type="#_x0000_t75" style="width:34pt;height:16.65pt" o:ole="">
            <v:imagedata r:id="rId345" o:title=""/>
          </v:shape>
          <o:OLEObject Type="Embed" ProgID="Equation.DSMT4" ShapeID="_x0000_i1182" DrawAspect="Content" ObjectID="_1324453332" r:id="rId346"/>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65pt" o:ole="">
            <v:imagedata r:id="rId347" o:title=""/>
          </v:shape>
          <o:OLEObject Type="Embed" ProgID="Equation.DSMT4" ShapeID="_x0000_i1183" DrawAspect="Content" ObjectID="_1324453333" r:id="rId348"/>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087" w:name="_Toc376787437"/>
      <w:r>
        <w:lastRenderedPageBreak/>
        <w:t>Ogden</w:t>
      </w:r>
      <w:bookmarkEnd w:id="1087"/>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35pt;height:34.65pt" o:ole="">
            <v:imagedata r:id="rId349" o:title=""/>
          </v:shape>
          <o:OLEObject Type="Embed" ProgID="Equation.DSMT4" ShapeID="_x0000_i1184" DrawAspect="Content" ObjectID="_1324453334" r:id="rId350"/>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35pt" o:ole="">
            <v:imagedata r:id="rId351" o:title=""/>
          </v:shape>
          <o:OLEObject Type="Embed" ProgID="Equation.DSMT4" ShapeID="_x0000_i1185" DrawAspect="Content" ObjectID="_1324453335" r:id="rId352"/>
        </w:object>
      </w:r>
      <w:r>
        <w:t xml:space="preserve"> are the eigenvalues of </w:t>
      </w:r>
      <w:r w:rsidR="00AF2221" w:rsidRPr="00AF2221">
        <w:rPr>
          <w:position w:val="-6"/>
        </w:rPr>
        <w:object w:dxaOrig="240" w:dyaOrig="340" w14:anchorId="34138835">
          <v:shape id="_x0000_i1186" type="#_x0000_t75" style="width:12pt;height:16.65pt" o:ole="">
            <v:imagedata r:id="rId353" o:title=""/>
          </v:shape>
          <o:OLEObject Type="Embed" ProgID="Equation.DSMT4" ShapeID="_x0000_i1186" DrawAspect="Content" ObjectID="_1324453336" r:id="rId354"/>
        </w:object>
      </w:r>
      <w:r>
        <w:t xml:space="preserve">, </w:t>
      </w:r>
      <w:r w:rsidR="00AF2221" w:rsidRPr="00AF2221">
        <w:rPr>
          <w:position w:val="-12"/>
        </w:rPr>
        <w:object w:dxaOrig="220" w:dyaOrig="360" w14:anchorId="48A19359">
          <v:shape id="_x0000_i1187" type="#_x0000_t75" style="width:10.65pt;height:18pt" o:ole="">
            <v:imagedata r:id="rId355" o:title=""/>
          </v:shape>
          <o:OLEObject Type="Embed" ProgID="Equation.DSMT4" ShapeID="_x0000_i1187" DrawAspect="Content" ObjectID="_1324453337" r:id="rId356"/>
        </w:object>
      </w:r>
      <w:r>
        <w:t xml:space="preserve">and </w:t>
      </w:r>
      <w:r w:rsidR="00AF2221" w:rsidRPr="00AF2221">
        <w:rPr>
          <w:position w:val="-12"/>
        </w:rPr>
        <w:object w:dxaOrig="279" w:dyaOrig="360" w14:anchorId="7335E955">
          <v:shape id="_x0000_i1188" type="#_x0000_t75" style="width:14pt;height:18pt" o:ole="">
            <v:imagedata r:id="rId357" o:title=""/>
          </v:shape>
          <o:OLEObject Type="Embed" ProgID="Equation.DSMT4" ShapeID="_x0000_i1188" DrawAspect="Content" ObjectID="_1324453338" r:id="rId358"/>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088" w:name="_Toc376787438"/>
      <w:r>
        <w:lastRenderedPageBreak/>
        <w:t>Tendon Material</w:t>
      </w:r>
      <w:bookmarkEnd w:id="1088"/>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35pt" o:ole="">
            <v:imagedata r:id="rId359" o:title=""/>
          </v:shape>
          <o:OLEObject Type="Embed" ProgID="Equation.DSMT4" ShapeID="_x0000_i1189" DrawAspect="Content" ObjectID="_1324453339" r:id="rId360"/>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35pt;height:73.35pt" o:ole="">
            <v:imagedata r:id="rId361" o:title=""/>
          </v:shape>
          <o:OLEObject Type="Embed" ProgID="Equation.DSMT4" ShapeID="_x0000_i1190" DrawAspect="Content" ObjectID="_1324453340" r:id="rId362"/>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3" o:title=""/>
          </v:shape>
          <o:OLEObject Type="Embed" ProgID="Equation.DSMT4" ShapeID="_x0000_i1191" DrawAspect="Content" ObjectID="_1324453341" r:id="rId364"/>
        </w:object>
      </w:r>
      <w:r>
        <w:t xml:space="preserve">and </w:t>
      </w:r>
      <w:r w:rsidR="00AF2221" w:rsidRPr="00AF2221">
        <w:rPr>
          <w:position w:val="-12"/>
        </w:rPr>
        <w:object w:dxaOrig="279" w:dyaOrig="360" w14:anchorId="6137101D">
          <v:shape id="_x0000_i1192" type="#_x0000_t75" style="width:14pt;height:18pt" o:ole="">
            <v:imagedata r:id="rId365" o:title=""/>
          </v:shape>
          <o:OLEObject Type="Embed" ProgID="Equation.DSMT4" ShapeID="_x0000_i1192" DrawAspect="Content" ObjectID="_1324453342" r:id="rId366"/>
        </w:object>
      </w:r>
      <w:r>
        <w:t xml:space="preserve">are determined by requiring </w:t>
      </w:r>
      <w:r w:rsidR="00AF2221" w:rsidRPr="00AF2221">
        <w:rPr>
          <w:position w:val="-6"/>
        </w:rPr>
        <w:object w:dxaOrig="320" w:dyaOrig="320" w14:anchorId="131E05B4">
          <v:shape id="_x0000_i1193" type="#_x0000_t75" style="width:16.65pt;height:16.65pt" o:ole="">
            <v:imagedata r:id="rId367" o:title=""/>
          </v:shape>
          <o:OLEObject Type="Embed" ProgID="Equation.DSMT4" ShapeID="_x0000_i1193" DrawAspect="Content" ObjectID="_1324453343" r:id="rId368"/>
        </w:object>
      </w:r>
      <w:r>
        <w:t xml:space="preserve">and </w:t>
      </w:r>
      <w:r w:rsidR="00AF2221" w:rsidRPr="00AF2221">
        <w:rPr>
          <w:position w:val="-6"/>
        </w:rPr>
        <w:object w:dxaOrig="300" w:dyaOrig="320" w14:anchorId="2F266DE8">
          <v:shape id="_x0000_i1194" type="#_x0000_t75" style="width:14pt;height:16.65pt" o:ole="">
            <v:imagedata r:id="rId369" o:title=""/>
          </v:shape>
          <o:OLEObject Type="Embed" ProgID="Equation.DSMT4" ShapeID="_x0000_i1194" DrawAspect="Content" ObjectID="_1324453344" r:id="rId370"/>
        </w:object>
      </w:r>
      <w:r>
        <w:t xml:space="preserve">continuity at </w:t>
      </w:r>
      <w:r w:rsidR="00AF2221" w:rsidRPr="00AF2221">
        <w:rPr>
          <w:position w:val="-6"/>
        </w:rPr>
        <w:object w:dxaOrig="279" w:dyaOrig="320" w14:anchorId="46433F5F">
          <v:shape id="_x0000_i1195" type="#_x0000_t75" style="width:14pt;height:16.65pt" o:ole="">
            <v:imagedata r:id="rId371" o:title=""/>
          </v:shape>
          <o:OLEObject Type="Embed" ProgID="Equation.DSMT4" ShapeID="_x0000_i1195" DrawAspect="Content" ObjectID="_1324453345" r:id="rId372"/>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089" w:name="_Toc376787439"/>
      <w:r>
        <w:lastRenderedPageBreak/>
        <w:t>Tension-Compression Nonlinear Orthotropic</w:t>
      </w:r>
      <w:bookmarkEnd w:id="1089"/>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65pt;height:34pt" o:ole="">
            <v:imagedata r:id="rId373" o:title=""/>
          </v:shape>
          <o:OLEObject Type="Embed" ProgID="Equation.DSMT4" ShapeID="_x0000_i1196" DrawAspect="Content" ObjectID="_1324453346" r:id="rId374"/>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35pt" o:ole="">
            <v:imagedata r:id="rId375" o:title=""/>
          </v:shape>
          <o:OLEObject Type="Embed" ProgID="Equation.DSMT4" ShapeID="_x0000_i1197" DrawAspect="Content" ObjectID="_1324453347" r:id="rId376"/>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35pt" o:ole="">
            <v:imagedata r:id="rId377" o:title=""/>
          </v:shape>
          <o:OLEObject Type="Embed" ProgID="Equation.DSMT4" ShapeID="_x0000_i1198" DrawAspect="Content" ObjectID="_1324453348" r:id="rId378"/>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35pt" o:ole="">
            <v:imagedata r:id="rId379" o:title=""/>
          </v:shape>
          <o:OLEObject Type="Embed" ProgID="Equation.DSMT4" ShapeID="_x0000_i1199" DrawAspect="Content" ObjectID="_1324453349" r:id="rId380"/>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35pt;height:26.65pt" o:ole="">
            <v:imagedata r:id="rId381" o:title=""/>
          </v:shape>
          <o:OLEObject Type="Embed" ProgID="Equation.DSMT4" ShapeID="_x0000_i1200" DrawAspect="Content" ObjectID="_1324453350" r:id="rId382"/>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35pt;height:19.35pt" o:ole="">
            <v:imagedata r:id="rId383" o:title=""/>
          </v:shape>
          <o:OLEObject Type="Embed" ProgID="Equation.DSMT4" ShapeID="_x0000_i1201" DrawAspect="Content" ObjectID="_1324453351" r:id="rId384"/>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090" w:name="_Toc376787440"/>
      <w:r>
        <w:lastRenderedPageBreak/>
        <w:t>Transversely Isotropic Mooney-Rivlin</w:t>
      </w:r>
      <w:bookmarkEnd w:id="1090"/>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35pt" o:ole="">
            <v:imagedata r:id="rId385" o:title=""/>
          </v:shape>
          <o:OLEObject Type="Embed" ProgID="Equation.DSMT4" ShapeID="_x0000_i1202" DrawAspect="Content" ObjectID="_1324453352" r:id="rId386"/>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65pt;height:19.35pt" o:ole="">
            <v:imagedata r:id="rId387" o:title=""/>
          </v:shape>
          <o:OLEObject Type="Embed" ProgID="Equation.DSMT4" ShapeID="_x0000_i1203" DrawAspect="Content" ObjectID="_1324453353" r:id="rId388"/>
        </w:object>
      </w:r>
      <w:r w:rsidR="00630A21">
        <w:t xml:space="preserve"> </w:t>
      </w:r>
      <w:r>
        <w:t>and</w:t>
      </w:r>
      <w:r w:rsidR="00630A21">
        <w:t xml:space="preserve"> </w:t>
      </w:r>
      <w:r w:rsidR="00AF2221" w:rsidRPr="00AF2221">
        <w:rPr>
          <w:position w:val="-12"/>
        </w:rPr>
        <w:object w:dxaOrig="260" w:dyaOrig="380" w14:anchorId="7C6947EF">
          <v:shape id="_x0000_i1204" type="#_x0000_t75" style="width:13.35pt;height:19.35pt" o:ole="">
            <v:imagedata r:id="rId389" o:title=""/>
          </v:shape>
          <o:OLEObject Type="Embed" ProgID="Equation.DSMT4" ShapeID="_x0000_i1204" DrawAspect="Content" ObjectID="_1324453354" r:id="rId390"/>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65pt;height:16.65pt" o:ole="">
            <v:imagedata r:id="rId391" o:title=""/>
          </v:shape>
          <o:OLEObject Type="Embed" ProgID="Equation.DSMT4" ShapeID="_x0000_i1205" DrawAspect="Content" ObjectID="_1324453355" r:id="rId392"/>
        </w:object>
      </w:r>
      <w:r>
        <w:rPr>
          <w:b/>
        </w:rPr>
        <w:t xml:space="preserve"> </w:t>
      </w:r>
      <w:r>
        <w:t xml:space="preserve">and </w:t>
      </w:r>
      <w:r w:rsidR="00AF2221" w:rsidRPr="00AF2221">
        <w:rPr>
          <w:position w:val="-6"/>
        </w:rPr>
        <w:object w:dxaOrig="220" w:dyaOrig="340" w14:anchorId="1E4111D8">
          <v:shape id="_x0000_i1206" type="#_x0000_t75" style="width:10.65pt;height:16.65pt" o:ole="">
            <v:imagedata r:id="rId393" o:title=""/>
          </v:shape>
          <o:OLEObject Type="Embed" ProgID="Equation.DSMT4" ShapeID="_x0000_i1206" DrawAspect="Content" ObjectID="_1324453356" r:id="rId394"/>
        </w:object>
      </w:r>
      <w:r>
        <w:t xml:space="preserve"> is the deviatoric part of the stretch along the fiber direction (</w:t>
      </w:r>
      <w:r w:rsidR="00AF2221" w:rsidRPr="00AF2221">
        <w:rPr>
          <w:position w:val="-12"/>
        </w:rPr>
        <w:object w:dxaOrig="1380" w:dyaOrig="400" w14:anchorId="7766A145">
          <v:shape id="_x0000_i1207" type="#_x0000_t75" style="width:69.35pt;height:19.35pt" o:ole="">
            <v:imagedata r:id="rId395" o:title=""/>
          </v:shape>
          <o:OLEObject Type="Embed" ProgID="Equation.DSMT4" ShapeID="_x0000_i1207" DrawAspect="Content" ObjectID="_1324453357" r:id="rId396"/>
        </w:object>
      </w:r>
      <w:r>
        <w:t xml:space="preserve">, where </w:t>
      </w:r>
      <w:r w:rsidR="00AF2221" w:rsidRPr="00AF2221">
        <w:rPr>
          <w:position w:val="-12"/>
        </w:rPr>
        <w:object w:dxaOrig="260" w:dyaOrig="360" w14:anchorId="715BA9D1">
          <v:shape id="_x0000_i1208" type="#_x0000_t75" style="width:13.35pt;height:18pt" o:ole="">
            <v:imagedata r:id="rId397" o:title=""/>
          </v:shape>
          <o:OLEObject Type="Embed" ProgID="Equation.DSMT4" ShapeID="_x0000_i1208" DrawAspect="Content" ObjectID="_1324453358" r:id="rId398"/>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399" o:title=""/>
          </v:shape>
          <o:OLEObject Type="Embed" ProgID="Equation.DSMT4" ShapeID="_x0000_i1209" DrawAspect="Content" ObjectID="_1324453359" r:id="rId400"/>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35pt;height:18pt" o:ole="">
            <v:imagedata r:id="rId401" o:title=""/>
          </v:shape>
          <o:OLEObject Type="Embed" ProgID="Equation.DSMT4" ShapeID="_x0000_i1210" DrawAspect="Content" ObjectID="_1324453360" r:id="rId402"/>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3" o:title=""/>
          </v:shape>
          <o:OLEObject Type="Embed" ProgID="Equation.DSMT4" ShapeID="_x0000_i1211" DrawAspect="Content" ObjectID="_1324453361" r:id="rId404"/>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5" o:title=""/>
          </v:shape>
          <o:OLEObject Type="Embed" ProgID="Equation.DSMT4" ShapeID="_x0000_i1212" DrawAspect="Content" ObjectID="_1324453362" r:id="rId406"/>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7" o:title=""/>
          </v:shape>
          <o:OLEObject Type="Embed" ProgID="Equation.DSMT4" ShapeID="_x0000_i1213" DrawAspect="Content" ObjectID="_1324453363" r:id="rId408"/>
        </w:object>
      </w:r>
      <w:r>
        <w:t xml:space="preserve"> and </w:t>
      </w:r>
      <w:r w:rsidR="00AF2221" w:rsidRPr="00AF2221">
        <w:rPr>
          <w:position w:val="-12"/>
        </w:rPr>
        <w:object w:dxaOrig="300" w:dyaOrig="360" w14:anchorId="0C78CD5E">
          <v:shape id="_x0000_i1214" type="#_x0000_t75" style="width:14pt;height:18pt" o:ole="">
            <v:imagedata r:id="rId409" o:title=""/>
          </v:shape>
          <o:OLEObject Type="Embed" ProgID="Equation.DSMT4" ShapeID="_x0000_i1214" DrawAspect="Content" ObjectID="_1324453364" r:id="rId410"/>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1" o:title=""/>
          </v:shape>
          <o:OLEObject Type="Embed" ProgID="Equation.DSMT4" ShapeID="_x0000_i1215" DrawAspect="Content" ObjectID="_1324453365" r:id="rId412"/>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3" o:title=""/>
          </v:shape>
          <o:OLEObject Type="Embed" ProgID="Equation.DSMT4" ShapeID="_x0000_i1216" DrawAspect="Content" ObjectID="_1324453366" r:id="rId414"/>
        </w:object>
      </w:r>
      <w:r>
        <w:t xml:space="preserve">scales the exponential stresses, </w:t>
      </w:r>
      <w:r w:rsidR="00AF2221" w:rsidRPr="00AF2221">
        <w:rPr>
          <w:position w:val="-12"/>
        </w:rPr>
        <w:object w:dxaOrig="300" w:dyaOrig="360" w14:anchorId="6E8169B2">
          <v:shape id="_x0000_i1217" type="#_x0000_t75" style="width:14pt;height:18pt" o:ole="">
            <v:imagedata r:id="rId415" o:title=""/>
          </v:shape>
          <o:OLEObject Type="Embed" ProgID="Equation.DSMT4" ShapeID="_x0000_i1217" DrawAspect="Content" ObjectID="_1324453367" r:id="rId416"/>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7" o:title=""/>
          </v:shape>
          <o:OLEObject Type="Embed" ProgID="Equation.DSMT4" ShapeID="_x0000_i1218" DrawAspect="Content" ObjectID="_1324453368" r:id="rId418"/>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19" o:title=""/>
          </v:shape>
          <o:OLEObject Type="Embed" ProgID="Equation.DSMT4" ShapeID="_x0000_i1219" DrawAspect="Content" ObjectID="_1324453369" r:id="rId420"/>
        </w:object>
      </w:r>
      <w:r>
        <w:t xml:space="preserve"> is determined from the requirement that the stress is continuous at </w:t>
      </w:r>
      <w:r w:rsidR="00AF2221" w:rsidRPr="00AF2221">
        <w:rPr>
          <w:position w:val="-12"/>
        </w:rPr>
        <w:object w:dxaOrig="300" w:dyaOrig="360" w14:anchorId="4E2F7E6B">
          <v:shape id="_x0000_i1220" type="#_x0000_t75" style="width:14pt;height:18pt" o:ole="">
            <v:imagedata r:id="rId421" o:title=""/>
          </v:shape>
          <o:OLEObject Type="Embed" ProgID="Equation.DSMT4" ShapeID="_x0000_i1220" DrawAspect="Content" ObjectID="_1324453370" r:id="rId422"/>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091" w:name="_Toc376787441"/>
      <w:r>
        <w:lastRenderedPageBreak/>
        <w:t>Transversely Isotropic Veronda-Westmann</w:t>
      </w:r>
      <w:bookmarkEnd w:id="1091"/>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3" o:title=""/>
          </v:shape>
          <o:OLEObject Type="Embed" ProgID="Equation.DSMT4" ShapeID="_x0000_i1221" DrawAspect="Content" ObjectID="_1324453371" r:id="rId424"/>
        </w:object>
      </w:r>
      <w:r>
        <w:t xml:space="preserve"> and </w:t>
      </w:r>
      <w:r w:rsidR="00AF2221" w:rsidRPr="00AF2221">
        <w:rPr>
          <w:position w:val="-12"/>
        </w:rPr>
        <w:object w:dxaOrig="300" w:dyaOrig="360" w14:anchorId="612F3D06">
          <v:shape id="_x0000_i1222" type="#_x0000_t75" style="width:14pt;height:18pt" o:ole="">
            <v:imagedata r:id="rId425" o:title=""/>
          </v:shape>
          <o:OLEObject Type="Embed" ProgID="Equation.DSMT4" ShapeID="_x0000_i1222" DrawAspect="Content" ObjectID="_1324453372" r:id="rId426"/>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092" w:name="_Ref167529968"/>
      <w:bookmarkStart w:id="1093" w:name="_Toc376787442"/>
      <w:r>
        <w:lastRenderedPageBreak/>
        <w:t>Uncoupled Solid Mixture</w:t>
      </w:r>
      <w:bookmarkEnd w:id="1092"/>
      <w:bookmarkEnd w:id="1093"/>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094" w:name="_Toc376787443"/>
      <w:bookmarkStart w:id="1095" w:name="_Ref167535458"/>
      <w:r>
        <w:lastRenderedPageBreak/>
        <w:t>Veronda-Westmann</w:t>
      </w:r>
      <w:bookmarkEnd w:id="1094"/>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7" o:title=""/>
          </v:shape>
          <o:OLEObject Type="Embed" ProgID="Equation.DSMT4" ShapeID="_x0000_i1223" DrawAspect="Content" ObjectID="_1324453373" r:id="rId428"/>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096" w:name="_Toc376787444"/>
      <w:r>
        <w:lastRenderedPageBreak/>
        <w:t xml:space="preserve">Mooney-Rivlin </w:t>
      </w:r>
      <w:r w:rsidR="00B2391B">
        <w:t>V</w:t>
      </w:r>
      <w:r w:rsidR="00B2391B" w:rsidRPr="005F4027">
        <w:t>on Mises Distribut</w:t>
      </w:r>
      <w:r w:rsidR="00B2391B">
        <w:t>ed Fibers</w:t>
      </w:r>
      <w:bookmarkEnd w:id="1095"/>
      <w:bookmarkEnd w:id="1096"/>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65pt;height:39.35pt" o:ole="">
            <v:imagedata r:id="rId429" o:title=""/>
          </v:shape>
          <o:OLEObject Type="Embed" ProgID="Equation.DSMT4" ShapeID="_x0000_i1224" DrawAspect="Content" ObjectID="_1324453374" r:id="rId430"/>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35pt;height:39.35pt" o:ole="">
            <v:imagedata r:id="rId431" o:title=""/>
          </v:shape>
          <o:OLEObject Type="Embed" ProgID="Equation.DSMT4" ShapeID="_x0000_i1225" DrawAspect="Content" ObjectID="_1324453375" r:id="rId432"/>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65pt;height:37.35pt" o:ole="">
            <v:imagedata r:id="rId433" o:title=""/>
          </v:shape>
          <o:OLEObject Type="Embed" ProgID="Equation.DSMT4" ShapeID="_x0000_i1226" DrawAspect="Content" ObjectID="_1324453376" r:id="rId434"/>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65pt;height:37.35pt" o:ole="">
            <v:imagedata r:id="rId436" o:title=""/>
          </v:shape>
          <o:OLEObject Type="Embed" ProgID="Equation.DSMT4" ShapeID="_x0000_i1227" DrawAspect="Content" ObjectID="_1324453377" r:id="rId437"/>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35pt" o:ole="">
            <v:imagedata r:id="rId438" o:title=""/>
          </v:shape>
          <o:OLEObject Type="Embed" ProgID="Equation.DSMT4" ShapeID="_x0000_i1228" DrawAspect="Content" ObjectID="_1324453378" r:id="rId439"/>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097" w:name="_Ref162411714"/>
      <w:bookmarkStart w:id="1098" w:name="_Ref162412566"/>
      <w:bookmarkStart w:id="1099" w:name="_Toc376787445"/>
      <w:r>
        <w:lastRenderedPageBreak/>
        <w:t>Compressible Materials</w:t>
      </w:r>
      <w:bookmarkEnd w:id="1097"/>
      <w:bookmarkEnd w:id="1098"/>
      <w:bookmarkEnd w:id="1099"/>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100"/>
      <w:r w:rsidR="008B53FE">
        <w:t>locking</w:t>
      </w:r>
      <w:commentRangeEnd w:id="1100"/>
      <w:r w:rsidR="001D2633">
        <w:rPr>
          <w:rStyle w:val="CommentReference"/>
        </w:rPr>
        <w:commentReference w:id="1100"/>
      </w:r>
      <w:r w:rsidR="008B53FE">
        <w:t>.</w:t>
      </w:r>
    </w:p>
    <w:p w14:paraId="6F7D1E7E" w14:textId="7B8098D6" w:rsidR="00183AC8" w:rsidRDefault="00183AC8" w:rsidP="00183AC8">
      <w:pPr>
        <w:pStyle w:val="Heading4"/>
      </w:pPr>
      <w:bookmarkStart w:id="1101" w:name="_Toc376787446"/>
      <w:r>
        <w:t>Carter-Hayes</w:t>
      </w:r>
      <w:bookmarkEnd w:id="1101"/>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pt;height:18pt" o:ole="">
                  <v:imagedata r:id="rId440" o:title=""/>
                </v:shape>
                <o:OLEObject Type="Embed" ProgID="Equation.DSMT4" ShapeID="_x0000_i1229" DrawAspect="Content" ObjectID="_1324453379" r:id="rId441"/>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pt;height:18pt" o:ole="">
                  <v:imagedata r:id="rId442" o:title=""/>
                </v:shape>
                <o:OLEObject Type="Embed" ProgID="Equation.DSMT4" ShapeID="_x0000_i1230" DrawAspect="Content" ObjectID="_1324453380" r:id="rId443"/>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pt;height:13.35pt" o:ole="">
                  <v:imagedata r:id="rId444" o:title=""/>
                </v:shape>
                <o:OLEObject Type="Embed" ProgID="Equation.DSMT4" ShapeID="_x0000_i1231" DrawAspect="Content" ObjectID="_1324453381" r:id="rId445"/>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pt;height:10.65pt" o:ole="">
                  <v:imagedata r:id="rId446" o:title=""/>
                </v:shape>
                <o:OLEObject Type="Embed" ProgID="Equation.DSMT4" ShapeID="_x0000_i1232" DrawAspect="Content" ObjectID="_1324453382" r:id="rId447"/>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65pt;height:19.35pt" o:ole="">
            <v:imagedata r:id="rId448" o:title=""/>
          </v:shape>
          <o:OLEObject Type="Embed" ProgID="Equation.DSMT4" ShapeID="_x0000_i1233" DrawAspect="Content" ObjectID="_1324453383" r:id="rId449"/>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35pt;height:36.65pt" o:ole="">
            <v:imagedata r:id="rId450" o:title=""/>
          </v:shape>
          <o:OLEObject Type="Embed" ProgID="Equation.DSMT4" ShapeID="_x0000_i1234" DrawAspect="Content" ObjectID="_1324453384" r:id="rId451"/>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2" o:title=""/>
          </v:shape>
          <o:OLEObject Type="Embed" ProgID="Equation.DSMT4" ShapeID="_x0000_i1235" DrawAspect="Content" ObjectID="_1324453385" r:id="rId453"/>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65pt;height:14pt" o:ole="">
            <v:imagedata r:id="rId454" o:title=""/>
          </v:shape>
          <o:OLEObject Type="Embed" ProgID="Equation.DSMT4" ShapeID="_x0000_i1236" DrawAspect="Content" ObjectID="_1324453386" r:id="rId455"/>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65pt;height:19.35pt" o:ole="">
            <v:imagedata r:id="rId456" o:title=""/>
          </v:shape>
          <o:OLEObject Type="Embed" ProgID="Equation.DSMT4" ShapeID="_x0000_i1237" DrawAspect="Content" ObjectID="_1324453387" r:id="rId457"/>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65pt;height:40pt" o:ole="">
            <v:imagedata r:id="rId458" o:title=""/>
          </v:shape>
          <o:OLEObject Type="Embed" ProgID="Equation.DSMT4" ShapeID="_x0000_i1238" DrawAspect="Content" ObjectID="_1324453388" r:id="rId459"/>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102" w:author="Steve Maas" w:date="2014-01-02T13:04:00Z">
        <w:r w:rsidR="00873D59">
          <w:t>3.12.3</w:t>
        </w:r>
      </w:ins>
      <w:del w:id="1103"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65pt;height:19.35pt" o:ole="">
            <v:imagedata r:id="rId460" o:title=""/>
          </v:shape>
          <o:OLEObject Type="Embed" ProgID="Equation.DSMT4" ShapeID="_x0000_i1239" DrawAspect="Content" ObjectID="_1324453389" r:id="rId461"/>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65pt;height:19.35pt" o:ole="">
            <v:imagedata r:id="rId462" o:title=""/>
          </v:shape>
          <o:OLEObject Type="Embed" ProgID="Equation.DSMT4" ShapeID="_x0000_i1240" DrawAspect="Content" ObjectID="_1324453390" r:id="rId463"/>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65pt;height:18pt" o:ole="">
            <v:imagedata r:id="rId464" o:title=""/>
          </v:shape>
          <o:OLEObject Type="Embed" ProgID="Equation.DSMT4" ShapeID="_x0000_i1241" DrawAspect="Content" ObjectID="_1324453391" r:id="rId465"/>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104" w:name="_Toc376787447"/>
      <w:r>
        <w:lastRenderedPageBreak/>
        <w:t>Cell Growth</w:t>
      </w:r>
      <w:bookmarkEnd w:id="1104"/>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pt;height:19.35pt" o:ole="">
                  <v:imagedata r:id="rId466" o:title=""/>
                </v:shape>
                <o:OLEObject Type="Embed" ProgID="Equation.DSMT4" ShapeID="_x0000_i1242" DrawAspect="Content" ObjectID="_1324453392" r:id="rId467"/>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2pt;height:18pt" o:ole="">
                  <v:imagedata r:id="rId468" o:title=""/>
                </v:shape>
                <o:OLEObject Type="Embed" ProgID="Equation.DSMT4" ShapeID="_x0000_i1243" DrawAspect="Content" ObjectID="_1324453393" r:id="rId469"/>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2pt;height:18pt" o:ole="">
                  <v:imagedata r:id="rId470" o:title=""/>
                </v:shape>
                <o:OLEObject Type="Embed" ProgID="Equation.DSMT4" ShapeID="_x0000_i1244" DrawAspect="Content" ObjectID="_1324453394" r:id="rId471"/>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65pt;height:14pt" o:ole="">
            <v:imagedata r:id="rId472" o:title=""/>
          </v:shape>
          <o:OLEObject Type="Embed" ProgID="Equation.DSMT4" ShapeID="_x0000_i1245" DrawAspect="Content" ObjectID="_1324453395" r:id="rId473"/>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65pt;height:10.65pt" o:ole="">
            <v:imagedata r:id="rId474" o:title=""/>
          </v:shape>
          <o:OLEObject Type="Embed" ProgID="Equation.DSMT4" ShapeID="_x0000_i1246" DrawAspect="Content" ObjectID="_1324453396" r:id="rId475"/>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6" o:title=""/>
          </v:shape>
          <o:OLEObject Type="Embed" ProgID="Equation.DSMT4" ShapeID="_x0000_i1247" DrawAspect="Content" ObjectID="_1324453397" r:id="rId477"/>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8pt;height:14pt" o:ole="">
            <v:imagedata r:id="rId478" o:title=""/>
          </v:shape>
          <o:OLEObject Type="Embed" ProgID="Equation.DSMT4" ShapeID="_x0000_i1248" DrawAspect="Content" ObjectID="_1324453398" r:id="rId479"/>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35pt" o:ole="">
            <v:imagedata r:id="rId480" o:title=""/>
          </v:shape>
          <o:OLEObject Type="Embed" ProgID="Equation.DSMT4" ShapeID="_x0000_i1249" DrawAspect="Content" ObjectID="_1324453399" r:id="rId481"/>
        </w:object>
      </w:r>
      <w:r w:rsidRPr="006D6D0D">
        <w:t xml:space="preserve"> and absolute temperature </w:t>
      </w:r>
      <w:r w:rsidR="00AF2221" w:rsidRPr="00AF2221">
        <w:rPr>
          <w:position w:val="-4"/>
        </w:rPr>
        <w:object w:dxaOrig="220" w:dyaOrig="260" w14:anchorId="16F19092">
          <v:shape id="_x0000_i1250" type="#_x0000_t75" style="width:10.65pt;height:13.35pt" o:ole="">
            <v:imagedata r:id="rId482" o:title=""/>
          </v:shape>
          <o:OLEObject Type="Embed" ProgID="Equation.DSMT4" ShapeID="_x0000_i1250" DrawAspect="Content" ObjectID="_1324453400" r:id="rId483"/>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35pt" o:ole="">
            <v:imagedata r:id="rId484" o:title=""/>
          </v:shape>
          <o:OLEObject Type="Embed" ProgID="Equation.DSMT4" ShapeID="_x0000_i1251" DrawAspect="Content" ObjectID="_1324453401" r:id="rId485"/>
        </w:object>
      </w:r>
      <w:r>
        <w:t xml:space="preserve"> and </w:t>
      </w:r>
      <w:r w:rsidR="00AF2221" w:rsidRPr="00AF2221">
        <w:rPr>
          <w:position w:val="-12"/>
        </w:rPr>
        <w:object w:dxaOrig="240" w:dyaOrig="360" w14:anchorId="6C5A4393">
          <v:shape id="_x0000_i1252" type="#_x0000_t75" style="width:12pt;height:18pt" o:ole="">
            <v:imagedata r:id="rId486" o:title=""/>
          </v:shape>
          <o:OLEObject Type="Embed" ProgID="Equation.DSMT4" ShapeID="_x0000_i1252" DrawAspect="Content" ObjectID="_1324453402" r:id="rId487"/>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35pt" o:ole="">
            <v:imagedata r:id="rId488" o:title=""/>
          </v:shape>
          <o:OLEObject Type="Embed" ProgID="Equation.DSMT4" ShapeID="_x0000_i1253" DrawAspect="Content" ObjectID="_1324453403" r:id="rId489"/>
        </w:object>
      </w:r>
      <w:r>
        <w:t xml:space="preserve"> and </w:t>
      </w:r>
      <w:r w:rsidR="00AF2221" w:rsidRPr="00AF2221">
        <w:rPr>
          <w:position w:val="-12"/>
        </w:rPr>
        <w:object w:dxaOrig="240" w:dyaOrig="360" w14:anchorId="7D2986F8">
          <v:shape id="_x0000_i1254" type="#_x0000_t75" style="width:12pt;height:18pt" o:ole="">
            <v:imagedata r:id="rId490" o:title=""/>
          </v:shape>
          <o:OLEObject Type="Embed" ProgID="Equation.DSMT4" ShapeID="_x0000_i1254" DrawAspect="Content" ObjectID="_1324453404" r:id="rId491"/>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2" o:title=""/>
          </v:shape>
          <o:OLEObject Type="Embed" ProgID="Equation.DSMT4" ShapeID="_x0000_i1255" DrawAspect="Content" ObjectID="_1324453405" r:id="rId493"/>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105" w:name="_Ref167527013"/>
      <w:bookmarkStart w:id="1106" w:name="_Toc376787448"/>
      <w:r w:rsidRPr="0097532C">
        <w:lastRenderedPageBreak/>
        <w:t>Donnan Equilibrium Swelling</w:t>
      </w:r>
      <w:bookmarkEnd w:id="1105"/>
      <w:bookmarkEnd w:id="1106"/>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65pt;height:19.35pt" o:ole="">
                  <v:imagedata r:id="rId494" o:title=""/>
                </v:shape>
                <o:OLEObject Type="Embed" ProgID="Equation.DSMT4" ShapeID="_x0000_i1256" DrawAspect="Content" ObjectID="_1324453406" r:id="rId495"/>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pt;height:19.35pt" o:ole="">
                  <v:imagedata r:id="rId496" o:title=""/>
                </v:shape>
                <o:OLEObject Type="Embed" ProgID="Equation.DSMT4" ShapeID="_x0000_i1257" DrawAspect="Content" ObjectID="_1324453407" r:id="rId497"/>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pt;height:16.65pt" o:ole="">
                  <v:imagedata r:id="rId498" o:title=""/>
                </v:shape>
                <o:OLEObject Type="Embed" ProgID="Equation.DSMT4" ShapeID="_x0000_i1258" DrawAspect="Content" ObjectID="_1324453408" r:id="rId499"/>
              </w:objec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65pt;height:14pt" o:ole="">
            <v:imagedata r:id="rId500" o:title=""/>
          </v:shape>
          <o:OLEObject Type="Embed" ProgID="Equation.DSMT4" ShapeID="_x0000_i1259" DrawAspect="Content" ObjectID="_1324453409" r:id="rId501"/>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65pt;height:10.65pt" o:ole="">
            <v:imagedata r:id="rId502" o:title=""/>
          </v:shape>
          <o:OLEObject Type="Embed" ProgID="Equation.DSMT4" ShapeID="_x0000_i1260" DrawAspect="Content" ObjectID="_1324453410" r:id="rId503"/>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4" o:title=""/>
          </v:shape>
          <o:OLEObject Type="Embed" ProgID="Equation.DSMT4" ShapeID="_x0000_i1261" DrawAspect="Content" ObjectID="_1324453411" r:id="rId505"/>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pt;height:16.65pt" o:ole="">
            <v:imagedata r:id="rId506" o:title=""/>
          </v:shape>
          <o:OLEObject Type="Embed" ProgID="Equation.DSMT4" ShapeID="_x0000_i1262" DrawAspect="Content" ObjectID="_1324453412" r:id="rId507"/>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65pt;height:36.65pt" o:ole="">
            <v:imagedata r:id="rId508" o:title=""/>
          </v:shape>
          <o:OLEObject Type="Embed" ProgID="Equation.DSMT4" ShapeID="_x0000_i1263" DrawAspect="Content" ObjectID="_1324453413" r:id="rId509"/>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8pt;height:14pt" o:ole="">
            <v:imagedata r:id="rId510" o:title=""/>
          </v:shape>
          <o:OLEObject Type="Embed" ProgID="Equation.DSMT4" ShapeID="_x0000_i1264" DrawAspect="Content" ObjectID="_1324453414" r:id="rId511"/>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35pt" o:ole="">
            <v:imagedata r:id="rId512" o:title=""/>
          </v:shape>
          <o:OLEObject Type="Embed" ProgID="Equation.DSMT4" ShapeID="_x0000_i1265" DrawAspect="Content" ObjectID="_1324453415" r:id="rId513"/>
        </w:object>
      </w:r>
      <w:r w:rsidRPr="006D6D0D">
        <w:t xml:space="preserve"> and absolute temperature </w:t>
      </w:r>
      <w:r w:rsidR="00AF2221" w:rsidRPr="00AF2221">
        <w:rPr>
          <w:position w:val="-4"/>
        </w:rPr>
        <w:object w:dxaOrig="220" w:dyaOrig="260" w14:anchorId="69ADEE27">
          <v:shape id="_x0000_i1266" type="#_x0000_t75" style="width:10.65pt;height:13.35pt" o:ole="">
            <v:imagedata r:id="rId514" o:title=""/>
          </v:shape>
          <o:OLEObject Type="Embed" ProgID="Equation.DSMT4" ShapeID="_x0000_i1266" DrawAspect="Content" ObjectID="_1324453416" r:id="rId515"/>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35pt" o:ole="">
            <v:imagedata r:id="rId516" o:title=""/>
          </v:shape>
          <o:OLEObject Type="Embed" ProgID="Equation.DSMT4" ShapeID="_x0000_i1267" DrawAspect="Content" ObjectID="_1324453417" r:id="rId517"/>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65pt;height:19.35pt" o:ole="">
            <v:imagedata r:id="rId518" o:title=""/>
          </v:shape>
          <o:OLEObject Type="Embed" ProgID="Equation.DSMT4" ShapeID="_x0000_i1268" DrawAspect="Content" ObjectID="_1324453418" r:id="rId519"/>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35pt" o:ole="">
                  <v:imagedata r:id="rId520" o:title=""/>
                </v:shape>
                <o:OLEObject Type="Embed" ProgID="Equation.DSMT4" ShapeID="_x0000_i1269" DrawAspect="Content" ObjectID="_1324453419" r:id="rId521"/>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65pt;height:13.35pt" o:ole="">
                  <v:imagedata r:id="rId522" o:title=""/>
                </v:shape>
                <o:OLEObject Type="Embed" ProgID="Equation.DSMT4" ShapeID="_x0000_i1270" DrawAspect="Content" ObjectID="_1324453420" r:id="rId523"/>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35pt" o:ole="">
                  <v:imagedata r:id="rId524" o:title=""/>
                </v:shape>
                <o:OLEObject Type="Embed" ProgID="Equation.DSMT4" ShapeID="_x0000_i1271" DrawAspect="Content" ObjectID="_1324453421" r:id="rId525"/>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65pt" o:ole="">
                  <v:imagedata r:id="rId526" o:title=""/>
                </v:shape>
                <o:OLEObject Type="Embed" ProgID="Equation.DSMT4" ShapeID="_x0000_i1272" DrawAspect="Content" ObjectID="_1324453422" r:id="rId527"/>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8" o:title=""/>
                </v:shape>
                <o:OLEObject Type="Embed" ProgID="Equation.DSMT4" ShapeID="_x0000_i1273" DrawAspect="Content" ObjectID="_1324453423" r:id="rId529"/>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65pt;height:10.65pt" o:ole="">
                  <v:imagedata r:id="rId530" o:title=""/>
                </v:shape>
                <o:OLEObject Type="Embed" ProgID="Equation.DSMT4" ShapeID="_x0000_i1274" DrawAspect="Content" ObjectID="_1324453424" r:id="rId531"/>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pt;height:19.35pt" o:ole="">
            <v:imagedata r:id="rId532" o:title=""/>
          </v:shape>
          <o:OLEObject Type="Embed" ProgID="Equation.DSMT4" ShapeID="_x0000_i1275" DrawAspect="Content" ObjectID="_1324453425" r:id="rId533"/>
        </w:object>
      </w:r>
      <w:r>
        <w:t xml:space="preserve"> or </w:t>
      </w:r>
      <w:r w:rsidR="00AF2221" w:rsidRPr="00AF2221">
        <w:rPr>
          <w:position w:val="-6"/>
        </w:rPr>
        <w:object w:dxaOrig="800" w:dyaOrig="320" w14:anchorId="6DBDA277">
          <v:shape id="_x0000_i1276" type="#_x0000_t75" style="width:40pt;height:16.65pt" o:ole="">
            <v:imagedata r:id="rId534" o:title=""/>
          </v:shape>
          <o:OLEObject Type="Embed" ProgID="Equation.DSMT4" ShapeID="_x0000_i1276" DrawAspect="Content" ObjectID="_1324453426" r:id="rId535"/>
        </w:object>
      </w:r>
      <w:r>
        <w:t xml:space="preserve">.  Therefore, entering any other values for </w:t>
      </w:r>
      <w:r w:rsidR="00AF2221" w:rsidRPr="00AF2221">
        <w:rPr>
          <w:position w:val="-12"/>
        </w:rPr>
        <w:object w:dxaOrig="300" w:dyaOrig="380" w14:anchorId="022AADE5">
          <v:shape id="_x0000_i1277" type="#_x0000_t75" style="width:14pt;height:19.35pt" o:ole="">
            <v:imagedata r:id="rId536" o:title=""/>
          </v:shape>
          <o:OLEObject Type="Embed" ProgID="Equation.DSMT4" ShapeID="_x0000_i1277" DrawAspect="Content" ObjectID="_1324453427" r:id="rId537"/>
        </w:object>
      </w:r>
      <w:r>
        <w:t xml:space="preserve"> and </w:t>
      </w:r>
      <w:r w:rsidR="00AF2221" w:rsidRPr="00AF2221">
        <w:rPr>
          <w:position w:val="-6"/>
        </w:rPr>
        <w:object w:dxaOrig="279" w:dyaOrig="320" w14:anchorId="6605BC46">
          <v:shape id="_x0000_i1278" type="#_x0000_t75" style="width:14pt;height:16.65pt" o:ole="">
            <v:imagedata r:id="rId538" o:title=""/>
          </v:shape>
          <o:OLEObject Type="Embed" ProgID="Equation.DSMT4" ShapeID="_x0000_i1278" DrawAspect="Content" ObjectID="_1324453428" r:id="rId539"/>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107" w:name="_Ref167525631"/>
      <w:bookmarkStart w:id="1108" w:name="_Toc376787449"/>
      <w:r w:rsidRPr="0097532C">
        <w:lastRenderedPageBreak/>
        <w:t>Ellipsoidal Fiber Distribution</w:t>
      </w:r>
      <w:bookmarkEnd w:id="1107"/>
      <w:bookmarkEnd w:id="1108"/>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65pt;height:19.35pt" o:ole="">
                  <v:imagedata r:id="rId540" o:title=""/>
                </v:shape>
                <o:OLEObject Type="Embed" ProgID="Equation.DSMT4" ShapeID="_x0000_i1279" DrawAspect="Content" ObjectID="_1324453429" r:id="rId541"/>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65pt;height:19.35pt" o:ole="">
                  <v:imagedata r:id="rId542" o:title=""/>
                </v:shape>
                <o:OLEObject Type="Embed" ProgID="Equation.DSMT4" ShapeID="_x0000_i1280" DrawAspect="Content" ObjectID="_1324453430" r:id="rId543"/>
              </w:objec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65pt;height:26.65pt" o:ole="">
            <v:imagedata r:id="rId544" o:title=""/>
          </v:shape>
          <o:OLEObject Type="Embed" ProgID="Equation.DSMT4" ShapeID="_x0000_i1281" DrawAspect="Content" ObjectID="_1324453431" r:id="rId545"/>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35pt;height:19.35pt" o:ole="">
            <v:imagedata r:id="rId546" o:title=""/>
          </v:shape>
          <o:OLEObject Type="Embed" ProgID="Equation.DSMT4" ShapeID="_x0000_i1282" DrawAspect="Content" ObjectID="_1324453432" r:id="rId547"/>
        </w:object>
      </w:r>
      <w:r>
        <w:t xml:space="preserve"> is the square of the fiber stretch </w:t>
      </w:r>
      <w:r w:rsidR="00AF2221" w:rsidRPr="00AF2221">
        <w:rPr>
          <w:position w:val="-12"/>
        </w:rPr>
        <w:object w:dxaOrig="279" w:dyaOrig="360" w14:anchorId="73F5A072">
          <v:shape id="_x0000_i1283" type="#_x0000_t75" style="width:14pt;height:18pt" o:ole="">
            <v:imagedata r:id="rId548" o:title=""/>
          </v:shape>
          <o:OLEObject Type="Embed" ProgID="Equation.DSMT4" ShapeID="_x0000_i1283" DrawAspect="Content" ObjectID="_1324453433" r:id="rId549"/>
        </w:object>
      </w:r>
      <w:r>
        <w:t xml:space="preserve">, </w:t>
      </w:r>
      <w:r w:rsidR="00AF2221" w:rsidRPr="00AF2221">
        <w:rPr>
          <w:position w:val="-6"/>
        </w:rPr>
        <w:object w:dxaOrig="260" w:dyaOrig="279" w14:anchorId="6191CA84">
          <v:shape id="_x0000_i1284" type="#_x0000_t75" style="width:13.35pt;height:14pt" o:ole="">
            <v:imagedata r:id="rId550" o:title=""/>
          </v:shape>
          <o:OLEObject Type="Embed" ProgID="Equation.DSMT4" ShapeID="_x0000_i1284" DrawAspect="Content" ObjectID="_1324453434" r:id="rId551"/>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35pt;height:19.35pt" o:ole="">
            <v:imagedata r:id="rId552" o:title=""/>
          </v:shape>
          <o:OLEObject Type="Embed" ProgID="Equation.DSMT4" ShapeID="_x0000_i1285" DrawAspect="Content" ObjectID="_1324453435" r:id="rId553"/>
        </w:object>
      </w:r>
      <w:r>
        <w:t xml:space="preserve">, </w:t>
      </w:r>
      <w:r w:rsidR="00AF2221" w:rsidRPr="00AF2221">
        <w:rPr>
          <w:position w:val="-12"/>
        </w:rPr>
        <w:object w:dxaOrig="1200" w:dyaOrig="360" w14:anchorId="01B8AD86">
          <v:shape id="_x0000_i1286" type="#_x0000_t75" style="width:60pt;height:18pt" o:ole="">
            <v:imagedata r:id="rId554" o:title=""/>
          </v:shape>
          <o:OLEObject Type="Embed" ProgID="Equation.DSMT4" ShapeID="_x0000_i1286" DrawAspect="Content" ObjectID="_1324453436" r:id="rId555"/>
        </w:object>
      </w:r>
      <w:r>
        <w:t xml:space="preserve">, and </w:t>
      </w:r>
      <w:r w:rsidR="00AF2221" w:rsidRPr="00AF2221">
        <w:rPr>
          <w:position w:val="-14"/>
        </w:rPr>
        <w:object w:dxaOrig="540" w:dyaOrig="400" w14:anchorId="5E2F75C6">
          <v:shape id="_x0000_i1287" type="#_x0000_t75" style="width:27.35pt;height:19.35pt" o:ole="">
            <v:imagedata r:id="rId556" o:title=""/>
          </v:shape>
          <o:OLEObject Type="Embed" ProgID="Equation.DSMT4" ShapeID="_x0000_i1287" DrawAspect="Content" ObjectID="_1324453437" r:id="rId557"/>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35pt;height:34pt" o:ole="">
            <v:imagedata r:id="rId558" o:title=""/>
          </v:shape>
          <o:OLEObject Type="Embed" ProgID="Equation.DSMT4" ShapeID="_x0000_i1288" DrawAspect="Content" ObjectID="_1324453438" r:id="rId559"/>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65pt;height:22pt" o:ole="">
            <v:imagedata r:id="rId560" o:title=""/>
          </v:shape>
          <o:OLEObject Type="Embed" ProgID="Equation.DSMT4" ShapeID="_x0000_i1289" DrawAspect="Content" ObjectID="_1324453439" r:id="rId561"/>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65pt" o:ole="">
            <v:imagedata r:id="rId562" o:title=""/>
          </v:shape>
          <o:OLEObject Type="Embed" ProgID="Equation.DSMT4" ShapeID="_x0000_i1290" DrawAspect="Content" ObjectID="_1324453440" r:id="rId563"/>
        </w:object>
      </w:r>
      <w:r>
        <w:t xml:space="preserve">and </w:t>
      </w:r>
      <w:r w:rsidR="00AF2221" w:rsidRPr="00AF2221">
        <w:rPr>
          <w:position w:val="-10"/>
        </w:rPr>
        <w:object w:dxaOrig="200" w:dyaOrig="320" w14:anchorId="609B63A0">
          <v:shape id="_x0000_i1291" type="#_x0000_t75" style="width:10pt;height:16.65pt" o:ole="">
            <v:imagedata r:id="rId564" o:title=""/>
          </v:shape>
          <o:OLEObject Type="Embed" ProgID="Equation.DSMT4" ShapeID="_x0000_i1291" DrawAspect="Content" ObjectID="_1324453441" r:id="rId565"/>
        </w:object>
      </w:r>
      <w:r>
        <w:t xml:space="preserve">are assumed to vary ellipsoidally with </w:t>
      </w:r>
      <w:r w:rsidR="00AF2221" w:rsidRPr="00AF2221">
        <w:rPr>
          <w:position w:val="-4"/>
        </w:rPr>
        <w:object w:dxaOrig="200" w:dyaOrig="200" w14:anchorId="0D471ABF">
          <v:shape id="_x0000_i1292" type="#_x0000_t75" style="width:10pt;height:10pt" o:ole="">
            <v:imagedata r:id="rId566" o:title=""/>
          </v:shape>
          <o:OLEObject Type="Embed" ProgID="Equation.DSMT4" ShapeID="_x0000_i1292" DrawAspect="Content" ObjectID="_1324453442" r:id="rId567"/>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8" o:title=""/>
          </v:shape>
          <o:OLEObject Type="Embed" ProgID="Equation.DSMT4" ShapeID="_x0000_i1293" DrawAspect="Content" ObjectID="_1324453443" r:id="rId569"/>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109" w:name="_Toc376787450"/>
      <w:r>
        <w:lastRenderedPageBreak/>
        <w:t>Ellipsoidal Fiber Distribution Neo-Hookean</w:t>
      </w:r>
      <w:bookmarkEnd w:id="1109"/>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65pt;height:19.35pt" o:ole="">
                  <v:imagedata r:id="rId570" o:title=""/>
                </v:shape>
                <o:OLEObject Type="Embed" ProgID="Equation.DSMT4" ShapeID="_x0000_i1294" DrawAspect="Content" ObjectID="_1324453444" r:id="rId571"/>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65pt;height:19.35pt" o:ole="">
                  <v:imagedata r:id="rId572" o:title=""/>
                </v:shape>
                <o:OLEObject Type="Embed" ProgID="Equation.DSMT4" ShapeID="_x0000_i1295" DrawAspect="Content" ObjectID="_1324453445" r:id="rId573"/>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35pt;height:19.35pt" o:ole="">
            <v:imagedata r:id="rId574" o:title=""/>
          </v:shape>
          <o:OLEObject Type="Embed" ProgID="Equation.DSMT4" ShapeID="_x0000_i1296" DrawAspect="Content" ObjectID="_1324453446" r:id="rId575"/>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65pt;height:18pt" o:ole="">
            <v:imagedata r:id="rId576" o:title=""/>
          </v:shape>
          <o:OLEObject Type="Embed" ProgID="Equation.DSMT4" ShapeID="_x0000_i1297" DrawAspect="Content" ObjectID="_1324453447" r:id="rId577"/>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65pt;height:19.35pt" o:ole="">
            <v:imagedata r:id="rId578" o:title=""/>
          </v:shape>
          <o:OLEObject Type="Embed" ProgID="Equation.DSMT4" ShapeID="_x0000_i1298" DrawAspect="Content" ObjectID="_1324453448" r:id="rId579"/>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110" w:name="_Toc376787451"/>
      <w:r>
        <w:lastRenderedPageBreak/>
        <w:t>Ellipsoidal Fiber Distribution with Donnan Equilibrium Swelling</w:t>
      </w:r>
      <w:bookmarkEnd w:id="1110"/>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65pt;height:19.35pt" o:ole="">
                  <v:imagedata r:id="rId580" o:title=""/>
                </v:shape>
                <o:OLEObject Type="Embed" ProgID="Equation.DSMT4" ShapeID="_x0000_i1299" DrawAspect="Content" ObjectID="_1324453449" r:id="rId581"/>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pt;height:19.35pt" o:ole="">
                  <v:imagedata r:id="rId582" o:title=""/>
                </v:shape>
                <o:OLEObject Type="Embed" ProgID="Equation.DSMT4" ShapeID="_x0000_i1300" DrawAspect="Content" ObjectID="_1324453450" r:id="rId583"/>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pt;height:16.65pt" o:ole="">
                  <v:imagedata r:id="rId584" o:title=""/>
                </v:shape>
                <o:OLEObject Type="Embed" ProgID="Equation.DSMT4" ShapeID="_x0000_i1301" DrawAspect="Content" ObjectID="_1324453451" r:id="rId585"/>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65pt;height:19.35pt" o:ole="">
                  <v:imagedata r:id="rId586" o:title=""/>
                </v:shape>
                <o:OLEObject Type="Embed" ProgID="Equation.DSMT4" ShapeID="_x0000_i1302" DrawAspect="Content" ObjectID="_1324453452" r:id="rId587"/>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65pt;height:19.35pt" o:ole="">
                  <v:imagedata r:id="rId588" o:title=""/>
                </v:shape>
                <o:OLEObject Type="Embed" ProgID="Equation.DSMT4" ShapeID="_x0000_i1303" DrawAspect="Content" ObjectID="_1324453453" r:id="rId589"/>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35pt;height:19.35pt" o:ole="">
            <v:imagedata r:id="rId590" o:title=""/>
          </v:shape>
          <o:OLEObject Type="Embed" ProgID="Equation.DSMT4" ShapeID="_x0000_i1304" DrawAspect="Content" ObjectID="_1324453454" r:id="rId591"/>
        </w:object>
      </w:r>
      <w:r>
        <w:t>.</w:t>
      </w:r>
    </w:p>
    <w:p w14:paraId="770D789D" w14:textId="0D9C7485" w:rsidR="006A0BC1" w:rsidRDefault="00AF2221" w:rsidP="006A0BC1">
      <w:r w:rsidRPr="00AF2221">
        <w:rPr>
          <w:position w:val="-14"/>
        </w:rPr>
        <w:object w:dxaOrig="340" w:dyaOrig="380" w14:anchorId="26390030">
          <v:shape id="_x0000_i1305" type="#_x0000_t75" style="width:16.65pt;height:19.35pt" o:ole="">
            <v:imagedata r:id="rId592" o:title=""/>
          </v:shape>
          <o:OLEObject Type="Embed" ProgID="Equation.DSMT4" ShapeID="_x0000_i1305" DrawAspect="Content" ObjectID="_1324453455" r:id="rId593"/>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4" o:title=""/>
          </v:shape>
          <o:OLEObject Type="Embed" ProgID="Equation.DSMT4" ShapeID="_x0000_i1306" DrawAspect="Content" ObjectID="_1324453456" r:id="rId595"/>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111" w:name="_Toc376787452"/>
      <w:r>
        <w:lastRenderedPageBreak/>
        <w:t>Fiber with Exponential-Power Law</w:t>
      </w:r>
      <w:bookmarkEnd w:id="1111"/>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pt;height:16.65pt" o:ole="">
                  <v:imagedata r:id="rId596" o:title=""/>
                </v:shape>
                <o:OLEObject Type="Embed" ProgID="Equation.DSMT4" ShapeID="_x0000_i1307" DrawAspect="Content" ObjectID="_1324453457" r:id="rId597"/>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2pt;height:10.65pt" o:ole="">
                  <v:imagedata r:id="rId598" o:title=""/>
                </v:shape>
                <o:OLEObject Type="Embed" ProgID="Equation.DSMT4" ShapeID="_x0000_i1308" DrawAspect="Content" ObjectID="_1324453458" r:id="rId599"/>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2pt;height:16.65pt" o:ole="">
                  <v:imagedata r:id="rId600" o:title=""/>
                </v:shape>
                <o:OLEObject Type="Embed" ProgID="Equation.DSMT4" ShapeID="_x0000_i1309" DrawAspect="Content" ObjectID="_1324453459" r:id="rId601"/>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pt;height:14pt" o:ole="">
                  <v:imagedata r:id="rId602" o:title=""/>
                </v:shape>
                <o:OLEObject Type="Embed" ProgID="Equation.DSMT4" ShapeID="_x0000_i1310" DrawAspect="Content" ObjectID="_1324453460" r:id="rId603"/>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65pt;height:13.35pt" o:ole="">
                  <v:imagedata r:id="rId604" o:title=""/>
                </v:shape>
                <o:OLEObject Type="Embed" ProgID="Equation.DSMT4" ShapeID="_x0000_i1311" DrawAspect="Content" ObjectID="_1324453461" r:id="rId605"/>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65pt;height:18pt" o:ole="">
            <v:imagedata r:id="rId606" o:title=""/>
          </v:shape>
          <o:OLEObject Type="Embed" ProgID="Equation.DSMT4" ShapeID="_x0000_i1312" DrawAspect="Content" ObjectID="_1324453462" r:id="rId607"/>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pt;height:19.35pt" o:ole="">
            <v:imagedata r:id="rId608" o:title=""/>
          </v:shape>
          <o:OLEObject Type="Embed" ProgID="Equation.DSMT4" ShapeID="_x0000_i1313" DrawAspect="Content" ObjectID="_1324453463" r:id="rId60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35pt;height:34pt" o:ole="">
            <v:imagedata r:id="rId610" o:title=""/>
          </v:shape>
          <o:OLEObject Type="Embed" ProgID="Equation.DSMT4" ShapeID="_x0000_i1314" DrawAspect="Content" ObjectID="_1324453464" r:id="rId611"/>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35pt;height:19.35pt" o:ole="">
            <v:imagedata r:id="rId612" o:title=""/>
          </v:shape>
          <o:OLEObject Type="Embed" ProgID="Equation.DSMT4" ShapeID="_x0000_i1315" DrawAspect="Content" ObjectID="_1324453465" r:id="rId613"/>
        </w:object>
      </w:r>
      <w:r>
        <w:t xml:space="preserve"> is the square of the fiber stretch, </w:t>
      </w:r>
      <w:r w:rsidR="00AF2221" w:rsidRPr="00AF2221">
        <w:rPr>
          <w:position w:val="-12"/>
        </w:rPr>
        <w:object w:dxaOrig="1200" w:dyaOrig="360" w14:anchorId="4FFA66A4">
          <v:shape id="_x0000_i1316" type="#_x0000_t75" style="width:60pt;height:18pt" o:ole="">
            <v:imagedata r:id="rId614" o:title=""/>
          </v:shape>
          <o:OLEObject Type="Embed" ProgID="Equation.DSMT4" ShapeID="_x0000_i1316" DrawAspect="Content" ObjectID="_1324453466" r:id="rId615"/>
        </w:object>
      </w:r>
      <w:r>
        <w:t xml:space="preserve">, and </w:t>
      </w:r>
      <w:r w:rsidR="00AF2221" w:rsidRPr="00AF2221">
        <w:rPr>
          <w:position w:val="-14"/>
        </w:rPr>
        <w:object w:dxaOrig="540" w:dyaOrig="400" w14:anchorId="0540E89B">
          <v:shape id="_x0000_i1317" type="#_x0000_t75" style="width:27.35pt;height:19.35pt" o:ole="">
            <v:imagedata r:id="rId616" o:title=""/>
          </v:shape>
          <o:OLEObject Type="Embed" ProgID="Equation.DSMT4" ShapeID="_x0000_i1317" DrawAspect="Content" ObjectID="_1324453467" r:id="rId617"/>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65pt;height:32.65pt" o:ole="">
            <v:imagedata r:id="rId618" o:title=""/>
          </v:shape>
          <o:OLEObject Type="Embed" ProgID="Equation.DSMT4" ShapeID="_x0000_i1318" DrawAspect="Content" ObjectID="_1324453468" r:id="rId619"/>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pt;height:16.65pt" o:ole="">
            <v:imagedata r:id="rId620" o:title=""/>
          </v:shape>
          <o:OLEObject Type="Embed" ProgID="Equation.DSMT4" ShapeID="_x0000_i1319" DrawAspect="Content" ObjectID="_1324453469" r:id="rId621"/>
        </w:object>
      </w:r>
      <w:r w:rsidRPr="000230DC">
        <w:t xml:space="preserve">, </w:t>
      </w:r>
      <w:r w:rsidR="00AF2221" w:rsidRPr="00AF2221">
        <w:rPr>
          <w:position w:val="-6"/>
        </w:rPr>
        <w:object w:dxaOrig="580" w:dyaOrig="279" w14:anchorId="39BB9379">
          <v:shape id="_x0000_i1320" type="#_x0000_t75" style="width:29.35pt;height:14pt" o:ole="">
            <v:imagedata r:id="rId622" o:title=""/>
          </v:shape>
          <o:OLEObject Type="Embed" ProgID="Equation.DSMT4" ShapeID="_x0000_i1320" DrawAspect="Content" ObjectID="_1324453470" r:id="rId623"/>
        </w:object>
      </w:r>
      <w:r w:rsidRPr="000230DC">
        <w:t xml:space="preserve">, and </w:t>
      </w:r>
      <w:r w:rsidR="00AF2221" w:rsidRPr="00AF2221">
        <w:rPr>
          <w:position w:val="-10"/>
        </w:rPr>
        <w:object w:dxaOrig="600" w:dyaOrig="320" w14:anchorId="7444F35C">
          <v:shape id="_x0000_i1321" type="#_x0000_t75" style="width:30pt;height:16.65pt" o:ole="">
            <v:imagedata r:id="rId624" o:title=""/>
          </v:shape>
          <o:OLEObject Type="Embed" ProgID="Equation.DSMT4" ShapeID="_x0000_i1321" DrawAspect="Content" ObjectID="_1324453471" r:id="rId625"/>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6" o:title=""/>
          </v:shape>
          <o:OLEObject Type="Embed" ProgID="Equation.DSMT4" ShapeID="_x0000_i1322" DrawAspect="Content" ObjectID="_1324453472" r:id="rId627"/>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65pt;height:32.65pt" o:ole="">
            <v:imagedata r:id="rId628" o:title=""/>
          </v:shape>
          <o:OLEObject Type="Embed" ProgID="Equation.DSMT4" ShapeID="_x0000_i1323" DrawAspect="Content" ObjectID="_1324453473" r:id="rId629"/>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65pt" o:ole="">
            <v:imagedata r:id="rId630" o:title=""/>
          </v:shape>
          <o:OLEObject Type="Embed" ProgID="Equation.DSMT4" ShapeID="_x0000_i1324" DrawAspect="Content" ObjectID="_1324453474" r:id="rId631"/>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2" o:title=""/>
          </v:shape>
          <o:OLEObject Type="Embed" ProgID="Equation.DSMT4" ShapeID="_x0000_i1325" DrawAspect="Content" ObjectID="_1324453475" r:id="rId633"/>
        </w:object>
      </w:r>
      <w:r w:rsidRPr="0097532C">
        <w:t xml:space="preserve">).  Therefore, use </w:t>
      </w:r>
      <w:r w:rsidR="00AF2221" w:rsidRPr="00AF2221">
        <w:rPr>
          <w:position w:val="-10"/>
        </w:rPr>
        <w:object w:dxaOrig="600" w:dyaOrig="320" w14:anchorId="2121A191">
          <v:shape id="_x0000_i1326" type="#_x0000_t75" style="width:30pt;height:16.65pt" o:ole="">
            <v:imagedata r:id="rId634" o:title=""/>
          </v:shape>
          <o:OLEObject Type="Embed" ProgID="Equation.DSMT4" ShapeID="_x0000_i1326" DrawAspect="Content" ObjectID="_1324453476" r:id="rId635"/>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65pt;height:18pt" o:ole="">
            <v:imagedata r:id="rId636" o:title=""/>
          </v:shape>
          <o:OLEObject Type="Embed" ProgID="Equation.DSMT4" ShapeID="_x0000_i1327" DrawAspect="Content" ObjectID="_1324453477" r:id="rId637"/>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65pt;height:18pt" o:ole="">
            <v:imagedata r:id="rId638" o:title=""/>
          </v:shape>
          <o:OLEObject Type="Embed" ProgID="Equation.DSMT4" ShapeID="_x0000_i1328" DrawAspect="Content" ObjectID="_1324453478" r:id="rId639"/>
        </w:object>
      </w:r>
      <w:r>
        <w:t xml:space="preserve">, oriented at ±25 degrees relative to </w:t>
      </w:r>
      <w:r w:rsidR="00AF2221" w:rsidRPr="00AF2221">
        <w:rPr>
          <w:position w:val="-12"/>
        </w:rPr>
        <w:object w:dxaOrig="240" w:dyaOrig="360" w14:anchorId="607D7AE7">
          <v:shape id="_x0000_i1329" type="#_x0000_t75" style="width:12pt;height:18pt" o:ole="">
            <v:imagedata r:id="rId640" o:title=""/>
          </v:shape>
          <o:OLEObject Type="Embed" ProgID="Equation.DSMT4" ShapeID="_x0000_i1329" DrawAspect="Content" ObjectID="_1324453479" r:id="rId641"/>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112" w:name="_Ref173929189"/>
      <w:bookmarkStart w:id="1113" w:name="_Toc376787453"/>
      <w:r>
        <w:lastRenderedPageBreak/>
        <w:t>Holmes-Mow</w:t>
      </w:r>
      <w:bookmarkEnd w:id="1112"/>
      <w:bookmarkEnd w:id="1113"/>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35pt;height:31.35pt" o:ole="">
            <v:imagedata r:id="rId642" o:title=""/>
          </v:shape>
          <o:OLEObject Type="Embed" ProgID="Equation.DSMT4" ShapeID="_x0000_i1330" DrawAspect="Content" ObjectID="_1324453480" r:id="rId643"/>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65pt;height:18pt" o:ole="">
            <v:imagedata r:id="rId644" o:title=""/>
          </v:shape>
          <o:OLEObject Type="Embed" ProgID="Equation.DSMT4" ShapeID="_x0000_i1331" DrawAspect="Content" ObjectID="_1324453481" r:id="rId645"/>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6" o:title=""/>
          </v:shape>
          <o:OLEObject Type="Embed" ProgID="Equation.DSMT4" ShapeID="_x0000_i1332" DrawAspect="Content" ObjectID="_1324453482" r:id="rId647"/>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8" o:title=""/>
          </v:shape>
          <o:OLEObject Type="Embed" ProgID="Equation.DSMT4" ShapeID="_x0000_i1333" DrawAspect="Content" ObjectID="_1324453483" r:id="rId649"/>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65pt;height:14pt" o:ole="">
            <v:imagedata r:id="rId650" o:title=""/>
          </v:shape>
          <o:OLEObject Type="Embed" ProgID="Equation.DSMT4" ShapeID="_x0000_i1334" DrawAspect="Content" ObjectID="_1324453484" r:id="rId651"/>
        </w:object>
      </w:r>
      <w:r w:rsidR="00A62945">
        <w:t xml:space="preserve"> </w:t>
      </w:r>
      <w:r>
        <w:t xml:space="preserve">and </w:t>
      </w:r>
      <w:r w:rsidR="00AF2221" w:rsidRPr="00AF2221">
        <w:rPr>
          <w:position w:val="-10"/>
        </w:rPr>
        <w:object w:dxaOrig="240" w:dyaOrig="260" w14:anchorId="1ECFFC28">
          <v:shape id="_x0000_i1335" type="#_x0000_t75" style="width:12pt;height:13.35pt" o:ole="">
            <v:imagedata r:id="rId652" o:title=""/>
          </v:shape>
          <o:OLEObject Type="Embed" ProgID="Equation.DSMT4" ShapeID="_x0000_i1335" DrawAspect="Content" ObjectID="_1324453485" r:id="rId653"/>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35pt;height:1in" o:ole="">
            <v:imagedata r:id="rId654" o:title=""/>
          </v:shape>
          <o:OLEObject Type="Embed" ProgID="Equation.DSMT4" ShapeID="_x0000_i1336" DrawAspect="Content" ObjectID="_1324453486" r:id="rId655"/>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114" w:name="_Toc376787454"/>
      <w:r>
        <w:lastRenderedPageBreak/>
        <w:t>Isotropic Elastic</w:t>
      </w:r>
      <w:bookmarkEnd w:id="1114"/>
    </w:p>
    <w:p w14:paraId="3590C1A3" w14:textId="77777777" w:rsidR="006A0BC1" w:rsidRDefault="006A0BC1" w:rsidP="006A0BC1">
      <w:r>
        <w:t xml:space="preserve">The material type for isotropic elasticity is </w:t>
      </w:r>
      <w:r>
        <w:rPr>
          <w:i/>
        </w:rPr>
        <w:t>isotropic elastic</w:t>
      </w:r>
      <w:r>
        <w:rPr>
          <w:rStyle w:val="FootnoteReference"/>
        </w:rPr>
        <w:footnoteReference w:id="5"/>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35pt;height:31.35pt" o:ole="">
            <v:imagedata r:id="rId656" o:title=""/>
          </v:shape>
          <o:OLEObject Type="Embed" ProgID="Equation.DSMT4" ShapeID="_x0000_i1337" DrawAspect="Content" ObjectID="_1324453487" r:id="rId657"/>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65pt;height:14pt" o:ole="">
            <v:imagedata r:id="rId658" o:title=""/>
          </v:shape>
          <o:OLEObject Type="Embed" ProgID="Equation.DSMT4" ShapeID="_x0000_i1338" DrawAspect="Content" ObjectID="_1324453488" r:id="rId659"/>
        </w:object>
      </w:r>
      <w:r>
        <w:t xml:space="preserve">and </w:t>
      </w:r>
      <w:r w:rsidR="00AF2221" w:rsidRPr="00AF2221">
        <w:rPr>
          <w:position w:val="-10"/>
        </w:rPr>
        <w:object w:dxaOrig="240" w:dyaOrig="260" w14:anchorId="386A90D5">
          <v:shape id="_x0000_i1339" type="#_x0000_t75" style="width:12pt;height:13.35pt" o:ole="">
            <v:imagedata r:id="rId660" o:title=""/>
          </v:shape>
          <o:OLEObject Type="Embed" ProgID="Equation.DSMT4" ShapeID="_x0000_i1339" DrawAspect="Content" ObjectID="_1324453489" r:id="rId661"/>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65pt" o:ole="">
            <v:imagedata r:id="rId662" o:title=""/>
          </v:shape>
          <o:OLEObject Type="Embed" ProgID="Equation.DSMT4" ShapeID="_x0000_i1340" DrawAspect="Content" ObjectID="_1324453490" r:id="rId663"/>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65pt" o:ole="">
            <v:imagedata r:id="rId664" o:title=""/>
          </v:shape>
          <o:OLEObject Type="Embed" ProgID="Equation.DSMT4" ShapeID="_x0000_i1341" DrawAspect="Content" ObjectID="_1324453491" r:id="rId665"/>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35pt" o:ole="">
            <v:imagedata r:id="rId666" o:title=""/>
          </v:shape>
          <o:OLEObject Type="Embed" ProgID="Equation.DSMT4" ShapeID="_x0000_i1342" DrawAspect="Content" ObjectID="_1324453492" r:id="rId667"/>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115" w:name="_Toc376787455"/>
      <w:r>
        <w:lastRenderedPageBreak/>
        <w:t>Orthotropic</w:t>
      </w:r>
      <w:r w:rsidR="00D51B77">
        <w:t xml:space="preserve"> Elastic</w:t>
      </w:r>
      <w:bookmarkEnd w:id="1115"/>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65pt" o:ole="">
            <v:imagedata r:id="rId668" o:title=""/>
          </v:shape>
          <o:OLEObject Type="Embed" ProgID="Equation.DSMT4" ShapeID="_x0000_i1343" DrawAspect="Content" ObjectID="_1324453493" r:id="rId669"/>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116" w:name="_Ref167525595"/>
      <w:bookmarkStart w:id="1117" w:name="_Toc376787456"/>
      <w:r w:rsidRPr="008A7ED7">
        <w:lastRenderedPageBreak/>
        <w:t>Neo</w:t>
      </w:r>
      <w:r>
        <w:t>-Hookean</w:t>
      </w:r>
      <w:bookmarkEnd w:id="1116"/>
      <w:bookmarkEnd w:id="1117"/>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35pt;height:31.35pt" o:ole="">
            <v:imagedata r:id="rId670" o:title=""/>
          </v:shape>
          <o:OLEObject Type="Embed" ProgID="Equation.DSMT4" ShapeID="_x0000_i1344" DrawAspect="Content" ObjectID="_1324453494" r:id="rId671"/>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65pt;height:18pt" o:ole="">
            <v:imagedata r:id="rId672" o:title=""/>
          </v:shape>
          <o:OLEObject Type="Embed" ProgID="Equation.DSMT4" ShapeID="_x0000_i1345" DrawAspect="Content" ObjectID="_1324453495" r:id="rId673"/>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4" o:title=""/>
          </v:shape>
          <o:OLEObject Type="Embed" ProgID="Equation.DSMT4" ShapeID="_x0000_i1346" DrawAspect="Content" ObjectID="_1324453496" r:id="rId675"/>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118" w:name="_Ref173929713"/>
      <w:bookmarkStart w:id="1119" w:name="_Toc376787457"/>
      <w:r>
        <w:lastRenderedPageBreak/>
        <w:t>Ogden Unconstrained</w:t>
      </w:r>
      <w:bookmarkEnd w:id="1118"/>
      <w:bookmarkEnd w:id="1119"/>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65pt" o:ole="">
            <v:imagedata r:id="rId676" o:title=""/>
          </v:shape>
          <o:OLEObject Type="Embed" ProgID="Equation.DSMT4" ShapeID="_x0000_i1347" DrawAspect="Content" ObjectID="_1324453497" r:id="rId677"/>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35pt" o:ole="">
            <v:imagedata r:id="rId678" o:title=""/>
          </v:shape>
          <o:OLEObject Type="Embed" ProgID="Equation.DSMT4" ShapeID="_x0000_i1348" DrawAspect="Content" ObjectID="_1324453498" r:id="rId679"/>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35pt" o:ole="">
            <v:imagedata r:id="rId680" o:title=""/>
          </v:shape>
          <o:OLEObject Type="Embed" ProgID="Equation.DSMT4" ShapeID="_x0000_i1349" DrawAspect="Content" ObjectID="_1324453499" r:id="rId681"/>
        </w:object>
      </w:r>
      <w:r>
        <w:t xml:space="preserve">, </w:t>
      </w:r>
      <w:r w:rsidR="00AF2221" w:rsidRPr="00AF2221">
        <w:rPr>
          <w:position w:val="-12"/>
        </w:rPr>
        <w:object w:dxaOrig="220" w:dyaOrig="360" w14:anchorId="6DA9E4D7">
          <v:shape id="_x0000_i1350" type="#_x0000_t75" style="width:10.65pt;height:18pt" o:ole="">
            <v:imagedata r:id="rId682" o:title=""/>
          </v:shape>
          <o:OLEObject Type="Embed" ProgID="Equation.DSMT4" ShapeID="_x0000_i1350" DrawAspect="Content" ObjectID="_1324453500" r:id="rId683"/>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4" o:title=""/>
          </v:shape>
          <o:OLEObject Type="Embed" ProgID="Equation.DSMT4" ShapeID="_x0000_i1351" DrawAspect="Content" ObjectID="_1324453501" r:id="rId685"/>
        </w:object>
      </w:r>
      <w:r>
        <w:t xml:space="preserve">are material coefficients and </w:t>
      </w:r>
      <w:r w:rsidR="00AF2221" w:rsidRPr="00AF2221">
        <w:rPr>
          <w:position w:val="-6"/>
        </w:rPr>
        <w:object w:dxaOrig="279" w:dyaOrig="279" w14:anchorId="7E0C2E8C">
          <v:shape id="_x0000_i1352" type="#_x0000_t75" style="width:14pt;height:14pt" o:ole="">
            <v:imagedata r:id="rId686" o:title=""/>
          </v:shape>
          <o:OLEObject Type="Embed" ProgID="Equation.DSMT4" ShapeID="_x0000_i1352" DrawAspect="Content" ObjectID="_1324453502" r:id="rId687"/>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120" w:name="_Ref167525452"/>
    </w:p>
    <w:p w14:paraId="09C7EB17" w14:textId="77777777" w:rsidR="00F304F2" w:rsidRDefault="00F304F2" w:rsidP="007E6082">
      <w:pPr>
        <w:pStyle w:val="Heading4"/>
      </w:pPr>
      <w:bookmarkStart w:id="1121" w:name="_Toc376787458"/>
      <w:r>
        <w:lastRenderedPageBreak/>
        <w:t>Perfect Osmometer Equilibrium Osmotic Pressure</w:t>
      </w:r>
      <w:bookmarkEnd w:id="1121"/>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65pt;height:19.35pt" o:ole="">
                  <v:imagedata r:id="rId688" o:title=""/>
                </v:shape>
                <o:OLEObject Type="Embed" ProgID="Equation.DSMT4" ShapeID="_x0000_i1353" DrawAspect="Content" ObjectID="_1324453503" r:id="rId689"/>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2pt;height:18pt" o:ole="">
                  <v:imagedata r:id="rId690" o:title=""/>
                </v:shape>
                <o:OLEObject Type="Embed" ProgID="Equation.DSMT4" ShapeID="_x0000_i1354" DrawAspect="Content" ObjectID="_1324453504" r:id="rId691"/>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pt;height:16.65pt" o:ole="">
                  <v:imagedata r:id="rId692" o:title=""/>
                </v:shape>
                <o:OLEObject Type="Embed" ProgID="Equation.DSMT4" ShapeID="_x0000_i1355" DrawAspect="Content" ObjectID="_1324453505" r:id="rId693"/>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65pt;height:14pt" o:ole="">
            <v:imagedata r:id="rId694" o:title=""/>
          </v:shape>
          <o:OLEObject Type="Embed" ProgID="Equation.DSMT4" ShapeID="_x0000_i1356" DrawAspect="Content" ObjectID="_1324453506" r:id="rId695"/>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65pt;height:10.65pt" o:ole="">
            <v:imagedata r:id="rId696" o:title=""/>
          </v:shape>
          <o:OLEObject Type="Embed" ProgID="Equation.DSMT4" ShapeID="_x0000_i1357" DrawAspect="Content" ObjectID="_1324453507" r:id="rId697"/>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35pt;height:22pt" o:ole="">
            <v:imagedata r:id="rId698" o:title=""/>
          </v:shape>
          <o:OLEObject Type="Embed" ProgID="Equation.DSMT4" ShapeID="_x0000_i1358" DrawAspect="Content" ObjectID="_1324453508" r:id="rId699"/>
        </w:object>
      </w:r>
      <w:r>
        <w:t>.</w:t>
      </w:r>
    </w:p>
    <w:p w14:paraId="6C920C73" w14:textId="117D6F7F" w:rsidR="00F304F2" w:rsidRDefault="00AF2221" w:rsidP="00F304F2">
      <w:r w:rsidRPr="00AF2221">
        <w:rPr>
          <w:position w:val="-6"/>
        </w:rPr>
        <w:object w:dxaOrig="220" w:dyaOrig="260" w14:anchorId="3A4894C7">
          <v:shape id="_x0000_i1359" type="#_x0000_t75" style="width:10.65pt;height:13.35pt" o:ole="">
            <v:imagedata r:id="rId700" o:title=""/>
          </v:shape>
          <o:OLEObject Type="Embed" ProgID="Equation.DSMT4" ShapeID="_x0000_i1359" DrawAspect="Content" ObjectID="_1324453509" r:id="rId701"/>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65pt;height:36.65pt" o:ole="">
            <v:imagedata r:id="rId702" o:title=""/>
          </v:shape>
          <o:OLEObject Type="Embed" ProgID="Equation.DSMT4" ShapeID="_x0000_i1360" DrawAspect="Content" ObjectID="_1324453510" r:id="rId703"/>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8pt;height:14pt" o:ole="">
            <v:imagedata r:id="rId704" o:title=""/>
          </v:shape>
          <o:OLEObject Type="Embed" ProgID="Equation.DSMT4" ShapeID="_x0000_i1361" DrawAspect="Content" ObjectID="_1324453511" r:id="rId705"/>
        </w:object>
      </w:r>
      <w:r>
        <w:t xml:space="preserve"> is the relative volume.  The values of the universal gas constant </w:t>
      </w:r>
      <w:r w:rsidR="00AF2221" w:rsidRPr="00AF2221">
        <w:rPr>
          <w:position w:val="-4"/>
        </w:rPr>
        <w:object w:dxaOrig="240" w:dyaOrig="260" w14:anchorId="521616FA">
          <v:shape id="_x0000_i1362" type="#_x0000_t75" style="width:12pt;height:13.35pt" o:ole="">
            <v:imagedata r:id="rId706" o:title=""/>
          </v:shape>
          <o:OLEObject Type="Embed" ProgID="Equation.DSMT4" ShapeID="_x0000_i1362" DrawAspect="Content" ObjectID="_1324453512" r:id="rId707"/>
        </w:object>
      </w:r>
      <w:r>
        <w:t xml:space="preserve"> and absolute temperature </w:t>
      </w:r>
      <w:r w:rsidR="00AF2221" w:rsidRPr="00AF2221">
        <w:rPr>
          <w:position w:val="-4"/>
        </w:rPr>
        <w:object w:dxaOrig="220" w:dyaOrig="260" w14:anchorId="10555E2B">
          <v:shape id="_x0000_i1363" type="#_x0000_t75" style="width:10.65pt;height:13.35pt" o:ole="">
            <v:imagedata r:id="rId708" o:title=""/>
          </v:shape>
          <o:OLEObject Type="Embed" ProgID="Equation.DSMT4" ShapeID="_x0000_i1363" DrawAspect="Content" ObjectID="_1324453513" r:id="rId709"/>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122" w:name="_Ref173928732"/>
      <w:bookmarkStart w:id="1123" w:name="_Ref173928733"/>
      <w:bookmarkStart w:id="1124" w:name="_Ref173928734"/>
      <w:bookmarkStart w:id="1125" w:name="_Ref173928735"/>
      <w:bookmarkStart w:id="1126" w:name="_Toc376787459"/>
      <w:r>
        <w:lastRenderedPageBreak/>
        <w:t>Solid Mixture</w:t>
      </w:r>
      <w:bookmarkEnd w:id="1120"/>
      <w:bookmarkEnd w:id="1122"/>
      <w:bookmarkEnd w:id="1123"/>
      <w:bookmarkEnd w:id="1124"/>
      <w:bookmarkEnd w:id="1125"/>
      <w:bookmarkEnd w:id="1126"/>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127" w:name="_Toc376787460"/>
      <w:r>
        <w:lastRenderedPageBreak/>
        <w:t>Spherical</w:t>
      </w:r>
      <w:r w:rsidRPr="0097532C">
        <w:t xml:space="preserve"> Fiber Distribution</w:t>
      </w:r>
      <w:bookmarkEnd w:id="1127"/>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2pt;height:10.65pt" o:ole="">
                  <v:imagedata r:id="rId710" o:title=""/>
                </v:shape>
                <o:OLEObject Type="Embed" ProgID="Equation.DSMT4" ShapeID="_x0000_i1364" DrawAspect="Content" ObjectID="_1324453514" r:id="rId711"/>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2pt;height:16.65pt" o:ole="">
                  <v:imagedata r:id="rId712" o:title=""/>
                </v:shape>
                <o:OLEObject Type="Embed" ProgID="Equation.DSMT4" ShapeID="_x0000_i1365" DrawAspect="Content" ObjectID="_1324453515" r:id="rId713"/>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pt;height:16.65pt" o:ole="">
                  <v:imagedata r:id="rId714" o:title=""/>
                </v:shape>
                <o:OLEObject Type="Embed" ProgID="Equation.DSMT4" ShapeID="_x0000_i1366" DrawAspect="Content" ObjectID="_1324453516" r:id="rId715"/>
              </w:objec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65pt" o:ole="">
            <v:imagedata r:id="rId716" o:title=""/>
          </v:shape>
          <o:OLEObject Type="Embed" ProgID="Equation.DSMT4" ShapeID="_x0000_i1367" DrawAspect="Content" ObjectID="_1324453517" r:id="rId717"/>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35pt;height:19.35pt" o:ole="">
            <v:imagedata r:id="rId718" o:title=""/>
          </v:shape>
          <o:OLEObject Type="Embed" ProgID="Equation.DSMT4" ShapeID="_x0000_i1368" DrawAspect="Content" ObjectID="_1324453518" r:id="rId719"/>
        </w:object>
      </w:r>
      <w:r>
        <w:t xml:space="preserve"> is the square of the fiber stretch </w:t>
      </w:r>
      <w:r w:rsidR="00AF2221" w:rsidRPr="00AF2221">
        <w:rPr>
          <w:position w:val="-12"/>
        </w:rPr>
        <w:object w:dxaOrig="279" w:dyaOrig="360" w14:anchorId="51724A14">
          <v:shape id="_x0000_i1369" type="#_x0000_t75" style="width:14pt;height:18pt" o:ole="">
            <v:imagedata r:id="rId720" o:title=""/>
          </v:shape>
          <o:OLEObject Type="Embed" ProgID="Equation.DSMT4" ShapeID="_x0000_i1369" DrawAspect="Content" ObjectID="_1324453519" r:id="rId721"/>
        </w:object>
      </w:r>
      <w:r>
        <w:t xml:space="preserve">, </w:t>
      </w:r>
      <w:r w:rsidR="00AF2221" w:rsidRPr="00AF2221">
        <w:rPr>
          <w:position w:val="-6"/>
        </w:rPr>
        <w:object w:dxaOrig="260" w:dyaOrig="279" w14:anchorId="1CD76145">
          <v:shape id="_x0000_i1370" type="#_x0000_t75" style="width:13.35pt;height:14pt" o:ole="">
            <v:imagedata r:id="rId722" o:title=""/>
          </v:shape>
          <o:OLEObject Type="Embed" ProgID="Equation.DSMT4" ShapeID="_x0000_i1370" DrawAspect="Content" ObjectID="_1324453520" r:id="rId72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35pt;height:19.35pt" o:ole="">
            <v:imagedata r:id="rId724" o:title=""/>
          </v:shape>
          <o:OLEObject Type="Embed" ProgID="Equation.DSMT4" ShapeID="_x0000_i1371" DrawAspect="Content" ObjectID="_1324453521" r:id="rId725"/>
        </w:object>
      </w:r>
      <w:r>
        <w:t xml:space="preserve">, </w:t>
      </w:r>
      <w:r w:rsidR="00AF2221" w:rsidRPr="00AF2221">
        <w:rPr>
          <w:position w:val="-12"/>
        </w:rPr>
        <w:object w:dxaOrig="1340" w:dyaOrig="360" w14:anchorId="0E02DDB7">
          <v:shape id="_x0000_i1372" type="#_x0000_t75" style="width:67.35pt;height:18pt" o:ole="">
            <v:imagedata r:id="rId726" o:title=""/>
          </v:shape>
          <o:OLEObject Type="Embed" ProgID="Equation.DSMT4" ShapeID="_x0000_i1372" DrawAspect="Content" ObjectID="_1324453522" r:id="rId727"/>
        </w:object>
      </w:r>
      <w:r>
        <w:t xml:space="preserve">, and </w:t>
      </w:r>
      <w:r w:rsidR="00AF2221" w:rsidRPr="00AF2221">
        <w:rPr>
          <w:position w:val="-14"/>
        </w:rPr>
        <w:object w:dxaOrig="540" w:dyaOrig="400" w14:anchorId="51FF8A3D">
          <v:shape id="_x0000_i1373" type="#_x0000_t75" style="width:27.35pt;height:19.35pt" o:ole="">
            <v:imagedata r:id="rId728" o:title=""/>
          </v:shape>
          <o:OLEObject Type="Embed" ProgID="Equation.DSMT4" ShapeID="_x0000_i1373" DrawAspect="Content" ObjectID="_1324453523" r:id="rId729"/>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35pt;height:34pt" o:ole="">
            <v:imagedata r:id="rId730" o:title=""/>
          </v:shape>
          <o:OLEObject Type="Embed" ProgID="Equation.DSMT4" ShapeID="_x0000_i1374" DrawAspect="Content" ObjectID="_1324453524" r:id="rId731"/>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35pt" o:ole="">
            <v:imagedata r:id="rId732" o:title=""/>
          </v:shape>
          <o:OLEObject Type="Embed" ProgID="Equation.DSMT4" ShapeID="_x0000_i1375" DrawAspect="Content" ObjectID="_1324453525" r:id="rId733"/>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pt;height:16.65pt" o:ole="">
            <v:imagedata r:id="rId734" o:title=""/>
          </v:shape>
          <o:OLEObject Type="Embed" ProgID="Equation.DSMT4" ShapeID="_x0000_i1376" DrawAspect="Content" ObjectID="_1324453526" r:id="rId735"/>
        </w:object>
      </w:r>
      <w:r w:rsidRPr="000230DC">
        <w:t xml:space="preserve">, </w:t>
      </w:r>
      <w:r w:rsidR="00AF2221" w:rsidRPr="00AF2221">
        <w:rPr>
          <w:position w:val="-6"/>
        </w:rPr>
        <w:object w:dxaOrig="580" w:dyaOrig="279" w14:anchorId="6CE9CE02">
          <v:shape id="_x0000_i1377" type="#_x0000_t75" style="width:29.35pt;height:14pt" o:ole="">
            <v:imagedata r:id="rId736" o:title=""/>
          </v:shape>
          <o:OLEObject Type="Embed" ProgID="Equation.DSMT4" ShapeID="_x0000_i1377" DrawAspect="Content" ObjectID="_1324453527" r:id="rId737"/>
        </w:object>
      </w:r>
      <w:r w:rsidRPr="000230DC">
        <w:t xml:space="preserve">, and </w:t>
      </w:r>
      <w:r w:rsidR="00AF2221" w:rsidRPr="00AF2221">
        <w:rPr>
          <w:position w:val="-10"/>
        </w:rPr>
        <w:object w:dxaOrig="600" w:dyaOrig="320" w14:anchorId="4FF453DB">
          <v:shape id="_x0000_i1378" type="#_x0000_t75" style="width:30pt;height:16.65pt" o:ole="">
            <v:imagedata r:id="rId738" o:title=""/>
          </v:shape>
          <o:OLEObject Type="Embed" ProgID="Equation.DSMT4" ShapeID="_x0000_i1378" DrawAspect="Content" ObjectID="_1324453528" r:id="rId739"/>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40" o:title=""/>
          </v:shape>
          <o:OLEObject Type="Embed" ProgID="Equation.DSMT4" ShapeID="_x0000_i1379" DrawAspect="Content" ObjectID="_1324453529" r:id="rId741"/>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35pt;height:24pt" o:ole="">
            <v:imagedata r:id="rId742" o:title=""/>
          </v:shape>
          <o:OLEObject Type="Embed" ProgID="Equation.DSMT4" ShapeID="_x0000_i1380" DrawAspect="Content" ObjectID="_1324453530" r:id="rId743"/>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65pt" o:ole="">
            <v:imagedata r:id="rId744" o:title=""/>
          </v:shape>
          <o:OLEObject Type="Embed" ProgID="Equation.DSMT4" ShapeID="_x0000_i1381" DrawAspect="Content" ObjectID="_1324453531" r:id="rId745"/>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6" o:title=""/>
          </v:shape>
          <o:OLEObject Type="Embed" ProgID="Equation.DSMT4" ShapeID="_x0000_i1382" DrawAspect="Content" ObjectID="_1324453532" r:id="rId747"/>
        </w:object>
      </w:r>
      <w:r w:rsidRPr="0097532C">
        <w:t xml:space="preserve">).  Therefore, use </w:t>
      </w:r>
      <w:r w:rsidR="00AF2221" w:rsidRPr="00AF2221">
        <w:rPr>
          <w:position w:val="-10"/>
        </w:rPr>
        <w:object w:dxaOrig="600" w:dyaOrig="320" w14:anchorId="33E93AEB">
          <v:shape id="_x0000_i1383" type="#_x0000_t75" style="width:30pt;height:16.65pt" o:ole="">
            <v:imagedata r:id="rId748" o:title=""/>
          </v:shape>
          <o:OLEObject Type="Embed" ProgID="Equation.DSMT4" ShapeID="_x0000_i1383" DrawAspect="Content" ObjectID="_1324453533" r:id="rId749"/>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0" o:title=""/>
          </v:shape>
          <o:OLEObject Type="Embed" ProgID="Equation.DSMT4" ShapeID="_x0000_i1384" DrawAspect="Content" ObjectID="_1324453534" r:id="rId751"/>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128" w:name="_Toc376787461"/>
      <w:r>
        <w:t>Spherical</w:t>
      </w:r>
      <w:r w:rsidRPr="0097532C">
        <w:t xml:space="preserve"> Fiber Distribution</w:t>
      </w:r>
      <w:r>
        <w:t xml:space="preserve"> from Solid-Bound Molecule</w:t>
      </w:r>
      <w:bookmarkEnd w:id="1128"/>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2pt;height:10.65pt" o:ole="">
                  <v:imagedata r:id="rId752" o:title=""/>
                </v:shape>
                <o:OLEObject Type="Embed" ProgID="Equation.DSMT4" ShapeID="_x0000_i1385" DrawAspect="Content" ObjectID="_1324453535" r:id="rId753"/>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2pt;height:16.65pt" o:ole="">
                  <v:imagedata r:id="rId754" o:title=""/>
                </v:shape>
                <o:OLEObject Type="Embed" ProgID="Equation.DSMT4" ShapeID="_x0000_i1386" DrawAspect="Content" ObjectID="_1324453536" r:id="rId755"/>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pt;height:13.35pt" o:ole="">
                  <v:imagedata r:id="rId756" o:title=""/>
                </v:shape>
                <o:OLEObject Type="Embed" ProgID="Equation.DSMT4" ShapeID="_x0000_i1387" DrawAspect="Content" ObjectID="_1324453537" r:id="rId757"/>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35pt;height:18pt" o:ole="">
                  <v:imagedata r:id="rId758" o:title=""/>
                </v:shape>
                <o:OLEObject Type="Embed" ProgID="Equation.DSMT4" ShapeID="_x0000_i1388" DrawAspect="Content" ObjectID="_1324453538" r:id="rId759"/>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pt;height:13.35pt" o:ole="">
                  <v:imagedata r:id="rId760" o:title=""/>
                </v:shape>
                <o:OLEObject Type="Embed" ProgID="Equation.DSMT4" ShapeID="_x0000_i1389" DrawAspect="Content" ObjectID="_1324453539" r:id="rId761"/>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324453540" r:id="rId763"/>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2pt;height:10.65pt" o:ole="">
                  <v:imagedata r:id="rId764" o:title=""/>
                </v:shape>
                <o:OLEObject Type="Embed" ProgID="Equation.DSMT4" ShapeID="_x0000_i1391" DrawAspect="Content" ObjectID="_1324453541" r:id="rId765"/>
              </w:object>
            </w:r>
            <w:r>
              <w:t xml:space="preserve">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65pt" o:ole="">
            <v:imagedata r:id="rId766" o:title=""/>
          </v:shape>
          <o:OLEObject Type="Embed" ProgID="Equation.DSMT4" ShapeID="_x0000_i1392" DrawAspect="Content" ObjectID="_1324453542"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35pt;height:19.35pt" o:ole="">
            <v:imagedata r:id="rId768" o:title=""/>
          </v:shape>
          <o:OLEObject Type="Embed" ProgID="Equation.DSMT4" ShapeID="_x0000_i1393" DrawAspect="Content" ObjectID="_1324453543"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324453544" r:id="rId771"/>
        </w:object>
      </w:r>
      <w:r>
        <w:t xml:space="preserve">, </w:t>
      </w:r>
      <w:r w:rsidR="00AF2221" w:rsidRPr="00AF2221">
        <w:rPr>
          <w:position w:val="-6"/>
        </w:rPr>
        <w:object w:dxaOrig="260" w:dyaOrig="279" w14:anchorId="77675221">
          <v:shape id="_x0000_i1395" type="#_x0000_t75" style="width:13.35pt;height:14pt" o:ole="">
            <v:imagedata r:id="rId772" o:title=""/>
          </v:shape>
          <o:OLEObject Type="Embed" ProgID="Equation.DSMT4" ShapeID="_x0000_i1395" DrawAspect="Content" ObjectID="_1324453545"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35pt;height:19.35pt" o:ole="">
            <v:imagedata r:id="rId774" o:title=""/>
          </v:shape>
          <o:OLEObject Type="Embed" ProgID="Equation.DSMT4" ShapeID="_x0000_i1396" DrawAspect="Content" ObjectID="_1324453546" r:id="rId775"/>
        </w:object>
      </w:r>
      <w:r>
        <w:t xml:space="preserve">, </w:t>
      </w:r>
      <w:r w:rsidR="00AF2221" w:rsidRPr="00AF2221">
        <w:rPr>
          <w:position w:val="-12"/>
        </w:rPr>
        <w:object w:dxaOrig="1340" w:dyaOrig="360" w14:anchorId="7DD5CC4C">
          <v:shape id="_x0000_i1397" type="#_x0000_t75" style="width:67.35pt;height:18pt" o:ole="">
            <v:imagedata r:id="rId776" o:title=""/>
          </v:shape>
          <o:OLEObject Type="Embed" ProgID="Equation.DSMT4" ShapeID="_x0000_i1397" DrawAspect="Content" ObjectID="_1324453547" r:id="rId777"/>
        </w:object>
      </w:r>
      <w:r>
        <w:t xml:space="preserve">, and </w:t>
      </w:r>
      <w:r w:rsidR="00AF2221" w:rsidRPr="00AF2221">
        <w:rPr>
          <w:position w:val="-14"/>
        </w:rPr>
        <w:object w:dxaOrig="540" w:dyaOrig="400" w14:anchorId="54B23BD8">
          <v:shape id="_x0000_i1398" type="#_x0000_t75" style="width:27.35pt;height:19.35pt" o:ole="">
            <v:imagedata r:id="rId778" o:title=""/>
          </v:shape>
          <o:OLEObject Type="Embed" ProgID="Equation.DSMT4" ShapeID="_x0000_i1398" DrawAspect="Content" ObjectID="_1324453548"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35pt;height:34pt" o:ole="">
            <v:imagedata r:id="rId780" o:title=""/>
          </v:shape>
          <o:OLEObject Type="Embed" ProgID="Equation.DSMT4" ShapeID="_x0000_i1399" DrawAspect="Content" ObjectID="_1324453549" r:id="rId78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35pt" o:ole="">
            <v:imagedata r:id="rId782" o:title=""/>
          </v:shape>
          <o:OLEObject Type="Embed" ProgID="Equation.DSMT4" ShapeID="_x0000_i1400" DrawAspect="Content" ObjectID="_1324453550" r:id="rId783"/>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65pt" o:ole="">
            <v:imagedata r:id="rId784" o:title=""/>
          </v:shape>
          <o:OLEObject Type="Embed" ProgID="Equation.DSMT4" ShapeID="_x0000_i1401" DrawAspect="Content" ObjectID="_1324453551" r:id="rId785"/>
        </w:object>
      </w:r>
      <w:r w:rsidRPr="000230DC">
        <w:t xml:space="preserve">, </w:t>
      </w:r>
      <w:r w:rsidR="00AF2221" w:rsidRPr="00AF2221">
        <w:rPr>
          <w:position w:val="-6"/>
        </w:rPr>
        <w:object w:dxaOrig="580" w:dyaOrig="279" w14:anchorId="579CA8F9">
          <v:shape id="_x0000_i1402" type="#_x0000_t75" style="width:29.35pt;height:14pt" o:ole="">
            <v:imagedata r:id="rId786" o:title=""/>
          </v:shape>
          <o:OLEObject Type="Embed" ProgID="Equation.DSMT4" ShapeID="_x0000_i1402" DrawAspect="Content" ObjectID="_1324453552" r:id="rId787"/>
        </w:object>
      </w:r>
      <w:r w:rsidRPr="000230DC">
        <w:t xml:space="preserve">, and </w:t>
      </w:r>
      <w:r w:rsidR="00AF2221" w:rsidRPr="00AF2221">
        <w:rPr>
          <w:position w:val="-10"/>
        </w:rPr>
        <w:object w:dxaOrig="600" w:dyaOrig="320" w14:anchorId="0CB1E6BE">
          <v:shape id="_x0000_i1403" type="#_x0000_t75" style="width:30pt;height:16.65pt" o:ole="">
            <v:imagedata r:id="rId788" o:title=""/>
          </v:shape>
          <o:OLEObject Type="Embed" ProgID="Equation.DSMT4" ShapeID="_x0000_i1403" DrawAspect="Content" ObjectID="_1324453553"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65pt;height:19.35pt" o:ole="">
            <v:imagedata r:id="rId790" o:title=""/>
          </v:shape>
          <o:OLEObject Type="Embed" ProgID="Equation.DSMT4" ShapeID="_x0000_i1404" DrawAspect="Content" ObjectID="_1324453554"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35pt;height:40pt" o:ole="">
            <v:imagedata r:id="rId792" o:title=""/>
          </v:shape>
          <o:OLEObject Type="Embed" ProgID="Equation.DSMT4" ShapeID="_x0000_i1405" DrawAspect="Content" ObjectID="_1324453555" r:id="rId793"/>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324453556"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324453557" r:id="rId797"/>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129" w:author="Steve Maas" w:date="2014-01-02T13:04:00Z">
        <w:r w:rsidR="00873D59">
          <w:t>3.12.3</w:t>
        </w:r>
      </w:ins>
      <w:del w:id="1130"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65pt;height:19.35pt" o:ole="">
            <v:imagedata r:id="rId798" o:title=""/>
          </v:shape>
          <o:OLEObject Type="Embed" ProgID="Equation.DSMT4" ShapeID="_x0000_i1408" DrawAspect="Content" ObjectID="_1324453558"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65pt;height:19.35pt" o:ole="">
            <v:imagedata r:id="rId800" o:title=""/>
          </v:shape>
          <o:OLEObject Type="Embed" ProgID="Equation.DSMT4" ShapeID="_x0000_i1409" DrawAspect="Content" ObjectID="_1324453559"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65pt" o:ole="">
            <v:imagedata r:id="rId802" o:title=""/>
          </v:shape>
          <o:OLEObject Type="Embed" ProgID="Equation.DSMT4" ShapeID="_x0000_i1410" DrawAspect="Content" ObjectID="_1324453560"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324453561"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35pt" o:ole="">
            <v:imagedata r:id="rId806" o:title=""/>
          </v:shape>
          <o:OLEObject Type="Embed" ProgID="Equation.DSMT4" ShapeID="_x0000_i1412" DrawAspect="Content" ObjectID="_1324453562"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35pt;height:24pt" o:ole="">
            <v:imagedata r:id="rId808" o:title=""/>
          </v:shape>
          <o:OLEObject Type="Embed" ProgID="Equation.DSMT4" ShapeID="_x0000_i1413" DrawAspect="Content" ObjectID="_1324453563" r:id="rId809"/>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65pt" o:ole="">
            <v:imagedata r:id="rId810" o:title=""/>
          </v:shape>
          <o:OLEObject Type="Embed" ProgID="Equation.DSMT4" ShapeID="_x0000_i1414" DrawAspect="Content" ObjectID="_1324453564"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324453565" r:id="rId813"/>
        </w:object>
      </w:r>
      <w:r w:rsidRPr="0097532C">
        <w:t xml:space="preserve">).  Therefore, use </w:t>
      </w:r>
      <w:r w:rsidR="00AF2221" w:rsidRPr="00AF2221">
        <w:rPr>
          <w:position w:val="-10"/>
        </w:rPr>
        <w:object w:dxaOrig="600" w:dyaOrig="320" w14:anchorId="226E006D">
          <v:shape id="_x0000_i1416" type="#_x0000_t75" style="width:30pt;height:16.65pt" o:ole="">
            <v:imagedata r:id="rId814" o:title=""/>
          </v:shape>
          <o:OLEObject Type="Embed" ProgID="Equation.DSMT4" ShapeID="_x0000_i1416" DrawAspect="Content" ObjectID="_1324453566"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324453567"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131" w:name="_Toc376787462"/>
      <w:r w:rsidR="00D3541E">
        <w:lastRenderedPageBreak/>
        <w:t>Coupled Transversely Isotropic Mooney-Rivlin</w:t>
      </w:r>
      <w:bookmarkEnd w:id="1131"/>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35pt;height:19.35pt" o:ole="">
            <v:imagedata r:id="rId818" o:title=""/>
          </v:shape>
          <o:OLEObject Type="Embed" ProgID="Equation.DSMT4" ShapeID="_x0000_i1418" DrawAspect="Content" ObjectID="_1324453568"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65pt;height:14pt" o:ole="">
            <v:imagedata r:id="rId820" o:title=""/>
          </v:shape>
          <o:OLEObject Type="Embed" ProgID="Equation.DSMT4" ShapeID="_x0000_i1419" DrawAspect="Content" ObjectID="_1324453569"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35pt;height:31.35pt" o:ole="">
            <v:imagedata r:id="rId822" o:title=""/>
          </v:shape>
          <o:OLEObject Type="Embed" ProgID="Equation.DSMT4" ShapeID="_x0000_i1420" DrawAspect="Content" ObjectID="_1324453570" r:id="rId823"/>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324453571"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132" w:name="_Toc376787463"/>
      <w:r>
        <w:lastRenderedPageBreak/>
        <w:t>Coupled Transversely Isotropic Veronda-Westmann</w:t>
      </w:r>
      <w:bookmarkEnd w:id="1132"/>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35pt" o:ole="">
            <v:imagedata r:id="rId826" o:title=""/>
          </v:shape>
          <o:OLEObject Type="Embed" ProgID="Equation.DSMT4" ShapeID="_x0000_i1422" DrawAspect="Content" ObjectID="_1324453572"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65pt;height:14pt" o:ole="">
            <v:imagedata r:id="rId828" o:title=""/>
          </v:shape>
          <o:OLEObject Type="Embed" ProgID="Equation.DSMT4" ShapeID="_x0000_i1423" DrawAspect="Content" ObjectID="_1324453573"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35pt;height:31.35pt" o:ole="">
            <v:imagedata r:id="rId830" o:title=""/>
          </v:shape>
          <o:OLEObject Type="Embed" ProgID="Equation.DSMT4" ShapeID="_x0000_i1424" DrawAspect="Content" ObjectID="_1324453574" r:id="rId831"/>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324453575"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133" w:name="_Toc376787464"/>
      <w:r w:rsidRPr="005A3C4B">
        <w:lastRenderedPageBreak/>
        <w:t>Viscoelastic Solids</w:t>
      </w:r>
      <w:bookmarkEnd w:id="1133"/>
    </w:p>
    <w:p w14:paraId="059EB5C5" w14:textId="77777777" w:rsidR="006A0BC1" w:rsidRPr="0097532C" w:rsidRDefault="0095496A" w:rsidP="006A0BC1">
      <w:pPr>
        <w:pStyle w:val="Heading3"/>
      </w:pPr>
      <w:bookmarkStart w:id="1134" w:name="_Toc376787465"/>
      <w:r>
        <w:t>Uncoupled</w:t>
      </w:r>
      <w:r w:rsidR="006A0BC1" w:rsidRPr="0097532C">
        <w:t xml:space="preserve"> Viscoelastic Materials</w:t>
      </w:r>
      <w:bookmarkEnd w:id="1134"/>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65pt" o:ole="">
            <v:imagedata r:id="rId834" o:title=""/>
          </v:shape>
          <o:OLEObject Type="Embed" ProgID="Equation.DSMT4" ShapeID="_x0000_i1426" DrawAspect="Content" ObjectID="_1324453576"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324453577" r:id="rId837"/>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65pt" o:ole="">
            <v:imagedata r:id="rId838" o:title=""/>
          </v:shape>
          <o:OLEObject Type="Embed" ProgID="Equation.DSMT4" ShapeID="_x0000_i1428" DrawAspect="Content" ObjectID="_1324453578" r:id="rId839"/>
        </w:object>
      </w:r>
      <w:r w:rsidR="00AF2221" w:rsidRPr="00AF2221">
        <w:rPr>
          <w:position w:val="-6"/>
        </w:rPr>
        <w:object w:dxaOrig="279" w:dyaOrig="340" w14:anchorId="3C0348C3">
          <v:shape id="_x0000_i1429" type="#_x0000_t75" style="width:14pt;height:16.65pt" o:ole="">
            <v:imagedata r:id="rId840" o:title=""/>
          </v:shape>
          <o:OLEObject Type="Embed" ProgID="Equation.DSMT4" ShapeID="_x0000_i1429" DrawAspect="Content" ObjectID="_1324453579" r:id="rId841"/>
        </w:object>
      </w:r>
      <w:r w:rsidRPr="00690318">
        <w:t xml:space="preserve"> is the elastic stress derived from </w:t>
      </w:r>
      <w:r w:rsidR="00AF2221" w:rsidRPr="00AF2221">
        <w:rPr>
          <w:position w:val="-18"/>
        </w:rPr>
        <w:object w:dxaOrig="660" w:dyaOrig="480" w14:anchorId="2B1B6ED2">
          <v:shape id="_x0000_i1430" type="#_x0000_t75" style="width:32.65pt;height:24pt" o:ole="">
            <v:imagedata r:id="rId842" o:title=""/>
          </v:shape>
          <o:OLEObject Type="Embed" ProgID="Equation.DSMT4" ShapeID="_x0000_i1430" DrawAspect="Content" ObjectID="_1324453580" r:id="rId843"/>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35pt;height:34pt" o:ole="">
            <v:imagedata r:id="rId844" o:title=""/>
          </v:shape>
          <o:OLEObject Type="Embed" ProgID="Equation.DSMT4" ShapeID="_x0000_i1431" DrawAspect="Content" ObjectID="_1324453581" r:id="rId845"/>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65pt;height:18pt" o:ole="">
            <v:imagedata r:id="rId846" o:title=""/>
          </v:shape>
          <o:OLEObject Type="Embed" ProgID="Equation.DSMT4" ShapeID="_x0000_i1432" DrawAspect="Content" ObjectID="_1324453582" r:id="rId847"/>
        </w:object>
      </w:r>
      <w:r w:rsidRPr="00690318">
        <w:t xml:space="preserve"> and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324453583" r:id="rId8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65pt;height:18pt" o:ole="">
            <v:imagedata r:id="rId850" o:title=""/>
          </v:shape>
          <o:OLEObject Type="Embed" ProgID="Equation.DSMT4" ShapeID="_x0000_i1434" DrawAspect="Content" ObjectID="_1324453584" r:id="rId851"/>
        </w:object>
      </w:r>
      <w:r w:rsidRPr="00690318">
        <w:t xml:space="preserve">, </w:t>
      </w:r>
      <w:r w:rsidR="00AF2221" w:rsidRPr="00AF2221">
        <w:rPr>
          <w:position w:val="-12"/>
        </w:rPr>
        <w:object w:dxaOrig="260" w:dyaOrig="360" w14:anchorId="516379CE">
          <v:shape id="_x0000_i1435" type="#_x0000_t75" style="width:13.35pt;height:18pt" o:ole="">
            <v:imagedata r:id="rId852" o:title=""/>
          </v:shape>
          <o:OLEObject Type="Embed" ProgID="Equation.DSMT4" ShapeID="_x0000_i1435" DrawAspect="Content" ObjectID="_1324453585"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324453586" r:id="rId855"/>
        </w:object>
      </w:r>
      <w:r w:rsidRPr="00690318">
        <w:t xml:space="preserve"> and </w:t>
      </w:r>
      <w:r w:rsidR="00AF2221" w:rsidRPr="00AF2221">
        <w:rPr>
          <w:position w:val="-12"/>
        </w:rPr>
        <w:object w:dxaOrig="260" w:dyaOrig="360" w14:anchorId="73073A71">
          <v:shape id="_x0000_i1437" type="#_x0000_t75" style="width:13.35pt;height:18pt" o:ole="">
            <v:imagedata r:id="rId856" o:title=""/>
          </v:shape>
          <o:OLEObject Type="Embed" ProgID="Equation.DSMT4" ShapeID="_x0000_i1437" DrawAspect="Content" ObjectID="_1324453587" r:id="rId857"/>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135" w:name="_Toc337555811"/>
      <w:bookmarkStart w:id="1136" w:name="_Toc350247046"/>
      <w:bookmarkStart w:id="1137" w:name="_Toc350354932"/>
      <w:bookmarkStart w:id="1138" w:name="_Toc350439890"/>
      <w:bookmarkStart w:id="1139" w:name="_Toc352596296"/>
      <w:bookmarkStart w:id="1140" w:name="_Toc363725069"/>
      <w:bookmarkStart w:id="1141" w:name="_Toc337555812"/>
      <w:bookmarkStart w:id="1142" w:name="_Toc350247047"/>
      <w:bookmarkStart w:id="1143" w:name="_Toc350354933"/>
      <w:bookmarkStart w:id="1144" w:name="_Toc350439891"/>
      <w:bookmarkStart w:id="1145" w:name="_Toc352596297"/>
      <w:bookmarkStart w:id="1146" w:name="_Toc363725070"/>
      <w:bookmarkStart w:id="1147" w:name="_Toc200951632"/>
      <w:bookmarkStart w:id="1148" w:name="_Toc376787466"/>
      <w:bookmarkEnd w:id="1135"/>
      <w:bookmarkEnd w:id="1136"/>
      <w:bookmarkEnd w:id="1137"/>
      <w:bookmarkEnd w:id="1138"/>
      <w:bookmarkEnd w:id="1139"/>
      <w:bookmarkEnd w:id="1140"/>
      <w:bookmarkEnd w:id="1141"/>
      <w:bookmarkEnd w:id="1142"/>
      <w:bookmarkEnd w:id="1143"/>
      <w:bookmarkEnd w:id="1144"/>
      <w:bookmarkEnd w:id="1145"/>
      <w:bookmarkEnd w:id="1146"/>
      <w:r w:rsidRPr="00690318">
        <w:lastRenderedPageBreak/>
        <w:t>Compressible Viscoelastic Materials</w:t>
      </w:r>
      <w:bookmarkEnd w:id="1147"/>
      <w:bookmarkEnd w:id="1148"/>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65pt" o:ole="">
            <v:imagedata r:id="rId858" o:title=""/>
          </v:shape>
          <o:OLEObject Type="Embed" ProgID="Equation.DSMT4" ShapeID="_x0000_i1438" DrawAspect="Content" ObjectID="_1324453588" r:id="rId859"/>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65pt" o:ole="">
            <v:imagedata r:id="rId860" o:title=""/>
          </v:shape>
          <o:OLEObject Type="Embed" ProgID="Equation.DSMT4" ShapeID="_x0000_i1439" DrawAspect="Content" ObjectID="_1324453589"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35pt;height:34pt" o:ole="">
            <v:imagedata r:id="rId862" o:title=""/>
          </v:shape>
          <o:OLEObject Type="Embed" ProgID="Equation.DSMT4" ShapeID="_x0000_i1440" DrawAspect="Content" ObjectID="_1324453590" r:id="rId863"/>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65pt;height:18pt" o:ole="">
            <v:imagedata r:id="rId864" o:title=""/>
          </v:shape>
          <o:OLEObject Type="Embed" ProgID="Equation.DSMT4" ShapeID="_x0000_i1441" DrawAspect="Content" ObjectID="_1324453591" r:id="rId865"/>
        </w:object>
      </w:r>
      <w:r w:rsidRPr="00690318">
        <w:t xml:space="preserve"> and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324453592" r:id="rId867"/>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65pt;height:18pt" o:ole="">
            <v:imagedata r:id="rId868" o:title=""/>
          </v:shape>
          <o:OLEObject Type="Embed" ProgID="Equation.DSMT4" ShapeID="_x0000_i1443" DrawAspect="Content" ObjectID="_1324453593" r:id="rId869"/>
        </w:object>
      </w:r>
      <w:r w:rsidRPr="00690318">
        <w:t xml:space="preserve">, </w:t>
      </w:r>
      <w:r w:rsidR="00AF2221" w:rsidRPr="00AF2221">
        <w:rPr>
          <w:position w:val="-12"/>
        </w:rPr>
        <w:object w:dxaOrig="260" w:dyaOrig="360" w14:anchorId="172B2CD5">
          <v:shape id="_x0000_i1444" type="#_x0000_t75" style="width:13.35pt;height:18pt" o:ole="">
            <v:imagedata r:id="rId870" o:title=""/>
          </v:shape>
          <o:OLEObject Type="Embed" ProgID="Equation.DSMT4" ShapeID="_x0000_i1444" DrawAspect="Content" ObjectID="_1324453594"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324453595" r:id="rId873"/>
        </w:object>
      </w:r>
      <w:r w:rsidRPr="00690318">
        <w:t xml:space="preserve"> and </w:t>
      </w:r>
      <w:r w:rsidR="00AF2221" w:rsidRPr="00AF2221">
        <w:rPr>
          <w:position w:val="-12"/>
        </w:rPr>
        <w:object w:dxaOrig="260" w:dyaOrig="360" w14:anchorId="0673B6FA">
          <v:shape id="_x0000_i1446" type="#_x0000_t75" style="width:13.35pt;height:18pt" o:ole="">
            <v:imagedata r:id="rId874" o:title=""/>
          </v:shape>
          <o:OLEObject Type="Embed" ProgID="Equation.DSMT4" ShapeID="_x0000_i1446" DrawAspect="Content" ObjectID="_1324453596" r:id="rId875"/>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149" w:name="_Toc200951633"/>
      <w:bookmarkStart w:id="1150" w:name="_Toc376787467"/>
      <w:r w:rsidRPr="00690318">
        <w:t>Multigeneration Solids</w:t>
      </w:r>
      <w:bookmarkEnd w:id="1149"/>
      <w:bookmarkEnd w:id="1150"/>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35pt" o:ole="">
            <v:imagedata r:id="rId876" o:title=""/>
          </v:shape>
          <o:OLEObject Type="Embed" ProgID="Equation.DSMT4" ShapeID="_x0000_i1447" DrawAspect="Content" ObjectID="_1324453597" r:id="rId877"/>
        </w:object>
      </w:r>
      <w:r w:rsidRPr="00690318">
        <w:t xml:space="preserve"> has a distinct reference configuration </w:t>
      </w:r>
      <w:r w:rsidR="00AF2221" w:rsidRPr="00AF2221">
        <w:rPr>
          <w:position w:val="-4"/>
        </w:rPr>
        <w:object w:dxaOrig="340" w:dyaOrig="300" w14:anchorId="7C14D8FB">
          <v:shape id="_x0000_i1448" type="#_x0000_t75" style="width:16.65pt;height:14pt" o:ole="">
            <v:imagedata r:id="rId878" o:title=""/>
          </v:shape>
          <o:OLEObject Type="Embed" ProgID="Equation.DSMT4" ShapeID="_x0000_i1448" DrawAspect="Content" ObjectID="_1324453598" r:id="rId879"/>
        </w:object>
      </w:r>
      <w:r w:rsidRPr="00690318">
        <w:t xml:space="preserve"> determined at the time </w:t>
      </w:r>
      <w:r w:rsidR="00AF2221" w:rsidRPr="00AF2221">
        <w:rPr>
          <w:position w:val="-6"/>
        </w:rPr>
        <w:object w:dxaOrig="240" w:dyaOrig="320" w14:anchorId="24D3E08D">
          <v:shape id="_x0000_i1449" type="#_x0000_t75" style="width:12pt;height:16.65pt" o:ole="">
            <v:imagedata r:id="rId880" o:title=""/>
          </v:shape>
          <o:OLEObject Type="Embed" ProgID="Equation.DSMT4" ShapeID="_x0000_i1449" DrawAspect="Content" ObjectID="_1324453599" r:id="rId881"/>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35pt" o:ole="">
            <v:imagedata r:id="rId882" o:title=""/>
          </v:shape>
          <o:OLEObject Type="Embed" ProgID="Equation.DSMT4" ShapeID="_x0000_i1450" DrawAspect="Content" ObjectID="_1324453600"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324453601" r:id="rId885"/>
        </w:object>
      </w:r>
      <w:r w:rsidRPr="00690318">
        <w:t xml:space="preserve">.  The deformation gradient of each generation is </w:t>
      </w:r>
      <w:r w:rsidR="00AF2221" w:rsidRPr="00AF2221">
        <w:rPr>
          <w:position w:val="-10"/>
        </w:rPr>
        <w:object w:dxaOrig="1320" w:dyaOrig="360" w14:anchorId="7F3666CA">
          <v:shape id="_x0000_i1452" type="#_x0000_t75" style="width:65.35pt;height:18pt" o:ole="">
            <v:imagedata r:id="rId886" o:title=""/>
          </v:shape>
          <o:OLEObject Type="Embed" ProgID="Equation.DSMT4" ShapeID="_x0000_i1452" DrawAspect="Content" ObjectID="_1324453602" r:id="rId887"/>
        </w:object>
      </w:r>
      <w:r w:rsidRPr="00690318">
        <w:t>.  The first generation (</w:t>
      </w:r>
      <w:r w:rsidR="00AF2221" w:rsidRPr="00AF2221">
        <w:rPr>
          <w:position w:val="-10"/>
        </w:rPr>
        <w:object w:dxaOrig="520" w:dyaOrig="320" w14:anchorId="043F4CD4">
          <v:shape id="_x0000_i1453" type="#_x0000_t75" style="width:26.65pt;height:16.65pt" o:ole="">
            <v:imagedata r:id="rId888" o:title=""/>
          </v:shape>
          <o:OLEObject Type="Embed" ProgID="Equation.DSMT4" ShapeID="_x0000_i1453" DrawAspect="Content" ObjectID="_1324453603" r:id="rId889"/>
        </w:object>
      </w:r>
      <w:r w:rsidRPr="00690318">
        <w:t xml:space="preserve">) is assumed to be present at time </w:t>
      </w:r>
      <w:r w:rsidR="00AF2221" w:rsidRPr="00AF2221">
        <w:rPr>
          <w:position w:val="-6"/>
        </w:rPr>
        <w:object w:dxaOrig="580" w:dyaOrig="320" w14:anchorId="2AA22667">
          <v:shape id="_x0000_i1454" type="#_x0000_t75" style="width:29.35pt;height:16.65pt" o:ole="">
            <v:imagedata r:id="rId890" o:title=""/>
          </v:shape>
          <o:OLEObject Type="Embed" ProgID="Equation.DSMT4" ShapeID="_x0000_i1454" DrawAspect="Content" ObjectID="_1324453604" r:id="rId891"/>
        </w:object>
      </w:r>
      <w:r w:rsidRPr="00690318">
        <w:t xml:space="preserve">, therefore its reference configuration is </w:t>
      </w:r>
      <w:r w:rsidR="00AF2221" w:rsidRPr="00175A35">
        <w:rPr>
          <w:position w:val="-4"/>
        </w:rPr>
        <w:object w:dxaOrig="760" w:dyaOrig="300" w14:anchorId="6973012E">
          <v:shape id="_x0000_i1455" type="#_x0000_t75" style="width:38.65pt;height:16.65pt" o:ole="">
            <v:imagedata r:id="rId892" o:title=""/>
          </v:shape>
          <o:OLEObject Type="Embed" ProgID="Equation.DSMT4" ShapeID="_x0000_i1455" DrawAspect="Content" ObjectID="_1324453605"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324453606" r:id="rId895"/>
        </w:object>
      </w:r>
      <w:r w:rsidRPr="00690318">
        <w:t xml:space="preserve"> is equivalent to </w:t>
      </w:r>
      <w:r w:rsidR="00AF2221" w:rsidRPr="00AF2221">
        <w:rPr>
          <w:position w:val="-10"/>
        </w:rPr>
        <w:object w:dxaOrig="1080" w:dyaOrig="340" w14:anchorId="503A537D">
          <v:shape id="_x0000_i1457" type="#_x0000_t75" style="width:54pt;height:16.65pt" o:ole="">
            <v:imagedata r:id="rId896" o:title=""/>
          </v:shape>
          <o:OLEObject Type="Embed" ProgID="Equation.DSMT4" ShapeID="_x0000_i1457" DrawAspect="Content" ObjectID="_1324453607" r:id="rId897"/>
        </w:object>
      </w:r>
      <w:r w:rsidRPr="00690318">
        <w:t xml:space="preserve">.  Each generation's reference configuration </w:t>
      </w:r>
      <w:r w:rsidR="00AF2221" w:rsidRPr="00AF2221">
        <w:rPr>
          <w:position w:val="-4"/>
        </w:rPr>
        <w:object w:dxaOrig="340" w:dyaOrig="300" w14:anchorId="0A6BDAA4">
          <v:shape id="_x0000_i1458" type="#_x0000_t75" style="width:16.65pt;height:14pt" o:ole="">
            <v:imagedata r:id="rId898" o:title=""/>
          </v:shape>
          <o:OLEObject Type="Embed" ProgID="Equation.DSMT4" ShapeID="_x0000_i1458" DrawAspect="Content" ObjectID="_1324453608" r:id="rId899"/>
        </w:object>
      </w:r>
      <w:r w:rsidRPr="00690318">
        <w:t xml:space="preserve"> has a one-to-one mapping </w:t>
      </w:r>
      <w:r w:rsidR="00AF2221" w:rsidRPr="00AF2221">
        <w:rPr>
          <w:position w:val="-10"/>
        </w:rPr>
        <w:object w:dxaOrig="1500" w:dyaOrig="360" w14:anchorId="572A5B57">
          <v:shape id="_x0000_i1459" type="#_x0000_t75" style="width:74.65pt;height:18pt" o:ole="">
            <v:imagedata r:id="rId900" o:title=""/>
          </v:shape>
          <o:OLEObject Type="Embed" ProgID="Equation.DSMT4" ShapeID="_x0000_i1459" DrawAspect="Content" ObjectID="_1324453609" r:id="rId901"/>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324453610" r:id="rId903"/>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35pt" o:ole="">
            <v:imagedata r:id="rId904" o:title=""/>
          </v:shape>
          <o:OLEObject Type="Embed" ProgID="Equation.DSMT4" ShapeID="_x0000_i1461" DrawAspect="Content" ObjectID="_1324453611" r:id="rId905"/>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324453612" r:id="rId907"/>
        </w:object>
      </w:r>
      <w:r w:rsidRPr="00690318">
        <w:t xml:space="preserve">.  In other words, when generation </w:t>
      </w:r>
      <w:r w:rsidR="00AF2221" w:rsidRPr="00AF2221">
        <w:rPr>
          <w:position w:val="-10"/>
        </w:rPr>
        <w:object w:dxaOrig="200" w:dyaOrig="260" w14:anchorId="429D15B9">
          <v:shape id="_x0000_i1463" type="#_x0000_t75" style="width:10pt;height:13.35pt" o:ole="">
            <v:imagedata r:id="rId908" o:title=""/>
          </v:shape>
          <o:OLEObject Type="Embed" ProgID="Equation.DSMT4" ShapeID="_x0000_i1463" DrawAspect="Content" ObjectID="_1324453613" r:id="rId909"/>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65pt" o:ole="">
            <v:imagedata r:id="rId910" o:title=""/>
          </v:shape>
          <o:OLEObject Type="Embed" ProgID="Equation.DSMT4" ShapeID="_x0000_i1464" DrawAspect="Content" ObjectID="_1324453614" r:id="rId911"/>
        </w:object>
      </w:r>
      <w:r w:rsidRPr="00690318">
        <w:t xml:space="preserve">. 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324453615" r:id="rId91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35pt;height:34pt" o:ole="">
            <v:imagedata r:id="rId914" o:title=""/>
          </v:shape>
          <o:OLEObject Type="Embed" ProgID="Equation.DSMT4" ShapeID="_x0000_i1466" DrawAspect="Content" ObjectID="_1324453616" r:id="rId915"/>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324453617"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35pt" o:ole="">
            <v:imagedata r:id="rId918" o:title=""/>
          </v:shape>
          <o:OLEObject Type="Embed" ProgID="Equation.DSMT4" ShapeID="_x0000_i1468" DrawAspect="Content" ObjectID="_1324453618"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65pt;height:14pt" o:ole="">
            <v:imagedata r:id="rId920" o:title=""/>
          </v:shape>
          <o:OLEObject Type="Embed" ProgID="Equation.DSMT4" ShapeID="_x0000_i1469" DrawAspect="Content" ObjectID="_1324453619" r:id="rId921"/>
        </w:object>
      </w:r>
      <w:r w:rsidRPr="00690318">
        <w:t xml:space="preserve">. In the above equation, </w:t>
      </w:r>
      <w:r w:rsidR="00AF2221" w:rsidRPr="00AF2221">
        <w:rPr>
          <w:position w:val="-6"/>
        </w:rPr>
        <w:object w:dxaOrig="1240" w:dyaOrig="320" w14:anchorId="63F5489B">
          <v:shape id="_x0000_i1470" type="#_x0000_t75" style="width:62pt;height:16.65pt" o:ole="">
            <v:imagedata r:id="rId922" o:title=""/>
          </v:shape>
          <o:OLEObject Type="Embed" ProgID="Equation.DSMT4" ShapeID="_x0000_i1470" DrawAspect="Content" ObjectID="_1324453620"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324453621" r:id="rId925"/>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324453622"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324453623"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151" w:name="_Toc200951634"/>
      <w:bookmarkStart w:id="1152" w:name="_Toc376787468"/>
      <w:r w:rsidRPr="00690318">
        <w:t>General Specification of Multigeneration Solids</w:t>
      </w:r>
      <w:bookmarkEnd w:id="1151"/>
      <w:bookmarkEnd w:id="1152"/>
    </w:p>
    <w:p w14:paraId="05816BAC" w14:textId="2A920F66" w:rsidR="006E3A74" w:rsidRPr="00690318" w:rsidRDefault="006E3A74" w:rsidP="006E3A74">
      <w:r w:rsidRPr="00690318">
        <w:t xml:space="preserve">The material type for a multigeneration solid is </w:t>
      </w:r>
      <w:r w:rsidRPr="00690318">
        <w:rPr>
          <w:i/>
        </w:rPr>
        <w:t>“multigeneration”</w:t>
      </w:r>
      <w:ins w:id="1153" w:author="Steve Maas" w:date="2014-01-02T13:05:00Z">
        <w:r w:rsidR="00873D59">
          <w:rPr>
            <w:rStyle w:val="FootnoteReference"/>
            <w:i/>
          </w:rPr>
          <w:footnoteReference w:id="6"/>
        </w:r>
      </w:ins>
      <w:r w:rsidRPr="00690318">
        <w:t xml:space="preserve">. This material describes a mixture of elastic solids, each created in a specific generation. It is a container for any combination of the </w:t>
      </w:r>
      <w:ins w:id="1159" w:author="Steve Maas" w:date="2014-01-02T12:59:00Z">
        <w:r w:rsidR="004275BE">
          <w:t xml:space="preserve">elastic </w:t>
        </w:r>
      </w:ins>
      <w:r w:rsidRPr="00690318">
        <w:t>materials described</w:t>
      </w:r>
      <w:del w:id="1160" w:author="Steve Maas" w:date="2014-01-02T12:59:00Z">
        <w:r w:rsidRPr="00690318" w:rsidDel="004275BE">
          <w:delText xml:space="preserve"> in </w:delText>
        </w:r>
      </w:del>
      <w:del w:id="1161" w:author="Steve Maas" w:date="2014-01-02T12:58:00Z">
        <w:r w:rsidRPr="00690318" w:rsidDel="004275BE">
          <w:delText>S</w:delText>
        </w:r>
      </w:del>
      <w:del w:id="1162" w:author="Steve Maas" w:date="2014-01-02T12:59:00Z">
        <w:r w:rsidRPr="00690318" w:rsidDel="004275BE">
          <w:delText>ection</w:delText>
        </w:r>
      </w:del>
      <w:del w:id="1163"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164" w:author="Steve Maas" w:date="2014-01-02T12:59:00Z">
              <w:r w:rsidRPr="00690318" w:rsidDel="004275BE">
                <w:delText>solid</w:delText>
              </w:r>
            </w:del>
            <w:ins w:id="1165"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166" w:author="Steve Maas" w:date="2014-01-02T13:06:00Z">
              <w:r w:rsidRPr="00690318" w:rsidDel="00873D59">
                <w:delText xml:space="preserve">specification </w:delText>
              </w:r>
            </w:del>
            <w:ins w:id="1167" w:author="Steve Maas" w:date="2014-01-02T13:06:00Z">
              <w:r w:rsidR="00873D59">
                <w:t>Definition</w:t>
              </w:r>
              <w:r w:rsidR="00873D59" w:rsidRPr="00690318">
                <w:t xml:space="preserve"> </w:t>
              </w:r>
            </w:ins>
            <w:r w:rsidRPr="00690318">
              <w:t xml:space="preserve">of </w:t>
            </w:r>
            <w:del w:id="1168" w:author="Steve Maas" w:date="2014-01-02T12:59:00Z">
              <w:r w:rsidRPr="00690318" w:rsidDel="004275BE">
                <w:delText xml:space="preserve">the solid matrix of </w:delText>
              </w:r>
            </w:del>
            <w:ins w:id="1169" w:author="Steve Maas" w:date="2014-01-02T12:59:00Z">
              <w:r w:rsidR="004275BE">
                <w:t xml:space="preserve">a </w:t>
              </w:r>
            </w:ins>
            <w:del w:id="1170"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171" w:author="Steve Maas" w:date="2014-01-02T13:00:00Z"/>
        </w:rPr>
      </w:pPr>
      <w:r w:rsidRPr="00690318">
        <w:t xml:space="preserve">The </w:t>
      </w:r>
      <w:r w:rsidRPr="00690318">
        <w:rPr>
          <w:rStyle w:val="codeChar"/>
        </w:rPr>
        <w:t>&lt;</w:t>
      </w:r>
      <w:del w:id="1172" w:author="Steve Maas" w:date="2014-01-02T12:59:00Z">
        <w:r w:rsidRPr="00690318" w:rsidDel="004275BE">
          <w:rPr>
            <w:rStyle w:val="codeChar"/>
          </w:rPr>
          <w:delText>solid</w:delText>
        </w:r>
      </w:del>
      <w:ins w:id="1173" w:author="Steve Maas" w:date="2014-01-02T12:59:00Z">
        <w:r w:rsidR="004275BE">
          <w:rPr>
            <w:rStyle w:val="codeChar"/>
          </w:rPr>
          <w:t>generation</w:t>
        </w:r>
      </w:ins>
      <w:r w:rsidRPr="00690318">
        <w:rPr>
          <w:rStyle w:val="codeChar"/>
        </w:rPr>
        <w:t>&gt;</w:t>
      </w:r>
      <w:r w:rsidRPr="00690318">
        <w:t xml:space="preserve"> tag </w:t>
      </w:r>
      <w:ins w:id="1174" w:author="Steve Maas" w:date="2014-01-02T12:59:00Z">
        <w:r w:rsidR="004275BE">
          <w:t>defines a new generation. It takes the following child elements.</w:t>
        </w:r>
      </w:ins>
    </w:p>
    <w:p w14:paraId="4B434DCB" w14:textId="77777777" w:rsidR="004275BE" w:rsidRDefault="004275BE" w:rsidP="006E3A74">
      <w:pPr>
        <w:rPr>
          <w:ins w:id="1175" w:author="Steve Maas" w:date="2014-01-02T13:00:00Z"/>
        </w:rPr>
      </w:pPr>
    </w:p>
    <w:tbl>
      <w:tblPr>
        <w:tblStyle w:val="TableGrid"/>
        <w:tblW w:w="0" w:type="auto"/>
        <w:tblLook w:val="04A0" w:firstRow="1" w:lastRow="0" w:firstColumn="1" w:lastColumn="0" w:noHBand="0" w:noVBand="1"/>
        <w:tblPrChange w:id="1176" w:author="Steve Maas" w:date="2014-01-02T13:00:00Z">
          <w:tblPr>
            <w:tblStyle w:val="TableGrid"/>
            <w:tblW w:w="0" w:type="auto"/>
            <w:tblLook w:val="04A0" w:firstRow="1" w:lastRow="0" w:firstColumn="1" w:lastColumn="0" w:noHBand="0" w:noVBand="1"/>
          </w:tblPr>
        </w:tblPrChange>
      </w:tblPr>
      <w:tblGrid>
        <w:gridCol w:w="3078"/>
        <w:gridCol w:w="6498"/>
        <w:tblGridChange w:id="1177">
          <w:tblGrid>
            <w:gridCol w:w="4788"/>
            <w:gridCol w:w="4788"/>
          </w:tblGrid>
        </w:tblGridChange>
      </w:tblGrid>
      <w:tr w:rsidR="004275BE" w14:paraId="1381E532" w14:textId="77777777" w:rsidTr="004275BE">
        <w:trPr>
          <w:ins w:id="1178" w:author="Steve Maas" w:date="2014-01-02T13:00:00Z"/>
        </w:trPr>
        <w:tc>
          <w:tcPr>
            <w:tcW w:w="3078" w:type="dxa"/>
            <w:tcPrChange w:id="1179" w:author="Steve Maas" w:date="2014-01-02T13:00:00Z">
              <w:tcPr>
                <w:tcW w:w="4788" w:type="dxa"/>
              </w:tcPr>
            </w:tcPrChange>
          </w:tcPr>
          <w:p w14:paraId="16049034" w14:textId="4AB6043B" w:rsidR="004275BE" w:rsidRPr="004275BE" w:rsidRDefault="004275BE" w:rsidP="006E3A74">
            <w:pPr>
              <w:rPr>
                <w:ins w:id="1180" w:author="Steve Maas" w:date="2014-01-02T13:00:00Z"/>
                <w:rFonts w:ascii="Courier New" w:hAnsi="Courier New" w:cs="Courier New"/>
                <w:rPrChange w:id="1181" w:author="Steve Maas" w:date="2014-01-02T13:00:00Z">
                  <w:rPr>
                    <w:ins w:id="1182" w:author="Steve Maas" w:date="2014-01-02T13:00:00Z"/>
                  </w:rPr>
                </w:rPrChange>
              </w:rPr>
            </w:pPr>
            <w:ins w:id="1183" w:author="Steve Maas" w:date="2014-01-02T13:00:00Z">
              <w:r w:rsidRPr="004275BE">
                <w:rPr>
                  <w:rFonts w:ascii="Courier New" w:hAnsi="Courier New" w:cs="Courier New"/>
                  <w:rPrChange w:id="1184" w:author="Steve Maas" w:date="2014-01-02T13:00:00Z">
                    <w:rPr/>
                  </w:rPrChange>
                </w:rPr>
                <w:t>&lt;start_time&gt;</w:t>
              </w:r>
            </w:ins>
          </w:p>
        </w:tc>
        <w:tc>
          <w:tcPr>
            <w:tcW w:w="6498" w:type="dxa"/>
            <w:tcPrChange w:id="1185" w:author="Steve Maas" w:date="2014-01-02T13:00:00Z">
              <w:tcPr>
                <w:tcW w:w="4788" w:type="dxa"/>
              </w:tcPr>
            </w:tcPrChange>
          </w:tcPr>
          <w:p w14:paraId="481CCA18" w14:textId="28437B4E" w:rsidR="004275BE" w:rsidRDefault="004275BE" w:rsidP="006E3A74">
            <w:pPr>
              <w:rPr>
                <w:ins w:id="1186" w:author="Steve Maas" w:date="2014-01-02T13:00:00Z"/>
              </w:rPr>
            </w:pPr>
            <w:ins w:id="1187" w:author="Steve Maas" w:date="2014-01-02T13:00:00Z">
              <w:r>
                <w:t>“birth”-time for this generation</w:t>
              </w:r>
            </w:ins>
          </w:p>
        </w:tc>
      </w:tr>
      <w:tr w:rsidR="004275BE" w14:paraId="67D0A77B" w14:textId="77777777" w:rsidTr="004275BE">
        <w:trPr>
          <w:ins w:id="1188" w:author="Steve Maas" w:date="2014-01-02T13:00:00Z"/>
        </w:trPr>
        <w:tc>
          <w:tcPr>
            <w:tcW w:w="3078" w:type="dxa"/>
            <w:tcPrChange w:id="1189" w:author="Steve Maas" w:date="2014-01-02T13:00:00Z">
              <w:tcPr>
                <w:tcW w:w="4788" w:type="dxa"/>
              </w:tcPr>
            </w:tcPrChange>
          </w:tcPr>
          <w:p w14:paraId="794266E8" w14:textId="43CD3083" w:rsidR="004275BE" w:rsidRPr="004275BE" w:rsidRDefault="004275BE" w:rsidP="006E3A74">
            <w:pPr>
              <w:rPr>
                <w:ins w:id="1190" w:author="Steve Maas" w:date="2014-01-02T13:00:00Z"/>
                <w:rFonts w:ascii="Courier New" w:hAnsi="Courier New" w:cs="Courier New"/>
                <w:rPrChange w:id="1191" w:author="Steve Maas" w:date="2014-01-02T13:00:00Z">
                  <w:rPr>
                    <w:ins w:id="1192" w:author="Steve Maas" w:date="2014-01-02T13:00:00Z"/>
                  </w:rPr>
                </w:rPrChange>
              </w:rPr>
            </w:pPr>
            <w:ins w:id="1193" w:author="Steve Maas" w:date="2014-01-02T13:00:00Z">
              <w:r w:rsidRPr="004275BE">
                <w:rPr>
                  <w:rFonts w:ascii="Courier New" w:hAnsi="Courier New" w:cs="Courier New"/>
                  <w:rPrChange w:id="1194" w:author="Steve Maas" w:date="2014-01-02T13:00:00Z">
                    <w:rPr/>
                  </w:rPrChange>
                </w:rPr>
                <w:t>&lt;solid&gt;</w:t>
              </w:r>
            </w:ins>
          </w:p>
        </w:tc>
        <w:tc>
          <w:tcPr>
            <w:tcW w:w="6498" w:type="dxa"/>
            <w:tcPrChange w:id="1195" w:author="Steve Maas" w:date="2014-01-02T13:00:00Z">
              <w:tcPr>
                <w:tcW w:w="4788" w:type="dxa"/>
              </w:tcPr>
            </w:tcPrChange>
          </w:tcPr>
          <w:p w14:paraId="0372D7E2" w14:textId="46B2BF0C" w:rsidR="004275BE" w:rsidRDefault="004275BE" w:rsidP="006E3A74">
            <w:pPr>
              <w:rPr>
                <w:ins w:id="1196" w:author="Steve Maas" w:date="2014-01-02T13:00:00Z"/>
              </w:rPr>
            </w:pPr>
            <w:ins w:id="1197" w:author="Steve Maas" w:date="2014-01-02T13:00:00Z">
              <w:r>
                <w:t>Specification of the constitutive model for this generation</w:t>
              </w:r>
            </w:ins>
          </w:p>
        </w:tc>
      </w:tr>
    </w:tbl>
    <w:p w14:paraId="700C4ACC" w14:textId="77777777" w:rsidR="004275BE" w:rsidRDefault="004275BE" w:rsidP="006E3A74">
      <w:pPr>
        <w:rPr>
          <w:ins w:id="1198" w:author="Steve Maas" w:date="2014-01-02T12:59:00Z"/>
        </w:rPr>
      </w:pPr>
    </w:p>
    <w:p w14:paraId="6A6DACC7" w14:textId="77777777" w:rsidR="004275BE" w:rsidRDefault="004275BE" w:rsidP="006E3A74">
      <w:pPr>
        <w:rPr>
          <w:ins w:id="1199" w:author="Steve Maas" w:date="2014-01-02T12:59:00Z"/>
        </w:rPr>
      </w:pPr>
    </w:p>
    <w:p w14:paraId="65CABDEB" w14:textId="4E348338" w:rsidR="006E3A74" w:rsidRPr="00690318" w:rsidRDefault="004275BE" w:rsidP="006E3A74">
      <w:ins w:id="1200" w:author="Steve Maas" w:date="2014-01-02T13:01:00Z">
        <w:r>
          <w:t xml:space="preserve">The </w:t>
        </w:r>
        <w:r>
          <w:rPr>
            <w:i/>
          </w:rPr>
          <w:t xml:space="preserve">solid </w:t>
        </w:r>
      </w:ins>
      <w:del w:id="1201" w:author="Steve Maas" w:date="2014-01-02T13:01:00Z">
        <w:r w:rsidR="006E3A74" w:rsidRPr="00690318" w:rsidDel="004275BE">
          <w:delText xml:space="preserve">encloses </w:delText>
        </w:r>
      </w:del>
      <w:ins w:id="1202" w:author="Steve Maas" w:date="2014-01-02T13:01:00Z">
        <w:r>
          <w:t xml:space="preserve">element defins </w:t>
        </w:r>
      </w:ins>
      <w:del w:id="1203"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204"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205" w:author="Steve Maas" w:date="2014-01-02T13:01:00Z"/>
        </w:rPr>
      </w:pPr>
      <w:r w:rsidRPr="00690318">
        <w:t>&lt;material id="1" name="Growing Solid" type="multigeneration"&gt;</w:t>
      </w:r>
    </w:p>
    <w:p w14:paraId="4F9AE4EB" w14:textId="19A820FD" w:rsidR="004275BE" w:rsidRDefault="004275BE" w:rsidP="006E3A74">
      <w:pPr>
        <w:pStyle w:val="code"/>
        <w:rPr>
          <w:ins w:id="1206" w:author="Steve Maas" w:date="2014-01-02T13:01:00Z"/>
        </w:rPr>
      </w:pPr>
      <w:ins w:id="1207" w:author="Steve Maas" w:date="2014-01-02T13:01:00Z">
        <w:r>
          <w:tab/>
          <w:t>&lt;generation id="1"&gt;</w:t>
        </w:r>
      </w:ins>
    </w:p>
    <w:p w14:paraId="620637FD" w14:textId="201C0E7B" w:rsidR="004275BE" w:rsidRPr="00690318" w:rsidRDefault="004275BE">
      <w:pPr>
        <w:pStyle w:val="code"/>
        <w:ind w:left="720"/>
        <w:pPrChange w:id="1208" w:author="Steve Maas" w:date="2014-01-02T13:02:00Z">
          <w:pPr>
            <w:pStyle w:val="code"/>
          </w:pPr>
        </w:pPrChange>
      </w:pPr>
      <w:ins w:id="1209" w:author="Steve Maas" w:date="2014-01-02T13:01:00Z">
        <w:r>
          <w:tab/>
          <w:t>&lt;start_time&gt;0.0&lt;/start_time&gt;</w:t>
        </w:r>
      </w:ins>
    </w:p>
    <w:p w14:paraId="1488B8CC" w14:textId="433E4FCA" w:rsidR="006E3A74" w:rsidRPr="00690318" w:rsidRDefault="006E3A74">
      <w:pPr>
        <w:pStyle w:val="code"/>
        <w:ind w:left="720"/>
        <w:pPrChange w:id="1210" w:author="Steve Maas" w:date="2014-01-02T13:02:00Z">
          <w:pPr>
            <w:pStyle w:val="code"/>
          </w:pPr>
        </w:pPrChange>
      </w:pPr>
      <w:r w:rsidRPr="00690318">
        <w:tab/>
        <w:t>&lt;solid type="Holmes-Mow"</w:t>
      </w:r>
      <w:del w:id="1211"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212"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1213"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214"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215"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1216" w:author="Steve Maas" w:date="2014-01-02T13:02:00Z"/>
        </w:rPr>
        <w:pPrChange w:id="1217" w:author="Steve Maas" w:date="2014-01-02T13:02:00Z">
          <w:pPr>
            <w:pStyle w:val="code"/>
          </w:pPr>
        </w:pPrChange>
      </w:pPr>
      <w:r w:rsidRPr="00690318">
        <w:tab/>
        <w:t>&lt;/solid&gt;</w:t>
      </w:r>
    </w:p>
    <w:p w14:paraId="6F6437EF" w14:textId="7AEB4BBC" w:rsidR="004275BE" w:rsidRDefault="004275BE" w:rsidP="009339D1">
      <w:pPr>
        <w:pStyle w:val="code"/>
        <w:rPr>
          <w:ins w:id="1218" w:author="Steve Maas" w:date="2014-01-02T13:02:00Z"/>
        </w:rPr>
      </w:pPr>
      <w:ins w:id="1219" w:author="Steve Maas" w:date="2014-01-02T13:02:00Z">
        <w:r>
          <w:tab/>
          <w:t>&lt;/generation&gt;</w:t>
        </w:r>
      </w:ins>
    </w:p>
    <w:p w14:paraId="31BEAC78" w14:textId="334E2E61" w:rsidR="004275BE" w:rsidRDefault="004275BE" w:rsidP="00FE00A6">
      <w:pPr>
        <w:pStyle w:val="code"/>
        <w:rPr>
          <w:ins w:id="1220" w:author="Steve Maas" w:date="2014-01-02T13:02:00Z"/>
        </w:rPr>
      </w:pPr>
      <w:ins w:id="1221" w:author="Steve Maas" w:date="2014-01-02T13:02:00Z">
        <w:r>
          <w:tab/>
          <w:t>&lt;generation id="2"&gt;</w:t>
        </w:r>
      </w:ins>
    </w:p>
    <w:p w14:paraId="7537CD72" w14:textId="74D6322C" w:rsidR="004275BE" w:rsidRPr="00690318" w:rsidRDefault="004275BE">
      <w:pPr>
        <w:pStyle w:val="code"/>
      </w:pPr>
      <w:ins w:id="1222" w:author="Steve Maas" w:date="2014-01-02T13:02:00Z">
        <w:r>
          <w:tab/>
        </w:r>
        <w:r>
          <w:tab/>
          <w:t>&lt;start_time&gt;1.0&lt;/start_time&gt;</w:t>
        </w:r>
      </w:ins>
    </w:p>
    <w:p w14:paraId="151D40D1" w14:textId="584FC81B" w:rsidR="006E3A74" w:rsidRPr="00690318" w:rsidRDefault="006E3A74">
      <w:pPr>
        <w:pStyle w:val="code"/>
        <w:ind w:left="720"/>
        <w:pPrChange w:id="1223" w:author="Steve Maas" w:date="2014-01-02T13:02:00Z">
          <w:pPr>
            <w:pStyle w:val="code"/>
          </w:pPr>
        </w:pPrChange>
      </w:pPr>
      <w:r w:rsidRPr="00690318">
        <w:tab/>
        <w:t>&lt;solid type="Holmes-Mow"</w:t>
      </w:r>
      <w:del w:id="1224"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225"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1226"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227"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228"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229" w:author="Steve Maas" w:date="2014-01-02T13:02:00Z"/>
        </w:rPr>
        <w:pPrChange w:id="1230"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231" w:author="Steve Maas" w:date="2014-01-02T13:02:00Z">
          <w:pPr>
            <w:pStyle w:val="code"/>
          </w:pPr>
        </w:pPrChange>
      </w:pPr>
      <w:ins w:id="1232"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65pt" o:ole="">
            <v:imagedata r:id="rId930" o:title=""/>
          </v:shape>
          <o:OLEObject Type="Embed" ProgID="Equation.DSMT4" ShapeID="_x0000_i1474" DrawAspect="Content" ObjectID="_1324453624"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233" w:name="_Ref162415183"/>
      <w:bookmarkStart w:id="1234" w:name="_Toc376787469"/>
      <w:r w:rsidRPr="0097532C">
        <w:lastRenderedPageBreak/>
        <w:t>Biphasic Materials</w:t>
      </w:r>
      <w:bookmarkEnd w:id="1233"/>
      <w:bookmarkEnd w:id="1234"/>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35pt;height:10.65pt" o:ole="">
            <v:imagedata r:id="rId933" o:title=""/>
          </v:shape>
          <o:OLEObject Type="Embed" ProgID="Equation.DSMT4" ShapeID="_x0000_i1475" DrawAspect="Content" ObjectID="_1324453625" r:id="rId934"/>
        </w:object>
      </w:r>
      <w:r>
        <w:t xml:space="preserve">, to the interstitial fluid pressure gradient, </w:t>
      </w:r>
      <w:r w:rsidR="00AF2221" w:rsidRPr="00AF2221">
        <w:rPr>
          <w:position w:val="-10"/>
        </w:rPr>
        <w:object w:dxaOrig="360" w:dyaOrig="320" w14:anchorId="7979F4CE">
          <v:shape id="_x0000_i1476" type="#_x0000_t75" style="width:18pt;height:16.65pt" o:ole="">
            <v:imagedata r:id="rId935" o:title=""/>
          </v:shape>
          <o:OLEObject Type="Embed" ProgID="Equation.DSMT4" ShapeID="_x0000_i1476" DrawAspect="Content" ObjectID="_1324453626"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65pt;height:16.65pt" o:ole="">
            <v:imagedata r:id="rId937" o:title=""/>
          </v:shape>
          <o:OLEObject Type="Embed" ProgID="Equation.DSMT4" ShapeID="_x0000_i1477" DrawAspect="Content" ObjectID="_1324453627" r:id="rId938"/>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65pt;height:13.35pt" o:ole="">
            <v:imagedata r:id="rId939" o:title=""/>
          </v:shape>
          <o:OLEObject Type="Embed" ProgID="Equation.DSMT4" ShapeID="_x0000_i1478" DrawAspect="Content" ObjectID="_1324453628"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235" w:name="_Toc376787470"/>
      <w:r w:rsidRPr="0097532C">
        <w:lastRenderedPageBreak/>
        <w:t>General Specification of Biphasic Materials</w:t>
      </w:r>
      <w:bookmarkEnd w:id="1235"/>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pt;height:19.35pt" o:ole="">
                  <v:imagedata r:id="rId941" o:title=""/>
                </v:shape>
                <o:OLEObject Type="Embed" ProgID="Equation.DSMT4" ShapeID="_x0000_i1479" DrawAspect="Content" ObjectID="_1324453629" r:id="rId942"/>
              </w:object>
            </w:r>
            <w:r w:rsidRPr="000B272C">
              <w:t xml:space="preserve"> in the reference configuration (</w:t>
            </w:r>
            <w:r w:rsidR="00AF2221" w:rsidRPr="00AF2221">
              <w:rPr>
                <w:position w:val="-12"/>
              </w:rPr>
              <w:object w:dxaOrig="980" w:dyaOrig="380" w14:anchorId="4E4E93BE">
                <v:shape id="_x0000_i1480" type="#_x0000_t75" style="width:49.35pt;height:19.35pt" o:ole="">
                  <v:imagedata r:id="rId943" o:title=""/>
                </v:shape>
                <o:OLEObject Type="Embed" ProgID="Equation.DSMT4" ShapeID="_x0000_i1480" DrawAspect="Content" ObjectID="_1324453630" r:id="rId944"/>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65pt;height:18pt" o:ole="">
                  <v:imagedata r:id="rId945" o:title=""/>
                </v:shape>
                <o:OLEObject Type="Embed" ProgID="Equation.DSMT4" ShapeID="_x0000_i1481" DrawAspect="Content" ObjectID="_1324453631" r:id="rId946"/>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35pt;height:19.35pt" o:ole="">
            <v:imagedata r:id="rId947" o:title=""/>
          </v:shape>
          <o:OLEObject Type="Embed" ProgID="Equation.DSMT4" ShapeID="_x0000_i1482" DrawAspect="Content" ObjectID="_1324453632"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236" w:name="_Ref162413399"/>
      <w:bookmarkStart w:id="1237" w:name="_Toc376787471"/>
      <w:r w:rsidRPr="0097532C">
        <w:lastRenderedPageBreak/>
        <w:t>Permeability Materials</w:t>
      </w:r>
      <w:bookmarkEnd w:id="1236"/>
      <w:bookmarkEnd w:id="1237"/>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238" w:name="_Ref288636620"/>
      <w:bookmarkStart w:id="1239" w:name="_Toc376787472"/>
      <w:r>
        <w:lastRenderedPageBreak/>
        <w:t>Constant Isotropic Permeability</w:t>
      </w:r>
      <w:bookmarkEnd w:id="1238"/>
      <w:bookmarkEnd w:id="1239"/>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65pt;height:16.65pt" o:ole="">
            <v:imagedata r:id="rId949" o:title=""/>
          </v:shape>
          <o:OLEObject Type="Embed" ProgID="Equation.DSMT4" ShapeID="_x0000_i1483" DrawAspect="Content" ObjectID="_1324453633"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324453634"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240" w:name="_Toc376787473"/>
      <w:r>
        <w:lastRenderedPageBreak/>
        <w:t>Holmes-Mow</w:t>
      </w:r>
      <w:bookmarkEnd w:id="1240"/>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35pt;height:18pt" o:ole="">
                  <v:imagedata r:id="rId953" o:title=""/>
                </v:shape>
                <o:OLEObject Type="Embed" ProgID="Equation.DSMT4" ShapeID="_x0000_i1485" DrawAspect="Content" ObjectID="_1324453635" r:id="rId954"/>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65pt;height:13.35pt" o:ole="">
                  <v:imagedata r:id="rId955" o:title=""/>
                </v:shape>
                <o:OLEObject Type="Embed" ProgID="Equation.DSMT4" ShapeID="_x0000_i1486" DrawAspect="Content" ObjectID="_1324453636" r:id="rId956"/>
              </w:object>
            </w:r>
            <w:r w:rsidDel="00C526D6">
              <w:t xml:space="preserve"> (</w:t>
            </w:r>
            <w:r w:rsidR="00AF2221" w:rsidRPr="00AF2221">
              <w:rPr>
                <w:position w:val="-6"/>
              </w:rPr>
              <w:object w:dxaOrig="680" w:dyaOrig="279" w14:anchorId="1B686960">
                <v:shape id="_x0000_i1487" type="#_x0000_t75" style="width:34pt;height:14pt" o:ole="">
                  <v:imagedata r:id="rId957" o:title=""/>
                </v:shape>
                <o:OLEObject Type="Embed" ProgID="Equation.DSMT4" ShapeID="_x0000_i1487" DrawAspect="Content" ObjectID="_1324453637" r:id="rId958"/>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2pt;height:10.65pt" o:ole="">
                  <v:imagedata r:id="rId959" o:title=""/>
                </v:shape>
                <o:OLEObject Type="Embed" ProgID="Equation.DSMT4" ShapeID="_x0000_i1488" DrawAspect="Content" ObjectID="_1324453638" r:id="rId960"/>
              </w:object>
            </w:r>
            <w:r>
              <w:t xml:space="preserve"> </w:t>
            </w:r>
            <w:r w:rsidR="00AF2221" w:rsidRPr="00AF2221">
              <w:rPr>
                <w:position w:val="-14"/>
              </w:rPr>
              <w:object w:dxaOrig="780" w:dyaOrig="400" w14:anchorId="742F9DEA">
                <v:shape id="_x0000_i1489" type="#_x0000_t75" style="width:39.35pt;height:19.35pt" o:ole="">
                  <v:imagedata r:id="rId961" o:title=""/>
                </v:shape>
                <o:OLEObject Type="Embed" ProgID="Equation.DSMT4" ShapeID="_x0000_i1489" DrawAspect="Content" ObjectID="_1324453639" r:id="rId962"/>
              </w:objec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35pt" o:ole="">
            <v:imagedata r:id="rId963" o:title=""/>
          </v:shape>
          <o:OLEObject Type="Embed" ProgID="Equation.DSMT4" ShapeID="_x0000_i1490" DrawAspect="Content" ObjectID="_1324453640" r:id="rId964"/>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35pt;height:40pt" o:ole="">
            <v:imagedata r:id="rId965" o:title=""/>
          </v:shape>
          <o:OLEObject Type="Embed" ProgID="Equation.DSMT4" ShapeID="_x0000_i1491" DrawAspect="Content" ObjectID="_1324453641" r:id="rId966"/>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324453642"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241" w:name="_Toc376787474"/>
      <w:r>
        <w:lastRenderedPageBreak/>
        <w:t>Referentially Isotropic Permeability</w:t>
      </w:r>
      <w:bookmarkEnd w:id="1241"/>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65pt;height:18pt" o:ole="">
                  <v:imagedata r:id="rId969" o:title=""/>
                </v:shape>
                <o:OLEObject Type="Embed" ProgID="Equation.DSMT4" ShapeID="_x0000_i1493" DrawAspect="Content" ObjectID="_1324453643" r:id="rId970"/>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pt;height:18pt" o:ole="">
                  <v:imagedata r:id="rId971" o:title=""/>
                </v:shape>
                <o:OLEObject Type="Embed" ProgID="Equation.DSMT4" ShapeID="_x0000_i1494" DrawAspect="Content" ObjectID="_1324453644" r:id="rId972"/>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65pt;height:18pt" o:ole="">
                  <v:imagedata r:id="rId973" o:title=""/>
                </v:shape>
                <o:OLEObject Type="Embed" ProgID="Equation.DSMT4" ShapeID="_x0000_i1495" DrawAspect="Content" ObjectID="_1324453645" r:id="rId974"/>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65pt;height:13.35pt" o:ole="">
                  <v:imagedata r:id="rId975" o:title=""/>
                </v:shape>
                <o:OLEObject Type="Embed" ProgID="Equation.DSMT4" ShapeID="_x0000_i1496" DrawAspect="Content" ObjectID="_1324453646" r:id="rId976"/>
              </w:object>
            </w:r>
            <w:r>
              <w:t xml:space="preserve"> (</w:t>
            </w:r>
            <w:r w:rsidR="00AF2221" w:rsidRPr="00AF2221">
              <w:rPr>
                <w:position w:val="-6"/>
              </w:rPr>
              <w:object w:dxaOrig="680" w:dyaOrig="279" w14:anchorId="24D47124">
                <v:shape id="_x0000_i1497" type="#_x0000_t75" style="width:34pt;height:14pt" o:ole="">
                  <v:imagedata r:id="rId977" o:title=""/>
                </v:shape>
                <o:OLEObject Type="Embed" ProgID="Equation.DSMT4" ShapeID="_x0000_i1497" DrawAspect="Content" ObjectID="_1324453647" r:id="rId978"/>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2pt;height:10.65pt" o:ole="">
                  <v:imagedata r:id="rId979" o:title=""/>
                </v:shape>
                <o:OLEObject Type="Embed" ProgID="Equation.DSMT4" ShapeID="_x0000_i1498" DrawAspect="Content" ObjectID="_1324453648" r:id="rId980"/>
              </w:object>
            </w:r>
            <w:r>
              <w:t xml:space="preserve"> (</w:t>
            </w:r>
            <w:r w:rsidR="00AF2221" w:rsidRPr="00AF2221">
              <w:rPr>
                <w:position w:val="-6"/>
              </w:rPr>
              <w:object w:dxaOrig="580" w:dyaOrig="279" w14:anchorId="4D40EECD">
                <v:shape id="_x0000_i1499" type="#_x0000_t75" style="width:29.35pt;height:14pt" o:ole="">
                  <v:imagedata r:id="rId981" o:title=""/>
                </v:shape>
                <o:OLEObject Type="Embed" ProgID="Equation.DSMT4" ShapeID="_x0000_i1499" DrawAspect="Content" ObjectID="_1324453649" r:id="rId982"/>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35pt;height:38pt" o:ole="">
            <v:imagedata r:id="rId983" o:title=""/>
          </v:shape>
          <o:OLEObject Type="Embed" ProgID="Equation.DSMT4" ShapeID="_x0000_i1500" DrawAspect="Content" ObjectID="_1324453650" r:id="rId984"/>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65pt;height:14pt" o:ole="">
            <v:imagedata r:id="rId985" o:title=""/>
          </v:shape>
          <o:OLEObject Type="Embed" ProgID="Equation.DSMT4" ShapeID="_x0000_i1501" DrawAspect="Content" ObjectID="_1324453651"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324453652" r:id="rId988"/>
        </w:object>
      </w:r>
      <w:r>
        <w:t xml:space="preserve"> where </w:t>
      </w:r>
      <w:r w:rsidR="00AF2221" w:rsidRPr="00AF2221">
        <w:rPr>
          <w:position w:val="-4"/>
        </w:rPr>
        <w:object w:dxaOrig="220" w:dyaOrig="260" w14:anchorId="36F0D9F9">
          <v:shape id="_x0000_i1503" type="#_x0000_t75" style="width:10.65pt;height:13.35pt" o:ole="">
            <v:imagedata r:id="rId989" o:title=""/>
          </v:shape>
          <o:OLEObject Type="Embed" ProgID="Equation.DSMT4" ShapeID="_x0000_i1503" DrawAspect="Content" ObjectID="_1324453653"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65pt" o:ole="">
            <v:imagedata r:id="rId991" o:title=""/>
          </v:shape>
          <o:OLEObject Type="Embed" ProgID="Equation.DSMT4" ShapeID="_x0000_i1504" DrawAspect="Content" ObjectID="_1324453654"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35pt" o:ole="">
            <v:imagedata r:id="rId993" o:title=""/>
          </v:shape>
          <o:OLEObject Type="Embed" ProgID="Equation.DSMT4" ShapeID="_x0000_i1505" DrawAspect="Content" ObjectID="_1324453655" r:id="rId994"/>
        </w:object>
      </w:r>
      <w:r>
        <w:t xml:space="preserve">) is isotropic and given by </w:t>
      </w:r>
      <w:r w:rsidR="00AF2221" w:rsidRPr="00AF2221">
        <w:rPr>
          <w:position w:val="-14"/>
        </w:rPr>
        <w:object w:dxaOrig="2020" w:dyaOrig="400" w14:anchorId="0B74E8DC">
          <v:shape id="_x0000_i1506" type="#_x0000_t75" style="width:101.35pt;height:19.35pt" o:ole="">
            <v:imagedata r:id="rId995" o:title=""/>
          </v:shape>
          <o:OLEObject Type="Embed" ProgID="Equation.DSMT4" ShapeID="_x0000_i1506" DrawAspect="Content" ObjectID="_1324453656"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242" w:name="_Toc376787475"/>
      <w:r>
        <w:lastRenderedPageBreak/>
        <w:t>Referentially Orthotropic Permeability</w:t>
      </w:r>
      <w:bookmarkEnd w:id="1242"/>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65pt;height:18pt" o:ole="">
                  <v:imagedata r:id="rId997" o:title=""/>
                </v:shape>
                <o:OLEObject Type="Embed" ProgID="Equation.DSMT4" ShapeID="_x0000_i1507" DrawAspect="Content" ObjectID="_1324453657" r:id="rId998"/>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pt;height:19.35pt" o:ole="">
                  <v:imagedata r:id="rId999" o:title=""/>
                </v:shape>
                <o:OLEObject Type="Embed" ProgID="Equation.DSMT4" ShapeID="_x0000_i1508" DrawAspect="Content" ObjectID="_1324453658" r:id="rId1000"/>
              </w:object>
            </w:r>
            <w:r>
              <w:t xml:space="preserve"> along orthogonal directions (</w:t>
            </w:r>
            <w:r w:rsidR="00AF2221" w:rsidRPr="00AF2221">
              <w:rPr>
                <w:position w:val="-10"/>
              </w:rPr>
              <w:object w:dxaOrig="920" w:dyaOrig="320" w14:anchorId="4C3A766C">
                <v:shape id="_x0000_i1509" type="#_x0000_t75" style="width:45.35pt;height:16.65pt" o:ole="">
                  <v:imagedata r:id="rId1001" o:title=""/>
                </v:shape>
                <o:OLEObject Type="Embed" ProgID="Equation.DSMT4" ShapeID="_x0000_i1509" DrawAspect="Content" ObjectID="_1324453659" r:id="rId1002"/>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65pt;height:19.35pt" o:ole="">
                  <v:imagedata r:id="rId1003" o:title=""/>
                </v:shape>
                <o:OLEObject Type="Embed" ProgID="Equation.DSMT4" ShapeID="_x0000_i1510" DrawAspect="Content" ObjectID="_1324453660" r:id="rId1004"/>
              </w:object>
            </w:r>
            <w:r>
              <w:t xml:space="preserve"> along orthogonal directions (</w:t>
            </w:r>
            <w:r w:rsidR="00AF2221" w:rsidRPr="00AF2221">
              <w:rPr>
                <w:position w:val="-10"/>
              </w:rPr>
              <w:object w:dxaOrig="920" w:dyaOrig="320" w14:anchorId="18724FAB">
                <v:shape id="_x0000_i1511" type="#_x0000_t75" style="width:45.35pt;height:16.65pt" o:ole="">
                  <v:imagedata r:id="rId1005" o:title=""/>
                </v:shape>
                <o:OLEObject Type="Embed" ProgID="Equation.DSMT4" ShapeID="_x0000_i1511" DrawAspect="Content" ObjectID="_1324453661" r:id="rId1006"/>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35pt;height:18pt" o:ole="">
                  <v:imagedata r:id="rId1007" o:title=""/>
                </v:shape>
                <o:OLEObject Type="Embed" ProgID="Equation.DSMT4" ShapeID="_x0000_i1512" DrawAspect="Content" ObjectID="_1324453662" r:id="rId1008"/>
              </w:object>
            </w:r>
            <w:r>
              <w:t xml:space="preserve"> (</w:t>
            </w:r>
            <w:r w:rsidR="00AF2221" w:rsidRPr="00AF2221">
              <w:rPr>
                <w:position w:val="-12"/>
              </w:rPr>
              <w:object w:dxaOrig="760" w:dyaOrig="360" w14:anchorId="7D9815F0">
                <v:shape id="_x0000_i1513" type="#_x0000_t75" style="width:38pt;height:18pt" o:ole="">
                  <v:imagedata r:id="rId1009" o:title=""/>
                </v:shape>
                <o:OLEObject Type="Embed" ProgID="Equation.DSMT4" ShapeID="_x0000_i1513" DrawAspect="Content" ObjectID="_1324453663" r:id="rId1010"/>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35pt;height:18pt" o:ole="">
                  <v:imagedata r:id="rId1011" o:title=""/>
                </v:shape>
                <o:OLEObject Type="Embed" ProgID="Equation.DSMT4" ShapeID="_x0000_i1514" DrawAspect="Content" ObjectID="_1324453664" r:id="rId1012"/>
              </w:object>
            </w:r>
            <w:r>
              <w:t xml:space="preserve"> (</w:t>
            </w:r>
            <w:r w:rsidR="00AF2221" w:rsidRPr="00AF2221">
              <w:rPr>
                <w:position w:val="-10"/>
              </w:rPr>
              <w:object w:dxaOrig="920" w:dyaOrig="320" w14:anchorId="119646C0">
                <v:shape id="_x0000_i1515" type="#_x0000_t75" style="width:45.35pt;height:16.65pt" o:ole="">
                  <v:imagedata r:id="rId1013" o:title=""/>
                </v:shape>
                <o:OLEObject Type="Embed" ProgID="Equation.DSMT4" ShapeID="_x0000_i1515" DrawAspect="Content" ObjectID="_1324453665" r:id="rId1014"/>
              </w:object>
            </w:r>
            <w:r>
              <w:t xml:space="preserve">, </w:t>
            </w:r>
            <w:r w:rsidR="00AF2221" w:rsidRPr="00AF2221">
              <w:rPr>
                <w:position w:val="-12"/>
              </w:rPr>
              <w:object w:dxaOrig="760" w:dyaOrig="360" w14:anchorId="07D5B58F">
                <v:shape id="_x0000_i1516" type="#_x0000_t75" style="width:38pt;height:18pt" o:ole="">
                  <v:imagedata r:id="rId1015" o:title=""/>
                </v:shape>
                <o:OLEObject Type="Embed" ProgID="Equation.DSMT4" ShapeID="_x0000_i1516" DrawAspect="Content" ObjectID="_1324453666" r:id="rId1016"/>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pt;height:18pt" o:ole="">
                  <v:imagedata r:id="rId1017" o:title=""/>
                </v:shape>
                <o:OLEObject Type="Embed" ProgID="Equation.DSMT4" ShapeID="_x0000_i1517" DrawAspect="Content" ObjectID="_1324453667" r:id="rId1018"/>
              </w:object>
            </w:r>
            <w:r>
              <w:t xml:space="preserve"> (</w:t>
            </w:r>
            <w:r w:rsidR="00AF2221" w:rsidRPr="00AF2221">
              <w:rPr>
                <w:position w:val="-12"/>
              </w:rPr>
              <w:object w:dxaOrig="660" w:dyaOrig="360" w14:anchorId="6894CD20">
                <v:shape id="_x0000_i1518" type="#_x0000_t75" style="width:32.65pt;height:18pt" o:ole="">
                  <v:imagedata r:id="rId1019" o:title=""/>
                </v:shape>
                <o:OLEObject Type="Embed" ProgID="Equation.DSMT4" ShapeID="_x0000_i1518" DrawAspect="Content" ObjectID="_1324453668" r:id="rId1020"/>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pt;height:18pt" o:ole="">
                  <v:imagedata r:id="rId1021" o:title=""/>
                </v:shape>
                <o:OLEObject Type="Embed" ProgID="Equation.DSMT4" ShapeID="_x0000_i1519" DrawAspect="Content" ObjectID="_1324453669" r:id="rId1022"/>
              </w:object>
            </w:r>
            <w:r>
              <w:t xml:space="preserve"> (</w:t>
            </w:r>
            <w:r w:rsidR="00AF2221" w:rsidRPr="00AF2221">
              <w:rPr>
                <w:position w:val="-10"/>
              </w:rPr>
              <w:object w:dxaOrig="920" w:dyaOrig="320" w14:anchorId="0F539FCB">
                <v:shape id="_x0000_i1520" type="#_x0000_t75" style="width:45.35pt;height:16.65pt" o:ole="">
                  <v:imagedata r:id="rId1023" o:title=""/>
                </v:shape>
                <o:OLEObject Type="Embed" ProgID="Equation.DSMT4" ShapeID="_x0000_i1520" DrawAspect="Content" ObjectID="_1324453670" r:id="rId1024"/>
              </w:object>
            </w:r>
            <w:r>
              <w:t xml:space="preserve">, </w:t>
            </w:r>
            <w:r w:rsidR="00AF2221" w:rsidRPr="00AF2221">
              <w:rPr>
                <w:position w:val="-12"/>
              </w:rPr>
              <w:object w:dxaOrig="680" w:dyaOrig="360" w14:anchorId="3C3DBFA7">
                <v:shape id="_x0000_i1521" type="#_x0000_t75" style="width:34pt;height:18pt" o:ole="">
                  <v:imagedata r:id="rId1025" o:title=""/>
                </v:shape>
                <o:OLEObject Type="Embed" ProgID="Equation.DSMT4" ShapeID="_x0000_i1521" DrawAspect="Content" ObjectID="_1324453671" r:id="rId1026"/>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65pt;height:34pt" o:ole="">
            <v:imagedata r:id="rId1027" o:title=""/>
          </v:shape>
          <o:OLEObject Type="Embed" ProgID="Equation.DSMT4" ShapeID="_x0000_i1522" DrawAspect="Content" ObjectID="_1324453672" r:id="rId1028"/>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35pt;height:122pt" o:ole="">
            <v:imagedata r:id="rId1029" o:title=""/>
          </v:shape>
          <o:OLEObject Type="Embed" ProgID="Equation.DSMT4" ShapeID="_x0000_i1523" DrawAspect="Content" ObjectID="_1324453673" r:id="rId1030"/>
        </w:object>
      </w:r>
      <w:r>
        <w:t>,</w:t>
      </w:r>
    </w:p>
    <w:p w14:paraId="4705DC3A" w14:textId="2C462DAD" w:rsidR="006A0BC1" w:rsidRDefault="00AF2221" w:rsidP="006A0BC1">
      <w:r w:rsidRPr="00AF2221">
        <w:rPr>
          <w:position w:val="-6"/>
        </w:rPr>
        <w:object w:dxaOrig="220" w:dyaOrig="279" w14:anchorId="6BCFED38">
          <v:shape id="_x0000_i1524" type="#_x0000_t75" style="width:10.65pt;height:14pt" o:ole="">
            <v:imagedata r:id="rId1031" o:title=""/>
          </v:shape>
          <o:OLEObject Type="Embed" ProgID="Equation.DSMT4" ShapeID="_x0000_i1524" DrawAspect="Content" ObjectID="_1324453674" r:id="rId1032"/>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324453675" r:id="rId1034"/>
        </w:object>
      </w:r>
      <w:r w:rsidR="006A0BC1">
        <w:t xml:space="preserve"> where</w:t>
      </w:r>
      <w:r w:rsidR="006A0BC1">
        <w:rPr>
          <w:b/>
        </w:rPr>
        <w:t xml:space="preserve"> </w:t>
      </w:r>
      <w:r w:rsidRPr="00AF2221">
        <w:rPr>
          <w:b/>
          <w:position w:val="-4"/>
        </w:rPr>
        <w:object w:dxaOrig="220" w:dyaOrig="260" w14:anchorId="3BB4D8F3">
          <v:shape id="_x0000_i1526" type="#_x0000_t75" style="width:10.65pt;height:13.35pt" o:ole="">
            <v:imagedata r:id="rId1035" o:title=""/>
          </v:shape>
          <o:OLEObject Type="Embed" ProgID="Equation.DSMT4" ShapeID="_x0000_i1526" DrawAspect="Content" ObjectID="_1324453676"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324453677" r:id="rId1038"/>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35pt;height:19.35pt" o:ole="">
            <v:imagedata r:id="rId1039" o:title=""/>
          </v:shape>
          <o:OLEObject Type="Embed" ProgID="Equation.DSMT4" ShapeID="_x0000_i1528" DrawAspect="Content" ObjectID="_1324453678" r:id="rId1040"/>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65pt;height:18pt" o:ole="">
            <v:imagedata r:id="rId1041" o:title=""/>
          </v:shape>
          <o:OLEObject Type="Embed" ProgID="Equation.DSMT4" ShapeID="_x0000_i1529" DrawAspect="Content" ObjectID="_1324453679"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35pt" o:ole="">
            <v:imagedata r:id="rId1043" o:title=""/>
          </v:shape>
          <o:OLEObject Type="Embed" ProgID="Equation.DSMT4" ShapeID="_x0000_i1530" DrawAspect="Content" ObjectID="_1324453680" r:id="rId1044"/>
        </w:object>
      </w:r>
      <w:r>
        <w:t xml:space="preserve">) is given by </w:t>
      </w:r>
      <w:r w:rsidR="00AF2221" w:rsidRPr="00AF2221">
        <w:rPr>
          <w:position w:val="-28"/>
        </w:rPr>
        <w:object w:dxaOrig="3060" w:dyaOrig="680" w14:anchorId="3B826295">
          <v:shape id="_x0000_i1531" type="#_x0000_t75" style="width:152.65pt;height:34pt" o:ole="">
            <v:imagedata r:id="rId1045" o:title=""/>
          </v:shape>
          <o:OLEObject Type="Embed" ProgID="Equation.DSMT4" ShapeID="_x0000_i1531" DrawAspect="Content" ObjectID="_1324453681"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243" w:name="_Toc376787476"/>
      <w:r>
        <w:lastRenderedPageBreak/>
        <w:t>Referentially Transversely Isotropic Permeability</w:t>
      </w:r>
      <w:bookmarkEnd w:id="1243"/>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65pt;height:18pt" o:ole="">
                  <v:imagedata r:id="rId1047" o:title=""/>
                </v:shape>
                <o:OLEObject Type="Embed" ProgID="Equation.DSMT4" ShapeID="_x0000_i1532" DrawAspect="Content" ObjectID="_1324453682" r:id="rId1048"/>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pt;height:19.35pt" o:ole="">
                  <v:imagedata r:id="rId1049" o:title=""/>
                </v:shape>
                <o:OLEObject Type="Embed" ProgID="Equation.DSMT4" ShapeID="_x0000_i1533" DrawAspect="Content" ObjectID="_1324453683" r:id="rId1050"/>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65pt;height:19.35pt" o:ole="">
                  <v:imagedata r:id="rId1051" o:title=""/>
                </v:shape>
                <o:OLEObject Type="Embed" ProgID="Equation.DSMT4" ShapeID="_x0000_i1534" DrawAspect="Content" ObjectID="_1324453684" r:id="rId1052"/>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pt;height:19.35pt" o:ole="">
                  <v:imagedata r:id="rId1053" o:title=""/>
                </v:shape>
                <o:OLEObject Type="Embed" ProgID="Equation.DSMT4" ShapeID="_x0000_i1535" DrawAspect="Content" ObjectID="_1324453685" r:id="rId1054"/>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65pt;height:19.35pt" o:ole="">
                  <v:imagedata r:id="rId1055" o:title=""/>
                </v:shape>
                <o:OLEObject Type="Embed" ProgID="Equation.DSMT4" ShapeID="_x0000_i1536" DrawAspect="Content" ObjectID="_1324453686" r:id="rId1056"/>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35pt;height:18pt" o:ole="">
                  <v:imagedata r:id="rId1057" o:title=""/>
                </v:shape>
                <o:OLEObject Type="Embed" ProgID="Equation.DSMT4" ShapeID="_x0000_i1537" DrawAspect="Content" ObjectID="_1324453687" r:id="rId1058"/>
              </w:object>
            </w:r>
            <w:r>
              <w:t xml:space="preserve"> (</w:t>
            </w:r>
            <w:r w:rsidR="00AF2221" w:rsidRPr="00AF2221">
              <w:rPr>
                <w:position w:val="-12"/>
              </w:rPr>
              <w:object w:dxaOrig="760" w:dyaOrig="360" w14:anchorId="0252BE9C">
                <v:shape id="_x0000_i1538" type="#_x0000_t75" style="width:38pt;height:18pt" o:ole="">
                  <v:imagedata r:id="rId1059" o:title=""/>
                </v:shape>
                <o:OLEObject Type="Embed" ProgID="Equation.DSMT4" ShapeID="_x0000_i1538" DrawAspect="Content" ObjectID="_1324453688" r:id="rId1060"/>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35pt;height:18pt" o:ole="">
                  <v:imagedata r:id="rId1061" o:title=""/>
                </v:shape>
                <o:OLEObject Type="Embed" ProgID="Equation.DSMT4" ShapeID="_x0000_i1539" DrawAspect="Content" ObjectID="_1324453689" r:id="rId1062"/>
              </w:object>
            </w:r>
            <w:r>
              <w:t xml:space="preserve"> (</w:t>
            </w:r>
            <w:r w:rsidR="00AF2221" w:rsidRPr="00AF2221">
              <w:rPr>
                <w:position w:val="-12"/>
              </w:rPr>
              <w:object w:dxaOrig="780" w:dyaOrig="360" w14:anchorId="74F759DD">
                <v:shape id="_x0000_i1540" type="#_x0000_t75" style="width:39.35pt;height:18pt" o:ole="">
                  <v:imagedata r:id="rId1063" o:title=""/>
                </v:shape>
                <o:OLEObject Type="Embed" ProgID="Equation.DSMT4" ShapeID="_x0000_i1540" DrawAspect="Content" ObjectID="_1324453690" r:id="rId1064"/>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35pt;height:18pt" o:ole="">
                  <v:imagedata r:id="rId1065" o:title=""/>
                </v:shape>
                <o:OLEObject Type="Embed" ProgID="Equation.DSMT4" ShapeID="_x0000_i1541" DrawAspect="Content" ObjectID="_1324453691" r:id="rId1066"/>
              </w:object>
            </w:r>
            <w:r>
              <w:t xml:space="preserve"> (</w:t>
            </w:r>
            <w:r w:rsidR="00AF2221" w:rsidRPr="00AF2221">
              <w:rPr>
                <w:position w:val="-12"/>
              </w:rPr>
              <w:object w:dxaOrig="760" w:dyaOrig="360" w14:anchorId="2EF0B942">
                <v:shape id="_x0000_i1542" type="#_x0000_t75" style="width:38pt;height:18pt" o:ole="">
                  <v:imagedata r:id="rId1067" o:title=""/>
                </v:shape>
                <o:OLEObject Type="Embed" ProgID="Equation.DSMT4" ShapeID="_x0000_i1542" DrawAspect="Content" ObjectID="_1324453692" r:id="rId1068"/>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pt;height:18pt" o:ole="">
                  <v:imagedata r:id="rId1069" o:title=""/>
                </v:shape>
                <o:OLEObject Type="Embed" ProgID="Equation.DSMT4" ShapeID="_x0000_i1543" DrawAspect="Content" ObjectID="_1324453693" r:id="rId1070"/>
              </w:object>
            </w:r>
            <w:r>
              <w:t xml:space="preserve"> (</w:t>
            </w:r>
            <w:r w:rsidR="00AF2221" w:rsidRPr="00AF2221">
              <w:rPr>
                <w:position w:val="-12"/>
              </w:rPr>
              <w:object w:dxaOrig="660" w:dyaOrig="360" w14:anchorId="55C36A6B">
                <v:shape id="_x0000_i1544" type="#_x0000_t75" style="width:32.65pt;height:18pt" o:ole="">
                  <v:imagedata r:id="rId1071" o:title=""/>
                </v:shape>
                <o:OLEObject Type="Embed" ProgID="Equation.DSMT4" ShapeID="_x0000_i1544" DrawAspect="Content" ObjectID="_1324453694" r:id="rId1072"/>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65pt;height:18pt" o:ole="">
                  <v:imagedata r:id="rId1073" o:title=""/>
                </v:shape>
                <o:OLEObject Type="Embed" ProgID="Equation.DSMT4" ShapeID="_x0000_i1545" DrawAspect="Content" ObjectID="_1324453695" r:id="rId1074"/>
              </w:object>
            </w:r>
            <w:r>
              <w:t xml:space="preserve"> (</w:t>
            </w:r>
            <w:r w:rsidR="00AF2221" w:rsidRPr="00AF2221">
              <w:rPr>
                <w:position w:val="-12"/>
              </w:rPr>
              <w:object w:dxaOrig="700" w:dyaOrig="360" w14:anchorId="6F158760">
                <v:shape id="_x0000_i1546" type="#_x0000_t75" style="width:34.65pt;height:18pt" o:ole="">
                  <v:imagedata r:id="rId1075" o:title=""/>
                </v:shape>
                <o:OLEObject Type="Embed" ProgID="Equation.DSMT4" ShapeID="_x0000_i1546" DrawAspect="Content" ObjectID="_1324453696" r:id="rId1076"/>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65pt;height:18pt" o:ole="">
                  <v:imagedata r:id="rId1077" o:title=""/>
                </v:shape>
                <o:OLEObject Type="Embed" ProgID="Equation.DSMT4" ShapeID="_x0000_i1547" DrawAspect="Content" ObjectID="_1324453697" r:id="rId1078"/>
              </w:object>
            </w:r>
            <w:r>
              <w:t xml:space="preserve"> (</w:t>
            </w:r>
            <w:r w:rsidR="00AF2221" w:rsidRPr="00AF2221">
              <w:rPr>
                <w:position w:val="-12"/>
              </w:rPr>
              <w:object w:dxaOrig="680" w:dyaOrig="360" w14:anchorId="0BA432B7">
                <v:shape id="_x0000_i1548" type="#_x0000_t75" style="width:34pt;height:18pt" o:ole="">
                  <v:imagedata r:id="rId1079" o:title=""/>
                </v:shape>
                <o:OLEObject Type="Embed" ProgID="Equation.DSMT4" ShapeID="_x0000_i1548" DrawAspect="Content" ObjectID="_1324453698" r:id="rId1080"/>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35pt;height:122pt" o:ole="">
            <v:imagedata r:id="rId1081" o:title=""/>
          </v:shape>
          <o:OLEObject Type="Embed" ProgID="Equation.DSMT4" ShapeID="_x0000_i1549" DrawAspect="Content" ObjectID="_1324453699" r:id="rId1082"/>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65pt;height:14pt" o:ole="">
            <v:imagedata r:id="rId1083" o:title=""/>
          </v:shape>
          <o:OLEObject Type="Embed" ProgID="Equation.DSMT4" ShapeID="_x0000_i1550" DrawAspect="Content" ObjectID="_1324453700"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324453701" r:id="rId1086"/>
        </w:object>
      </w:r>
      <w:r>
        <w:t xml:space="preserve"> where</w:t>
      </w:r>
      <w:r>
        <w:rPr>
          <w:b/>
        </w:rPr>
        <w:t xml:space="preserve"> </w:t>
      </w:r>
      <w:r w:rsidR="00AF2221" w:rsidRPr="00AF2221">
        <w:rPr>
          <w:b/>
          <w:position w:val="-4"/>
        </w:rPr>
        <w:object w:dxaOrig="220" w:dyaOrig="260" w14:anchorId="370C414C">
          <v:shape id="_x0000_i1552" type="#_x0000_t75" style="width:10.65pt;height:13.35pt" o:ole="">
            <v:imagedata r:id="rId1087" o:title=""/>
          </v:shape>
          <o:OLEObject Type="Embed" ProgID="Equation.DSMT4" ShapeID="_x0000_i1552" DrawAspect="Content" ObjectID="_1324453702"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65pt" o:ole="">
            <v:imagedata r:id="rId1089" o:title=""/>
          </v:shape>
          <o:OLEObject Type="Embed" ProgID="Equation.DSMT4" ShapeID="_x0000_i1553" DrawAspect="Content" ObjectID="_1324453703"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324453704" r:id="rId1092"/>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35pt" o:ole="">
            <v:imagedata r:id="rId1093" o:title=""/>
          </v:shape>
          <o:OLEObject Type="Embed" ProgID="Equation.DSMT4" ShapeID="_x0000_i1555" DrawAspect="Content" ObjectID="_1324453705" r:id="rId1094"/>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35pt;height:14pt" o:ole="">
            <v:imagedata r:id="rId1095" o:title=""/>
          </v:shape>
          <o:OLEObject Type="Embed" ProgID="Equation.DSMT4" ShapeID="_x0000_i1556" DrawAspect="Content" ObjectID="_1324453706" r:id="rId1096"/>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35pt" o:ole="">
            <v:imagedata r:id="rId1097" o:title=""/>
          </v:shape>
          <o:OLEObject Type="Embed" ProgID="Equation.DSMT4" ShapeID="_x0000_i1557" DrawAspect="Content" ObjectID="_1324453707" r:id="rId1098"/>
        </w:object>
      </w:r>
      <w:r>
        <w:t xml:space="preserve">) is given by </w:t>
      </w:r>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324453708"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244" w:name="_Toc376787477"/>
      <w:r>
        <w:lastRenderedPageBreak/>
        <w:t>Fluid Supply Materials</w:t>
      </w:r>
      <w:bookmarkEnd w:id="1244"/>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65pt;height:18pt" o:ole="">
            <v:imagedata r:id="rId1101" o:title=""/>
          </v:shape>
          <o:OLEObject Type="Embed" ProgID="Equation.DSMT4" ShapeID="_x0000_i1559" DrawAspect="Content" ObjectID="_1324453709"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35pt;height:22pt" o:ole="">
            <v:imagedata r:id="rId1103" o:title=""/>
          </v:shape>
          <o:OLEObject Type="Embed" ProgID="Equation.DSMT4" ShapeID="_x0000_i1560" DrawAspect="Content" ObjectID="_1324453710" r:id="rId1104"/>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65pt;height:18pt" o:ole="">
            <v:imagedata r:id="rId1105" o:title=""/>
          </v:shape>
          <o:OLEObject Type="Embed" ProgID="Equation.DSMT4" ShapeID="_x0000_i1561" DrawAspect="Content" ObjectID="_1324453711" r:id="rId1106"/>
        </w:object>
      </w:r>
      <w:r w:rsidR="00F25218">
        <w:t xml:space="preserve"> has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245" w:name="_Toc376787478"/>
      <w:r>
        <w:lastRenderedPageBreak/>
        <w:t>Starling Equation</w:t>
      </w:r>
      <w:bookmarkEnd w:id="1245"/>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pt;height:19.35pt" o:ole="">
                  <v:imagedata r:id="rId1107" o:title=""/>
                </v:shape>
                <o:OLEObject Type="Embed" ProgID="Equation.DSMT4" ShapeID="_x0000_i1562" DrawAspect="Content" ObjectID="_1324453712" r:id="rId1108"/>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pt;height:18pt" o:ole="">
                  <v:imagedata r:id="rId1109" o:title=""/>
                </v:shape>
                <o:OLEObject Type="Embed" ProgID="Equation.DSMT4" ShapeID="_x0000_i1563" DrawAspect="Content" ObjectID="_1324453713" r:id="rId1110"/>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35pt" o:ole="">
            <v:imagedata r:id="rId1111" o:title=""/>
          </v:shape>
          <o:OLEObject Type="Embed" ProgID="Equation.DSMT4" ShapeID="_x0000_i1564" DrawAspect="Content" ObjectID="_1324453714" r:id="rId1112"/>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35pt" o:ole="">
            <v:imagedata r:id="rId1113" o:title=""/>
          </v:shape>
          <o:OLEObject Type="Embed" ProgID="Equation.DSMT4" ShapeID="_x0000_i1565" DrawAspect="Content" ObjectID="_1324453715"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246" w:name="_Toc376787479"/>
      <w:r>
        <w:t>Biphasic-Solute Materials</w:t>
      </w:r>
      <w:bookmarkEnd w:id="1246"/>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65pt;height:10pt" o:ole="">
            <v:imagedata r:id="rId1116" o:title=""/>
          </v:shape>
          <o:OLEObject Type="Embed" ProgID="Equation.DSMT4" ShapeID="_x0000_i1566" DrawAspect="Content" ObjectID="_1324453716"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324453717" r:id="rId1119"/>
        </w:object>
      </w:r>
      <w:r w:rsidRPr="00B27FE9">
        <w:t xml:space="preserve">).  Furthermore, the activity </w:t>
      </w:r>
      <w:r w:rsidR="00AF2221" w:rsidRPr="00AF2221">
        <w:rPr>
          <w:position w:val="-10"/>
        </w:rPr>
        <w:object w:dxaOrig="200" w:dyaOrig="260" w14:anchorId="026D30FE">
          <v:shape id="_x0000_i1568" type="#_x0000_t75" style="width:10pt;height:13.35pt" o:ole="">
            <v:imagedata r:id="rId1120" o:title=""/>
          </v:shape>
          <o:OLEObject Type="Embed" ProgID="Equation.DSMT4" ShapeID="_x0000_i1568" DrawAspect="Content" ObjectID="_1324453718"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65pt" o:ole="">
            <v:imagedata r:id="rId1122" o:title=""/>
          </v:shape>
          <o:OLEObject Type="Embed" ProgID="Equation.DSMT4" ShapeID="_x0000_i1569" DrawAspect="Content" ObjectID="_1324453719" r:id="rId1123"/>
        </w:object>
      </w:r>
      <w:r w:rsidRPr="00B27FE9">
        <w:t xml:space="preserve">, such that the chemical potential </w:t>
      </w:r>
      <w:r w:rsidR="00AF2221" w:rsidRPr="00AF2221">
        <w:rPr>
          <w:position w:val="-10"/>
        </w:rPr>
        <w:object w:dxaOrig="240" w:dyaOrig="260" w14:anchorId="23E08A9E">
          <v:shape id="_x0000_i1570" type="#_x0000_t75" style="width:12pt;height:13.35pt" o:ole="">
            <v:imagedata r:id="rId1124" o:title=""/>
          </v:shape>
          <o:OLEObject Type="Embed" ProgID="Equation.DSMT4" ShapeID="_x0000_i1570" DrawAspect="Content" ObjectID="_1324453720"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35pt" o:ole="">
            <v:imagedata r:id="rId1126" o:title=""/>
          </v:shape>
          <o:OLEObject Type="Embed" ProgID="Equation.DSMT4" ShapeID="_x0000_i1571" DrawAspect="Content" ObjectID="_1324453721"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324453722" r:id="rId1129"/>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324453723" r:id="rId1131"/>
        </w:object>
      </w:r>
      <w:r w:rsidRPr="00B27FE9">
        <w:t xml:space="preserve">; </w:t>
      </w:r>
      <w:r w:rsidR="00AF2221" w:rsidRPr="00AF2221">
        <w:rPr>
          <w:position w:val="-6"/>
        </w:rPr>
        <w:object w:dxaOrig="180" w:dyaOrig="220" w14:anchorId="70DB71FE">
          <v:shape id="_x0000_i1574" type="#_x0000_t75" style="width:8.65pt;height:10.65pt" o:ole="">
            <v:imagedata r:id="rId1132" o:title=""/>
          </v:shape>
          <o:OLEObject Type="Embed" ProgID="Equation.DSMT4" ShapeID="_x0000_i1574" DrawAspect="Content" ObjectID="_1324453724"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65pt;height:13.35pt" o:ole="">
            <v:imagedata r:id="rId1134" o:title=""/>
          </v:shape>
          <o:OLEObject Type="Embed" ProgID="Equation.DSMT4" ShapeID="_x0000_i1575" DrawAspect="Content" ObjectID="_1324453725"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35pt" o:ole="">
            <v:imagedata r:id="rId1136" o:title=""/>
          </v:shape>
          <o:OLEObject Type="Embed" ProgID="Equation.DSMT4" ShapeID="_x0000_i1576" DrawAspect="Content" ObjectID="_1324453726" r:id="rId1137"/>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65pt;height:13.35pt" o:ole="">
            <v:imagedata r:id="rId1138" o:title=""/>
          </v:shape>
          <o:OLEObject Type="Embed" ProgID="Equation.DSMT4" ShapeID="_x0000_i1577" DrawAspect="Content" ObjectID="_1324453727" r:id="rId1139"/>
        </w:object>
      </w:r>
      <w:r w:rsidRPr="00B27FE9">
        <w:t xml:space="preserve">; in general, </w:t>
      </w:r>
      <w:r w:rsidR="00AF2221" w:rsidRPr="00AF2221">
        <w:rPr>
          <w:position w:val="-4"/>
        </w:rPr>
        <w:object w:dxaOrig="220" w:dyaOrig="260" w14:anchorId="1772A75F">
          <v:shape id="_x0000_i1578" type="#_x0000_t75" style="width:10.65pt;height:13.35pt" o:ole="">
            <v:imagedata r:id="rId1140" o:title=""/>
          </v:shape>
          <o:OLEObject Type="Embed" ProgID="Equation.DSMT4" ShapeID="_x0000_i1578" DrawAspect="Content" ObjectID="_1324453728" r:id="rId114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324453729"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35pt" o:ole="">
            <v:imagedata r:id="rId1144" o:title=""/>
          </v:shape>
          <o:OLEObject Type="Embed" ProgID="Equation.DSMT4" ShapeID="_x0000_i1580" DrawAspect="Content" ObjectID="_1324453730"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65pt;height:18pt" o:ole="">
            <v:imagedata r:id="rId1146" o:title=""/>
          </v:shape>
          <o:OLEObject Type="Embed" ProgID="Equation.DSMT4" ShapeID="_x0000_i1581" DrawAspect="Content" ObjectID="_1324453731"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35pt;height:34pt" o:ole="">
            <v:imagedata r:id="rId1148" o:title=""/>
          </v:shape>
          <o:OLEObject Type="Embed" ProgID="Equation.DSMT4" ShapeID="_x0000_i1582" DrawAspect="Content" ObjectID="_1324453732" r:id="rId1149"/>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65pt;height:19.35pt" o:ole="">
            <v:imagedata r:id="rId1150" o:title=""/>
          </v:shape>
          <o:OLEObject Type="Embed" ProgID="Equation.DSMT4" ShapeID="_x0000_i1583" DrawAspect="Content" ObjectID="_1324453733"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324453734" r:id="rId1153"/>
        </w:object>
      </w:r>
      <w:r w:rsidRPr="00B27FE9">
        <w:t xml:space="preserve">; </w:t>
      </w:r>
      <w:r w:rsidR="00AF2221" w:rsidRPr="00AF2221">
        <w:rPr>
          <w:position w:val="-12"/>
        </w:rPr>
        <w:object w:dxaOrig="340" w:dyaOrig="380" w14:anchorId="2598661C">
          <v:shape id="_x0000_i1585" type="#_x0000_t75" style="width:16.65pt;height:19.35pt" o:ole="">
            <v:imagedata r:id="rId1154" o:title=""/>
          </v:shape>
          <o:OLEObject Type="Embed" ProgID="Equation.DSMT4" ShapeID="_x0000_i1585" DrawAspect="Content" ObjectID="_1324453735"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35pt;height:12pt" o:ole="">
            <v:imagedata r:id="rId1156" o:title=""/>
          </v:shape>
          <o:OLEObject Type="Embed" ProgID="Equation.DSMT4" ShapeID="_x0000_i1586" DrawAspect="Content" ObjectID="_1324453736" r:id="rId1157"/>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35pt;height:12pt" o:ole="">
            <v:imagedata r:id="rId1158" o:title=""/>
          </v:shape>
          <o:OLEObject Type="Embed" ProgID="Equation.DSMT4" ShapeID="_x0000_i1587" DrawAspect="Content" ObjectID="_1324453737" r:id="rId1159"/>
        </w:object>
      </w:r>
      <w:r w:rsidRPr="00B27FE9">
        <w:t xml:space="preserve">; in general, </w:t>
      </w:r>
      <w:r w:rsidR="00AF2221" w:rsidRPr="00AF2221">
        <w:rPr>
          <w:position w:val="-4"/>
        </w:rPr>
        <w:object w:dxaOrig="260" w:dyaOrig="240" w14:anchorId="15D581ED">
          <v:shape id="_x0000_i1588" type="#_x0000_t75" style="width:13.35pt;height:12pt" o:ole="">
            <v:imagedata r:id="rId1160" o:title=""/>
          </v:shape>
          <o:OLEObject Type="Embed" ProgID="Equation.DSMT4" ShapeID="_x0000_i1588" DrawAspect="Content" ObjectID="_1324453738" r:id="rId1161"/>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324453739"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65pt" o:ole="">
            <v:imagedata r:id="rId1164" o:title=""/>
          </v:shape>
          <o:OLEObject Type="Embed" ProgID="Equation.DSMT4" ShapeID="_x0000_i1590" DrawAspect="Content" ObjectID="_1324453740" r:id="rId1165"/>
        </w:object>
      </w:r>
      <w:r w:rsidRPr="00B27FE9">
        <w:t xml:space="preserve"> and solute concentration </w:t>
      </w:r>
      <w:r w:rsidR="00AF2221" w:rsidRPr="00AF2221">
        <w:rPr>
          <w:position w:val="-6"/>
        </w:rPr>
        <w:object w:dxaOrig="180" w:dyaOrig="279" w14:anchorId="75E4FD17">
          <v:shape id="_x0000_i1591" type="#_x0000_t75" style="width:8.65pt;height:14pt" o:ole="">
            <v:imagedata r:id="rId1166" o:title=""/>
          </v:shape>
          <o:OLEObject Type="Embed" ProgID="Equation.DSMT4" ShapeID="_x0000_i1591" DrawAspect="Content" ObjectID="_1324453741"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324453742" r:id="rId1169"/>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65pt" o:ole="">
            <v:imagedata r:id="rId1170" o:title=""/>
          </v:shape>
          <o:OLEObject Type="Embed" ProgID="Equation.DSMT4" ShapeID="_x0000_i1593" DrawAspect="Content" ObjectID="_1324453743" r:id="rId1171"/>
        </w:object>
      </w:r>
      <w:r w:rsidRPr="00B27FE9">
        <w:t xml:space="preserve">, the effective fluid pressure </w:t>
      </w:r>
      <w:r w:rsidR="00AF2221" w:rsidRPr="00AF2221">
        <w:rPr>
          <w:position w:val="-10"/>
        </w:rPr>
        <w:object w:dxaOrig="240" w:dyaOrig="320" w14:anchorId="2B5D99EA">
          <v:shape id="_x0000_i1594" type="#_x0000_t75" style="width:12pt;height:16.65pt" o:ole="">
            <v:imagedata r:id="rId1172" o:title=""/>
          </v:shape>
          <o:OLEObject Type="Embed" ProgID="Equation.DSMT4" ShapeID="_x0000_i1594" DrawAspect="Content" ObjectID="_1324453744" r:id="rId1173"/>
        </w:object>
      </w:r>
      <w:r w:rsidRPr="00B27FE9">
        <w:t xml:space="preserve">, and the effective solute concentration </w:t>
      </w:r>
      <w:r w:rsidR="00AF2221" w:rsidRPr="00AF2221">
        <w:rPr>
          <w:position w:val="-6"/>
        </w:rPr>
        <w:object w:dxaOrig="180" w:dyaOrig="279" w14:anchorId="4AEEC58F">
          <v:shape id="_x0000_i1595" type="#_x0000_t75" style="width:8.65pt;height:14pt" o:ole="">
            <v:imagedata r:id="rId1174" o:title=""/>
          </v:shape>
          <o:OLEObject Type="Embed" ProgID="Equation.DSMT4" ShapeID="_x0000_i1595" DrawAspect="Content" ObjectID="_1324453745"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35pt" o:ole="">
            <v:imagedata r:id="rId1176" o:title=""/>
          </v:shape>
          <o:OLEObject Type="Embed" ProgID="Equation.DSMT4" ShapeID="_x0000_i1596" DrawAspect="Content" ObjectID="_1324453746" r:id="rId1177"/>
        </w:object>
      </w:r>
      <w:r w:rsidRPr="00B27FE9">
        <w:t xml:space="preserve"> or concentration </w:t>
      </w:r>
      <w:r w:rsidR="00AF2221" w:rsidRPr="00AF2221">
        <w:rPr>
          <w:position w:val="-6"/>
        </w:rPr>
        <w:object w:dxaOrig="180" w:dyaOrig="220" w14:anchorId="3CC461FA">
          <v:shape id="_x0000_i1597" type="#_x0000_t75" style="width:8.65pt;height:10.65pt" o:ole="">
            <v:imagedata r:id="rId1178" o:title=""/>
          </v:shape>
          <o:OLEObject Type="Embed" ProgID="Equation.DSMT4" ShapeID="_x0000_i1597" DrawAspect="Content" ObjectID="_1324453747" r:id="rId1179"/>
        </w:object>
      </w:r>
      <w:r w:rsidRPr="00B27FE9">
        <w:t xml:space="preserve">.  (In a biphasic material however, since </w:t>
      </w:r>
      <w:r w:rsidR="00AF2221" w:rsidRPr="00AF2221">
        <w:rPr>
          <w:position w:val="-6"/>
        </w:rPr>
        <w:object w:dxaOrig="540" w:dyaOrig="279" w14:anchorId="4E6E6D43">
          <v:shape id="_x0000_i1598" type="#_x0000_t75" style="width:27.35pt;height:14pt" o:ole="">
            <v:imagedata r:id="rId1180" o:title=""/>
          </v:shape>
          <o:OLEObject Type="Embed" ProgID="Equation.DSMT4" ShapeID="_x0000_i1598" DrawAspect="Content" ObjectID="_1324453748"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35pt;height:16.65pt" o:ole="">
            <v:imagedata r:id="rId1182" o:title=""/>
          </v:shape>
          <o:OLEObject Type="Embed" ProgID="Equation.DSMT4" ShapeID="_x0000_i1599" DrawAspect="Content" ObjectID="_1324453749"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324453750" r:id="rId1185"/>
        </w:object>
      </w:r>
      <w:r w:rsidRPr="00B27FE9">
        <w:t xml:space="preserve">, where </w:t>
      </w:r>
      <w:r w:rsidR="00AF2221" w:rsidRPr="00AF2221">
        <w:rPr>
          <w:position w:val="-6"/>
        </w:rPr>
        <w:object w:dxaOrig="300" w:dyaOrig="320" w14:anchorId="3A551F91">
          <v:shape id="_x0000_i1601" type="#_x0000_t75" style="width:14pt;height:16.65pt" o:ole="">
            <v:imagedata r:id="rId1186" o:title=""/>
          </v:shape>
          <o:OLEObject Type="Embed" ProgID="Equation.DSMT4" ShapeID="_x0000_i1601" DrawAspect="Content" ObjectID="_1324453751"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324453752" r:id="rId1189"/>
        </w:object>
      </w:r>
      <w:r w:rsidRPr="00B27FE9">
        <w:t xml:space="preserve"> is </w:t>
      </w:r>
      <w:r w:rsidR="00AF2221" w:rsidRPr="00AF2221">
        <w:rPr>
          <w:position w:val="-6"/>
        </w:rPr>
        <w:object w:dxaOrig="800" w:dyaOrig="260" w14:anchorId="4B6C8396">
          <v:shape id="_x0000_i1603" type="#_x0000_t75" style="width:40pt;height:13.35pt" o:ole="">
            <v:imagedata r:id="rId1190" o:title=""/>
          </v:shape>
          <o:OLEObject Type="Embed" ProgID="Equation.DSMT4" ShapeID="_x0000_i1603" DrawAspect="Content" ObjectID="_1324453753" r:id="rId1191"/>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65pt;height:14pt" o:ole="">
            <v:imagedata r:id="rId1192" o:title=""/>
          </v:shape>
          <o:OLEObject Type="Embed" ProgID="Equation.DSMT4" ShapeID="_x0000_i1604" DrawAspect="Content" ObjectID="_1324453754"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65pt;height:14pt" o:ole="">
            <v:imagedata r:id="rId1194" o:title=""/>
          </v:shape>
          <o:OLEObject Type="Embed" ProgID="Equation.DSMT4" ShapeID="_x0000_i1605" DrawAspect="Content" ObjectID="_1324453755" r:id="rId1195"/>
        </w:object>
      </w:r>
      <w:r w:rsidRPr="00B27FE9">
        <w:t xml:space="preserve"> and </w:t>
      </w:r>
      <w:r w:rsidR="00AF2221" w:rsidRPr="00AF2221">
        <w:rPr>
          <w:position w:val="-10"/>
        </w:rPr>
        <w:object w:dxaOrig="760" w:dyaOrig="320" w14:anchorId="65D51AAD">
          <v:shape id="_x0000_i1606" type="#_x0000_t75" style="width:38pt;height:16.65pt" o:ole="">
            <v:imagedata r:id="rId1196" o:title=""/>
          </v:shape>
          <o:OLEObject Type="Embed" ProgID="Equation.DSMT4" ShapeID="_x0000_i1606" DrawAspect="Content" ObjectID="_1324453756" r:id="rId1197"/>
        </w:object>
      </w:r>
      <w:r w:rsidRPr="00B27FE9">
        <w:t xml:space="preserve">, where </w:t>
      </w:r>
      <w:r w:rsidR="00AF2221" w:rsidRPr="00AF2221">
        <w:rPr>
          <w:position w:val="-6"/>
        </w:rPr>
        <w:object w:dxaOrig="260" w:dyaOrig="220" w14:anchorId="3DB4F108">
          <v:shape id="_x0000_i1607" type="#_x0000_t75" style="width:13.35pt;height:10.65pt" o:ole="">
            <v:imagedata r:id="rId1198" o:title=""/>
          </v:shape>
          <o:OLEObject Type="Embed" ProgID="Equation.DSMT4" ShapeID="_x0000_i1607" DrawAspect="Content" ObjectID="_1324453757"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65pt" o:ole="">
            <v:imagedata r:id="rId1200" o:title=""/>
          </v:shape>
          <o:OLEObject Type="Embed" ProgID="Equation.DSMT4" ShapeID="_x0000_i1608" DrawAspect="Content" ObjectID="_1324453758"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35pt;height:10.65pt" o:ole="">
            <v:imagedata r:id="rId1202" o:title=""/>
          </v:shape>
          <o:OLEObject Type="Embed" ProgID="Equation.DSMT4" ShapeID="_x0000_i1609" DrawAspect="Content" ObjectID="_1324453759" r:id="rId1203"/>
        </w:object>
      </w:r>
      <w:r w:rsidRPr="00B27FE9">
        <w:t xml:space="preserve"> and </w:t>
      </w:r>
      <w:r w:rsidR="00AF2221" w:rsidRPr="00AF2221">
        <w:rPr>
          <w:position w:val="-10"/>
        </w:rPr>
        <w:object w:dxaOrig="160" w:dyaOrig="320" w14:anchorId="0135AE0F">
          <v:shape id="_x0000_i1610" type="#_x0000_t75" style="width:8pt;height:16.65pt" o:ole="">
            <v:imagedata r:id="rId1204" o:title=""/>
          </v:shape>
          <o:OLEObject Type="Embed" ProgID="Equation.DSMT4" ShapeID="_x0000_i1610" DrawAspect="Content" ObjectID="_1324453760"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65pt;height:76pt" o:ole="">
            <v:imagedata r:id="rId1206" o:title=""/>
          </v:shape>
          <o:OLEObject Type="Embed" ProgID="Equation.DSMT4" ShapeID="_x0000_i1611" DrawAspect="Content" ObjectID="_1324453761" r:id="rId1207"/>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35pt;height:42pt" o:ole="">
            <v:imagedata r:id="rId1208" o:title=""/>
          </v:shape>
          <o:OLEObject Type="Embed" ProgID="Equation.DSMT4" ShapeID="_x0000_i1612" DrawAspect="Content" ObjectID="_1324453762" r:id="rId1209"/>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65pt;height:13.35pt" o:ole="">
            <v:imagedata r:id="rId1210" o:title=""/>
          </v:shape>
          <o:OLEObject Type="Embed" ProgID="Equation.DSMT4" ShapeID="_x0000_i1613" DrawAspect="Content" ObjectID="_1324453763"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324453764"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324453765"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324453766" r:id="rId1217"/>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247" w:name="_Toc376787480"/>
      <w:r>
        <w:t>Guidelines for Biphasic-Solute Analyses</w:t>
      </w:r>
      <w:bookmarkEnd w:id="1247"/>
    </w:p>
    <w:p w14:paraId="070AFA22" w14:textId="77777777" w:rsidR="00D71BBF" w:rsidRDefault="00D71BBF" w:rsidP="00D71BBF">
      <w:pPr>
        <w:pStyle w:val="Heading4"/>
      </w:pPr>
      <w:bookmarkStart w:id="1248" w:name="_Ref188327319"/>
      <w:bookmarkStart w:id="1249" w:name="_Toc376787481"/>
      <w:r>
        <w:t>Prescribed Boundary Conditions</w:t>
      </w:r>
      <w:bookmarkEnd w:id="1248"/>
      <w:bookmarkEnd w:id="1249"/>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65pt;height:19.35pt" o:ole="">
            <v:imagedata r:id="rId1218" o:title=""/>
          </v:shape>
          <o:OLEObject Type="Embed" ProgID="Equation.DSMT4" ShapeID="_x0000_i1617" DrawAspect="Content" ObjectID="_1324453767" r:id="rId1219"/>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35pt" o:ole="">
            <v:imagedata r:id="rId1220" o:title=""/>
          </v:shape>
          <o:OLEObject Type="Embed" ProgID="Equation.DSMT4" ShapeID="_x0000_i1618" DrawAspect="Content" ObjectID="_1324453768"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35pt;height:19.35pt" o:ole="">
            <v:imagedata r:id="rId1222" o:title=""/>
          </v:shape>
          <o:OLEObject Type="Embed" ProgID="Equation.DSMT4" ShapeID="_x0000_i1619" DrawAspect="Content" ObjectID="_1324453769" r:id="rId1223"/>
        </w:object>
      </w:r>
      <w:r>
        <w:t xml:space="preserve"> and the effective concentration is </w:t>
      </w:r>
      <w:r w:rsidR="00AF2221" w:rsidRPr="00AF2221">
        <w:rPr>
          <w:position w:val="-18"/>
        </w:rPr>
        <w:object w:dxaOrig="1100" w:dyaOrig="440" w14:anchorId="6C7876B7">
          <v:shape id="_x0000_i1620" type="#_x0000_t75" style="width:55.35pt;height:22pt" o:ole="">
            <v:imagedata r:id="rId1224" o:title=""/>
          </v:shape>
          <o:OLEObject Type="Embed" ProgID="Equation.DSMT4" ShapeID="_x0000_i1620" DrawAspect="Content" ObjectID="_1324453770" r:id="rId1225"/>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35pt" o:ole="">
            <v:imagedata r:id="rId1226" o:title=""/>
          </v:shape>
          <o:OLEObject Type="Embed" ProgID="Equation.DSMT4" ShapeID="_x0000_i1621" DrawAspect="Content" ObjectID="_1324453771"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65pt;height:19.35pt" o:ole="">
            <v:imagedata r:id="rId1228" o:title=""/>
          </v:shape>
          <o:OLEObject Type="Embed" ProgID="Equation.DSMT4" ShapeID="_x0000_i1622" DrawAspect="Content" ObjectID="_1324453772"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250" w:author="Steve Maas" w:date="2014-01-02T13:04:00Z">
        <w:r w:rsidR="00873D59">
          <w:t>3.9.3</w:t>
        </w:r>
      </w:ins>
      <w:del w:id="1251"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65pt;height:19.35pt" o:ole="">
            <v:imagedata r:id="rId1230" o:title=""/>
          </v:shape>
          <o:OLEObject Type="Embed" ProgID="Equation.DSMT4" ShapeID="_x0000_i1623" DrawAspect="Content" ObjectID="_1324453773"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252" w:name="_Toc376787482"/>
      <w:r>
        <w:t>Prescribed Initial Conditions</w:t>
      </w:r>
      <w:bookmarkEnd w:id="1252"/>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35pt;height:19.35pt" o:ole="">
            <v:imagedata r:id="rId1232" o:title=""/>
          </v:shape>
          <o:OLEObject Type="Embed" ProgID="Equation.DSMT4" ShapeID="_x0000_i1624" DrawAspect="Content" ObjectID="_1324453774"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35pt" o:ole="">
            <v:imagedata r:id="rId1234" o:title=""/>
          </v:shape>
          <o:OLEObject Type="Embed" ProgID="Equation.DSMT4" ShapeID="_x0000_i1625" DrawAspect="Content" ObjectID="_1324453775" r:id="rId1235"/>
        </w:object>
      </w:r>
      <w:r>
        <w:t xml:space="preserve">, the initial conditions inside the material should be set to </w:t>
      </w:r>
      <w:r w:rsidR="00AF2221" w:rsidRPr="00AF2221">
        <w:rPr>
          <w:position w:val="-14"/>
        </w:rPr>
        <w:object w:dxaOrig="720" w:dyaOrig="400" w14:anchorId="0BC0B7DB">
          <v:shape id="_x0000_i1626" type="#_x0000_t75" style="width:36.65pt;height:19.35pt" o:ole="">
            <v:imagedata r:id="rId1236" o:title=""/>
          </v:shape>
          <o:OLEObject Type="Embed" ProgID="Equation.DSMT4" ShapeID="_x0000_i1626" DrawAspect="Content" ObjectID="_1324453776" r:id="rId1237"/>
        </w:object>
      </w:r>
      <w:r>
        <w:t xml:space="preserve"> and </w:t>
      </w:r>
      <w:r w:rsidR="00AF2221" w:rsidRPr="00AF2221">
        <w:rPr>
          <w:position w:val="-14"/>
        </w:rPr>
        <w:object w:dxaOrig="660" w:dyaOrig="400" w14:anchorId="74BED87F">
          <v:shape id="_x0000_i1627" type="#_x0000_t75" style="width:32.65pt;height:19.35pt" o:ole="">
            <v:imagedata r:id="rId1238" o:title=""/>
          </v:shape>
          <o:OLEObject Type="Embed" ProgID="Equation.DSMT4" ShapeID="_x0000_i1627" DrawAspect="Content" ObjectID="_1324453777"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35pt;height:19.35pt" o:ole="">
            <v:imagedata r:id="rId1240" o:title=""/>
          </v:shape>
          <o:OLEObject Type="Embed" ProgID="Equation.DSMT4" ShapeID="_x0000_i1628" DrawAspect="Content" ObjectID="_1324453778" r:id="rId1241"/>
        </w:object>
      </w:r>
      <w:r>
        <w:t xml:space="preserve"> and </w:t>
      </w:r>
      <w:r w:rsidR="00AF2221" w:rsidRPr="00AF2221">
        <w:rPr>
          <w:position w:val="-14"/>
        </w:rPr>
        <w:object w:dxaOrig="240" w:dyaOrig="400" w14:anchorId="4D7AF2D8">
          <v:shape id="_x0000_i1629" type="#_x0000_t75" style="width:12pt;height:19.35pt" o:ole="">
            <v:imagedata r:id="rId1242" o:title=""/>
          </v:shape>
          <o:OLEObject Type="Embed" ProgID="Equation.DSMT4" ShapeID="_x0000_i1629" DrawAspect="Content" ObjectID="_1324453779" r:id="rId1243"/>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253" w:name="_Ref192767660"/>
      <w:bookmarkStart w:id="1254" w:name="_Toc376787483"/>
      <w:r w:rsidRPr="0097532C">
        <w:lastRenderedPageBreak/>
        <w:t>General Specification of Biphasic-Solute Materials</w:t>
      </w:r>
      <w:bookmarkEnd w:id="1253"/>
      <w:bookmarkEnd w:id="1254"/>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65pt;height:13.35pt" o:ole="">
            <v:imagedata r:id="rId1244" o:title=""/>
          </v:shape>
          <o:OLEObject Type="Embed" ProgID="Equation.DSMT4" ShapeID="_x0000_i1630" DrawAspect="Content" ObjectID="_1324453780"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324453781"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324453782" r:id="rId1249"/>
        </w:object>
      </w:r>
      <w:r w:rsidRPr="00B27FE9">
        <w:t xml:space="preserve">, the effective solubility </w:t>
      </w:r>
      <w:r w:rsidR="00AF2221" w:rsidRPr="00AF2221">
        <w:rPr>
          <w:position w:val="-4"/>
        </w:rPr>
        <w:object w:dxaOrig="220" w:dyaOrig="260" w14:anchorId="4AC6C5EE">
          <v:shape id="_x0000_i1633" type="#_x0000_t75" style="width:10.65pt;height:13.35pt" o:ole="">
            <v:imagedata r:id="rId1250" o:title=""/>
          </v:shape>
          <o:OLEObject Type="Embed" ProgID="Equation.DSMT4" ShapeID="_x0000_i1633" DrawAspect="Content" ObjectID="_1324453783" r:id="rId1251"/>
        </w:object>
      </w:r>
      <w:r w:rsidRPr="00B27FE9">
        <w:t xml:space="preserve"> and the osmotic coefficient </w:t>
      </w:r>
      <w:r w:rsidR="00AF2221" w:rsidRPr="00AF2221">
        <w:rPr>
          <w:position w:val="-4"/>
        </w:rPr>
        <w:object w:dxaOrig="260" w:dyaOrig="240" w14:anchorId="5979C138">
          <v:shape id="_x0000_i1634" type="#_x0000_t75" style="width:13.35pt;height:12pt" o:ole="">
            <v:imagedata r:id="rId1252" o:title=""/>
          </v:shape>
          <o:OLEObject Type="Embed" ProgID="Equation.DSMT4" ShapeID="_x0000_i1634" DrawAspect="Content" ObjectID="_1324453784"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35pt" o:ole="">
                  <v:imagedata r:id="rId1254" o:title=""/>
                </v:shape>
                <o:OLEObject Type="Embed" ProgID="Equation.DSMT4" ShapeID="_x0000_i1635" DrawAspect="Content" ObjectID="_1324453785"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65pt;height:13.35pt" o:ole="">
                  <v:imagedata r:id="rId1256" o:title=""/>
                </v:shape>
                <o:OLEObject Type="Embed" ProgID="Equation.DSMT4" ShapeID="_x0000_i1636" DrawAspect="Content" ObjectID="_1324453786"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35pt;height:12pt" o:ole="">
                  <v:imagedata r:id="rId1258" o:title=""/>
                </v:shape>
                <o:OLEObject Type="Embed" ProgID="Equation.DSMT4" ShapeID="_x0000_i1637" DrawAspect="Content" ObjectID="_1324453787"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324453788"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324453789"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324453790"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255" w:author="Steve Maas" w:date="2014-01-02T13:04:00Z">
        <w:r w:rsidR="00873D59">
          <w:t>3.12.2</w:t>
        </w:r>
      </w:ins>
      <w:del w:id="1256"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324453791"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324453792"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65pt;height:13.35pt" o:ole="">
                  <v:imagedata r:id="rId1270" o:title=""/>
                </v:shape>
                <o:OLEObject Type="Embed" ProgID="Equation.DSMT4" ShapeID="_x0000_i1643" DrawAspect="Content" ObjectID="_1324453793"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35pt" o:ole="">
            <v:imagedata r:id="rId1272" o:title=""/>
          </v:shape>
          <o:OLEObject Type="Embed" ProgID="Equation.DSMT4" ShapeID="_x0000_i1644" DrawAspect="Content" ObjectID="_1324453794" r:id="rId1273"/>
        </w:object>
      </w:r>
      <w:r w:rsidRPr="00B27FE9">
        <w:t xml:space="preserve"> 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324453795" r:id="rId1275"/>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257" w:name="_Ref162420101"/>
      <w:bookmarkStart w:id="1258" w:name="_Toc376787484"/>
      <w:r w:rsidRPr="0097532C">
        <w:lastRenderedPageBreak/>
        <w:t>Diffusivity Materials</w:t>
      </w:r>
      <w:bookmarkEnd w:id="1257"/>
      <w:bookmarkEnd w:id="1258"/>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324453796"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259" w:name="_Toc376787485"/>
      <w:r w:rsidRPr="00B27FE9">
        <w:t>Constant Isotropic Diffusivity</w:t>
      </w:r>
      <w:bookmarkEnd w:id="1259"/>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pt;height:18pt" o:ole="">
                  <v:imagedata r:id="rId1278" o:title=""/>
                </v:shape>
                <o:OLEObject Type="Embed" ProgID="Equation.DSMT4" ShapeID="_x0000_i1647" DrawAspect="Content" ObjectID="_1324453797" r:id="rId1279"/>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65pt;height:14pt" o:ole="">
                  <v:imagedata r:id="rId1280" o:title=""/>
                </v:shape>
                <o:OLEObject Type="Embed" ProgID="Equation.DSMT4" ShapeID="_x0000_i1648" DrawAspect="Content" ObjectID="_1324453798" r:id="rId1281"/>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65pt;height:16.65pt" o:ole="">
            <v:imagedata r:id="rId1282" o:title=""/>
          </v:shape>
          <o:OLEObject Type="Embed" ProgID="Equation.DSMT4" ShapeID="_x0000_i1649" DrawAspect="Content" ObjectID="_1324453799"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65pt;height:14pt" o:ole="">
            <v:imagedata r:id="rId1284" o:title=""/>
          </v:shape>
          <o:OLEObject Type="Embed" ProgID="Equation.DSMT4" ShapeID="_x0000_i1650" DrawAspect="Content" ObjectID="_1324453800" r:id="rId1285"/>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65pt;height:18pt" o:ole="">
            <v:imagedata r:id="rId1286" o:title=""/>
          </v:shape>
          <o:OLEObject Type="Embed" ProgID="Equation.DSMT4" ShapeID="_x0000_i1651" DrawAspect="Content" ObjectID="_1324453801"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260" w:name="_Toc376787486"/>
      <w:r>
        <w:lastRenderedPageBreak/>
        <w:t>Constant Orthotropic Diffusivity</w:t>
      </w:r>
      <w:bookmarkEnd w:id="1260"/>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pt;height:18pt" o:ole="">
                  <v:imagedata r:id="rId1288" o:title=""/>
                </v:shape>
                <o:OLEObject Type="Embed" ProgID="Equation.DSMT4" ShapeID="_x0000_i1652" DrawAspect="Content" ObjectID="_1324453802" r:id="rId1289"/>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pt;height:16.65pt" o:ole="">
                  <v:imagedata r:id="rId1290" o:title=""/>
                </v:shape>
                <o:OLEObject Type="Embed" ProgID="Equation.DSMT4" ShapeID="_x0000_i1653" DrawAspect="Content" ObjectID="_1324453803" r:id="rId1291"/>
              </w:object>
            </w:r>
            <w:r>
              <w:t xml:space="preserve"> along orthogonal directions (</w:t>
            </w:r>
            <w:r w:rsidR="00AF2221" w:rsidRPr="00AF2221">
              <w:rPr>
                <w:position w:val="-10"/>
              </w:rPr>
              <w:object w:dxaOrig="920" w:dyaOrig="320" w14:anchorId="4EDF3E7D">
                <v:shape id="_x0000_i1654" type="#_x0000_t75" style="width:45.35pt;height:16.65pt" o:ole="">
                  <v:imagedata r:id="rId1292" o:title=""/>
                </v:shape>
                <o:OLEObject Type="Embed" ProgID="Equation.DSMT4" ShapeID="_x0000_i1654" DrawAspect="Content" ObjectID="_1324453804" r:id="rId1293"/>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324453805" r:id="rId1295"/>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65pt;height:18pt" o:ole="">
            <v:imagedata r:id="rId1296" o:title=""/>
          </v:shape>
          <o:OLEObject Type="Embed" ProgID="Equation.DSMT4" ShapeID="_x0000_i1656" DrawAspect="Content" ObjectID="_1324453806"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65pt" o:ole="">
            <v:imagedata r:id="rId1298" o:title=""/>
          </v:shape>
          <o:OLEObject Type="Embed" ProgID="Equation.DSMT4" ShapeID="_x0000_i1657" DrawAspect="Content" ObjectID="_1324453807" r:id="rId1299"/>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35pt" o:ole="">
            <v:imagedata r:id="rId1300" o:title=""/>
          </v:shape>
          <o:OLEObject Type="Embed" ProgID="Equation.DSMT4" ShapeID="_x0000_i1658" DrawAspect="Content" ObjectID="_1324453808"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261" w:name="_Toc376787487"/>
      <w:r>
        <w:lastRenderedPageBreak/>
        <w:t>Referentially Isotropic Diffusivity</w:t>
      </w:r>
      <w:bookmarkEnd w:id="1261"/>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pt;height:18pt" o:ole="">
                  <v:imagedata r:id="rId1302" o:title=""/>
                </v:shape>
                <o:OLEObject Type="Embed" ProgID="Equation.DSMT4" ShapeID="_x0000_i1659" DrawAspect="Content" ObjectID="_1324453809" r:id="rId1303"/>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pt;height:18pt" o:ole="">
                  <v:imagedata r:id="rId1304" o:title=""/>
                </v:shape>
                <o:OLEObject Type="Embed" ProgID="Equation.DSMT4" ShapeID="_x0000_i1660" DrawAspect="Content" ObjectID="_1324453810" r:id="rId1305"/>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65pt;height:18pt" o:ole="">
                  <v:imagedata r:id="rId1306" o:title=""/>
                </v:shape>
                <o:OLEObject Type="Embed" ProgID="Equation.DSMT4" ShapeID="_x0000_i1661" DrawAspect="Content" ObjectID="_1324453811" r:id="rId1307"/>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pt;height:18pt" o:ole="">
                  <v:imagedata r:id="rId1308" o:title=""/>
                </v:shape>
                <o:OLEObject Type="Embed" ProgID="Equation.DSMT4" ShapeID="_x0000_i1662" DrawAspect="Content" ObjectID="_1324453812" r:id="rId1309"/>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65pt;height:13.35pt" o:ole="">
                  <v:imagedata r:id="rId1310" o:title=""/>
                </v:shape>
                <o:OLEObject Type="Embed" ProgID="Equation.DSMT4" ShapeID="_x0000_i1663" DrawAspect="Content" ObjectID="_1324453813" r:id="rId1311"/>
              </w:object>
            </w:r>
            <w:r>
              <w:t xml:space="preserve"> (</w:t>
            </w:r>
            <w:r w:rsidR="00AF2221" w:rsidRPr="00AF2221">
              <w:rPr>
                <w:position w:val="-6"/>
              </w:rPr>
              <w:object w:dxaOrig="680" w:dyaOrig="279" w14:anchorId="3A5772AB">
                <v:shape id="_x0000_i1664" type="#_x0000_t75" style="width:34pt;height:14pt" o:ole="">
                  <v:imagedata r:id="rId1312" o:title=""/>
                </v:shape>
                <o:OLEObject Type="Embed" ProgID="Equation.DSMT4" ShapeID="_x0000_i1664" DrawAspect="Content" ObjectID="_1324453814" r:id="rId1313"/>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2pt;height:10.65pt" o:ole="">
                  <v:imagedata r:id="rId1314" o:title=""/>
                </v:shape>
                <o:OLEObject Type="Embed" ProgID="Equation.DSMT4" ShapeID="_x0000_i1665" DrawAspect="Content" ObjectID="_1324453815" r:id="rId1315"/>
              </w:object>
            </w:r>
            <w:r>
              <w:t xml:space="preserve"> (</w:t>
            </w:r>
            <w:r w:rsidR="00AF2221" w:rsidRPr="00AF2221">
              <w:rPr>
                <w:position w:val="-6"/>
              </w:rPr>
              <w:object w:dxaOrig="580" w:dyaOrig="279" w14:anchorId="69C60CED">
                <v:shape id="_x0000_i1666" type="#_x0000_t75" style="width:29.35pt;height:14pt" o:ole="">
                  <v:imagedata r:id="rId1316" o:title=""/>
                </v:shape>
                <o:OLEObject Type="Embed" ProgID="Equation.DSMT4" ShapeID="_x0000_i1666" DrawAspect="Content" ObjectID="_1324453816" r:id="rId1317"/>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35pt;height:38pt" o:ole="">
            <v:imagedata r:id="rId1318" o:title=""/>
          </v:shape>
          <o:OLEObject Type="Embed" ProgID="Equation.DSMT4" ShapeID="_x0000_i1667" DrawAspect="Content" ObjectID="_1324453817" r:id="rId1319"/>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65pt;height:14pt" o:ole="">
            <v:imagedata r:id="rId1320" o:title=""/>
          </v:shape>
          <o:OLEObject Type="Embed" ProgID="Equation.DSMT4" ShapeID="_x0000_i1668" DrawAspect="Content" ObjectID="_1324453818"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324453819" r:id="rId1323"/>
        </w:object>
      </w:r>
      <w:r>
        <w:t xml:space="preserve"> where </w:t>
      </w:r>
      <w:r w:rsidR="00AF2221" w:rsidRPr="00AF2221">
        <w:rPr>
          <w:position w:val="-4"/>
        </w:rPr>
        <w:object w:dxaOrig="220" w:dyaOrig="260" w14:anchorId="6A938B4F">
          <v:shape id="_x0000_i1670" type="#_x0000_t75" style="width:10.65pt;height:13.35pt" o:ole="">
            <v:imagedata r:id="rId1324" o:title=""/>
          </v:shape>
          <o:OLEObject Type="Embed" ProgID="Equation.DSMT4" ShapeID="_x0000_i1670" DrawAspect="Content" ObjectID="_1324453820"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65pt" o:ole="">
            <v:imagedata r:id="rId1326" o:title=""/>
          </v:shape>
          <o:OLEObject Type="Embed" ProgID="Equation.DSMT4" ShapeID="_x0000_i1671" DrawAspect="Content" ObjectID="_1324453821"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35pt" o:ole="">
            <v:imagedata r:id="rId1328" o:title=""/>
          </v:shape>
          <o:OLEObject Type="Embed" ProgID="Equation.DSMT4" ShapeID="_x0000_i1672" DrawAspect="Content" ObjectID="_1324453822" r:id="rId1329"/>
        </w:object>
      </w:r>
      <w:r>
        <w:t xml:space="preserve">) is isotropic and given by </w:t>
      </w:r>
      <w:r w:rsidR="00AF2221" w:rsidRPr="00AF2221">
        <w:rPr>
          <w:position w:val="-14"/>
        </w:rPr>
        <w:object w:dxaOrig="2060" w:dyaOrig="400" w14:anchorId="51DA38FD">
          <v:shape id="_x0000_i1673" type="#_x0000_t75" style="width:103.35pt;height:19.35pt" o:ole="">
            <v:imagedata r:id="rId1330" o:title=""/>
          </v:shape>
          <o:OLEObject Type="Embed" ProgID="Equation.DSMT4" ShapeID="_x0000_i1673" DrawAspect="Content" ObjectID="_1324453823"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262" w:name="_Toc376787488"/>
      <w:r>
        <w:lastRenderedPageBreak/>
        <w:t>Referentially Orthotropic Diffusivity</w:t>
      </w:r>
      <w:bookmarkEnd w:id="1262"/>
    </w:p>
    <w:p w14:paraId="241A75AB" w14:textId="167F2E4A" w:rsidR="006A0BC1" w:rsidRDefault="006A0BC1" w:rsidP="006A0BC1">
      <w:r>
        <w:t xml:space="preserve">The material type for a </w:t>
      </w:r>
      <w:del w:id="1263"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pt;height:18pt" o:ole="">
                  <v:imagedata r:id="rId1332" o:title=""/>
                </v:shape>
                <o:OLEObject Type="Embed" ProgID="Equation.DSMT4" ShapeID="_x0000_i1674" DrawAspect="Content" ObjectID="_1324453824" r:id="rId1333"/>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pt;height:18pt" o:ole="">
                  <v:imagedata r:id="rId1334" o:title=""/>
                </v:shape>
                <o:OLEObject Type="Embed" ProgID="Equation.DSMT4" ShapeID="_x0000_i1675" DrawAspect="Content" ObjectID="_1324453825" r:id="rId1335"/>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65pt;height:19.35pt" o:ole="">
                  <v:imagedata r:id="rId1336" o:title=""/>
                </v:shape>
                <o:OLEObject Type="Embed" ProgID="Equation.DSMT4" ShapeID="_x0000_i1676" DrawAspect="Content" ObjectID="_1324453826" r:id="rId1337"/>
              </w:object>
            </w:r>
            <w:r>
              <w:t xml:space="preserve"> along orthogonal directions (</w:t>
            </w:r>
            <w:r w:rsidR="00AF2221" w:rsidRPr="00AF2221">
              <w:rPr>
                <w:position w:val="-10"/>
              </w:rPr>
              <w:object w:dxaOrig="920" w:dyaOrig="320" w14:anchorId="4DF4426A">
                <v:shape id="_x0000_i1677" type="#_x0000_t75" style="width:45.35pt;height:16.65pt" o:ole="">
                  <v:imagedata r:id="rId1338" o:title=""/>
                </v:shape>
                <o:OLEObject Type="Embed" ProgID="Equation.DSMT4" ShapeID="_x0000_i1677" DrawAspect="Content" ObjectID="_1324453827" r:id="rId1339"/>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pt;height:19.35pt" o:ole="">
                  <v:imagedata r:id="rId1340" o:title=""/>
                </v:shape>
                <o:OLEObject Type="Embed" ProgID="Equation.DSMT4" ShapeID="_x0000_i1678" DrawAspect="Content" ObjectID="_1324453828" r:id="rId1341"/>
              </w:object>
            </w:r>
            <w:r>
              <w:t xml:space="preserve"> along orthogonal directions (</w:t>
            </w:r>
            <w:r w:rsidR="00AF2221" w:rsidRPr="00AF2221">
              <w:rPr>
                <w:position w:val="-10"/>
              </w:rPr>
              <w:object w:dxaOrig="920" w:dyaOrig="320" w14:anchorId="7DDC2654">
                <v:shape id="_x0000_i1679" type="#_x0000_t75" style="width:45.35pt;height:16.65pt" o:ole="">
                  <v:imagedata r:id="rId1342" o:title=""/>
                </v:shape>
                <o:OLEObject Type="Embed" ProgID="Equation.DSMT4" ShapeID="_x0000_i1679" DrawAspect="Content" ObjectID="_1324453829" r:id="rId1343"/>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35pt;height:18pt" o:ole="">
                  <v:imagedata r:id="rId1344" o:title=""/>
                </v:shape>
                <o:OLEObject Type="Embed" ProgID="Equation.DSMT4" ShapeID="_x0000_i1680" DrawAspect="Content" ObjectID="_1324453830" r:id="rId1345"/>
              </w:object>
            </w:r>
            <w:r>
              <w:t xml:space="preserve"> (</w:t>
            </w:r>
            <w:r w:rsidR="00AF2221" w:rsidRPr="00AF2221">
              <w:rPr>
                <w:position w:val="-12"/>
              </w:rPr>
              <w:object w:dxaOrig="760" w:dyaOrig="360" w14:anchorId="1C23D329">
                <v:shape id="_x0000_i1681" type="#_x0000_t75" style="width:38pt;height:18pt" o:ole="">
                  <v:imagedata r:id="rId1346" o:title=""/>
                </v:shape>
                <o:OLEObject Type="Embed" ProgID="Equation.DSMT4" ShapeID="_x0000_i1681" DrawAspect="Content" ObjectID="_1324453831" r:id="rId1347"/>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35pt;height:18pt" o:ole="">
                  <v:imagedata r:id="rId1348" o:title=""/>
                </v:shape>
                <o:OLEObject Type="Embed" ProgID="Equation.DSMT4" ShapeID="_x0000_i1682" DrawAspect="Content" ObjectID="_1324453832" r:id="rId1349"/>
              </w:object>
            </w:r>
            <w:r>
              <w:t xml:space="preserve"> (</w:t>
            </w:r>
            <w:r w:rsidR="00AF2221" w:rsidRPr="00AF2221">
              <w:rPr>
                <w:position w:val="-10"/>
              </w:rPr>
              <w:object w:dxaOrig="920" w:dyaOrig="320" w14:anchorId="6481342E">
                <v:shape id="_x0000_i1683" type="#_x0000_t75" style="width:45.35pt;height:16.65pt" o:ole="">
                  <v:imagedata r:id="rId1350" o:title=""/>
                </v:shape>
                <o:OLEObject Type="Embed" ProgID="Equation.DSMT4" ShapeID="_x0000_i1683" DrawAspect="Content" ObjectID="_1324453833" r:id="rId1351"/>
              </w:object>
            </w:r>
            <w:r>
              <w:t xml:space="preserve">, </w:t>
            </w:r>
            <w:r w:rsidR="00AF2221" w:rsidRPr="00AF2221">
              <w:rPr>
                <w:position w:val="-12"/>
              </w:rPr>
              <w:object w:dxaOrig="760" w:dyaOrig="360" w14:anchorId="48985451">
                <v:shape id="_x0000_i1684" type="#_x0000_t75" style="width:38pt;height:18pt" o:ole="">
                  <v:imagedata r:id="rId1352" o:title=""/>
                </v:shape>
                <o:OLEObject Type="Embed" ProgID="Equation.DSMT4" ShapeID="_x0000_i1684" DrawAspect="Content" ObjectID="_1324453834" r:id="rId1353"/>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pt;height:18pt" o:ole="">
                  <v:imagedata r:id="rId1354" o:title=""/>
                </v:shape>
                <o:OLEObject Type="Embed" ProgID="Equation.DSMT4" ShapeID="_x0000_i1685" DrawAspect="Content" ObjectID="_1324453835" r:id="rId1355"/>
              </w:object>
            </w:r>
            <w:r>
              <w:t xml:space="preserve"> (</w:t>
            </w:r>
            <w:r w:rsidR="00AF2221" w:rsidRPr="00AF2221">
              <w:rPr>
                <w:position w:val="-12"/>
              </w:rPr>
              <w:object w:dxaOrig="660" w:dyaOrig="360" w14:anchorId="3EC3E9A8">
                <v:shape id="_x0000_i1686" type="#_x0000_t75" style="width:32.65pt;height:18pt" o:ole="">
                  <v:imagedata r:id="rId1356" o:title=""/>
                </v:shape>
                <o:OLEObject Type="Embed" ProgID="Equation.DSMT4" ShapeID="_x0000_i1686" DrawAspect="Content" ObjectID="_1324453836" r:id="rId1357"/>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pt;height:18pt" o:ole="">
                  <v:imagedata r:id="rId1358" o:title=""/>
                </v:shape>
                <o:OLEObject Type="Embed" ProgID="Equation.DSMT4" ShapeID="_x0000_i1687" DrawAspect="Content" ObjectID="_1324453837" r:id="rId1359"/>
              </w:object>
            </w:r>
            <w:r>
              <w:t xml:space="preserve"> (</w:t>
            </w:r>
            <w:r w:rsidR="00AF2221" w:rsidRPr="00AF2221">
              <w:rPr>
                <w:position w:val="-10"/>
              </w:rPr>
              <w:object w:dxaOrig="920" w:dyaOrig="320" w14:anchorId="10422FEA">
                <v:shape id="_x0000_i1688" type="#_x0000_t75" style="width:45.35pt;height:16.65pt" o:ole="">
                  <v:imagedata r:id="rId1360" o:title=""/>
                </v:shape>
                <o:OLEObject Type="Embed" ProgID="Equation.DSMT4" ShapeID="_x0000_i1688" DrawAspect="Content" ObjectID="_1324453838" r:id="rId1361"/>
              </w:object>
            </w:r>
            <w:r>
              <w:t xml:space="preserve">, </w:t>
            </w:r>
            <w:r w:rsidR="00AF2221" w:rsidRPr="00AF2221">
              <w:rPr>
                <w:position w:val="-12"/>
              </w:rPr>
              <w:object w:dxaOrig="680" w:dyaOrig="360" w14:anchorId="58F0F696">
                <v:shape id="_x0000_i1689" type="#_x0000_t75" style="width:34pt;height:18pt" o:ole="">
                  <v:imagedata r:id="rId1362" o:title=""/>
                </v:shape>
                <o:OLEObject Type="Embed" ProgID="Equation.DSMT4" ShapeID="_x0000_i1689" DrawAspect="Content" ObjectID="_1324453839" r:id="rId1363"/>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pt" o:ole="">
            <v:imagedata r:id="rId1364" o:title=""/>
          </v:shape>
          <o:OLEObject Type="Embed" ProgID="Equation.DSMT4" ShapeID="_x0000_i1690" DrawAspect="Content" ObjectID="_1324453840" r:id="rId1365"/>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324453841" r:id="rId1367"/>
        </w:object>
      </w:r>
      <w:r>
        <w:t>,</w:t>
      </w:r>
    </w:p>
    <w:p w14:paraId="5A484DDC" w14:textId="0F6B6DCA" w:rsidR="006A0BC1" w:rsidRDefault="00AF2221" w:rsidP="006A0BC1">
      <w:r w:rsidRPr="00AF2221">
        <w:rPr>
          <w:position w:val="-6"/>
        </w:rPr>
        <w:object w:dxaOrig="220" w:dyaOrig="279" w14:anchorId="0E5E8C27">
          <v:shape id="_x0000_i1692" type="#_x0000_t75" style="width:10.65pt;height:14pt" o:ole="">
            <v:imagedata r:id="rId1368" o:title=""/>
          </v:shape>
          <o:OLEObject Type="Embed" ProgID="Equation.DSMT4" ShapeID="_x0000_i1692" DrawAspect="Content" ObjectID="_1324453842" r:id="rId1369"/>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324453843" r:id="rId1371"/>
        </w:object>
      </w:r>
      <w:r w:rsidR="006A0BC1">
        <w:t xml:space="preserve"> where</w:t>
      </w:r>
      <w:r w:rsidR="006A0BC1">
        <w:rPr>
          <w:b/>
        </w:rPr>
        <w:t xml:space="preserve"> </w:t>
      </w:r>
      <w:r w:rsidRPr="00AF2221">
        <w:rPr>
          <w:b/>
          <w:position w:val="-4"/>
        </w:rPr>
        <w:object w:dxaOrig="220" w:dyaOrig="260" w14:anchorId="28B0A476">
          <v:shape id="_x0000_i1694" type="#_x0000_t75" style="width:10.65pt;height:13.35pt" o:ole="">
            <v:imagedata r:id="rId1372" o:title=""/>
          </v:shape>
          <o:OLEObject Type="Embed" ProgID="Equation.DSMT4" ShapeID="_x0000_i1694" DrawAspect="Content" ObjectID="_1324453844"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324453845" r:id="rId1375"/>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35pt;height:19.35pt" o:ole="">
            <v:imagedata r:id="rId1376" o:title=""/>
          </v:shape>
          <o:OLEObject Type="Embed" ProgID="Equation.DSMT4" ShapeID="_x0000_i1696" DrawAspect="Content" ObjectID="_1324453846" r:id="rId1377"/>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65pt;height:18pt" o:ole="">
            <v:imagedata r:id="rId1378" o:title=""/>
          </v:shape>
          <o:OLEObject Type="Embed" ProgID="Equation.DSMT4" ShapeID="_x0000_i1697" DrawAspect="Content" ObjectID="_1324453847"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1264" w:author="Gerard Ateshian" w:date="2014-01-07T09:58:00Z">
        <w:r w:rsidDel="005467AD">
          <w:delText xml:space="preserve">permeability </w:delText>
        </w:r>
      </w:del>
      <w:ins w:id="1265"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35pt" o:ole="">
            <v:imagedata r:id="rId1380" o:title=""/>
          </v:shape>
          <o:OLEObject Type="Embed" ProgID="Equation.DSMT4" ShapeID="_x0000_i1698" DrawAspect="Content" ObjectID="_1324453848" r:id="rId1381"/>
        </w:object>
      </w:r>
      <w:r>
        <w:t xml:space="preserve">) is given by </w:t>
      </w:r>
      <w:r w:rsidR="005467AD" w:rsidRPr="00AF2221">
        <w:rPr>
          <w:position w:val="-28"/>
        </w:rPr>
        <w:object w:dxaOrig="3080" w:dyaOrig="700" w14:anchorId="1D3ACB9A">
          <v:shape id="_x0000_i1699" type="#_x0000_t75" style="width:154pt;height:35.35pt" o:ole="">
            <v:imagedata r:id="rId1382" o:title=""/>
          </v:shape>
          <o:OLEObject Type="Embed" ProgID="Equation.DSMT4" ShapeID="_x0000_i1699" DrawAspect="Content" ObjectID="_1324453849"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1266" w:author="Gerard Ateshian" w:date="2014-01-07T09:51:00Z"/>
        </w:rPr>
      </w:pPr>
      <w:ins w:id="1267" w:author="Gerard Ateshian" w:date="2014-01-07T09:51:00Z">
        <w:r>
          <w:br w:type="page"/>
        </w:r>
      </w:ins>
    </w:p>
    <w:p w14:paraId="16F83162" w14:textId="6B9ED65E" w:rsidR="00C14B72" w:rsidRDefault="00C14B72" w:rsidP="00C14B72">
      <w:pPr>
        <w:pStyle w:val="Heading4"/>
        <w:rPr>
          <w:ins w:id="1268" w:author="Gerard Ateshian" w:date="2014-01-07T09:51:00Z"/>
        </w:rPr>
      </w:pPr>
      <w:bookmarkStart w:id="1269" w:name="_GoBack"/>
      <w:bookmarkEnd w:id="1269"/>
      <w:ins w:id="1270" w:author="Gerard Ateshian" w:date="2014-01-07T09:52:00Z">
        <w:r>
          <w:lastRenderedPageBreak/>
          <w:t xml:space="preserve">Albro Isotropic </w:t>
        </w:r>
      </w:ins>
      <w:ins w:id="1271" w:author="Gerard Ateshian" w:date="2014-01-07T09:51:00Z">
        <w:r>
          <w:t>Diffusivity</w:t>
        </w:r>
      </w:ins>
    </w:p>
    <w:p w14:paraId="4A8B3CD1" w14:textId="19D3EA6F" w:rsidR="00C14B72" w:rsidRDefault="00C14B72" w:rsidP="00C14B72">
      <w:pPr>
        <w:rPr>
          <w:ins w:id="1272" w:author="Gerard Ateshian" w:date="2014-01-07T09:51:00Z"/>
        </w:rPr>
      </w:pPr>
      <w:ins w:id="1273" w:author="Gerard Ateshian" w:date="2014-01-07T09:51:00Z">
        <w:r>
          <w:t xml:space="preserve">The material type for a </w:t>
        </w:r>
      </w:ins>
      <w:ins w:id="1274" w:author="Gerard Ateshian" w:date="2014-01-07T09:53:00Z">
        <w:r>
          <w:t xml:space="preserve">porosity and concentration-dependent </w:t>
        </w:r>
      </w:ins>
      <w:ins w:id="1275" w:author="Gerard Ateshian" w:date="2014-01-07T09:51:00Z">
        <w:r>
          <w:t xml:space="preserve">diffusivity which is </w:t>
        </w:r>
      </w:ins>
      <w:ins w:id="1276" w:author="Gerard Ateshian" w:date="2014-01-07T09:53:00Z">
        <w:r>
          <w:t xml:space="preserve">isotropic </w:t>
        </w:r>
      </w:ins>
      <w:ins w:id="1277" w:author="Gerard Ateshian" w:date="2014-01-07T09:51:00Z">
        <w:r>
          <w:t xml:space="preserve">is </w:t>
        </w:r>
        <w:r>
          <w:rPr>
            <w:i/>
          </w:rPr>
          <w:t>“diff-</w:t>
        </w:r>
      </w:ins>
      <w:ins w:id="1278" w:author="Gerard Ateshian" w:date="2014-01-07T09:53:00Z">
        <w:r>
          <w:rPr>
            <w:i/>
          </w:rPr>
          <w:t>Albro</w:t>
        </w:r>
      </w:ins>
      <w:ins w:id="1279" w:author="Gerard Ateshian" w:date="2014-01-07T09:51:00Z">
        <w:r>
          <w:rPr>
            <w:i/>
          </w:rPr>
          <w:t>-</w:t>
        </w:r>
      </w:ins>
      <w:ins w:id="1280" w:author="Gerard Ateshian" w:date="2014-01-07T09:53:00Z">
        <w:r>
          <w:rPr>
            <w:i/>
          </w:rPr>
          <w:t>iso</w:t>
        </w:r>
      </w:ins>
      <w:ins w:id="1281" w:author="Gerard Ateshian" w:date="2014-01-07T09:51:00Z">
        <w:r>
          <w:rPr>
            <w:i/>
          </w:rPr>
          <w:t>”</w:t>
        </w:r>
        <w:r>
          <w:t>. The following material parameters need to be defined:</w:t>
        </w:r>
      </w:ins>
    </w:p>
    <w:p w14:paraId="5AA8EAF3" w14:textId="77777777" w:rsidR="00C14B72" w:rsidRDefault="00C14B72" w:rsidP="00C14B72">
      <w:pPr>
        <w:rPr>
          <w:ins w:id="1282"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283" w:author="Gerard Ateshian" w:date="2014-01-07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907"/>
        <w:tblGridChange w:id="1284">
          <w:tblGrid>
            <w:gridCol w:w="1669"/>
            <w:gridCol w:w="7907"/>
          </w:tblGrid>
        </w:tblGridChange>
      </w:tblGrid>
      <w:tr w:rsidR="00C14B72" w14:paraId="4F9D9FC1" w14:textId="77777777" w:rsidTr="00C14B72">
        <w:trPr>
          <w:ins w:id="1285" w:author="Gerard Ateshian" w:date="2014-01-07T09:51:00Z"/>
        </w:trPr>
        <w:tc>
          <w:tcPr>
            <w:tcW w:w="1669" w:type="dxa"/>
            <w:shd w:val="clear" w:color="auto" w:fill="auto"/>
            <w:tcPrChange w:id="1286" w:author="Gerard Ateshian" w:date="2014-01-07T09:55:00Z">
              <w:tcPr>
                <w:tcW w:w="1638" w:type="dxa"/>
                <w:shd w:val="clear" w:color="auto" w:fill="auto"/>
              </w:tcPr>
            </w:tcPrChange>
          </w:tcPr>
          <w:p w14:paraId="1D4A61FE" w14:textId="77777777" w:rsidR="00C14B72" w:rsidRDefault="00C14B72" w:rsidP="00C14B72">
            <w:pPr>
              <w:pStyle w:val="code"/>
              <w:rPr>
                <w:ins w:id="1287" w:author="Gerard Ateshian" w:date="2014-01-07T09:51:00Z"/>
              </w:rPr>
            </w:pPr>
            <w:ins w:id="1288" w:author="Gerard Ateshian" w:date="2014-01-07T09:51:00Z">
              <w:r>
                <w:t>&lt;free_diff&gt;</w:t>
              </w:r>
            </w:ins>
          </w:p>
        </w:tc>
        <w:tc>
          <w:tcPr>
            <w:tcW w:w="7907" w:type="dxa"/>
            <w:shd w:val="clear" w:color="auto" w:fill="auto"/>
            <w:tcPrChange w:id="1289" w:author="Gerard Ateshian" w:date="2014-01-07T09:55:00Z">
              <w:tcPr>
                <w:tcW w:w="7938" w:type="dxa"/>
                <w:shd w:val="clear" w:color="auto" w:fill="auto"/>
              </w:tcPr>
            </w:tcPrChange>
          </w:tcPr>
          <w:p w14:paraId="499E0E76" w14:textId="77777777" w:rsidR="00C14B72" w:rsidRDefault="00C14B72" w:rsidP="00C14B72">
            <w:pPr>
              <w:rPr>
                <w:ins w:id="1290" w:author="Gerard Ateshian" w:date="2014-01-07T09:51:00Z"/>
              </w:rPr>
            </w:pPr>
            <w:ins w:id="1291" w:author="Gerard Ateshian" w:date="2014-01-07T09:51:00Z">
              <w:r>
                <w:t xml:space="preserve">free diffusivity </w:t>
              </w:r>
            </w:ins>
            <w:ins w:id="1292" w:author="Gerard Ateshian" w:date="2014-01-07T09:51:00Z">
              <w:r w:rsidRPr="00AF2221">
                <w:rPr>
                  <w:position w:val="-12"/>
                </w:rPr>
                <w:object w:dxaOrig="279" w:dyaOrig="360" w14:anchorId="5712DBF1">
                  <v:shape id="_x0000_i1700" type="#_x0000_t75" style="width:14pt;height:18pt" o:ole="">
                    <v:imagedata r:id="rId1384" o:title=""/>
                  </v:shape>
                  <o:OLEObject Type="Embed" ProgID="Equation.DSMT4" ShapeID="_x0000_i1700" DrawAspect="Content" ObjectID="_1324453850" r:id="rId1385"/>
                </w:object>
              </w:r>
            </w:ins>
          </w:p>
        </w:tc>
      </w:tr>
      <w:tr w:rsidR="00C14B72" w14:paraId="019A200E" w14:textId="77777777" w:rsidTr="00C14B72">
        <w:trPr>
          <w:ins w:id="1293" w:author="Gerard Ateshian" w:date="2014-01-07T09:51:00Z"/>
        </w:trPr>
        <w:tc>
          <w:tcPr>
            <w:tcW w:w="1669" w:type="dxa"/>
            <w:shd w:val="clear" w:color="auto" w:fill="auto"/>
            <w:tcPrChange w:id="1294" w:author="Gerard Ateshian" w:date="2014-01-07T09:55:00Z">
              <w:tcPr>
                <w:tcW w:w="1638" w:type="dxa"/>
                <w:shd w:val="clear" w:color="auto" w:fill="auto"/>
              </w:tcPr>
            </w:tcPrChange>
          </w:tcPr>
          <w:p w14:paraId="6D06959D" w14:textId="20F22102" w:rsidR="00C14B72" w:rsidRDefault="00C14B72" w:rsidP="00C14B72">
            <w:pPr>
              <w:pStyle w:val="code"/>
              <w:rPr>
                <w:ins w:id="1295" w:author="Gerard Ateshian" w:date="2014-01-07T09:51:00Z"/>
              </w:rPr>
            </w:pPr>
            <w:ins w:id="1296" w:author="Gerard Ateshian" w:date="2014-01-07T09:51:00Z">
              <w:r>
                <w:t>&lt;</w:t>
              </w:r>
            </w:ins>
            <w:ins w:id="1297" w:author="Gerard Ateshian" w:date="2014-01-07T09:53:00Z">
              <w:r>
                <w:t>cdinv</w:t>
              </w:r>
            </w:ins>
            <w:ins w:id="1298" w:author="Gerard Ateshian" w:date="2014-01-07T09:51:00Z">
              <w:r>
                <w:t>&gt;</w:t>
              </w:r>
            </w:ins>
          </w:p>
        </w:tc>
        <w:tc>
          <w:tcPr>
            <w:tcW w:w="7907" w:type="dxa"/>
            <w:shd w:val="clear" w:color="auto" w:fill="auto"/>
            <w:tcPrChange w:id="1299" w:author="Gerard Ateshian" w:date="2014-01-07T09:55:00Z">
              <w:tcPr>
                <w:tcW w:w="7938" w:type="dxa"/>
                <w:shd w:val="clear" w:color="auto" w:fill="auto"/>
              </w:tcPr>
            </w:tcPrChange>
          </w:tcPr>
          <w:p w14:paraId="30A69475" w14:textId="1368C33D" w:rsidR="00C14B72" w:rsidRPr="00006A43" w:rsidRDefault="00C14B72" w:rsidP="00C14B72">
            <w:pPr>
              <w:rPr>
                <w:ins w:id="1300" w:author="Gerard Ateshian" w:date="2014-01-07T09:51:00Z"/>
              </w:rPr>
            </w:pPr>
            <w:ins w:id="1301" w:author="Gerard Ateshian" w:date="2014-01-07T09:55:00Z">
              <w:r>
                <w:t>inverse</w:t>
              </w:r>
            </w:ins>
            <w:ins w:id="1302" w:author="Gerard Ateshian" w:date="2014-01-07T09:54:00Z">
              <w:r>
                <w:t xml:space="preserve"> of characteristic concentration for concentration-dependence</w:t>
              </w:r>
            </w:ins>
            <w:ins w:id="1303" w:author="Gerard Ateshian" w:date="2014-01-07T09:51:00Z">
              <w:r>
                <w:t xml:space="preserve"> </w:t>
              </w:r>
            </w:ins>
            <w:ins w:id="1304" w:author="Gerard Ateshian" w:date="2014-01-07T09:51:00Z">
              <w:r w:rsidR="005467AD"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324453851" r:id="rId1387"/>
                </w:object>
              </w:r>
            </w:ins>
          </w:p>
        </w:tc>
      </w:tr>
      <w:tr w:rsidR="00C14B72" w14:paraId="008D95B3" w14:textId="77777777" w:rsidTr="00C14B72">
        <w:trPr>
          <w:ins w:id="1305" w:author="Gerard Ateshian" w:date="2014-01-07T09:51:00Z"/>
        </w:trPr>
        <w:tc>
          <w:tcPr>
            <w:tcW w:w="1669" w:type="dxa"/>
            <w:shd w:val="clear" w:color="auto" w:fill="auto"/>
            <w:tcPrChange w:id="1306" w:author="Gerard Ateshian" w:date="2014-01-07T09:55:00Z">
              <w:tcPr>
                <w:tcW w:w="1638" w:type="dxa"/>
                <w:shd w:val="clear" w:color="auto" w:fill="auto"/>
              </w:tcPr>
            </w:tcPrChange>
          </w:tcPr>
          <w:p w14:paraId="10CC5A82" w14:textId="1F76E0D6" w:rsidR="00C14B72" w:rsidRDefault="00C14B72" w:rsidP="00C14B72">
            <w:pPr>
              <w:pStyle w:val="code"/>
              <w:rPr>
                <w:ins w:id="1307" w:author="Gerard Ateshian" w:date="2014-01-07T09:51:00Z"/>
              </w:rPr>
            </w:pPr>
            <w:ins w:id="1308" w:author="Gerard Ateshian" w:date="2014-01-07T09:51:00Z">
              <w:r>
                <w:t>&lt;</w:t>
              </w:r>
            </w:ins>
            <w:ins w:id="1309" w:author="Gerard Ateshian" w:date="2014-01-07T09:54:00Z">
              <w:r>
                <w:t>alphad</w:t>
              </w:r>
            </w:ins>
            <w:ins w:id="1310" w:author="Gerard Ateshian" w:date="2014-01-07T09:51:00Z">
              <w:r>
                <w:t>&gt;</w:t>
              </w:r>
            </w:ins>
          </w:p>
          <w:p w14:paraId="0AB8E128" w14:textId="77777777" w:rsidR="00C14B72" w:rsidRDefault="00C14B72" w:rsidP="00C14B72">
            <w:pPr>
              <w:pStyle w:val="code"/>
              <w:rPr>
                <w:ins w:id="1311" w:author="Gerard Ateshian" w:date="2014-01-07T09:51:00Z"/>
              </w:rPr>
            </w:pPr>
          </w:p>
        </w:tc>
        <w:tc>
          <w:tcPr>
            <w:tcW w:w="7907" w:type="dxa"/>
            <w:shd w:val="clear" w:color="auto" w:fill="auto"/>
            <w:tcPrChange w:id="1312" w:author="Gerard Ateshian" w:date="2014-01-07T09:55:00Z">
              <w:tcPr>
                <w:tcW w:w="7938" w:type="dxa"/>
                <w:shd w:val="clear" w:color="auto" w:fill="auto"/>
              </w:tcPr>
            </w:tcPrChange>
          </w:tcPr>
          <w:p w14:paraId="71A275C9" w14:textId="18F3FB85" w:rsidR="00C14B72" w:rsidRDefault="00C14B72" w:rsidP="00C14B72">
            <w:pPr>
              <w:rPr>
                <w:ins w:id="1313" w:author="Gerard Ateshian" w:date="2014-01-07T09:51:00Z"/>
              </w:rPr>
            </w:pPr>
            <w:ins w:id="1314" w:author="Gerard Ateshian" w:date="2014-01-07T09:55:00Z">
              <w:r>
                <w:t>coefficient of porosity-dependence</w:t>
              </w:r>
            </w:ins>
            <w:ins w:id="1315" w:author="Gerard Ateshian" w:date="2014-01-07T09:51:00Z">
              <w:r>
                <w:t xml:space="preserve"> </w:t>
              </w:r>
            </w:ins>
            <w:ins w:id="1316" w:author="Gerard Ateshian" w:date="2014-01-07T09:51:00Z">
              <w:r w:rsidRPr="00AF2221">
                <w:rPr>
                  <w:position w:val="-12"/>
                </w:rPr>
                <w:object w:dxaOrig="340" w:dyaOrig="380" w14:anchorId="6DE18973">
                  <v:shape id="_x0000_i1702" type="#_x0000_t75" style="width:17.35pt;height:19.35pt" o:ole="">
                    <v:imagedata r:id="rId1388" o:title=""/>
                  </v:shape>
                  <o:OLEObject Type="Embed" ProgID="Equation.DSMT4" ShapeID="_x0000_i1702" DrawAspect="Content" ObjectID="_1324453852" r:id="rId1389"/>
                </w:object>
              </w:r>
            </w:ins>
          </w:p>
        </w:tc>
      </w:tr>
    </w:tbl>
    <w:p w14:paraId="1C09AB21" w14:textId="77777777" w:rsidR="00C14B72" w:rsidRDefault="00C14B72" w:rsidP="00C14B72">
      <w:pPr>
        <w:rPr>
          <w:ins w:id="1317" w:author="Gerard Ateshian" w:date="2014-01-07T09:51:00Z"/>
        </w:rPr>
      </w:pPr>
    </w:p>
    <w:p w14:paraId="39F6CDE8" w14:textId="701C4893" w:rsidR="00C14B72" w:rsidRDefault="00C14B72" w:rsidP="00C14B72">
      <w:pPr>
        <w:rPr>
          <w:ins w:id="1318" w:author="Gerard Ateshian" w:date="2014-01-07T09:51:00Z"/>
        </w:rPr>
      </w:pPr>
      <w:ins w:id="1319" w:author="Gerard Ateshian" w:date="2014-01-07T09:51:00Z">
        <w:r>
          <w:t xml:space="preserve">This material uses a </w:t>
        </w:r>
      </w:ins>
      <w:ins w:id="1320" w:author="Gerard Ateshian" w:date="2014-01-07T09:55:00Z">
        <w:r>
          <w:t>porosity and concentration</w:t>
        </w:r>
      </w:ins>
      <w:ins w:id="1321" w:author="Gerard Ateshian" w:date="2014-01-07T09:51:00Z">
        <w:r>
          <w:t xml:space="preserve">-dependent diffusivity tensor that </w:t>
        </w:r>
      </w:ins>
      <w:ins w:id="1322" w:author="Gerard Ateshian" w:date="2014-01-07T09:56:00Z">
        <w:r>
          <w:t>remains isotropic with deformation</w:t>
        </w:r>
      </w:ins>
      <w:ins w:id="1323" w:author="Gerard Ateshian" w:date="2014-01-07T09:51:00Z">
        <w:r>
          <w:t>:</w:t>
        </w:r>
      </w:ins>
    </w:p>
    <w:p w14:paraId="4C460A9B" w14:textId="77777777" w:rsidR="00C14B72" w:rsidRDefault="00C14B72" w:rsidP="00C14B72">
      <w:pPr>
        <w:pStyle w:val="MTDisplayEquation"/>
        <w:rPr>
          <w:ins w:id="1324" w:author="Gerard Ateshian" w:date="2014-01-07T09:51:00Z"/>
        </w:rPr>
      </w:pPr>
      <w:ins w:id="1325" w:author="Gerard Ateshian" w:date="2014-01-07T09:51:00Z">
        <w:r>
          <w:tab/>
        </w:r>
      </w:ins>
      <w:ins w:id="1326" w:author="Gerard Ateshian" w:date="2014-01-07T09:51:00Z">
        <w:r w:rsidRPr="00C14B72">
          <w:rPr>
            <w:position w:val="-32"/>
            <w:rPrChange w:id="1327" w:author="Gerard Ateshian" w:date="2014-01-07T09:56:00Z">
              <w:rPr>
                <w:position w:val="-32"/>
              </w:rPr>
            </w:rPrChange>
          </w:rPr>
          <w:object w:dxaOrig="2960" w:dyaOrig="780" w14:anchorId="65BAB2BB">
            <v:shape id="_x0000_i1703" type="#_x0000_t75" style="width:147.35pt;height:39.35pt" o:ole="">
              <v:imagedata r:id="rId1390" o:title=""/>
            </v:shape>
            <o:OLEObject Type="Embed" ProgID="Equation.DSMT4" ShapeID="_x0000_i1703" DrawAspect="Content" ObjectID="_1324453853" r:id="rId1391"/>
          </w:object>
        </w:r>
      </w:ins>
      <w:ins w:id="1328" w:author="Gerard Ateshian" w:date="2014-01-07T09:51:00Z">
        <w:r>
          <w:t>,</w:t>
        </w:r>
      </w:ins>
    </w:p>
    <w:p w14:paraId="3611C788" w14:textId="1AEB837C" w:rsidR="00C14B72" w:rsidRDefault="00BC495E" w:rsidP="00C14B72">
      <w:pPr>
        <w:rPr>
          <w:ins w:id="1329" w:author="Gerard Ateshian" w:date="2014-01-07T09:51:00Z"/>
        </w:rPr>
      </w:pPr>
      <w:ins w:id="1330" w:author="Gerard Ateshian" w:date="2014-01-07T09:51:00Z">
        <w:r>
          <w:t xml:space="preserve">where </w:t>
        </w:r>
      </w:ins>
      <w:ins w:id="1331"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324453854" r:id="rId1393"/>
          </w:object>
        </w:r>
      </w:ins>
      <w:ins w:id="1332" w:author="Gerard Ateshian" w:date="2014-01-07T10:00:00Z">
        <w:r w:rsidR="005467AD">
          <w:t xml:space="preserve"> and </w:t>
        </w:r>
      </w:ins>
      <w:ins w:id="1333" w:author="Gerard Ateshian" w:date="2014-01-07T09:51:00Z">
        <w:r>
          <w:t xml:space="preserve">the porosity </w:t>
        </w:r>
      </w:ins>
      <w:ins w:id="1334" w:author="Gerard Ateshian" w:date="2014-01-07T09:57:00Z">
        <w:r w:rsidRPr="00AA6727">
          <w:rPr>
            <w:position w:val="-10"/>
          </w:rPr>
          <w:object w:dxaOrig="320" w:dyaOrig="380" w14:anchorId="6E5C004A">
            <v:shape id="_x0000_i1705" type="#_x0000_t75" style="width:16pt;height:19.35pt" o:ole="">
              <v:imagedata r:id="rId1394" o:title=""/>
            </v:shape>
            <o:OLEObject Type="Embed" ProgID="Equation.DSMT4" ShapeID="_x0000_i1705" DrawAspect="Content" ObjectID="_1324453855" r:id="rId1395"/>
          </w:object>
        </w:r>
      </w:ins>
      <w:ins w:id="1335"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1336" w:author="Gerard Ateshian" w:date="2014-01-07T09:51:00Z"/>
        </w:rPr>
      </w:pPr>
      <w:ins w:id="1337" w:author="Gerard Ateshian" w:date="2014-01-07T09:51:00Z">
        <w:r>
          <w:tab/>
        </w:r>
      </w:ins>
      <w:ins w:id="1338" w:author="Gerard Ateshian" w:date="2014-01-07T09:51:00Z">
        <w:r w:rsidR="00BC495E" w:rsidRPr="00BC495E">
          <w:rPr>
            <w:position w:val="-24"/>
            <w:rPrChange w:id="1339" w:author="Gerard Ateshian" w:date="2014-01-07T09:57:00Z">
              <w:rPr>
                <w:position w:val="-24"/>
              </w:rPr>
            </w:rPrChange>
          </w:rPr>
          <w:object w:dxaOrig="1140" w:dyaOrig="680" w14:anchorId="46679A08">
            <v:shape id="_x0000_i1706" type="#_x0000_t75" style="width:56.65pt;height:34pt" o:ole="">
              <v:imagedata r:id="rId1396" o:title=""/>
            </v:shape>
            <o:OLEObject Type="Embed" ProgID="Equation.DSMT4" ShapeID="_x0000_i1706" DrawAspect="Content" ObjectID="_1324453856" r:id="rId1397"/>
          </w:object>
        </w:r>
      </w:ins>
      <w:ins w:id="1340" w:author="Gerard Ateshian" w:date="2014-01-07T09:51:00Z">
        <w:r w:rsidR="00BC495E">
          <w:t>.</w:t>
        </w:r>
      </w:ins>
    </w:p>
    <w:p w14:paraId="4E967B54" w14:textId="3A0936B8" w:rsidR="00C14B72" w:rsidRDefault="00C14B72" w:rsidP="00BC495E">
      <w:pPr>
        <w:rPr>
          <w:ins w:id="1341" w:author="Gerard Ateshian" w:date="2014-01-07T09:51:00Z"/>
        </w:rPr>
      </w:pPr>
      <w:ins w:id="1342" w:author="Gerard Ateshian" w:date="2014-01-07T09:51:00Z">
        <w:r w:rsidRPr="00AF2221">
          <w:rPr>
            <w:position w:val="-6"/>
          </w:rPr>
          <w:object w:dxaOrig="220" w:dyaOrig="279" w14:anchorId="0F8D068B">
            <v:shape id="_x0000_i1707" type="#_x0000_t75" style="width:10.65pt;height:14pt" o:ole="">
              <v:imagedata r:id="rId1398" o:title=""/>
            </v:shape>
            <o:OLEObject Type="Embed" ProgID="Equation.DSMT4" ShapeID="_x0000_i1707" DrawAspect="Content" ObjectID="_1324453857" r:id="rId1399"/>
          </w:object>
        </w:r>
      </w:ins>
      <w:ins w:id="1343" w:author="Gerard Ateshian" w:date="2014-01-07T09:51:00Z">
        <w:r w:rsidRPr="00A16AEB">
          <w:t xml:space="preserve"> </w:t>
        </w:r>
        <w:r>
          <w:t xml:space="preserve">is the Jacobian of the deformation, i.e. </w:t>
        </w:r>
      </w:ins>
      <w:ins w:id="1344" w:author="Gerard Ateshian" w:date="2014-01-07T09:51:00Z">
        <w:r w:rsidRPr="00AF2221">
          <w:rPr>
            <w:position w:val="-6"/>
          </w:rPr>
          <w:object w:dxaOrig="940" w:dyaOrig="279" w14:anchorId="3040A99C">
            <v:shape id="_x0000_i1708" type="#_x0000_t75" style="width:48pt;height:14pt" o:ole="">
              <v:imagedata r:id="rId1400" o:title=""/>
            </v:shape>
            <o:OLEObject Type="Embed" ProgID="Equation.DSMT4" ShapeID="_x0000_i1708" DrawAspect="Content" ObjectID="_1324453858" r:id="rId1401"/>
          </w:object>
        </w:r>
      </w:ins>
      <w:ins w:id="1345" w:author="Gerard Ateshian" w:date="2014-01-07T09:51:00Z">
        <w:r>
          <w:t xml:space="preserve"> where</w:t>
        </w:r>
        <w:r>
          <w:rPr>
            <w:b/>
          </w:rPr>
          <w:t xml:space="preserve"> </w:t>
        </w:r>
      </w:ins>
      <w:ins w:id="1346" w:author="Gerard Ateshian" w:date="2014-01-07T09:51:00Z">
        <w:r w:rsidRPr="00AF2221">
          <w:rPr>
            <w:b/>
            <w:position w:val="-4"/>
          </w:rPr>
          <w:object w:dxaOrig="220" w:dyaOrig="260" w14:anchorId="3BB79878">
            <v:shape id="_x0000_i1709" type="#_x0000_t75" style="width:10.65pt;height:13.35pt" o:ole="">
              <v:imagedata r:id="rId1402" o:title=""/>
            </v:shape>
            <o:OLEObject Type="Embed" ProgID="Equation.DSMT4" ShapeID="_x0000_i1709" DrawAspect="Content" ObjectID="_1324453859" r:id="rId1403"/>
          </w:object>
        </w:r>
      </w:ins>
      <w:ins w:id="1347" w:author="Gerard Ateshian" w:date="2014-01-07T09:51:00Z">
        <w:r w:rsidRPr="00A16AEB">
          <w:t xml:space="preserve"> </w:t>
        </w:r>
        <w:r>
          <w:t>is the deformation gradient</w:t>
        </w:r>
      </w:ins>
      <w:ins w:id="1348" w:author="Gerard Ateshian" w:date="2014-01-07T09:58:00Z">
        <w:r w:rsidR="00BC495E">
          <w:t xml:space="preserve"> and </w:t>
        </w:r>
      </w:ins>
      <w:ins w:id="1349" w:author="Gerard Ateshian" w:date="2014-01-07T09:58:00Z">
        <w:r w:rsidR="00BC495E" w:rsidRPr="00AA6727">
          <w:rPr>
            <w:position w:val="-12"/>
          </w:rPr>
          <w:object w:dxaOrig="280" w:dyaOrig="400" w14:anchorId="281E720D">
            <v:shape id="_x0000_i1710" type="#_x0000_t75" style="width:14pt;height:20pt" o:ole="">
              <v:imagedata r:id="rId1404" o:title=""/>
            </v:shape>
            <o:OLEObject Type="Embed" ProgID="Equation.DSMT4" ShapeID="_x0000_i1710" DrawAspect="Content" ObjectID="_1324453860" r:id="rId1405"/>
          </w:object>
        </w:r>
      </w:ins>
      <w:ins w:id="1350" w:author="Gerard Ateshian" w:date="2014-01-07T09:58:00Z">
        <w:r w:rsidR="00BC495E">
          <w:t xml:space="preserve"> is the referential solid volume fraction</w:t>
        </w:r>
      </w:ins>
      <w:ins w:id="1351" w:author="Gerard Ateshian" w:date="2014-01-07T09:51:00Z">
        <w:r>
          <w:t>.</w:t>
        </w:r>
      </w:ins>
      <w:ins w:id="1352" w:author="Gerard Ateshian" w:date="2014-01-07T10:01:00Z">
        <w:r w:rsidR="005467AD">
          <w:t xml:space="preserve"> Here, </w:t>
        </w:r>
      </w:ins>
      <w:ins w:id="1353" w:author="Gerard Ateshian" w:date="2014-01-07T10:01:00Z">
        <w:r w:rsidR="005467AD" w:rsidRPr="005467AD">
          <w:rPr>
            <w:position w:val="-4"/>
          </w:rPr>
          <w:object w:dxaOrig="180" w:dyaOrig="200" w14:anchorId="618BFB62">
            <v:shape id="_x0000_i1711" type="#_x0000_t75" style="width:9.35pt;height:10pt" o:ole="">
              <v:imagedata r:id="rId1406" o:title=""/>
            </v:shape>
            <o:OLEObject Type="Embed" ProgID="Equation.DSMT4" ShapeID="_x0000_i1711" DrawAspect="Content" ObjectID="_1324453861" r:id="rId1407"/>
          </w:object>
        </w:r>
      </w:ins>
      <w:ins w:id="1354" w:author="Gerard Ateshian" w:date="2014-01-07T10:01:00Z">
        <w:r w:rsidR="005467AD">
          <w:t xml:space="preserve"> represents the actual concentration of the solute whose diffusivity is given by </w:t>
        </w:r>
      </w:ins>
      <w:ins w:id="1355" w:author="Gerard Ateshian" w:date="2014-01-07T10:02:00Z">
        <w:r w:rsidR="005467AD" w:rsidRPr="00AA6727">
          <w:rPr>
            <w:position w:val="-6"/>
          </w:rPr>
          <w:object w:dxaOrig="200" w:dyaOrig="260" w14:anchorId="6883251B">
            <v:shape id="_x0000_i1712" type="#_x0000_t75" style="width:10pt;height:13.35pt" o:ole="">
              <v:imagedata r:id="rId1408" o:title=""/>
            </v:shape>
            <o:OLEObject Type="Embed" ProgID="Equation.DSMT4" ShapeID="_x0000_i1712" DrawAspect="Content" ObjectID="_1324453862" r:id="rId1409"/>
          </w:object>
        </w:r>
      </w:ins>
      <w:ins w:id="1356" w:author="Gerard Ateshian" w:date="2014-01-07T10:02:00Z">
        <w:r w:rsidR="005467AD">
          <w:t>.  This constitutive relation is based on the experimental findings reported by Albro et al.</w:t>
        </w:r>
      </w:ins>
      <w:ins w:id="1357"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1358" w:author="Gerard Ateshian" w:date="2014-01-07T10:18:00Z">
        <w:r w:rsidR="00AA6727">
          <w:t>.</w:t>
        </w:r>
      </w:ins>
    </w:p>
    <w:p w14:paraId="7E06207A" w14:textId="77777777" w:rsidR="00C14B72" w:rsidRDefault="00C14B72" w:rsidP="00C14B72">
      <w:pPr>
        <w:rPr>
          <w:ins w:id="1359" w:author="Gerard Ateshian" w:date="2014-01-07T09:51:00Z"/>
        </w:rPr>
      </w:pPr>
    </w:p>
    <w:p w14:paraId="4C18D5CA" w14:textId="77777777" w:rsidR="00C14B72" w:rsidRPr="00B27FE9" w:rsidRDefault="00C14B72" w:rsidP="00C14B72">
      <w:pPr>
        <w:pStyle w:val="Example"/>
        <w:rPr>
          <w:ins w:id="1360" w:author="Gerard Ateshian" w:date="2014-01-07T09:51:00Z"/>
        </w:rPr>
      </w:pPr>
      <w:ins w:id="1361" w:author="Gerard Ateshian" w:date="2014-01-07T09:51:00Z">
        <w:r w:rsidRPr="00B27FE9">
          <w:t>Example:</w:t>
        </w:r>
      </w:ins>
    </w:p>
    <w:p w14:paraId="4AF145CE" w14:textId="607EE5C6" w:rsidR="00214C54" w:rsidRPr="00214C54" w:rsidRDefault="00214C54" w:rsidP="00214C54">
      <w:pPr>
        <w:rPr>
          <w:ins w:id="1362" w:author="Gerard Ateshian" w:date="2014-01-07T10:07:00Z"/>
          <w:rFonts w:ascii="Courier New" w:hAnsi="Courier New"/>
          <w:sz w:val="22"/>
        </w:rPr>
      </w:pPr>
      <w:ins w:id="1363"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1364" w:author="Gerard Ateshian" w:date="2014-01-07T10:07:00Z"/>
          <w:rFonts w:ascii="Courier New" w:hAnsi="Courier New"/>
          <w:sz w:val="22"/>
        </w:rPr>
      </w:pPr>
      <w:ins w:id="1365"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1366" w:author="Gerard Ateshian" w:date="2014-01-07T10:07:00Z"/>
          <w:rFonts w:ascii="Courier New" w:hAnsi="Courier New"/>
          <w:sz w:val="22"/>
        </w:rPr>
      </w:pPr>
      <w:ins w:id="1367"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1368" w:author="Gerard Ateshian" w:date="2014-01-07T10:07:00Z"/>
          <w:rFonts w:ascii="Courier New" w:hAnsi="Courier New"/>
          <w:sz w:val="22"/>
        </w:rPr>
      </w:pPr>
      <w:ins w:id="1369"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1370" w:author="Gerard Ateshian" w:date="2014-01-07T10:07:00Z"/>
          <w:rFonts w:ascii="Courier New" w:hAnsi="Courier New"/>
          <w:sz w:val="22"/>
        </w:rPr>
      </w:pPr>
      <w:ins w:id="1371"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1372" w:author="Gerard Ateshian" w:date="2014-01-07T10:07:00Z"/>
          <w:rFonts w:ascii="Courier New" w:hAnsi="Courier New"/>
          <w:sz w:val="22"/>
        </w:rPr>
      </w:pPr>
      <w:ins w:id="1373"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1374" w:author="Gerard Ateshian" w:date="2014-01-07T10:07:00Z"/>
          <w:rFonts w:ascii="Courier New" w:hAnsi="Courier New"/>
          <w:sz w:val="22"/>
        </w:rPr>
      </w:pPr>
      <w:ins w:id="1375"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1376" w:author="Gerard Ateshian" w:date="2014-01-07T10:07:00Z"/>
          <w:rFonts w:ascii="Courier New" w:hAnsi="Courier New"/>
          <w:sz w:val="22"/>
        </w:rPr>
      </w:pPr>
      <w:ins w:id="1377"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1378" w:author="Gerard Ateshian" w:date="2014-01-07T10:07:00Z"/>
          <w:rFonts w:ascii="Courier New" w:hAnsi="Courier New"/>
          <w:sz w:val="22"/>
        </w:rPr>
      </w:pPr>
      <w:ins w:id="1379"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1380" w:author="Gerard Ateshian" w:date="2014-01-07T10:07:00Z"/>
          <w:rFonts w:ascii="Courier New" w:hAnsi="Courier New"/>
          <w:sz w:val="22"/>
        </w:rPr>
      </w:pPr>
      <w:ins w:id="1381"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382" w:name="_Ref162420103"/>
      <w:bookmarkStart w:id="1383" w:name="_Toc376787489"/>
      <w:r w:rsidRPr="00B27FE9">
        <w:lastRenderedPageBreak/>
        <w:t>Solubility Materials</w:t>
      </w:r>
      <w:bookmarkEnd w:id="1382"/>
      <w:bookmarkEnd w:id="1383"/>
    </w:p>
    <w:p w14:paraId="0B0BD944" w14:textId="77777777" w:rsidR="006A0BC1" w:rsidRPr="00B27FE9" w:rsidRDefault="006A0BC1" w:rsidP="006A0BC1">
      <w:pPr>
        <w:pStyle w:val="Heading4"/>
      </w:pPr>
      <w:bookmarkStart w:id="1384" w:name="_Toc376787490"/>
      <w:r w:rsidRPr="00B27FE9">
        <w:t>Constant Solubility</w:t>
      </w:r>
      <w:bookmarkEnd w:id="1384"/>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13" type="#_x0000_t75" style="width:10.65pt;height:13.35pt" o:ole="">
                  <v:imagedata r:id="rId1410" o:title=""/>
                </v:shape>
                <o:OLEObject Type="Embed" ProgID="Equation.DSMT4" ShapeID="_x0000_i1713" DrawAspect="Content" ObjectID="_1324453863" r:id="rId1411"/>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65pt;height:13.35pt" o:ole="">
            <v:imagedata r:id="rId1412" o:title=""/>
          </v:shape>
          <o:OLEObject Type="Embed" ProgID="Equation.DSMT4" ShapeID="_x0000_i1714" DrawAspect="Content" ObjectID="_1324453864" r:id="rId1413"/>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385" w:name="_Ref162420105"/>
      <w:bookmarkStart w:id="1386" w:name="_Toc376787491"/>
      <w:r w:rsidRPr="00B27FE9">
        <w:lastRenderedPageBreak/>
        <w:t>Osmotic Coefficient Materials</w:t>
      </w:r>
      <w:bookmarkEnd w:id="1385"/>
      <w:bookmarkEnd w:id="1386"/>
    </w:p>
    <w:p w14:paraId="1167F702" w14:textId="77777777" w:rsidR="006A0BC1" w:rsidRPr="00B27FE9" w:rsidRDefault="006A0BC1" w:rsidP="006A0BC1">
      <w:pPr>
        <w:pStyle w:val="Heading4"/>
      </w:pPr>
      <w:bookmarkStart w:id="1387" w:name="_Toc376787492"/>
      <w:r w:rsidRPr="00B27FE9">
        <w:t>Constant Osmotic Coefficient</w:t>
      </w:r>
      <w:bookmarkEnd w:id="1387"/>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15" type="#_x0000_t75" style="width:13.35pt;height:12pt" o:ole="">
                  <v:imagedata r:id="rId1414" o:title=""/>
                </v:shape>
                <o:OLEObject Type="Embed" ProgID="Equation.DSMT4" ShapeID="_x0000_i1715" DrawAspect="Content" ObjectID="_1324453865" r:id="rId1415"/>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35pt;height:12pt" o:ole="">
            <v:imagedata r:id="rId1416" o:title=""/>
          </v:shape>
          <o:OLEObject Type="Embed" ProgID="Equation.DSMT4" ShapeID="_x0000_i1716" DrawAspect="Content" ObjectID="_1324453866" r:id="rId1417"/>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388" w:name="_Ref366847643"/>
      <w:bookmarkStart w:id="1389" w:name="_Ref240797904"/>
      <w:bookmarkStart w:id="1390" w:name="_Ref240797910"/>
      <w:bookmarkStart w:id="1391" w:name="_Toc376787493"/>
      <w:r>
        <w:lastRenderedPageBreak/>
        <w:t xml:space="preserve">Triphasic </w:t>
      </w:r>
      <w:r w:rsidR="00AC155B">
        <w:t xml:space="preserve">and Multiphasic </w:t>
      </w:r>
      <w:r>
        <w:t>Materials</w:t>
      </w:r>
      <w:bookmarkEnd w:id="1388"/>
      <w:bookmarkEnd w:id="1389"/>
      <w:bookmarkEnd w:id="1390"/>
      <w:bookmarkEnd w:id="1391"/>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8"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65pt;height:10pt" o:ole="">
            <v:imagedata r:id="rId1419" o:title=""/>
          </v:shape>
          <o:OLEObject Type="Embed" ProgID="Equation.DSMT4" ShapeID="_x0000_i1717" DrawAspect="Content" ObjectID="_1324453867" r:id="rId1420"/>
        </w:object>
      </w:r>
      <w:r w:rsidRPr="00B27FE9">
        <w:t xml:space="preserve"> </w:t>
      </w:r>
      <w:r w:rsidR="00AF2221" w:rsidRPr="00AF2221">
        <w:rPr>
          <w:position w:val="-6"/>
        </w:rPr>
        <w:object w:dxaOrig="720" w:dyaOrig="260" w14:anchorId="5CE0D0D2">
          <v:shape id="_x0000_i1718" type="#_x0000_t75" style="width:36.65pt;height:13.35pt" o:ole="">
            <v:imagedata r:id="rId1421" o:title=""/>
          </v:shape>
          <o:OLEObject Type="Embed" ProgID="Equation.DSMT4" ShapeID="_x0000_i1718" DrawAspect="Content" ObjectID="_1324453868" r:id="rId1422"/>
        </w:object>
      </w:r>
      <w:r w:rsidR="00AF2221" w:rsidRPr="00AF2221">
        <w:rPr>
          <w:position w:val="-4"/>
        </w:rPr>
        <w:object w:dxaOrig="720" w:dyaOrig="200" w14:anchorId="2C392F12">
          <v:shape id="_x0000_i1719" type="#_x0000_t75" style="width:36.65pt;height:10pt" o:ole="">
            <v:imagedata r:id="rId1423" o:title=""/>
          </v:shape>
          <o:OLEObject Type="Embed" ProgID="Equation.DSMT4" ShapeID="_x0000_i1719" DrawAspect="Content" ObjectID="_1324453869" r:id="rId1424"/>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65pt;height:14pt" o:ole="">
            <v:imagedata r:id="rId1425" o:title=""/>
          </v:shape>
          <o:OLEObject Type="Embed" ProgID="Equation.DSMT4" ShapeID="_x0000_i1720" DrawAspect="Content" ObjectID="_1324453870" r:id="rId1426"/>
        </w:object>
      </w:r>
      <w:r w:rsidRPr="00B27FE9">
        <w:t xml:space="preserve"> of the pores is able to accommodate solute </w:t>
      </w:r>
      <w:r w:rsidR="00AF2221" w:rsidRPr="00AF2221">
        <w:rPr>
          <w:position w:val="-4"/>
        </w:rPr>
        <w:object w:dxaOrig="220" w:dyaOrig="200" w14:anchorId="2DECC307">
          <v:shape id="_x0000_i1721" type="#_x0000_t75" style="width:10.65pt;height:10pt" o:ole="">
            <v:imagedata r:id="rId1427" o:title=""/>
          </v:shape>
          <o:OLEObject Type="Embed" ProgID="Equation.DSMT4" ShapeID="_x0000_i1721" DrawAspect="Content" ObjectID="_1324453871" r:id="rId1428"/>
        </w:object>
      </w:r>
      <w:r w:rsidR="00AF653F">
        <w:t xml:space="preserve"> </w:t>
      </w:r>
      <w:r w:rsidRPr="00B27FE9">
        <w:t>(</w:t>
      </w:r>
      <w:r w:rsidR="00AF2221" w:rsidRPr="00AF2221">
        <w:rPr>
          <w:position w:val="-6"/>
        </w:rPr>
        <w:object w:dxaOrig="1020" w:dyaOrig="320" w14:anchorId="6D222FDC">
          <v:shape id="_x0000_i1722" type="#_x0000_t75" style="width:50.65pt;height:16.65pt" o:ole="">
            <v:imagedata r:id="rId1429" o:title=""/>
          </v:shape>
          <o:OLEObject Type="Embed" ProgID="Equation.DSMT4" ShapeID="_x0000_i1722" DrawAspect="Content" ObjectID="_1324453872" r:id="rId1430"/>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31" o:title=""/>
          </v:shape>
          <o:OLEObject Type="Embed" ProgID="Equation.DSMT4" ShapeID="_x0000_i1723" DrawAspect="Content" ObjectID="_1324453873" r:id="rId1432"/>
        </w:object>
      </w:r>
      <w:r w:rsidRPr="00B27FE9">
        <w:t xml:space="preserve"> of solute </w:t>
      </w:r>
      <w:r w:rsidR="00AF2221" w:rsidRPr="00AF2221">
        <w:rPr>
          <w:position w:val="-4"/>
        </w:rPr>
        <w:object w:dxaOrig="220" w:dyaOrig="200" w14:anchorId="0B574E65">
          <v:shape id="_x0000_i1724" type="#_x0000_t75" style="width:10.65pt;height:10pt" o:ole="">
            <v:imagedata r:id="rId1433" o:title=""/>
          </v:shape>
          <o:OLEObject Type="Embed" ProgID="Equation.DSMT4" ShapeID="_x0000_i1724" DrawAspect="Content" ObjectID="_1324453874" r:id="rId1434"/>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35pt;height:18pt" o:ole="">
            <v:imagedata r:id="rId1435" o:title=""/>
          </v:shape>
          <o:OLEObject Type="Embed" ProgID="Equation.DSMT4" ShapeID="_x0000_i1725" DrawAspect="Content" ObjectID="_1324453875" r:id="rId1436"/>
        </w:object>
      </w:r>
      <w:r w:rsidRPr="00B27FE9">
        <w:t xml:space="preserve">, such that the chemical potential </w:t>
      </w:r>
      <w:r w:rsidR="00AF2221" w:rsidRPr="00AF2221">
        <w:rPr>
          <w:position w:val="-10"/>
        </w:rPr>
        <w:object w:dxaOrig="240" w:dyaOrig="260" w14:anchorId="448A7AA3">
          <v:shape id="_x0000_i1726" type="#_x0000_t75" style="width:12pt;height:13.35pt" o:ole="">
            <v:imagedata r:id="rId1437" o:title=""/>
          </v:shape>
          <o:OLEObject Type="Embed" ProgID="Equation.DSMT4" ShapeID="_x0000_i1726" DrawAspect="Content" ObjectID="_1324453876" r:id="rId1438"/>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35pt;height:32.65pt" o:ole="">
            <v:imagedata r:id="rId1439" o:title=""/>
          </v:shape>
          <o:OLEObject Type="Embed" ProgID="Equation.DSMT4" ShapeID="_x0000_i1727" DrawAspect="Content" ObjectID="_1324453877" r:id="rId1440"/>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65pt;height:19.35pt" o:ole="">
            <v:imagedata r:id="rId1441" o:title=""/>
          </v:shape>
          <o:OLEObject Type="Embed" ProgID="Equation.DSMT4" ShapeID="_x0000_i1728" DrawAspect="Content" ObjectID="_1324453878" r:id="rId1442"/>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3" o:title=""/>
          </v:shape>
          <o:OLEObject Type="Embed" ProgID="Equation.DSMT4" ShapeID="_x0000_i1729" DrawAspect="Content" ObjectID="_1324453879" r:id="rId1444"/>
        </w:object>
      </w:r>
      <w:r w:rsidRPr="00B27FE9">
        <w:t xml:space="preserve">; </w:t>
      </w:r>
      <w:r w:rsidR="00AF2221" w:rsidRPr="00AF2221">
        <w:rPr>
          <w:position w:val="-6"/>
        </w:rPr>
        <w:object w:dxaOrig="279" w:dyaOrig="320" w14:anchorId="3C29343B">
          <v:shape id="_x0000_i1730" type="#_x0000_t75" style="width:14pt;height:16.65pt" o:ole="">
            <v:imagedata r:id="rId1445" o:title=""/>
          </v:shape>
          <o:OLEObject Type="Embed" ProgID="Equation.DSMT4" ShapeID="_x0000_i1730" DrawAspect="Content" ObjectID="_1324453880" r:id="rId1446"/>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35pt;height:14pt" o:ole="">
            <v:imagedata r:id="rId1447" o:title=""/>
          </v:shape>
          <o:OLEObject Type="Embed" ProgID="Equation.DSMT4" ShapeID="_x0000_i1731" DrawAspect="Content" ObjectID="_1324453881" r:id="rId1448"/>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35pt" o:ole="">
            <v:imagedata r:id="rId1449" o:title=""/>
          </v:shape>
          <o:OLEObject Type="Embed" ProgID="Equation.DSMT4" ShapeID="_x0000_i1732" DrawAspect="Content" ObjectID="_1324453882" r:id="rId1450"/>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65pt;height:14pt" o:ole="">
            <v:imagedata r:id="rId1451" o:title=""/>
          </v:shape>
          <o:OLEObject Type="Embed" ProgID="Equation.DSMT4" ShapeID="_x0000_i1733" DrawAspect="Content" ObjectID="_1324453883" r:id="rId1452"/>
        </w:object>
      </w:r>
      <w:r w:rsidRPr="00B27FE9">
        <w:t xml:space="preserve">; in general, </w:t>
      </w:r>
      <w:r w:rsidR="00AF2221" w:rsidRPr="00AF2221">
        <w:rPr>
          <w:position w:val="-4"/>
        </w:rPr>
        <w:object w:dxaOrig="320" w:dyaOrig="300" w14:anchorId="67B8CDAB">
          <v:shape id="_x0000_i1734" type="#_x0000_t75" style="width:16.65pt;height:14pt" o:ole="">
            <v:imagedata r:id="rId1453" o:title=""/>
          </v:shape>
          <o:OLEObject Type="Embed" ProgID="Equation.DSMT4" ShapeID="_x0000_i1734" DrawAspect="Content" ObjectID="_1324453884" r:id="rId1454"/>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5" o:title=""/>
          </v:shape>
          <o:OLEObject Type="Embed" ProgID="Equation.DSMT4" ShapeID="_x0000_i1735" DrawAspect="Content" ObjectID="_1324453885" r:id="rId1456"/>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65pt" o:ole="">
            <v:imagedata r:id="rId1457" o:title=""/>
          </v:shape>
          <o:OLEObject Type="Embed" ProgID="Equation.DSMT4" ShapeID="_x0000_i1736" DrawAspect="Content" ObjectID="_1324453886" r:id="rId1458"/>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35pt;height:40pt" o:ole="">
            <v:imagedata r:id="rId1459" o:title=""/>
          </v:shape>
          <o:OLEObject Type="Embed" ProgID="Equation.DSMT4" ShapeID="_x0000_i1737" DrawAspect="Content" ObjectID="_1324453887" r:id="rId1460"/>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35pt" o:ole="">
            <v:imagedata r:id="rId1461" o:title=""/>
          </v:shape>
          <o:OLEObject Type="Embed" ProgID="Equation.DSMT4" ShapeID="_x0000_i1738" DrawAspect="Content" ObjectID="_1324453888" r:id="rId1462"/>
        </w:object>
      </w:r>
      <w:r>
        <w:t xml:space="preserve"> is the solid volume fraction and </w:t>
      </w:r>
      <w:r w:rsidR="00AF2221" w:rsidRPr="00AF2221">
        <w:rPr>
          <w:position w:val="-14"/>
        </w:rPr>
        <w:object w:dxaOrig="279" w:dyaOrig="420" w14:anchorId="5EDC30A8">
          <v:shape id="_x0000_i1739" type="#_x0000_t75" style="width:14pt;height:21.35pt" o:ole="">
            <v:imagedata r:id="rId1463" o:title=""/>
          </v:shape>
          <o:OLEObject Type="Embed" ProgID="Equation.DSMT4" ShapeID="_x0000_i1739" DrawAspect="Content" ObjectID="_1324453889" r:id="rId1464"/>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35pt;height:28pt" o:ole="">
            <v:imagedata r:id="rId1465" o:title=""/>
          </v:shape>
          <o:OLEObject Type="Embed" ProgID="Equation.DSMT4" ShapeID="_x0000_i1740" DrawAspect="Content" ObjectID="_1324453890" r:id="rId1466"/>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65pt" o:ole="">
            <v:imagedata r:id="rId1467" o:title=""/>
          </v:shape>
          <o:OLEObject Type="Embed" ProgID="Equation.DSMT4" ShapeID="_x0000_i1741" DrawAspect="Content" ObjectID="_1324453891" r:id="rId1468"/>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65pt" o:ole="">
            <v:imagedata r:id="rId1469" o:title=""/>
          </v:shape>
          <o:OLEObject Type="Embed" ProgID="Equation.DSMT4" ShapeID="_x0000_i1742" DrawAspect="Content" ObjectID="_1324453892" r:id="rId1470"/>
        </w:object>
      </w:r>
      <w:r w:rsidR="00AF2221" w:rsidRPr="00AF2221">
        <w:rPr>
          <w:position w:val="-4"/>
        </w:rPr>
        <w:object w:dxaOrig="920" w:dyaOrig="320" w14:anchorId="65A00249">
          <v:shape id="_x0000_i1743" type="#_x0000_t75" style="width:45.35pt;height:16.65pt" o:ole="">
            <v:imagedata r:id="rId1471" o:title=""/>
          </v:shape>
          <o:OLEObject Type="Embed" ProgID="Equation.DSMT4" ShapeID="_x0000_i1743" DrawAspect="Content" ObjectID="_1324453893" r:id="rId1472"/>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65pt" o:ole="">
            <v:imagedata r:id="rId1473" o:title=""/>
          </v:shape>
          <o:OLEObject Type="Embed" ProgID="Equation.DSMT4" ShapeID="_x0000_i1744" DrawAspect="Content" ObjectID="_1324453894" r:id="rId1474"/>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65pt;height:19.35pt" o:ole="">
            <v:imagedata r:id="rId1475" o:title=""/>
          </v:shape>
          <o:OLEObject Type="Embed" ProgID="Equation.DSMT4" ShapeID="_x0000_i1745" DrawAspect="Content" ObjectID="_1324453895" r:id="rId1476"/>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65pt;height:34.65pt" o:ole="">
            <v:imagedata r:id="rId1477" o:title=""/>
          </v:shape>
          <o:OLEObject Type="Embed" ProgID="Equation.DSMT4" ShapeID="_x0000_i1746" DrawAspect="Content" ObjectID="_1324453896" r:id="rId1478"/>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35pt;height:19.35pt" o:ole="">
            <v:imagedata r:id="rId1479" o:title=""/>
          </v:shape>
          <o:OLEObject Type="Embed" ProgID="Equation.DSMT4" ShapeID="_x0000_i1747" DrawAspect="Content" ObjectID="_1324453897" r:id="rId1480"/>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35pt;height:42pt" o:ole="">
            <v:imagedata r:id="rId1481" o:title=""/>
          </v:shape>
          <o:OLEObject Type="Embed" ProgID="Equation.DSMT4" ShapeID="_x0000_i1748" DrawAspect="Content" ObjectID="_1324453898" r:id="rId1482"/>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35pt" o:ole="">
            <v:imagedata r:id="rId1483" o:title=""/>
          </v:shape>
          <o:OLEObject Type="Embed" ProgID="Equation.DSMT4" ShapeID="_x0000_i1749" DrawAspect="Content" ObjectID="_1324453899" r:id="rId1484"/>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65pt;height:18pt" o:ole="">
            <v:imagedata r:id="rId1485" o:title=""/>
          </v:shape>
          <o:OLEObject Type="Embed" ProgID="Equation.DSMT4" ShapeID="_x0000_i1750" DrawAspect="Content" ObjectID="_1324453900" r:id="rId1486"/>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35pt;height:36.65pt" o:ole="">
            <v:imagedata r:id="rId1487" o:title=""/>
          </v:shape>
          <o:OLEObject Type="Embed" ProgID="Equation.DSMT4" ShapeID="_x0000_i1751" DrawAspect="Content" ObjectID="_1324453901" r:id="rId1488"/>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65pt;height:19.35pt" o:ole="">
            <v:imagedata r:id="rId1489" o:title=""/>
          </v:shape>
          <o:OLEObject Type="Embed" ProgID="Equation.DSMT4" ShapeID="_x0000_i1752" DrawAspect="Content" ObjectID="_1324453902" r:id="rId1490"/>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91" o:title=""/>
          </v:shape>
          <o:OLEObject Type="Embed" ProgID="Equation.DSMT4" ShapeID="_x0000_i1753" DrawAspect="Content" ObjectID="_1324453903" r:id="rId1492"/>
        </w:object>
      </w:r>
      <w:r w:rsidRPr="00B27FE9">
        <w:t xml:space="preserve">; </w:t>
      </w:r>
      <w:r w:rsidR="00AF2221" w:rsidRPr="00AF2221">
        <w:rPr>
          <w:position w:val="-12"/>
        </w:rPr>
        <w:object w:dxaOrig="340" w:dyaOrig="380" w14:anchorId="660C2F09">
          <v:shape id="_x0000_i1754" type="#_x0000_t75" style="width:16.65pt;height:19.35pt" o:ole="">
            <v:imagedata r:id="rId1493" o:title=""/>
          </v:shape>
          <o:OLEObject Type="Embed" ProgID="Equation.DSMT4" ShapeID="_x0000_i1754" DrawAspect="Content" ObjectID="_1324453904" r:id="rId1494"/>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35pt;height:12pt" o:ole="">
            <v:imagedata r:id="rId1495" o:title=""/>
          </v:shape>
          <o:OLEObject Type="Embed" ProgID="Equation.DSMT4" ShapeID="_x0000_i1755" DrawAspect="Content" ObjectID="_1324453905" r:id="rId1496"/>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35pt;height:12pt" o:ole="">
            <v:imagedata r:id="rId1497" o:title=""/>
          </v:shape>
          <o:OLEObject Type="Embed" ProgID="Equation.DSMT4" ShapeID="_x0000_i1756" DrawAspect="Content" ObjectID="_1324453906" r:id="rId1498"/>
        </w:object>
      </w:r>
      <w:r w:rsidRPr="00B27FE9">
        <w:t xml:space="preserve">; in general, </w:t>
      </w:r>
      <w:r w:rsidR="00AF2221" w:rsidRPr="00AF2221">
        <w:rPr>
          <w:position w:val="-4"/>
        </w:rPr>
        <w:object w:dxaOrig="260" w:dyaOrig="240" w14:anchorId="27FB1973">
          <v:shape id="_x0000_i1757" type="#_x0000_t75" style="width:13.35pt;height:12pt" o:ole="">
            <v:imagedata r:id="rId1499" o:title=""/>
          </v:shape>
          <o:OLEObject Type="Embed" ProgID="Equation.DSMT4" ShapeID="_x0000_i1757" DrawAspect="Content" ObjectID="_1324453907" r:id="rId1500"/>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501" o:title=""/>
          </v:shape>
          <o:OLEObject Type="Embed" ProgID="Equation.DSMT4" ShapeID="_x0000_i1758" DrawAspect="Content" ObjectID="_1324453908" r:id="rId1502"/>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65pt" o:ole="">
            <v:imagedata r:id="rId1503" o:title=""/>
          </v:shape>
          <o:OLEObject Type="Embed" ProgID="Equation.DSMT4" ShapeID="_x0000_i1759" DrawAspect="Content" ObjectID="_1324453909" r:id="rId1504"/>
        </w:object>
      </w:r>
      <w:r w:rsidRPr="00B27FE9">
        <w:t xml:space="preserve"> and solute concentration </w:t>
      </w:r>
      <w:r w:rsidR="00AF2221" w:rsidRPr="00AF2221">
        <w:rPr>
          <w:position w:val="-6"/>
        </w:rPr>
        <w:object w:dxaOrig="300" w:dyaOrig="320" w14:anchorId="6616FE2B">
          <v:shape id="_x0000_i1760" type="#_x0000_t75" style="width:14pt;height:16.65pt" o:ole="">
            <v:imagedata r:id="rId1505" o:title=""/>
          </v:shape>
          <o:OLEObject Type="Embed" ProgID="Equation.DSMT4" ShapeID="_x0000_i1760" DrawAspect="Content" ObjectID="_1324453910" r:id="rId1506"/>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35pt;height:40pt" o:ole="">
            <v:imagedata r:id="rId1507" o:title=""/>
          </v:shape>
          <o:OLEObject Type="Embed" ProgID="Equation.DSMT4" ShapeID="_x0000_i1761" DrawAspect="Content" ObjectID="_1324453911" r:id="rId1508"/>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65pt;height:40pt" o:ole="">
            <v:imagedata r:id="rId1509" o:title=""/>
          </v:shape>
          <o:OLEObject Type="Embed" ProgID="Equation.DSMT4" ShapeID="_x0000_i1762" DrawAspect="Content" ObjectID="_1324453912" r:id="rId1510"/>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65pt;height:10pt" o:ole="">
            <v:imagedata r:id="rId1511" o:title=""/>
          </v:shape>
          <o:OLEObject Type="Embed" ProgID="Equation.DSMT4" ShapeID="_x0000_i1763" DrawAspect="Content" ObjectID="_1324453913" r:id="rId1512"/>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65pt" o:ole="">
            <v:imagedata r:id="rId1513" o:title=""/>
          </v:shape>
          <o:OLEObject Type="Embed" ProgID="Equation.DSMT4" ShapeID="_x0000_i1764" DrawAspect="Content" ObjectID="_1324453914" r:id="rId1514"/>
        </w:object>
      </w:r>
      <w:r w:rsidR="00D40C73" w:rsidRPr="00B27FE9">
        <w:t xml:space="preserve">, the effective fluid pressure </w:t>
      </w:r>
      <w:r w:rsidR="00AF2221" w:rsidRPr="00AF2221">
        <w:rPr>
          <w:position w:val="-10"/>
        </w:rPr>
        <w:object w:dxaOrig="240" w:dyaOrig="320" w14:anchorId="191EAFA1">
          <v:shape id="_x0000_i1765" type="#_x0000_t75" style="width:12pt;height:16.65pt" o:ole="">
            <v:imagedata r:id="rId1515" o:title=""/>
          </v:shape>
          <o:OLEObject Type="Embed" ProgID="Equation.DSMT4" ShapeID="_x0000_i1765" DrawAspect="Content" ObjectID="_1324453915" r:id="rId1516"/>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65pt" o:ole="">
            <v:imagedata r:id="rId1517" o:title=""/>
          </v:shape>
          <o:OLEObject Type="Embed" ProgID="Equation.DSMT4" ShapeID="_x0000_i1766" DrawAspect="Content" ObjectID="_1324453916" r:id="rId1518"/>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35pt" o:ole="">
            <v:imagedata r:id="rId1519" o:title=""/>
          </v:shape>
          <o:OLEObject Type="Embed" ProgID="Equation.DSMT4" ShapeID="_x0000_i1767" DrawAspect="Content" ObjectID="_1324453917" r:id="rId1520"/>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65pt" o:ole="">
            <v:imagedata r:id="rId1521" o:title=""/>
          </v:shape>
          <o:OLEObject Type="Embed" ProgID="Equation.DSMT4" ShapeID="_x0000_i1768" DrawAspect="Content" ObjectID="_1324453918" r:id="rId1522"/>
        </w:object>
      </w:r>
      <w:r w:rsidR="00D40C73" w:rsidRPr="00B27FE9">
        <w:t xml:space="preserve">.  (In a biphasic material however, since </w:t>
      </w:r>
      <w:r w:rsidR="00AF2221" w:rsidRPr="00AF2221">
        <w:rPr>
          <w:position w:val="-6"/>
        </w:rPr>
        <w:object w:dxaOrig="660" w:dyaOrig="320" w14:anchorId="19404F63">
          <v:shape id="_x0000_i1769" type="#_x0000_t75" style="width:32.65pt;height:16.65pt" o:ole="">
            <v:imagedata r:id="rId1523" o:title=""/>
          </v:shape>
          <o:OLEObject Type="Embed" ProgID="Equation.DSMT4" ShapeID="_x0000_i1769" DrawAspect="Content" ObjectID="_1324453919" r:id="rId1524"/>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35pt;height:16.65pt" o:ole="">
            <v:imagedata r:id="rId1525" o:title=""/>
          </v:shape>
          <o:OLEObject Type="Embed" ProgID="Equation.DSMT4" ShapeID="_x0000_i1770" DrawAspect="Content" ObjectID="_1324453920" r:id="rId1526"/>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7" o:title=""/>
          </v:shape>
          <o:OLEObject Type="Embed" ProgID="Equation.DSMT4" ShapeID="_x0000_i1771" DrawAspect="Content" ObjectID="_1324453921" r:id="rId1528"/>
        </w:object>
      </w:r>
      <w:r w:rsidRPr="00B27FE9">
        <w:t xml:space="preserve">, where </w:t>
      </w:r>
      <w:r w:rsidR="00AF2221" w:rsidRPr="00AF2221">
        <w:rPr>
          <w:position w:val="-6"/>
        </w:rPr>
        <w:object w:dxaOrig="300" w:dyaOrig="320" w14:anchorId="4C95A724">
          <v:shape id="_x0000_i1772" type="#_x0000_t75" style="width:14pt;height:16.65pt" o:ole="">
            <v:imagedata r:id="rId1529" o:title=""/>
          </v:shape>
          <o:OLEObject Type="Embed" ProgID="Equation.DSMT4" ShapeID="_x0000_i1772" DrawAspect="Content" ObjectID="_1324453922" r:id="rId1530"/>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31" o:title=""/>
          </v:shape>
          <o:OLEObject Type="Embed" ProgID="Equation.DSMT4" ShapeID="_x0000_i1773" DrawAspect="Content" ObjectID="_1324453923" r:id="rId1532"/>
        </w:object>
      </w:r>
      <w:r w:rsidRPr="00B27FE9">
        <w:t xml:space="preserve"> is </w:t>
      </w:r>
      <w:r w:rsidR="00AF2221" w:rsidRPr="00AF2221">
        <w:rPr>
          <w:position w:val="-6"/>
        </w:rPr>
        <w:object w:dxaOrig="800" w:dyaOrig="260" w14:anchorId="776D5ED5">
          <v:shape id="_x0000_i1774" type="#_x0000_t75" style="width:40pt;height:13.35pt" o:ole="">
            <v:imagedata r:id="rId1533" o:title=""/>
          </v:shape>
          <o:OLEObject Type="Embed" ProgID="Equation.DSMT4" ShapeID="_x0000_i1774" DrawAspect="Content" ObjectID="_1324453924" r:id="rId1534"/>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65pt;height:14pt" o:ole="">
            <v:imagedata r:id="rId1535" o:title=""/>
          </v:shape>
          <o:OLEObject Type="Embed" ProgID="Equation.DSMT4" ShapeID="_x0000_i1775" DrawAspect="Content" ObjectID="_1324453925" r:id="rId1536"/>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65pt;height:14pt" o:ole="">
            <v:imagedata r:id="rId1537" o:title=""/>
          </v:shape>
          <o:OLEObject Type="Embed" ProgID="Equation.DSMT4" ShapeID="_x0000_i1776" DrawAspect="Content" ObjectID="_1324453926" r:id="rId1538"/>
        </w:object>
      </w:r>
      <w:r w:rsidRPr="00B27FE9">
        <w:t xml:space="preserve"> and </w:t>
      </w:r>
      <w:r w:rsidR="00AF2221" w:rsidRPr="00AF2221">
        <w:rPr>
          <w:position w:val="-10"/>
        </w:rPr>
        <w:object w:dxaOrig="880" w:dyaOrig="360" w14:anchorId="11A2215C">
          <v:shape id="_x0000_i1777" type="#_x0000_t75" style="width:44pt;height:18pt" o:ole="">
            <v:imagedata r:id="rId1539" o:title=""/>
          </v:shape>
          <o:OLEObject Type="Embed" ProgID="Equation.DSMT4" ShapeID="_x0000_i1777" DrawAspect="Content" ObjectID="_1324453927" r:id="rId1540"/>
        </w:object>
      </w:r>
      <w:r w:rsidRPr="00B27FE9">
        <w:t xml:space="preserve">, where </w:t>
      </w:r>
      <w:r w:rsidR="00AF2221" w:rsidRPr="00AF2221">
        <w:rPr>
          <w:position w:val="-6"/>
        </w:rPr>
        <w:object w:dxaOrig="260" w:dyaOrig="220" w14:anchorId="27BFE084">
          <v:shape id="_x0000_i1778" type="#_x0000_t75" style="width:13.35pt;height:10.65pt" o:ole="">
            <v:imagedata r:id="rId1541" o:title=""/>
          </v:shape>
          <o:OLEObject Type="Embed" ProgID="Equation.DSMT4" ShapeID="_x0000_i1778" DrawAspect="Content" ObjectID="_1324453928" r:id="rId1542"/>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35pt;height:18pt" o:ole="">
            <v:imagedata r:id="rId1543" o:title=""/>
          </v:shape>
          <o:OLEObject Type="Embed" ProgID="Equation.DSMT4" ShapeID="_x0000_i1779" DrawAspect="Content" ObjectID="_1324453929" r:id="rId1544"/>
        </w:object>
      </w:r>
      <w:r w:rsidRPr="00B27FE9">
        <w:t xml:space="preserve"> is the molar flux of solute </w:t>
      </w:r>
      <w:r w:rsidR="00AF2221" w:rsidRPr="00AF2221">
        <w:rPr>
          <w:position w:val="-4"/>
        </w:rPr>
        <w:object w:dxaOrig="220" w:dyaOrig="200" w14:anchorId="31B8E8CF">
          <v:shape id="_x0000_i1780" type="#_x0000_t75" style="width:10.65pt;height:10pt" o:ole="">
            <v:imagedata r:id="rId1545" o:title=""/>
          </v:shape>
          <o:OLEObject Type="Embed" ProgID="Equation.DSMT4" ShapeID="_x0000_i1780" DrawAspect="Content" ObjectID="_1324453930" r:id="rId1546"/>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35pt;height:10.65pt" o:ole="">
            <v:imagedata r:id="rId1547" o:title=""/>
          </v:shape>
          <o:OLEObject Type="Embed" ProgID="Equation.DSMT4" ShapeID="_x0000_i1781" DrawAspect="Content" ObjectID="_1324453931" r:id="rId1548"/>
        </w:object>
      </w:r>
      <w:r w:rsidRPr="00B27FE9">
        <w:t xml:space="preserve"> and </w:t>
      </w:r>
      <w:r w:rsidR="00AF2221" w:rsidRPr="00AF2221">
        <w:rPr>
          <w:position w:val="-10"/>
        </w:rPr>
        <w:object w:dxaOrig="260" w:dyaOrig="360" w14:anchorId="37D0D741">
          <v:shape id="_x0000_i1782" type="#_x0000_t75" style="width:13.35pt;height:18pt" o:ole="">
            <v:imagedata r:id="rId1549" o:title=""/>
          </v:shape>
          <o:OLEObject Type="Embed" ProgID="Equation.DSMT4" ShapeID="_x0000_i1782" DrawAspect="Content" ObjectID="_1324453932" r:id="rId1550"/>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51" o:title=""/>
          </v:shape>
          <o:OLEObject Type="Embed" ProgID="Equation.DSMT4" ShapeID="_x0000_i1783" DrawAspect="Content" ObjectID="_1324453933" r:id="rId1552"/>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65pt;height:42pt" o:ole="">
            <v:imagedata r:id="rId1553" o:title=""/>
          </v:shape>
          <o:OLEObject Type="Embed" ProgID="Equation.DSMT4" ShapeID="_x0000_i1784" DrawAspect="Content" ObjectID="_1324453934" r:id="rId1554"/>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65pt;height:13.35pt" o:ole="">
            <v:imagedata r:id="rId1555" o:title=""/>
          </v:shape>
          <o:OLEObject Type="Embed" ProgID="Equation.DSMT4" ShapeID="_x0000_i1785" DrawAspect="Content" ObjectID="_1324453935" r:id="rId1556"/>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65pt" o:ole="">
            <v:imagedata r:id="rId1557" o:title=""/>
          </v:shape>
          <o:OLEObject Type="Embed" ProgID="Equation.DSMT4" ShapeID="_x0000_i1786" DrawAspect="Content" ObjectID="_1324453936" r:id="rId1558"/>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65pt;height:10pt" o:ole="">
            <v:imagedata r:id="rId1559" o:title=""/>
          </v:shape>
          <o:OLEObject Type="Embed" ProgID="Equation.DSMT4" ShapeID="_x0000_i1787" DrawAspect="Content" ObjectID="_1324453937" r:id="rId1560"/>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65pt;height:19.35pt" o:ole="">
            <v:imagedata r:id="rId1561" o:title=""/>
          </v:shape>
          <o:OLEObject Type="Embed" ProgID="Equation.DSMT4" ShapeID="_x0000_i1788" DrawAspect="Content" ObjectID="_1324453938" r:id="rId1562"/>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3" o:title=""/>
          </v:shape>
          <o:OLEObject Type="Embed" ProgID="Equation.DSMT4" ShapeID="_x0000_i1789" DrawAspect="Content" ObjectID="_1324453939" r:id="rId1564"/>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392" w:author="Steve Maas" w:date="2014-01-02T13:13:00Z"/>
        </w:rPr>
      </w:pPr>
      <w:ins w:id="1393" w:author="Steve Maas" w:date="2014-01-02T13:13:00Z">
        <w:r>
          <w:t xml:space="preserve">Also see section </w:t>
        </w:r>
        <w:r>
          <w:fldChar w:fldCharType="begin"/>
        </w:r>
        <w:r>
          <w:instrText xml:space="preserve"> REF _Ref376431879 \r \h </w:instrText>
        </w:r>
      </w:ins>
      <w:r>
        <w:fldChar w:fldCharType="separate"/>
      </w:r>
      <w:ins w:id="1394"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395"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396" w:name="_Ref188932651"/>
      <w:bookmarkStart w:id="1397" w:name="_Toc376787494"/>
      <w:r w:rsidRPr="0097532C">
        <w:t xml:space="preserve">General Specification of </w:t>
      </w:r>
      <w:r w:rsidR="007960DE">
        <w:t xml:space="preserve">Multiphasic </w:t>
      </w:r>
      <w:r w:rsidRPr="0097532C">
        <w:t>Materials</w:t>
      </w:r>
      <w:bookmarkEnd w:id="1396"/>
      <w:bookmarkEnd w:id="1397"/>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65pt;height:13.35pt" o:ole="">
            <v:imagedata r:id="rId1565" o:title=""/>
          </v:shape>
          <o:OLEObject Type="Embed" ProgID="Equation.DSMT4" ShapeID="_x0000_i1790" DrawAspect="Content" ObjectID="_1324453940" r:id="rId1566"/>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35pt;height:12pt" o:ole="">
            <v:imagedata r:id="rId1567" o:title=""/>
          </v:shape>
          <o:OLEObject Type="Embed" ProgID="Equation.DSMT4" ShapeID="_x0000_i1791" DrawAspect="Content" ObjectID="_1324453941" r:id="rId1568"/>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65pt" o:ole="">
            <v:imagedata r:id="rId1569" o:title=""/>
          </v:shape>
          <o:OLEObject Type="Embed" ProgID="Equation.DSMT4" ShapeID="_x0000_i1792" DrawAspect="Content" ObjectID="_1324453942" r:id="rId1570"/>
        </w:object>
      </w:r>
      <w:r w:rsidR="007960DE" w:rsidRPr="007D6F0D">
        <w:t xml:space="preserve">, the solute free diffusivity </w:t>
      </w:r>
      <w:r w:rsidR="00AF2221" w:rsidRPr="00AF2221">
        <w:rPr>
          <w:position w:val="-12"/>
        </w:rPr>
        <w:object w:dxaOrig="320" w:dyaOrig="380" w14:anchorId="534116FA">
          <v:shape id="_x0000_i1793" type="#_x0000_t75" style="width:16.65pt;height:19.35pt" o:ole="">
            <v:imagedata r:id="rId1571" o:title=""/>
          </v:shape>
          <o:OLEObject Type="Embed" ProgID="Equation.DSMT4" ShapeID="_x0000_i1793" DrawAspect="Content" ObjectID="_1324453943" r:id="rId1572"/>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65pt;height:14pt" o:ole="">
            <v:imagedata r:id="rId1573" o:title=""/>
          </v:shape>
          <o:OLEObject Type="Embed" ProgID="Equation.DSMT4" ShapeID="_x0000_i1794" DrawAspect="Content" ObjectID="_1324453944" r:id="rId1574"/>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95" type="#_x0000_t75" style="width:14pt;height:19.35pt" o:ole="">
                  <v:imagedata r:id="rId1575" o:title=""/>
                </v:shape>
                <o:OLEObject Type="Embed" ProgID="Equation.DSMT4" ShapeID="_x0000_i1795" DrawAspect="Content" ObjectID="_1324453945" r:id="rId1576"/>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96" type="#_x0000_t75" style="width:14pt;height:19.35pt" o:ole="">
                  <v:imagedata r:id="rId1577" o:title=""/>
                </v:shape>
                <o:OLEObject Type="Embed" ProgID="Equation.DSMT4" ShapeID="_x0000_i1796" DrawAspect="Content" ObjectID="_1324453946" r:id="rId1578"/>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97" type="#_x0000_t75" style="width:10.65pt;height:13.35pt" o:ole="">
                  <v:imagedata r:id="rId1579" o:title=""/>
                </v:shape>
                <o:OLEObject Type="Embed" ProgID="Equation.DSMT4" ShapeID="_x0000_i1797" DrawAspect="Content" ObjectID="_1324453947" r:id="rId1580"/>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98" type="#_x0000_t75" style="width:16.65pt;height:18pt" o:ole="">
                  <v:imagedata r:id="rId1581" o:title=""/>
                </v:shape>
                <o:OLEObject Type="Embed" ProgID="Equation.DSMT4" ShapeID="_x0000_i1798" DrawAspect="Content" ObjectID="_1324453948" r:id="rId1582"/>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99" type="#_x0000_t75" style="width:13.35pt;height:12pt" o:ole="">
                  <v:imagedata r:id="rId1583" o:title=""/>
                </v:shape>
                <o:OLEObject Type="Embed" ProgID="Equation.DSMT4" ShapeID="_x0000_i1799" DrawAspect="Content" ObjectID="_1324453949" r:id="rId1584"/>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5" o:title=""/>
          </v:shape>
          <o:OLEObject Type="Embed" ProgID="Equation.DSMT4" ShapeID="_x0000_i1800" DrawAspect="Content" ObjectID="_1324453950" r:id="rId1586"/>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398" w:author="Steve Maas" w:date="2014-01-02T13:04:00Z">
        <w:r w:rsidR="00873D59">
          <w:t>3.12.2</w:t>
        </w:r>
      </w:ins>
      <w:del w:id="1399"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65pt" o:ole="">
                  <v:imagedata r:id="rId1587" o:title=""/>
                </v:shape>
                <o:OLEObject Type="Embed" ProgID="Equation.DSMT4" ShapeID="_x0000_i1801" DrawAspect="Content" ObjectID="_1324453951" r:id="rId1588"/>
              </w:object>
            </w:r>
            <w:r>
              <w:t xml:space="preserve"> and </w:t>
            </w:r>
            <w:r w:rsidR="00AF2221" w:rsidRPr="00AF2221">
              <w:rPr>
                <w:position w:val="-12"/>
              </w:rPr>
              <w:object w:dxaOrig="320" w:dyaOrig="380" w14:anchorId="2F461821">
                <v:shape id="_x0000_i1802" type="#_x0000_t75" style="width:16.65pt;height:19.35pt" o:ole="">
                  <v:imagedata r:id="rId1589" o:title=""/>
                </v:shape>
                <o:OLEObject Type="Embed" ProgID="Equation.DSMT4" ShapeID="_x0000_i1802" DrawAspect="Content" ObjectID="_1324453952" r:id="rId1590"/>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65pt;height:14pt" o:ole="">
                  <v:imagedata r:id="rId1591" o:title=""/>
                </v:shape>
                <o:OLEObject Type="Embed" ProgID="Equation.DSMT4" ShapeID="_x0000_i1803" DrawAspect="Content" ObjectID="_1324453953" r:id="rId1592"/>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400" w:author="Steve Maas" w:date="2014-01-02T13:04:00Z">
        <w:r w:rsidR="00873D59">
          <w:t>3.12.2</w:t>
        </w:r>
      </w:ins>
      <w:del w:id="1401"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r>
              <w:t>initial value of the referential apparent density of the solid-bound molecule</w:t>
            </w:r>
            <w:r w:rsidR="008F65F3">
              <w:t xml:space="preserve"> </w:t>
            </w:r>
            <w:r w:rsidR="00AF2221" w:rsidRPr="00AF2221">
              <w:rPr>
                <w:position w:val="-12"/>
              </w:rPr>
              <w:object w:dxaOrig="340" w:dyaOrig="380" w14:anchorId="6694CC47">
                <v:shape id="_x0000_i1804" type="#_x0000_t75" style="width:16.65pt;height:19.35pt" o:ole="">
                  <v:imagedata r:id="rId1593" o:title=""/>
                </v:shape>
                <o:OLEObject Type="Embed" ProgID="Equation.DSMT4" ShapeID="_x0000_i1804" DrawAspect="Content" ObjectID="_1324453954" r:id="rId1594"/>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805" type="#_x0000_t75" style="width:16.65pt;height:19.35pt" o:ole="">
                  <v:imagedata r:id="rId1595" o:title=""/>
                </v:shape>
                <o:OLEObject Type="Embed" ProgID="Equation.DSMT4" ShapeID="_x0000_i1805" DrawAspect="Content" ObjectID="_1324453955" r:id="rId1596"/>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806" type="#_x0000_t75" style="width:16.65pt;height:19.35pt" o:ole="">
                  <v:imagedata r:id="rId1597" o:title=""/>
                </v:shape>
                <o:OLEObject Type="Embed" ProgID="Equation.DSMT4" ShapeID="_x0000_i1806" DrawAspect="Content" ObjectID="_1324453956" r:id="rId1598"/>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65pt;height:19.35pt" o:ole="">
            <v:imagedata r:id="rId1599" o:title=""/>
          </v:shape>
          <o:OLEObject Type="Embed" ProgID="Equation.DSMT4" ShapeID="_x0000_i1807" DrawAspect="Content" ObjectID="_1324453957" r:id="rId1600"/>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35pt" o:ole="">
            <v:imagedata r:id="rId1601" o:title=""/>
          </v:shape>
          <o:OLEObject Type="Embed" ProgID="Equation.DSMT4" ShapeID="_x0000_i1808" DrawAspect="Content" ObjectID="_1324453958" r:id="rId1602"/>
        </w:objec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3" o:title=""/>
          </v:shape>
          <o:OLEObject Type="Embed" ProgID="Equation.DSMT4" ShapeID="_x0000_i1809" DrawAspect="Content" ObjectID="_1324453959" r:id="rId1604"/>
        </w:object>
      </w:r>
      <w:r w:rsidR="00BD0B80">
        <w:t xml:space="preserve">, and Faraday’s constant </w:t>
      </w:r>
      <w:r w:rsidR="00AF2221" w:rsidRPr="00AF2221">
        <w:rPr>
          <w:position w:val="-14"/>
        </w:rPr>
        <w:object w:dxaOrig="260" w:dyaOrig="400" w14:anchorId="197FF2A4">
          <v:shape id="_x0000_i1810" type="#_x0000_t75" style="width:13.35pt;height:19.35pt" o:ole="">
            <v:imagedata r:id="rId1605" o:title=""/>
          </v:shape>
          <o:OLEObject Type="Embed" ProgID="Equation.DSMT4" ShapeID="_x0000_i1810" DrawAspect="Content" ObjectID="_1324453960" r:id="rId1606"/>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402" w:name="_Toc376787495"/>
      <w:r>
        <w:lastRenderedPageBreak/>
        <w:t>Solvent Supply Materials</w:t>
      </w:r>
      <w:bookmarkEnd w:id="1402"/>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65pt;height:18pt" o:ole="">
            <v:imagedata r:id="rId1607" o:title=""/>
          </v:shape>
          <o:OLEObject Type="Embed" ProgID="Equation.DSMT4" ShapeID="_x0000_i1811" DrawAspect="Content" ObjectID="_1324453961" r:id="rId1608"/>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35pt;height:22pt" o:ole="">
            <v:imagedata r:id="rId1609" o:title=""/>
          </v:shape>
          <o:OLEObject Type="Embed" ProgID="Equation.DSMT4" ShapeID="_x0000_i1812" DrawAspect="Content" ObjectID="_1324453962" r:id="rId1610"/>
        </w:object>
      </w:r>
      <w:r>
        <w:t xml:space="preserve"> .</w:t>
      </w:r>
    </w:p>
    <w:p w14:paraId="794F9D24" w14:textId="332B4F9D" w:rsidR="007D189B" w:rsidRPr="00F25218" w:rsidRDefault="00AF2221" w:rsidP="007D189B">
      <w:r w:rsidRPr="00AF2221">
        <w:rPr>
          <w:position w:val="-10"/>
        </w:rPr>
        <w:object w:dxaOrig="320" w:dyaOrig="360" w14:anchorId="7E2B6D3E">
          <v:shape id="_x0000_i1813" type="#_x0000_t75" style="width:16.65pt;height:18pt" o:ole="">
            <v:imagedata r:id="rId1611" o:title=""/>
          </v:shape>
          <o:OLEObject Type="Embed" ProgID="Equation.DSMT4" ShapeID="_x0000_i1813" DrawAspect="Content" ObjectID="_1324453963" r:id="rId1612"/>
        </w:object>
      </w:r>
      <w:r w:rsidR="007D189B">
        <w:t xml:space="preserve"> has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403" w:name="_Toc376787496"/>
      <w:r>
        <w:lastRenderedPageBreak/>
        <w:t>Starling Equation</w:t>
      </w:r>
      <w:bookmarkEnd w:id="1403"/>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7D189B" w14:paraId="2CE7397B" w14:textId="77777777" w:rsidTr="007D189B">
        <w:tc>
          <w:tcPr>
            <w:tcW w:w="1728" w:type="dxa"/>
            <w:shd w:val="clear" w:color="auto" w:fill="auto"/>
          </w:tcPr>
          <w:p w14:paraId="4C21F14B" w14:textId="77777777" w:rsidR="007D189B" w:rsidRDefault="007D189B" w:rsidP="007D189B">
            <w:pPr>
              <w:pStyle w:val="code"/>
            </w:pPr>
            <w:r>
              <w:t>&lt;kp&gt;</w:t>
            </w:r>
          </w:p>
        </w:tc>
        <w:tc>
          <w:tcPr>
            <w:tcW w:w="784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14" type="#_x0000_t75" style="width:14pt;height:19.35pt" o:ole="">
                  <v:imagedata r:id="rId1613" o:title=""/>
                </v:shape>
                <o:OLEObject Type="Embed" ProgID="Equation.DSMT4" ShapeID="_x0000_i1814" DrawAspect="Content" ObjectID="_1324453964" r:id="rId1614"/>
              </w:object>
            </w:r>
          </w:p>
        </w:tc>
      </w:tr>
      <w:tr w:rsidR="007D189B" w14:paraId="7BEE70A8" w14:textId="77777777" w:rsidTr="007D189B">
        <w:tc>
          <w:tcPr>
            <w:tcW w:w="1728" w:type="dxa"/>
            <w:shd w:val="clear" w:color="auto" w:fill="auto"/>
          </w:tcPr>
          <w:p w14:paraId="3D94F9B4" w14:textId="77777777" w:rsidR="007D189B" w:rsidRDefault="007D189B" w:rsidP="007D189B">
            <w:pPr>
              <w:pStyle w:val="code"/>
            </w:pPr>
            <w:r>
              <w:t>&lt;pv&gt;</w:t>
            </w:r>
          </w:p>
        </w:tc>
        <w:tc>
          <w:tcPr>
            <w:tcW w:w="784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15" type="#_x0000_t75" style="width:14pt;height:18pt" o:ole="">
                  <v:imagedata r:id="rId1615" o:title=""/>
                </v:shape>
                <o:OLEObject Type="Embed" ProgID="Equation.DSMT4" ShapeID="_x0000_i1815" DrawAspect="Content" ObjectID="_1324453965" r:id="rId1616"/>
              </w:object>
            </w:r>
          </w:p>
        </w:tc>
      </w:tr>
      <w:tr w:rsidR="007D189B" w14:paraId="35309DB4" w14:textId="77777777" w:rsidTr="007D189B">
        <w:tc>
          <w:tcPr>
            <w:tcW w:w="1728" w:type="dxa"/>
            <w:shd w:val="clear" w:color="auto" w:fill="auto"/>
          </w:tcPr>
          <w:p w14:paraId="0564E4E1" w14:textId="77777777" w:rsidR="007D189B" w:rsidRDefault="007D189B" w:rsidP="007D189B">
            <w:pPr>
              <w:pStyle w:val="code"/>
            </w:pPr>
            <w:r>
              <w:t>&lt;q[n]&gt;</w:t>
            </w:r>
          </w:p>
        </w:tc>
        <w:tc>
          <w:tcPr>
            <w:tcW w:w="7848" w:type="dxa"/>
            <w:shd w:val="clear" w:color="auto" w:fill="auto"/>
          </w:tcPr>
          <w:p w14:paraId="0AAD4B5B" w14:textId="6CE8077E" w:rsidR="007D189B" w:rsidRDefault="007D189B" w:rsidP="00AF2221">
            <w:r>
              <w:t xml:space="preserve">osmotic filtration coefficient, </w:t>
            </w:r>
            <w:r w:rsidR="00AF2221" w:rsidRPr="00AF2221">
              <w:rPr>
                <w:position w:val="-10"/>
              </w:rPr>
              <w:object w:dxaOrig="300" w:dyaOrig="360" w14:anchorId="512CF632">
                <v:shape id="_x0000_i1816" type="#_x0000_t75" style="width:14pt;height:18pt" o:ole="">
                  <v:imagedata r:id="rId1617" o:title=""/>
                </v:shape>
                <o:OLEObject Type="Embed" ProgID="Equation.DSMT4" ShapeID="_x0000_i1816" DrawAspect="Content" ObjectID="_1324453966" r:id="rId1618"/>
              </w:object>
            </w:r>
            <w:r>
              <w:t xml:space="preserve"> </w:t>
            </w:r>
          </w:p>
        </w:tc>
      </w:tr>
      <w:tr w:rsidR="007D189B" w14:paraId="685C5560" w14:textId="77777777" w:rsidTr="007D189B">
        <w:tc>
          <w:tcPr>
            <w:tcW w:w="1728" w:type="dxa"/>
            <w:shd w:val="clear" w:color="auto" w:fill="auto"/>
          </w:tcPr>
          <w:p w14:paraId="251ECC59" w14:textId="77777777" w:rsidR="007D189B" w:rsidRDefault="007D189B" w:rsidP="007D189B">
            <w:pPr>
              <w:pStyle w:val="code"/>
            </w:pPr>
            <w:r>
              <w:t>&lt;c[n]&gt;</w:t>
            </w:r>
          </w:p>
        </w:tc>
        <w:tc>
          <w:tcPr>
            <w:tcW w:w="784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17" type="#_x0000_t75" style="width:14pt;height:19.35pt" o:ole="">
                  <v:imagedata r:id="rId1619" o:title=""/>
                </v:shape>
                <o:OLEObject Type="Embed" ProgID="Equation.DSMT4" ShapeID="_x0000_i1817" DrawAspect="Content" ObjectID="_1324453967" r:id="rId1620"/>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AF2221" w:rsidRPr="00AF2221">
        <w:rPr>
          <w:position w:val="-28"/>
        </w:rPr>
        <w:object w:dxaOrig="3300" w:dyaOrig="560" w14:anchorId="490A8685">
          <v:shape id="_x0000_i1818" type="#_x0000_t75" style="width:165.35pt;height:28pt" o:ole="">
            <v:imagedata r:id="rId1621" o:title=""/>
          </v:shape>
          <o:OLEObject Type="Embed" ProgID="Equation.DSMT4" ShapeID="_x0000_i1818" DrawAspect="Content" ObjectID="_1324453968" r:id="rId1622"/>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65pt" o:ole="">
            <v:imagedata r:id="rId1623" o:title=""/>
          </v:shape>
          <o:OLEObject Type="Embed" ProgID="Equation.DSMT4" ShapeID="_x0000_i1819" DrawAspect="Content" ObjectID="_1324453969" r:id="rId1624"/>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2F961B8E" w:rsidR="006F62CE" w:rsidRDefault="006F62CE" w:rsidP="007D189B">
      <w:pPr>
        <w:pStyle w:val="code"/>
      </w:pPr>
      <w:r>
        <w:tab/>
        <w:t>&lt;q1&gt;1e-5&lt;/q1&gt;</w:t>
      </w:r>
    </w:p>
    <w:p w14:paraId="7E98FB8E" w14:textId="4DF76375" w:rsidR="006F62CE" w:rsidRDefault="006F62CE" w:rsidP="007D189B">
      <w:pPr>
        <w:pStyle w:val="code"/>
      </w:pPr>
      <w:r>
        <w:tab/>
        <w:t>&lt;c1&gt;150&lt;/c1&gt;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404" w:name="_Toc376787497"/>
      <w:r>
        <w:lastRenderedPageBreak/>
        <w:t>Chemical Reactions</w:t>
      </w:r>
      <w:bookmarkEnd w:id="1404"/>
    </w:p>
    <w:p w14:paraId="45114879" w14:textId="43162140" w:rsidR="00A61269" w:rsidRPr="00A61269" w:rsidRDefault="00A61269">
      <w:pPr>
        <w:pStyle w:val="Heading3"/>
      </w:pPr>
      <w:bookmarkStart w:id="1405" w:name="_Toc376787498"/>
      <w:r>
        <w:t>Guidelines for Chemical Reaction Analyses</w:t>
      </w:r>
      <w:bookmarkEnd w:id="1405"/>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35pt;height:10.65pt" o:ole="">
            <v:imagedata r:id="rId1625" o:title=""/>
          </v:shape>
          <o:OLEObject Type="Embed" ProgID="Equation.DSMT4" ShapeID="_x0000_i1820" DrawAspect="Content" ObjectID="_1324453970" r:id="rId1626"/>
        </w:object>
      </w:r>
      <w:r>
        <w:t>) and solid-bound molecules (</w:t>
      </w:r>
      <w:r w:rsidR="00AF2221" w:rsidRPr="00AF2221">
        <w:rPr>
          <w:position w:val="-6"/>
        </w:rPr>
        <w:object w:dxaOrig="639" w:dyaOrig="220" w14:anchorId="3559A0A4">
          <v:shape id="_x0000_i1821" type="#_x0000_t75" style="width:32pt;height:10.65pt" o:ole="">
            <v:imagedata r:id="rId1627" o:title=""/>
          </v:shape>
          <o:OLEObject Type="Embed" ProgID="Equation.DSMT4" ShapeID="_x0000_i1821" DrawAspect="Content" ObjectID="_1324453971" r:id="rId1628"/>
        </w:object>
      </w:r>
      <w:r>
        <w:t>) that move with the solid matrix (</w:t>
      </w:r>
      <w:r w:rsidR="00AF2221" w:rsidRPr="00AF2221">
        <w:rPr>
          <w:position w:val="-10"/>
        </w:rPr>
        <w:object w:dxaOrig="1240" w:dyaOrig="360" w14:anchorId="0DC957B8">
          <v:shape id="_x0000_i1822" type="#_x0000_t75" style="width:62pt;height:18pt" o:ole="">
            <v:imagedata r:id="rId1629" o:title=""/>
          </v:shape>
          <o:OLEObject Type="Embed" ProgID="Equation.DSMT4" ShapeID="_x0000_i1822" DrawAspect="Content" ObjectID="_1324453972" r:id="rId1630"/>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35pt;height:27.35pt" o:ole="">
            <v:imagedata r:id="rId1631" o:title=""/>
          </v:shape>
          <o:OLEObject Type="Embed" ProgID="Equation.DSMT4" ShapeID="_x0000_i1823" DrawAspect="Content" ObjectID="_1324453973" r:id="rId1632"/>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65pt;height:14pt" o:ole="">
            <v:imagedata r:id="rId1633" o:title=""/>
          </v:shape>
          <o:OLEObject Type="Embed" ProgID="Equation.DSMT4" ShapeID="_x0000_i1824" DrawAspect="Content" ObjectID="_1324453974" r:id="rId1634"/>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65pt" o:ole="">
            <v:imagedata r:id="rId1635" o:title=""/>
          </v:shape>
          <o:OLEObject Type="Embed" ProgID="Equation.DSMT4" ShapeID="_x0000_i1825" DrawAspect="Content" ObjectID="_1324453975" r:id="rId1636"/>
        </w:object>
      </w:r>
      <w:r>
        <w:t xml:space="preserve"> in the mixture</w:t>
      </w:r>
      <w:r w:rsidRPr="00546A57">
        <w:t xml:space="preserve">; </w:t>
      </w:r>
      <w:r w:rsidR="00AF2221" w:rsidRPr="00AF2221">
        <w:rPr>
          <w:position w:val="-12"/>
        </w:rPr>
        <w:object w:dxaOrig="300" w:dyaOrig="380" w14:anchorId="667EA50A">
          <v:shape id="_x0000_i1826" type="#_x0000_t75" style="width:14pt;height:19.35pt" o:ole="">
            <v:imagedata r:id="rId1637" o:title=""/>
          </v:shape>
          <o:OLEObject Type="Embed" ProgID="Equation.DSMT4" ShapeID="_x0000_i1826" DrawAspect="Content" ObjectID="_1324453976" r:id="rId1638"/>
        </w:object>
      </w:r>
      <w:r w:rsidRPr="00546A57">
        <w:t xml:space="preserve"> and </w:t>
      </w:r>
      <w:r w:rsidR="00AF2221" w:rsidRPr="00AF2221">
        <w:rPr>
          <w:position w:val="-12"/>
        </w:rPr>
        <w:object w:dxaOrig="300" w:dyaOrig="380" w14:anchorId="6B35166D">
          <v:shape id="_x0000_i1827" type="#_x0000_t75" style="width:14pt;height:19.35pt" o:ole="">
            <v:imagedata r:id="rId1639" o:title=""/>
          </v:shape>
          <o:OLEObject Type="Embed" ProgID="Equation.DSMT4" ShapeID="_x0000_i1827" DrawAspect="Content" ObjectID="_1324453977" r:id="rId1640"/>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65pt" o:ole="">
            <v:imagedata r:id="rId1641" o:title=""/>
          </v:shape>
          <o:OLEObject Type="Embed" ProgID="Equation.DSMT4" ShapeID="_x0000_i1828" DrawAspect="Content" ObjectID="_1324453978" r:id="rId1642"/>
        </w:object>
      </w:r>
      <w:r>
        <w:t xml:space="preserve"> and molar supplies </w:t>
      </w:r>
      <w:r w:rsidR="00AF2221" w:rsidRPr="00AF2221">
        <w:rPr>
          <w:position w:val="-6"/>
        </w:rPr>
        <w:object w:dxaOrig="279" w:dyaOrig="320" w14:anchorId="4E5356E6">
          <v:shape id="_x0000_i1829" type="#_x0000_t75" style="width:14pt;height:16.65pt" o:ole="">
            <v:imagedata r:id="rId1643" o:title=""/>
          </v:shape>
          <o:OLEObject Type="Embed" ProgID="Equation.DSMT4" ShapeID="_x0000_i1829" DrawAspect="Content" ObjectID="_1324453979" r:id="rId1644"/>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65pt" o:ole="">
            <v:imagedata r:id="rId1645" o:title=""/>
          </v:shape>
          <o:OLEObject Type="Embed" ProgID="Equation.DSMT4" ShapeID="_x0000_i1830" DrawAspect="Content" ObjectID="_1324453980" r:id="rId1646"/>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35pt" o:ole="">
            <v:imagedata r:id="rId1647" o:title=""/>
          </v:shape>
          <o:OLEObject Type="Embed" ProgID="Equation.DSMT4" ShapeID="_x0000_i1831" DrawAspect="Content" ObjectID="_1324453981" r:id="rId1648"/>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35pt" o:ole="">
            <v:imagedata r:id="rId1649" o:title=""/>
          </v:shape>
          <o:OLEObject Type="Embed" ProgID="Equation.DSMT4" ShapeID="_x0000_i1832" DrawAspect="Content" ObjectID="_1324453982" r:id="rId1650"/>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65pt" o:ole="">
            <v:imagedata r:id="rId1651" o:title=""/>
          </v:shape>
          <o:OLEObject Type="Embed" ProgID="Equation.DSMT4" ShapeID="_x0000_i1833" DrawAspect="Content" ObjectID="_1324453983" r:id="rId1652"/>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65pt;height:14pt" o:ole="">
            <v:imagedata r:id="rId1653" o:title=""/>
          </v:shape>
          <o:OLEObject Type="Embed" ProgID="Equation.DSMT4" ShapeID="_x0000_i1834" DrawAspect="Content" ObjectID="_1324453984" r:id="rId1654"/>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35pt;height:19.35pt" o:ole="">
            <v:imagedata r:id="rId1655" o:title=""/>
          </v:shape>
          <o:OLEObject Type="Embed" ProgID="Equation.DSMT4" ShapeID="_x0000_i1835" DrawAspect="Content" ObjectID="_1324453985" r:id="rId1656"/>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65pt" o:ole="">
            <v:imagedata r:id="rId1657" o:title=""/>
          </v:shape>
          <o:OLEObject Type="Embed" ProgID="Equation.DSMT4" ShapeID="_x0000_i1836" DrawAspect="Content" ObjectID="_1324453986" r:id="rId1658"/>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9" o:title=""/>
          </v:shape>
          <o:OLEObject Type="Embed" ProgID="Equation.DSMT4" ShapeID="_x0000_i1837" DrawAspect="Content" ObjectID="_1324453987" r:id="rId1660"/>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35pt" o:ole="">
            <v:imagedata r:id="rId1661" o:title=""/>
          </v:shape>
          <o:OLEObject Type="Embed" ProgID="Equation.DSMT4" ShapeID="_x0000_i1838" DrawAspect="Content" ObjectID="_1324453988" r:id="rId1662"/>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35pt" o:ole="">
            <v:imagedata r:id="rId1663" o:title=""/>
          </v:shape>
          <o:OLEObject Type="Embed" ProgID="Equation.DSMT4" ShapeID="_x0000_i1839" DrawAspect="Content" ObjectID="_1324453989" r:id="rId1664"/>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35pt" o:ole="">
            <v:imagedata r:id="rId1665" o:title=""/>
          </v:shape>
          <o:OLEObject Type="Embed" ProgID="Equation.DSMT4" ShapeID="_x0000_i1840" DrawAspect="Content" ObjectID="_1324453990" r:id="rId1666"/>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65pt;height:19.35pt" o:ole="">
            <v:imagedata r:id="rId1667" o:title=""/>
          </v:shape>
          <o:OLEObject Type="Embed" ProgID="Equation.DSMT4" ShapeID="_x0000_i1841" DrawAspect="Content" ObjectID="_1324453991" r:id="rId1668"/>
        </w:object>
      </w:r>
      <w:r>
        <w:t xml:space="preserve">, </w:t>
      </w:r>
      <w:r w:rsidR="00AF2221" w:rsidRPr="00AF2221">
        <w:rPr>
          <w:position w:val="-12"/>
        </w:rPr>
        <w:object w:dxaOrig="880" w:dyaOrig="420" w14:anchorId="75C06D04">
          <v:shape id="_x0000_i1842" type="#_x0000_t75" style="width:44pt;height:21.35pt" o:ole="">
            <v:imagedata r:id="rId1669" o:title=""/>
          </v:shape>
          <o:OLEObject Type="Embed" ProgID="Equation.DSMT4" ShapeID="_x0000_i1842" DrawAspect="Content" ObjectID="_1324453992" r:id="rId1670"/>
        </w:object>
      </w:r>
      <w:r>
        <w:t xml:space="preserve">, </w:t>
      </w:r>
      <w:r w:rsidR="00AF2221" w:rsidRPr="00AF2221">
        <w:rPr>
          <w:position w:val="-12"/>
        </w:rPr>
        <w:object w:dxaOrig="800" w:dyaOrig="420" w14:anchorId="793A5630">
          <v:shape id="_x0000_i1843" type="#_x0000_t75" style="width:40pt;height:21.35pt" o:ole="">
            <v:imagedata r:id="rId1671" o:title=""/>
          </v:shape>
          <o:OLEObject Type="Embed" ProgID="Equation.DSMT4" ShapeID="_x0000_i1843" DrawAspect="Content" ObjectID="_1324453993" r:id="rId1672"/>
        </w:object>
      </w:r>
      <w:r>
        <w:t xml:space="preserve">, and those of the products are </w:t>
      </w:r>
      <w:r w:rsidR="00AF2221" w:rsidRPr="00AF2221">
        <w:rPr>
          <w:position w:val="-12"/>
        </w:rPr>
        <w:object w:dxaOrig="940" w:dyaOrig="380" w14:anchorId="3419B495">
          <v:shape id="_x0000_i1844" type="#_x0000_t75" style="width:48pt;height:19.35pt" o:ole="">
            <v:imagedata r:id="rId1673" o:title=""/>
          </v:shape>
          <o:OLEObject Type="Embed" ProgID="Equation.DSMT4" ShapeID="_x0000_i1844" DrawAspect="Content" ObjectID="_1324453994" r:id="rId1674"/>
        </w:object>
      </w:r>
      <w:r>
        <w:t xml:space="preserve">, </w:t>
      </w:r>
      <w:r w:rsidR="00AF2221" w:rsidRPr="00AF2221">
        <w:rPr>
          <w:position w:val="-12"/>
        </w:rPr>
        <w:object w:dxaOrig="840" w:dyaOrig="420" w14:anchorId="31D0441D">
          <v:shape id="_x0000_i1845" type="#_x0000_t75" style="width:42pt;height:21.35pt" o:ole="">
            <v:imagedata r:id="rId1675" o:title=""/>
          </v:shape>
          <o:OLEObject Type="Embed" ProgID="Equation.DSMT4" ShapeID="_x0000_i1845" DrawAspect="Content" ObjectID="_1324453995" r:id="rId1676"/>
        </w:object>
      </w:r>
      <w:r>
        <w:t xml:space="preserve">, </w:t>
      </w:r>
      <w:r w:rsidR="00AF2221" w:rsidRPr="00AF2221">
        <w:rPr>
          <w:position w:val="-12"/>
        </w:rPr>
        <w:object w:dxaOrig="800" w:dyaOrig="420" w14:anchorId="3ADAA8E9">
          <v:shape id="_x0000_i1846" type="#_x0000_t75" style="width:40pt;height:21.35pt" o:ole="">
            <v:imagedata r:id="rId1677" o:title=""/>
          </v:shape>
          <o:OLEObject Type="Embed" ProgID="Equation.DSMT4" ShapeID="_x0000_i1846" DrawAspect="Content" ObjectID="_1324453996" r:id="rId1678"/>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35pt" o:ole="">
            <v:imagedata r:id="rId1679" o:title=""/>
          </v:shape>
          <o:OLEObject Type="Embed" ProgID="Equation.DSMT4" ShapeID="_x0000_i1847" DrawAspect="Content" ObjectID="_1324453997" r:id="rId1680"/>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35pt" o:ole="">
            <v:imagedata r:id="rId1681" o:title=""/>
          </v:shape>
          <o:OLEObject Type="Embed" ProgID="Equation.DSMT4" ShapeID="_x0000_i1848" DrawAspect="Content" ObjectID="_1324453998" r:id="rId1682"/>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3" o:title=""/>
          </v:shape>
          <o:OLEObject Type="Embed" ProgID="Equation.DSMT4" ShapeID="_x0000_i1849" DrawAspect="Content" ObjectID="_1324453999" r:id="rId1684"/>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5" o:title=""/>
          </v:shape>
          <o:OLEObject Type="Embed" ProgID="Equation.DSMT4" ShapeID="_x0000_i1850" DrawAspect="Content" ObjectID="_1324454000" r:id="rId1686"/>
        </w:object>
      </w:r>
      <w:r>
        <w:t xml:space="preserve"> </w:t>
      </w:r>
      <w:r w:rsidRPr="004C3F91">
        <w:t xml:space="preserve">and </w:t>
      </w:r>
      <w:r w:rsidR="00AF2221" w:rsidRPr="00AF2221">
        <w:rPr>
          <w:position w:val="-12"/>
        </w:rPr>
        <w:object w:dxaOrig="1400" w:dyaOrig="380" w14:anchorId="0E201A76">
          <v:shape id="_x0000_i1851" type="#_x0000_t75" style="width:70pt;height:19.35pt" o:ole="">
            <v:imagedata r:id="rId1687" o:title=""/>
          </v:shape>
          <o:OLEObject Type="Embed" ProgID="Equation.DSMT4" ShapeID="_x0000_i1851" DrawAspect="Content" ObjectID="_1324454001" r:id="rId1688"/>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65pt" o:ole="">
            <v:imagedata r:id="rId1689" o:title=""/>
          </v:shape>
          <o:OLEObject Type="Embed" ProgID="Equation.DSMT4" ShapeID="_x0000_i1852" DrawAspect="Content" ObjectID="_1324454002" r:id="rId1690"/>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35pt" o:ole="">
            <v:imagedata r:id="rId1691" o:title=""/>
          </v:shape>
          <o:OLEObject Type="Embed" ProgID="Equation.DSMT4" ShapeID="_x0000_i1853" DrawAspect="Content" ObjectID="_1324454003" r:id="rId1692"/>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65pt;height:19.35pt" o:ole="">
            <v:imagedata r:id="rId1693" o:title=""/>
          </v:shape>
          <o:OLEObject Type="Embed" ProgID="Equation.DSMT4" ShapeID="_x0000_i1854" DrawAspect="Content" ObjectID="_1324454004" r:id="rId1694"/>
        </w:object>
      </w:r>
      <w:r>
        <w:t xml:space="preserve"> is the referential apparent mass density (mass of </w:t>
      </w:r>
      <w:r w:rsidR="00AF2221" w:rsidRPr="00AF2221">
        <w:rPr>
          <w:position w:val="-6"/>
        </w:rPr>
        <w:object w:dxaOrig="240" w:dyaOrig="220" w14:anchorId="5FDCDB1B">
          <v:shape id="_x0000_i1855" type="#_x0000_t75" style="width:12pt;height:10.65pt" o:ole="">
            <v:imagedata r:id="rId1695" o:title=""/>
          </v:shape>
          <o:OLEObject Type="Embed" ProgID="Equation.DSMT4" ShapeID="_x0000_i1855" DrawAspect="Content" ObjectID="_1324454005" r:id="rId1696"/>
        </w:object>
      </w:r>
      <w:r>
        <w:t xml:space="preserve"> per mixture volume in the reference configuration), and </w:t>
      </w:r>
      <w:r w:rsidR="00AF2221" w:rsidRPr="00AF2221">
        <w:rPr>
          <w:position w:val="-12"/>
        </w:rPr>
        <w:object w:dxaOrig="340" w:dyaOrig="380" w14:anchorId="2295003F">
          <v:shape id="_x0000_i1856" type="#_x0000_t75" style="width:16.65pt;height:19.35pt" o:ole="">
            <v:imagedata r:id="rId1697" o:title=""/>
          </v:shape>
          <o:OLEObject Type="Embed" ProgID="Equation.DSMT4" ShapeID="_x0000_i1856" DrawAspect="Content" ObjectID="_1324454006" r:id="rId1698"/>
        </w:object>
      </w:r>
      <w:r>
        <w:t xml:space="preserve"> is the referential apparent mass supply of solid constituent </w:t>
      </w:r>
      <w:r w:rsidR="00AF2221" w:rsidRPr="00AF2221">
        <w:rPr>
          <w:position w:val="-6"/>
        </w:rPr>
        <w:object w:dxaOrig="240" w:dyaOrig="220" w14:anchorId="55E709D9">
          <v:shape id="_x0000_i1857" type="#_x0000_t75" style="width:12pt;height:10.65pt" o:ole="">
            <v:imagedata r:id="rId1699" o:title=""/>
          </v:shape>
          <o:OLEObject Type="Embed" ProgID="Equation.DSMT4" ShapeID="_x0000_i1857" DrawAspect="Content" ObjectID="_1324454007" r:id="rId1700"/>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35pt;height:40pt" o:ole="">
            <v:imagedata r:id="rId1701" o:title=""/>
          </v:shape>
          <o:OLEObject Type="Embed" ProgID="Equation.DSMT4" ShapeID="_x0000_i1858" DrawAspect="Content" ObjectID="_1324454008" r:id="rId1702"/>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65pt;height:19.35pt" o:ole="">
            <v:imagedata r:id="rId1703" o:title=""/>
          </v:shape>
          <o:OLEObject Type="Embed" ProgID="Equation.DSMT4" ShapeID="_x0000_i1859" DrawAspect="Content" ObjectID="_1324454009" r:id="rId1704"/>
        </w:object>
      </w:r>
      <w:r>
        <w:t xml:space="preserve"> and (i) is used to evaluate </w:t>
      </w:r>
      <w:r w:rsidR="00AF2221" w:rsidRPr="00AF2221">
        <w:rPr>
          <w:position w:val="-6"/>
        </w:rPr>
        <w:object w:dxaOrig="279" w:dyaOrig="320" w14:anchorId="2934028A">
          <v:shape id="_x0000_i1860" type="#_x0000_t75" style="width:14pt;height:16.65pt" o:ole="">
            <v:imagedata r:id="rId1705" o:title=""/>
          </v:shape>
          <o:OLEObject Type="Embed" ProgID="Equation.DSMT4" ShapeID="_x0000_i1860" DrawAspect="Content" ObjectID="_1324454010" r:id="rId1706"/>
        </w:object>
      </w:r>
      <w:r>
        <w:t xml:space="preserve"> when needed for the calculation of </w:t>
      </w:r>
      <w:r w:rsidR="00AF2221" w:rsidRPr="00AF2221">
        <w:rPr>
          <w:position w:val="-10"/>
        </w:rPr>
        <w:object w:dxaOrig="240" w:dyaOrig="380" w14:anchorId="02B57DF5">
          <v:shape id="_x0000_i1861" type="#_x0000_t75" style="width:12pt;height:19.35pt" o:ole="">
            <v:imagedata r:id="rId1707" o:title=""/>
          </v:shape>
          <o:OLEObject Type="Embed" ProgID="Equation.DSMT4" ShapeID="_x0000_i1861" DrawAspect="Content" ObjectID="_1324454011" r:id="rId1708"/>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65pt;height:19.35pt" o:ole="">
            <v:imagedata r:id="rId1709" o:title=""/>
          </v:shape>
          <o:OLEObject Type="Embed" ProgID="Equation.DSMT4" ShapeID="_x0000_i1862" DrawAspect="Content" ObjectID="_1324454012" r:id="rId1710"/>
        </w:object>
      </w:r>
      <w:r>
        <w:t xml:space="preserve">, using </w:t>
      </w:r>
      <w:r w:rsidR="00AF2221" w:rsidRPr="00AF2221">
        <w:rPr>
          <w:position w:val="-16"/>
        </w:rPr>
        <w:object w:dxaOrig="2180" w:dyaOrig="440" w14:anchorId="1E1D7769">
          <v:shape id="_x0000_i1863" type="#_x0000_t75" style="width:108.65pt;height:22pt" o:ole="">
            <v:imagedata r:id="rId1711" o:title=""/>
          </v:shape>
          <o:OLEObject Type="Embed" ProgID="Equation.DSMT4" ShapeID="_x0000_i1863" DrawAspect="Content" ObjectID="_1324454013" r:id="rId1712"/>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35pt" o:ole="">
            <v:imagedata r:id="rId1713" o:title=""/>
          </v:shape>
          <o:OLEObject Type="Embed" ProgID="Equation.DSMT4" ShapeID="_x0000_i1864" DrawAspect="Content" ObjectID="_1324454014" r:id="rId1714"/>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65pt;height:36.65pt" o:ole="">
            <v:imagedata r:id="rId1715" o:title=""/>
          </v:shape>
          <o:OLEObject Type="Embed" ProgID="Equation.DSMT4" ShapeID="_x0000_i1865" DrawAspect="Content" ObjectID="_1324454015" r:id="rId1716"/>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35pt" o:ole="">
            <v:imagedata r:id="rId1717" o:title=""/>
          </v:shape>
          <o:OLEObject Type="Embed" ProgID="Equation.DSMT4" ShapeID="_x0000_i1866" DrawAspect="Content" ObjectID="_1324454016" r:id="rId1718"/>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35pt" o:ole="">
            <v:imagedata r:id="rId1719" o:title=""/>
          </v:shape>
          <o:OLEObject Type="Embed" ProgID="Equation.DSMT4" ShapeID="_x0000_i1867" DrawAspect="Content" ObjectID="_1324454017" r:id="rId1720"/>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65pt;height:19.35pt" o:ole="">
            <v:imagedata r:id="rId1721" o:title=""/>
          </v:shape>
          <o:OLEObject Type="Embed" ProgID="Equation.DSMT4" ShapeID="_x0000_i1868" DrawAspect="Content" ObjectID="_1324454018" r:id="rId1722"/>
        </w:object>
      </w:r>
      <w:r>
        <w:t xml:space="preserve">.  Therefore, since </w:t>
      </w:r>
      <w:r w:rsidR="00AF2221" w:rsidRPr="00AF2221">
        <w:rPr>
          <w:position w:val="-10"/>
        </w:rPr>
        <w:object w:dxaOrig="980" w:dyaOrig="360" w14:anchorId="2EFE40E6">
          <v:shape id="_x0000_i1869" type="#_x0000_t75" style="width:49.35pt;height:18pt" o:ole="">
            <v:imagedata r:id="rId1723" o:title=""/>
          </v:shape>
          <o:OLEObject Type="Embed" ProgID="Equation.DSMT4" ShapeID="_x0000_i1869" DrawAspect="Content" ObjectID="_1324454019" r:id="rId1724"/>
        </w:object>
      </w:r>
      <w:r>
        <w:t xml:space="preserve"> by definition, it follows that </w:t>
      </w:r>
      <w:r w:rsidR="00AF2221" w:rsidRPr="00AF2221">
        <w:rPr>
          <w:position w:val="-12"/>
        </w:rPr>
        <w:object w:dxaOrig="1060" w:dyaOrig="380" w14:anchorId="31E8FAD9">
          <v:shape id="_x0000_i1870" type="#_x0000_t75" style="width:52.65pt;height:19.35pt" o:ole="">
            <v:imagedata r:id="rId1725" o:title=""/>
          </v:shape>
          <o:OLEObject Type="Embed" ProgID="Equation.DSMT4" ShapeID="_x0000_i1870" DrawAspect="Content" ObjectID="_1324454020" r:id="rId1726"/>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65pt" o:ole="">
            <v:imagedata r:id="rId1727" o:title=""/>
          </v:shape>
          <o:OLEObject Type="Embed" ProgID="Equation.DSMT4" ShapeID="_x0000_i1871" DrawAspect="Content" ObjectID="_1324454021" r:id="rId1728"/>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35pt" o:ole="">
            <v:imagedata r:id="rId1729" o:title=""/>
          </v:shape>
          <o:OLEObject Type="Embed" ProgID="Equation.DSMT4" ShapeID="_x0000_i1872" DrawAspect="Content" ObjectID="_1324454022" r:id="rId1730"/>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35pt" o:ole="">
            <v:imagedata r:id="rId1731" o:title=""/>
          </v:shape>
          <o:OLEObject Type="Embed" ProgID="Equation.DSMT4" ShapeID="_x0000_i1873" DrawAspect="Content" ObjectID="_1324454023" r:id="rId1732"/>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35pt;height:27.35pt" o:ole="">
            <v:imagedata r:id="rId1733" o:title=""/>
          </v:shape>
          <o:OLEObject Type="Embed" ProgID="Equation.DSMT4" ShapeID="_x0000_i1874" DrawAspect="Content" ObjectID="_1324454024" r:id="rId1734"/>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35pt;height:14pt" o:ole="">
            <v:imagedata r:id="rId1735" o:title=""/>
          </v:shape>
          <o:OLEObject Type="Embed" ProgID="Equation.DSMT4" ShapeID="_x0000_i1875" DrawAspect="Content" ObjectID="_1324454025" r:id="rId1736"/>
        </w:object>
      </w:r>
      <w:r>
        <w:t xml:space="preserve"> is the molar mass of </w:t>
      </w:r>
      <w:r w:rsidR="00AF2221" w:rsidRPr="00AF2221">
        <w:rPr>
          <w:position w:val="-6"/>
        </w:rPr>
        <w:object w:dxaOrig="240" w:dyaOrig="220" w14:anchorId="23183549">
          <v:shape id="_x0000_i1876" type="#_x0000_t75" style="width:12pt;height:10.65pt" o:ole="">
            <v:imagedata r:id="rId1737" o:title=""/>
          </v:shape>
          <o:OLEObject Type="Embed" ProgID="Equation.DSMT4" ShapeID="_x0000_i1876" DrawAspect="Content" ObjectID="_1324454026" r:id="rId1738"/>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65pt" o:ole="">
            <v:imagedata r:id="rId1739" o:title=""/>
          </v:shape>
          <o:OLEObject Type="Embed" ProgID="Equation.DSMT4" ShapeID="_x0000_i1877" DrawAspect="Content" ObjectID="_1324454027" r:id="rId1740"/>
        </w:object>
      </w:r>
      <w:r w:rsidR="000D2EC3">
        <w:t xml:space="preserve"> and </w:t>
      </w:r>
      <w:r w:rsidR="00AF2221" w:rsidRPr="00AF2221">
        <w:rPr>
          <w:position w:val="-4"/>
        </w:rPr>
        <w:object w:dxaOrig="420" w:dyaOrig="300" w14:anchorId="38F91AD8">
          <v:shape id="_x0000_i1878" type="#_x0000_t75" style="width:21.35pt;height:14pt" o:ole="">
            <v:imagedata r:id="rId1741" o:title=""/>
          </v:shape>
          <o:OLEObject Type="Embed" ProgID="Equation.DSMT4" ShapeID="_x0000_i1878" DrawAspect="Content" ObjectID="_1324454028" r:id="rId1742"/>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35pt;height:16.65pt" o:ole="">
            <v:imagedata r:id="rId1743" o:title=""/>
          </v:shape>
          <o:OLEObject Type="Embed" ProgID="Equation.DSMT4" ShapeID="_x0000_i1879" DrawAspect="Content" ObjectID="_1324454029" r:id="rId1744"/>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35pt" o:ole="">
            <v:imagedata r:id="rId1745" o:title=""/>
          </v:shape>
          <o:OLEObject Type="Embed" ProgID="Equation.DSMT4" ShapeID="_x0000_i1880" DrawAspect="Content" ObjectID="_1324454030" r:id="rId1746"/>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65pt" o:ole="">
            <v:imagedata r:id="rId1747" o:title=""/>
          </v:shape>
          <o:OLEObject Type="Embed" ProgID="Equation.DSMT4" ShapeID="_x0000_i1881" DrawAspect="Content" ObjectID="_1324454031" r:id="rId1748"/>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65pt" o:ole="">
            <v:imagedata r:id="rId1749" o:title=""/>
          </v:shape>
          <o:OLEObject Type="Embed" ProgID="Equation.DSMT4" ShapeID="_x0000_i1882" DrawAspect="Content" ObjectID="_1324454032" r:id="rId1750"/>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65pt" o:ole="">
            <v:imagedata r:id="rId1751" o:title=""/>
          </v:shape>
          <o:OLEObject Type="Embed" ProgID="Equation.DSMT4" ShapeID="_x0000_i1883" DrawAspect="Content" ObjectID="_1324454033" r:id="rId1752"/>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65pt;height:19.35pt" o:ole="">
            <v:imagedata r:id="rId1753" o:title=""/>
          </v:shape>
          <o:OLEObject Type="Embed" ProgID="Equation.DSMT4" ShapeID="_x0000_i1884" DrawAspect="Content" ObjectID="_1324454034" r:id="rId1754"/>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35pt" o:ole="">
            <v:imagedata r:id="rId1755" o:title=""/>
          </v:shape>
          <o:OLEObject Type="Embed" ProgID="Equation.DSMT4" ShapeID="_x0000_i1885" DrawAspect="Content" ObjectID="_1324454035" r:id="rId1756"/>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7" o:title=""/>
          </v:shape>
          <o:OLEObject Type="Embed" ProgID="Equation.DSMT4" ShapeID="_x0000_i1886" DrawAspect="Content" ObjectID="_1324454036" r:id="rId1758"/>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406" w:name="_Toc376787499"/>
      <w:r>
        <w:t>General Specification for Chemical Reactions</w:t>
      </w:r>
      <w:bookmarkEnd w:id="1406"/>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35pt" o:ole="">
            <v:imagedata r:id="rId1759" o:title=""/>
          </v:shape>
          <o:OLEObject Type="Embed" ProgID="Equation.DSMT4" ShapeID="_x0000_i1887" DrawAspect="Content" ObjectID="_1324454037" r:id="rId1760"/>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35pt" o:ole="">
            <v:imagedata r:id="rId1761" o:title=""/>
          </v:shape>
          <o:OLEObject Type="Embed" ProgID="Equation.DSMT4" ShapeID="_x0000_i1888" DrawAspect="Content" ObjectID="_1324454038" r:id="rId1762"/>
        </w:object>
      </w:r>
      <w:r>
        <w:t xml:space="preserve"> of the reactants and </w:t>
      </w:r>
      <w:r w:rsidR="00AF2221" w:rsidRPr="00AF2221">
        <w:rPr>
          <w:position w:val="-12"/>
        </w:rPr>
        <w:object w:dxaOrig="300" w:dyaOrig="380" w14:anchorId="4A1F5CCC">
          <v:shape id="_x0000_i1889" type="#_x0000_t75" style="width:14pt;height:19.35pt" o:ole="">
            <v:imagedata r:id="rId1763" o:title=""/>
          </v:shape>
          <o:OLEObject Type="Embed" ProgID="Equation.DSMT4" ShapeID="_x0000_i1889" DrawAspect="Content" ObjectID="_1324454039" r:id="rId1764"/>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65pt" o:ole="">
            <v:imagedata r:id="rId1765" o:title=""/>
          </v:shape>
          <o:OLEObject Type="Embed" ProgID="Equation.DSMT4" ShapeID="_x0000_i1890" DrawAspect="Content" ObjectID="_1324454040" r:id="rId1766"/>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91" type="#_x0000_t75" style="width:14pt;height:19.35pt" o:ole="">
                  <v:imagedata r:id="rId1767" o:title=""/>
                </v:shape>
                <o:OLEObject Type="Embed" ProgID="Equation.DSMT4" ShapeID="_x0000_i1891" DrawAspect="Content" ObjectID="_1324454041" r:id="rId1768"/>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92" type="#_x0000_t75" style="width:14pt;height:19.35pt" o:ole="">
                  <v:imagedata r:id="rId1769" o:title=""/>
                </v:shape>
                <o:OLEObject Type="Embed" ProgID="Equation.DSMT4" ShapeID="_x0000_i1892" DrawAspect="Content" ObjectID="_1324454042" r:id="rId1770"/>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93" type="#_x0000_t75" style="width:12pt;height:16.65pt" o:ole="">
                  <v:imagedata r:id="rId1771" o:title=""/>
                </v:shape>
                <o:OLEObject Type="Embed" ProgID="Equation.DSMT4" ShapeID="_x0000_i1893" DrawAspect="Content" ObjectID="_1324454043" r:id="rId1772"/>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407" w:author="Steve Maas" w:date="2014-01-02T13:04:00Z">
        <w:r w:rsidR="00873D59">
          <w:t>3.12.2</w:t>
        </w:r>
      </w:ins>
      <w:del w:id="1408"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409" w:name="_Toc376787500"/>
      <w:r>
        <w:t>Chemical Reaction Materials</w:t>
      </w:r>
      <w:bookmarkEnd w:id="1409"/>
    </w:p>
    <w:p w14:paraId="5FCB1FE4" w14:textId="77777777" w:rsidR="007B076C" w:rsidRPr="007B076C" w:rsidRDefault="007B076C"/>
    <w:p w14:paraId="29F01F67" w14:textId="7BF16C69" w:rsidR="00541FBD" w:rsidRDefault="00541FBD" w:rsidP="0016320C">
      <w:pPr>
        <w:pStyle w:val="Heading4"/>
      </w:pPr>
      <w:bookmarkStart w:id="1410" w:name="_Toc376787501"/>
      <w:r>
        <w:t>Law of Mass Action for Forward Reactions</w:t>
      </w:r>
      <w:bookmarkEnd w:id="1410"/>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94" type="#_x0000_t75" style="width:10pt;height:14pt" o:ole="">
                  <v:imagedata r:id="rId1773" o:title=""/>
                </v:shape>
                <o:OLEObject Type="Embed" ProgID="Equation.DSMT4" ShapeID="_x0000_i1894" DrawAspect="Content" ObjectID="_1324454044" r:id="rId1774"/>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65pt;height:32pt" o:ole="">
            <v:imagedata r:id="rId1775" o:title=""/>
          </v:shape>
          <o:OLEObject Type="Embed" ProgID="Equation.DSMT4" ShapeID="_x0000_i1895" DrawAspect="Content" ObjectID="_1324454045" r:id="rId1776"/>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6" type="#_x0000_t75" style="width:1in;height:14pt" o:ole="">
            <v:imagedata r:id="rId1777" o:title=""/>
          </v:shape>
          <o:OLEObject Type="Embed" ProgID="Equation.DSMT4" ShapeID="_x0000_i1896" DrawAspect="Content" ObjectID="_1324454046" r:id="rId1778"/>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411" w:name="_Toc376787502"/>
      <w:r>
        <w:t>Law of Mass Action for Reversible Reactions</w:t>
      </w:r>
      <w:bookmarkEnd w:id="1411"/>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97" type="#_x0000_t75" style="width:14pt;height:18pt" o:ole="">
                  <v:imagedata r:id="rId1779" o:title=""/>
                </v:shape>
                <o:OLEObject Type="Embed" ProgID="Equation.DSMT4" ShapeID="_x0000_i1897" DrawAspect="Content" ObjectID="_1324454047" r:id="rId1780"/>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98" type="#_x0000_t75" style="width:14pt;height:18pt" o:ole="">
                  <v:imagedata r:id="rId1781" o:title=""/>
                </v:shape>
                <o:OLEObject Type="Embed" ProgID="Equation.DSMT4" ShapeID="_x0000_i1898" DrawAspect="Content" ObjectID="_1324454048" r:id="rId1782"/>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9" type="#_x0000_t75" style="width:58.65pt;height:19.35pt" o:ole="">
            <v:imagedata r:id="rId1783" o:title=""/>
          </v:shape>
          <o:OLEObject Type="Embed" ProgID="Equation.DSMT4" ShapeID="_x0000_i1899" DrawAspect="Content" ObjectID="_1324454049" r:id="rId1784"/>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0" type="#_x0000_t75" style="width:87.35pt;height:65.35pt" o:ole="">
            <v:imagedata r:id="rId1785" o:title=""/>
          </v:shape>
          <o:OLEObject Type="Embed" ProgID="Equation.DSMT4" ShapeID="_x0000_i1900" DrawAspect="Content" ObjectID="_1324454050" r:id="rId1786"/>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1" type="#_x0000_t75" style="width:108.65pt;height:19.35pt" o:ole="">
            <v:imagedata r:id="rId1787" o:title=""/>
          </v:shape>
          <o:OLEObject Type="Embed" ProgID="Equation.DSMT4" ShapeID="_x0000_i1901" DrawAspect="Content" ObjectID="_1324454051" r:id="rId1788"/>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412" w:name="_Toc376787503"/>
      <w:r>
        <w:t>Michaelis-Menten Reaction</w:t>
      </w:r>
      <w:bookmarkEnd w:id="1412"/>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902" type="#_x0000_t75" style="width:22pt;height:18pt" o:ole="">
                  <v:imagedata r:id="rId1789" o:title=""/>
                </v:shape>
                <o:OLEObject Type="Embed" ProgID="Equation.DSMT4" ShapeID="_x0000_i1902" DrawAspect="Content" ObjectID="_1324454052" r:id="rId1790"/>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903" type="#_x0000_t75" style="width:22pt;height:18pt" o:ole="">
                  <v:imagedata r:id="rId1791" o:title=""/>
                </v:shape>
                <o:OLEObject Type="Embed" ProgID="Equation.DSMT4" ShapeID="_x0000_i1903" DrawAspect="Content" ObjectID="_1324454053" r:id="rId1792"/>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4" type="#_x0000_t75" style="width:14pt;height:14pt" o:ole="">
            <v:imagedata r:id="rId1793" o:title=""/>
          </v:shape>
          <o:OLEObject Type="Embed" ProgID="Equation.DSMT4" ShapeID="_x0000_i1904" DrawAspect="Content" ObjectID="_1324454054" r:id="rId1794"/>
        </w:object>
      </w:r>
      <w:r>
        <w:t xml:space="preserve"> triggers the conversion of the substrate </w:t>
      </w:r>
      <w:r w:rsidR="00AF2221" w:rsidRPr="00AF2221">
        <w:rPr>
          <w:position w:val="-4"/>
        </w:rPr>
        <w:object w:dxaOrig="279" w:dyaOrig="300" w14:anchorId="66BC52E7">
          <v:shape id="_x0000_i1905" type="#_x0000_t75" style="width:14pt;height:14pt" o:ole="">
            <v:imagedata r:id="rId1795" o:title=""/>
          </v:shape>
          <o:OLEObject Type="Embed" ProgID="Equation.DSMT4" ShapeID="_x0000_i1905" DrawAspect="Content" ObjectID="_1324454055" r:id="rId1796"/>
        </w:object>
      </w:r>
      <w:r>
        <w:t xml:space="preserve"> into the product </w:t>
      </w:r>
      <w:r w:rsidR="00AF2221" w:rsidRPr="00AF2221">
        <w:rPr>
          <w:position w:val="-4"/>
        </w:rPr>
        <w:object w:dxaOrig="320" w:dyaOrig="300" w14:anchorId="0995B99F">
          <v:shape id="_x0000_i1906" type="#_x0000_t75" style="width:16.65pt;height:14pt" o:ole="">
            <v:imagedata r:id="rId1797" o:title=""/>
          </v:shape>
          <o:OLEObject Type="Embed" ProgID="Equation.DSMT4" ShapeID="_x0000_i1906" DrawAspect="Content" ObjectID="_1324454056" r:id="rId1798"/>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7" type="#_x0000_t75" style="width:114.65pt;height:56.65pt" o:ole="">
            <v:imagedata r:id="rId1799" o:title=""/>
          </v:shape>
          <o:OLEObject Type="Embed" ProgID="Equation.DSMT4" ShapeID="_x0000_i1907" DrawAspect="Content" ObjectID="_1324454057" r:id="rId1800"/>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08" type="#_x0000_t75" style="width:13.35pt;height:16.65pt" o:ole="">
            <v:imagedata r:id="rId1801" o:title=""/>
          </v:shape>
          <o:OLEObject Type="Embed" ProgID="Equation.DSMT4" ShapeID="_x0000_i1908" DrawAspect="Content" ObjectID="_1324454058" r:id="rId1802"/>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9" type="#_x0000_t75" style="width:12pt;height:18pt" o:ole="">
            <v:imagedata r:id="rId1803" o:title=""/>
          </v:shape>
          <o:OLEObject Type="Embed" ProgID="Equation.DSMT4" ShapeID="_x0000_i1909" DrawAspect="Content" ObjectID="_1324454059" r:id="rId1804"/>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0" type="#_x0000_t75" style="width:124.65pt;height:16.65pt" o:ole="">
            <v:imagedata r:id="rId1805" o:title=""/>
          </v:shape>
          <o:OLEObject Type="Embed" ProgID="Equation.DSMT4" ShapeID="_x0000_i1910" DrawAspect="Content" ObjectID="_1324454060" r:id="rId1806"/>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1" type="#_x0000_t75" style="width:44.65pt;height:16.65pt" o:ole="">
            <v:imagedata r:id="rId1807" o:title=""/>
          </v:shape>
          <o:OLEObject Type="Embed" ProgID="Equation.DSMT4" ShapeID="_x0000_i1911" DrawAspect="Content" ObjectID="_1324454061" r:id="rId1808"/>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2" type="#_x0000_t75" style="width:56.65pt;height:19.35pt" o:ole="">
            <v:imagedata r:id="rId1809" o:title=""/>
          </v:shape>
          <o:OLEObject Type="Embed" ProgID="Equation.DSMT4" ShapeID="_x0000_i1912" DrawAspect="Content" ObjectID="_1324454062" r:id="rId1810"/>
        </w:object>
      </w:r>
      <w:r w:rsidR="00901BF1">
        <w:t xml:space="preserve">, so that </w:t>
      </w:r>
      <w:r w:rsidR="00AF2221" w:rsidRPr="00AF2221">
        <w:rPr>
          <w:position w:val="-10"/>
        </w:rPr>
        <w:object w:dxaOrig="700" w:dyaOrig="380" w14:anchorId="0528E5F0">
          <v:shape id="_x0000_i1913" type="#_x0000_t75" style="width:34.65pt;height:19.35pt" o:ole="">
            <v:imagedata r:id="rId1811" o:title=""/>
          </v:shape>
          <o:OLEObject Type="Embed" ProgID="Equation.DSMT4" ShapeID="_x0000_i1913" DrawAspect="Content" ObjectID="_1324454063" r:id="rId1812"/>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4" type="#_x0000_t75" style="width:22pt;height:18pt" o:ole="">
            <v:imagedata r:id="rId1813" o:title=""/>
          </v:shape>
          <o:OLEObject Type="Embed" ProgID="Equation.DSMT4" ShapeID="_x0000_i1914" DrawAspect="Content" ObjectID="_1324454064" r:id="rId1814"/>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413" w:name="_Ref366858813"/>
      <w:bookmarkStart w:id="1414" w:name="_Toc376787504"/>
      <w:r>
        <w:t>Specific Reaction Rate Materials</w:t>
      </w:r>
      <w:bookmarkEnd w:id="1413"/>
      <w:bookmarkEnd w:id="1414"/>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415" w:name="_Toc376787505"/>
      <w:r>
        <w:t>Constant Reaction Rate</w:t>
      </w:r>
      <w:bookmarkEnd w:id="1415"/>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15" type="#_x0000_t75" style="width:10pt;height:14pt" o:ole="">
                  <v:imagedata r:id="rId1815" o:title=""/>
                </v:shape>
                <o:OLEObject Type="Embed" ProgID="Equation.DSMT4" ShapeID="_x0000_i1915" DrawAspect="Content" ObjectID="_1324454065" r:id="rId1816"/>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416" w:name="_Toc376787506"/>
      <w:r>
        <w:t>Huiskes Reaction Rate</w:t>
      </w:r>
      <w:bookmarkEnd w:id="1416"/>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16" type="#_x0000_t75" style="width:12pt;height:13.35pt" o:ole="">
                  <v:imagedata r:id="rId1817" o:title=""/>
                </v:shape>
                <o:OLEObject Type="Embed" ProgID="Equation.DSMT4" ShapeID="_x0000_i1916" DrawAspect="Content" ObjectID="_1324454066" r:id="rId1818"/>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17" type="#_x0000_t75" style="width:14pt;height:18pt" o:ole="">
                  <v:imagedata r:id="rId1819" o:title=""/>
                </v:shape>
                <o:OLEObject Type="Embed" ProgID="Equation.DSMT4" ShapeID="_x0000_i1917" DrawAspect="Content" ObjectID="_1324454067" r:id="rId1820"/>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8" type="#_x0000_t75" style="width:107.35pt;height:38pt" o:ole="">
            <v:imagedata r:id="rId1821" o:title=""/>
          </v:shape>
          <o:OLEObject Type="Embed" ProgID="Equation.DSMT4" ShapeID="_x0000_i1918" DrawAspect="Content" ObjectID="_1324454068" r:id="rId1822"/>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19" type="#_x0000_t75" style="width:18pt;height:18pt" o:ole="">
            <v:imagedata r:id="rId1823" o:title=""/>
          </v:shape>
          <o:OLEObject Type="Embed" ProgID="Equation.DSMT4" ShapeID="_x0000_i1919" DrawAspect="Content" ObjectID="_1324454069" r:id="rId1824"/>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0" type="#_x0000_t75" style="width:63.35pt;height:21.35pt" o:ole="">
            <v:imagedata r:id="rId1825" o:title=""/>
          </v:shape>
          <o:OLEObject Type="Embed" ProgID="Equation.DSMT4" ShapeID="_x0000_i1920" DrawAspect="Content" ObjectID="_1324454070" r:id="rId1826"/>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1" type="#_x0000_t75" style="width:37.35pt;height:19.35pt" o:ole="">
            <v:imagedata r:id="rId1827" o:title=""/>
          </v:shape>
          <o:OLEObject Type="Embed" ProgID="Equation.DSMT4" ShapeID="_x0000_i1921" DrawAspect="Content" ObjectID="_1324454071" r:id="rId1828"/>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2" type="#_x0000_t75" style="width:61.35pt;height:19.35pt" o:ole="">
            <v:imagedata r:id="rId1829" o:title=""/>
          </v:shape>
          <o:OLEObject Type="Embed" ProgID="Equation.DSMT4" ShapeID="_x0000_i1922" DrawAspect="Content" ObjectID="_1324454072" r:id="rId1830"/>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3" type="#_x0000_t75" style="width:141.35pt;height:14pt" o:ole="">
            <v:imagedata r:id="rId1831" o:title=""/>
          </v:shape>
          <o:OLEObject Type="Embed" ProgID="Equation.DSMT4" ShapeID="_x0000_i1923" DrawAspect="Content" ObjectID="_1324454073" r:id="rId1832"/>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4" type="#_x0000_t75" style="width:30pt;height:19.35pt" o:ole="">
            <v:imagedata r:id="rId1833" o:title=""/>
          </v:shape>
          <o:OLEObject Type="Embed" ProgID="Equation.DSMT4" ShapeID="_x0000_i1924" DrawAspect="Content" ObjectID="_1324454074" r:id="rId1834"/>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5" type="#_x0000_t75" style="width:10pt;height:14pt" o:ole="">
            <v:imagedata r:id="rId1835" o:title=""/>
          </v:shape>
          <o:OLEObject Type="Embed" ProgID="Equation.DSMT4" ShapeID="_x0000_i1925" DrawAspect="Content" ObjectID="_1324454075" r:id="rId1836"/>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417" w:name="_Toc376787507"/>
      <w:r>
        <w:lastRenderedPageBreak/>
        <w:t>Rigid Body</w:t>
      </w:r>
      <w:bookmarkEnd w:id="1417"/>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7"/>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418" w:author="Steve Maas" w:date="2014-01-02T13:04:00Z">
        <w:r w:rsidR="00873D59">
          <w:t>3.11.1</w:t>
        </w:r>
      </w:ins>
      <w:del w:id="1419"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420" w:name="_Ref230581893"/>
      <w:bookmarkStart w:id="1421" w:name="_Ref230582111"/>
      <w:bookmarkStart w:id="1422" w:name="_Toc376787508"/>
      <w:r>
        <w:lastRenderedPageBreak/>
        <w:t>Restart Input file</w:t>
      </w:r>
      <w:bookmarkEnd w:id="1420"/>
      <w:bookmarkEnd w:id="1421"/>
      <w:bookmarkEnd w:id="1422"/>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423" w:name="_Toc376787509"/>
      <w:r>
        <w:t>The Archive Section</w:t>
      </w:r>
      <w:bookmarkEnd w:id="1423"/>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424" w:name="_Toc376787510"/>
      <w:r>
        <w:lastRenderedPageBreak/>
        <w:t>The Control Section</w:t>
      </w:r>
      <w:bookmarkEnd w:id="1424"/>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425" w:name="_Toc376787511"/>
      <w:r>
        <w:t>The LoadData Section</w:t>
      </w:r>
      <w:bookmarkEnd w:id="1425"/>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426" w:name="_Toc376787512"/>
      <w:r>
        <w:t>Example</w:t>
      </w:r>
      <w:bookmarkEnd w:id="1426"/>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427" w:name="_Ref293568242"/>
      <w:bookmarkStart w:id="1428" w:name="_Toc376787513"/>
      <w:r>
        <w:lastRenderedPageBreak/>
        <w:t>Multi-step Analysis</w:t>
      </w:r>
      <w:bookmarkEnd w:id="1427"/>
      <w:bookmarkEnd w:id="1428"/>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429" w:name="_Toc376787514"/>
      <w:r>
        <w:t xml:space="preserve">The Step </w:t>
      </w:r>
      <w:r w:rsidR="00D153DC">
        <w:t>S</w:t>
      </w:r>
      <w:r>
        <w:t>ection</w:t>
      </w:r>
      <w:bookmarkEnd w:id="1429"/>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430" w:author="Steve Maas" w:date="2014-01-02T11:25:00Z">
        <w:r w:rsidDel="008B2763">
          <w:delText>1</w:delText>
        </w:r>
      </w:del>
      <w:ins w:id="1431"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432" w:name="_Toc376787515"/>
      <w:r>
        <w:t>Control Settings</w:t>
      </w:r>
      <w:bookmarkEnd w:id="1432"/>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1433" w:author="Steve Maas" w:date="2014-01-02T11:28:00Z">
        <w:r w:rsidDel="00B24DAD">
          <w:delText xml:space="preserve">Boundary </w:delText>
        </w:r>
        <w:r w:rsidR="00B37A5F" w:rsidDel="00B24DAD">
          <w:delText xml:space="preserve">and Loads </w:delText>
        </w:r>
        <w:r w:rsidDel="00B24DAD">
          <w:delText>Settings</w:delText>
        </w:r>
      </w:del>
      <w:bookmarkStart w:id="1434" w:name="_Toc376787516"/>
      <w:ins w:id="1435" w:author="Steve Maas" w:date="2014-01-02T11:28:00Z">
        <w:r w:rsidR="00B24DAD">
          <w:t>Boundary Conditions</w:t>
        </w:r>
      </w:ins>
      <w:bookmarkEnd w:id="1434"/>
    </w:p>
    <w:p w14:paraId="4D273171" w14:textId="77777777" w:rsidR="00B24DAD" w:rsidRDefault="00B24DAD" w:rsidP="006A0BC1">
      <w:pPr>
        <w:rPr>
          <w:ins w:id="1436" w:author="Steve Maas" w:date="2014-01-02T11:32:00Z"/>
        </w:rPr>
      </w:pPr>
      <w:ins w:id="1437" w:author="Steve Maas" w:date="2014-01-02T11:29:00Z">
        <w:r>
          <w:t>In a multi-step analysis boundary conditions can be applied that are only active during the step.</w:t>
        </w:r>
      </w:ins>
      <w:ins w:id="1438"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439" w:author="Steve Maas" w:date="2014-01-02T11:29:00Z">
        <w:r>
          <w:t xml:space="preserve"> </w:t>
        </w:r>
      </w:ins>
      <w:ins w:id="1440" w:author="Steve Maas" w:date="2014-01-02T11:30:00Z">
        <w:r>
          <w:t>of the FEBio input file. These section</w:t>
        </w:r>
      </w:ins>
      <w:ins w:id="1441" w:author="Steve Maas" w:date="2014-01-02T11:31:00Z">
        <w:r>
          <w:t>s</w:t>
        </w:r>
      </w:ins>
      <w:ins w:id="1442" w:author="Steve Maas" w:date="2014-01-02T11:30:00Z">
        <w:r>
          <w:t xml:space="preserve"> can thus be placed inside the </w:t>
        </w:r>
      </w:ins>
      <w:ins w:id="1443" w:author="Steve Maas" w:date="2014-01-02T11:31:00Z">
        <w:r>
          <w:rPr>
            <w:i/>
          </w:rPr>
          <w:t xml:space="preserve">Step </w:t>
        </w:r>
        <w:r>
          <w:t xml:space="preserve">section to define a boundary condition that is only active during the step. </w:t>
        </w:r>
      </w:ins>
      <w:del w:id="1444"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445" w:author="Steve Maas" w:date="2014-01-02T11:31:00Z">
        <w:r w:rsidR="00B37A5F" w:rsidDel="00B24DAD">
          <w:delText>i</w:delText>
        </w:r>
        <w:r w:rsidR="006A0BC1" w:rsidDel="00B24DAD">
          <w:delText>t</w:delText>
        </w:r>
      </w:del>
      <w:ins w:id="1446"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447" w:author="Steve Maas" w:date="2014-01-02T11:31:00Z">
        <w:r>
          <w:t xml:space="preserve">corresponding boundary </w:t>
        </w:r>
      </w:ins>
      <w:r w:rsidR="006A0BC1">
        <w:t xml:space="preserve">conditions remain enforced during </w:t>
      </w:r>
      <w:del w:id="1448" w:author="Steve Maas" w:date="2014-01-02T11:31:00Z">
        <w:r w:rsidR="006A0BC1" w:rsidDel="00B24DAD">
          <w:delText>the entire simulation</w:delText>
        </w:r>
      </w:del>
      <w:ins w:id="1449" w:author="Steve Maas" w:date="2014-01-02T11:31:00Z">
        <w:r>
          <w:t>all the steps</w:t>
        </w:r>
      </w:ins>
      <w:r w:rsidR="006A0BC1">
        <w:t>.</w:t>
      </w:r>
    </w:p>
    <w:p w14:paraId="760176B3" w14:textId="77777777" w:rsidR="00B24DAD" w:rsidRDefault="00B24DAD" w:rsidP="006A0BC1">
      <w:pPr>
        <w:rPr>
          <w:ins w:id="1450" w:author="Steve Maas" w:date="2014-01-02T11:32:00Z"/>
        </w:rPr>
      </w:pPr>
    </w:p>
    <w:p w14:paraId="6829D738" w14:textId="0C496C16" w:rsidR="00B24DAD" w:rsidRDefault="00B24DAD">
      <w:pPr>
        <w:pStyle w:val="Heading3"/>
        <w:rPr>
          <w:ins w:id="1451" w:author="Steve Maas" w:date="2014-01-02T11:32:00Z"/>
        </w:rPr>
        <w:pPrChange w:id="1452" w:author="Steve Maas" w:date="2014-01-02T11:32:00Z">
          <w:pPr/>
        </w:pPrChange>
      </w:pPr>
      <w:bookmarkStart w:id="1453" w:name="_Toc376787517"/>
      <w:ins w:id="1454" w:author="Steve Maas" w:date="2014-01-02T11:32:00Z">
        <w:r>
          <w:t>Relative Boundary Conditions</w:t>
        </w:r>
        <w:bookmarkEnd w:id="1453"/>
      </w:ins>
    </w:p>
    <w:p w14:paraId="7C519646" w14:textId="02BCCA6B" w:rsidR="006A0BC1" w:rsidRDefault="00B24DAD" w:rsidP="006A0BC1">
      <w:ins w:id="1455" w:author="Steve Maas" w:date="2014-01-02T11:32:00Z">
        <w:r>
          <w:t xml:space="preserve">Some boundary conditions </w:t>
        </w:r>
      </w:ins>
      <w:ins w:id="1456" w:author="Steve Maas" w:date="2014-01-02T11:33:00Z">
        <w:r>
          <w:t>can be defined as relative boundary conditions</w:t>
        </w:r>
      </w:ins>
      <w:ins w:id="1457" w:author="Steve Maas" w:date="2014-01-02T11:34:00Z">
        <w:r>
          <w:t>.</w:t>
        </w:r>
      </w:ins>
      <w:ins w:id="1458" w:author="Steve Maas" w:date="2014-01-02T11:33:00Z">
        <w:r>
          <w:t xml:space="preserve"> </w:t>
        </w:r>
      </w:ins>
      <w:ins w:id="1459" w:author="Steve Maas" w:date="2014-01-02T11:34:00Z">
        <w:r>
          <w:t xml:space="preserve">This </w:t>
        </w:r>
      </w:ins>
      <w:ins w:id="1460" w:author="Steve Maas" w:date="2014-01-02T11:33:00Z">
        <w:r>
          <w:t>means that the corresponding condition</w:t>
        </w:r>
      </w:ins>
      <w:ins w:id="1461" w:author="Steve Maas" w:date="2014-01-02T11:34:00Z">
        <w:r>
          <w:t>s</w:t>
        </w:r>
      </w:ins>
      <w:ins w:id="1462" w:author="Steve Maas" w:date="2014-01-02T11:33:00Z">
        <w:r>
          <w:t xml:space="preserve"> will be applied to the final configuration of the previous step</w:t>
        </w:r>
      </w:ins>
      <w:ins w:id="1463" w:author="Steve Maas" w:date="2014-01-02T11:34:00Z">
        <w:r>
          <w:t xml:space="preserve"> and not to the original reference configuration</w:t>
        </w:r>
      </w:ins>
      <w:ins w:id="1464" w:author="Steve Maas" w:date="2014-01-02T11:33:00Z">
        <w:r>
          <w:t xml:space="preserve">. </w:t>
        </w:r>
      </w:ins>
      <w:del w:id="1465"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466" w:author="Steve Maas" w:date="2014-01-02T11:34:00Z">
        <w:r>
          <w:t>For example, if a prescribed displacement is defined as relative the displacement will be taken with respect of the positions of the f</w:t>
        </w:r>
      </w:ins>
      <w:ins w:id="1467"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468" w:name="_Toc376787518"/>
      <w:r>
        <w:t>An Example</w:t>
      </w:r>
      <w:bookmarkEnd w:id="1468"/>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469" w:name="_Ref292524274"/>
      <w:bookmarkStart w:id="1470" w:name="_Ref293568253"/>
      <w:bookmarkStart w:id="1471" w:name="_Ref293568696"/>
      <w:bookmarkStart w:id="1472" w:name="_Toc376787519"/>
      <w:r>
        <w:lastRenderedPageBreak/>
        <w:t>Parameter Optimization</w:t>
      </w:r>
      <w:bookmarkEnd w:id="1469"/>
      <w:bookmarkEnd w:id="1470"/>
      <w:bookmarkEnd w:id="1471"/>
      <w:bookmarkEnd w:id="1472"/>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473" w:name="_Toc376787520"/>
      <w:r>
        <w:t xml:space="preserve">Optimization </w:t>
      </w:r>
      <w:r w:rsidR="00D153DC">
        <w:t>I</w:t>
      </w:r>
      <w:r>
        <w:t xml:space="preserve">nput </w:t>
      </w:r>
      <w:r w:rsidR="00D153DC">
        <w:t>F</w:t>
      </w:r>
      <w:r>
        <w:t>ile</w:t>
      </w:r>
      <w:bookmarkEnd w:id="1473"/>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474" w:name="_Toc376787521"/>
      <w:r>
        <w:t xml:space="preserve">Model </w:t>
      </w:r>
      <w:r w:rsidR="00FD648A">
        <w:t>S</w:t>
      </w:r>
      <w:r>
        <w:t>ection</w:t>
      </w:r>
      <w:bookmarkEnd w:id="1474"/>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475" w:name="_Toc376787522"/>
      <w:r>
        <w:t xml:space="preserve">Options </w:t>
      </w:r>
      <w:r w:rsidR="00FD648A">
        <w:t>S</w:t>
      </w:r>
      <w:r>
        <w:t>ection</w:t>
      </w:r>
      <w:bookmarkEnd w:id="1475"/>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6" type="#_x0000_t75" style="width:135.35pt;height:40pt" o:ole="">
            <v:imagedata r:id="rId1837" o:title=""/>
          </v:shape>
          <o:OLEObject Type="Embed" ProgID="Equation.DSMT4" ShapeID="_x0000_i1926" DrawAspect="Content" ObjectID="_1324454076" r:id="rId1838"/>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7" type="#_x0000_t75" style="width:38pt;height:19.35pt" o:ole="">
            <v:imagedata r:id="rId1839" o:title=""/>
          </v:shape>
          <o:OLEObject Type="Embed" ProgID="Equation.DSMT4" ShapeID="_x0000_i1927" DrawAspect="Content" ObjectID="_1324454077" r:id="rId1840"/>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28" type="#_x0000_t75" style="width:36.65pt;height:19.35pt" o:ole="">
            <v:imagedata r:id="rId1841" o:title=""/>
          </v:shape>
          <o:OLEObject Type="Embed" ProgID="Equation.DSMT4" ShapeID="_x0000_i1928" DrawAspect="Content" ObjectID="_1324454078" r:id="rId1842"/>
        </w:object>
      </w:r>
      <w:r>
        <w:t xml:space="preserve"> are the experimentally (or otherwise) obtained data with standard deviation </w:t>
      </w:r>
      <w:r w:rsidR="00AF2221" w:rsidRPr="00AF2221">
        <w:rPr>
          <w:position w:val="-12"/>
        </w:rPr>
        <w:object w:dxaOrig="279" w:dyaOrig="360" w14:anchorId="2534B539">
          <v:shape id="_x0000_i1929" type="#_x0000_t75" style="width:14pt;height:18pt" o:ole="">
            <v:imagedata r:id="rId1843" o:title=""/>
          </v:shape>
          <o:OLEObject Type="Embed" ProgID="Equation.DSMT4" ShapeID="_x0000_i1929" DrawAspect="Content" ObjectID="_1324454079" r:id="rId1844"/>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0" type="#_x0000_t75" style="width:287.35pt;height:34pt" o:ole="">
            <v:imagedata r:id="rId1845" o:title=""/>
          </v:shape>
          <o:OLEObject Type="Embed" ProgID="Equation.DSMT4" ShapeID="_x0000_i1930" DrawAspect="Content" ObjectID="_1324454080" r:id="rId1846"/>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1" type="#_x0000_t75" style="width:21.35pt;height:18pt" o:ole="">
            <v:imagedata r:id="rId1847" o:title=""/>
          </v:shape>
          <o:OLEObject Type="Embed" ProgID="Equation.DSMT4" ShapeID="_x0000_i1931" DrawAspect="Content" ObjectID="_1324454081" r:id="rId1848"/>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2" type="#_x0000_t75" style="width:76pt;height:19.35pt" o:ole="">
            <v:imagedata r:id="rId1849" o:title=""/>
          </v:shape>
          <o:OLEObject Type="Embed" ProgID="Equation.DSMT4" ShapeID="_x0000_i1932" DrawAspect="Content" ObjectID="_1324454082" r:id="rId1850"/>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3" type="#_x0000_t75" style="width:10pt;height:10.65pt" o:ole="">
            <v:imagedata r:id="rId1851" o:title=""/>
          </v:shape>
          <o:OLEObject Type="Embed" ProgID="Equation.DSMT4" ShapeID="_x0000_i1933" DrawAspect="Content" ObjectID="_1324454083" r:id="rId1852"/>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476" w:name="_Toc376787523"/>
      <w:r>
        <w:t xml:space="preserve">Function </w:t>
      </w:r>
      <w:r w:rsidR="00FD648A">
        <w:t>S</w:t>
      </w:r>
      <w:r>
        <w:t>ection</w:t>
      </w:r>
      <w:bookmarkEnd w:id="1476"/>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lastRenderedPageBreak/>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477" w:name="_Toc376787524"/>
      <w:r>
        <w:t>Parameters Section</w:t>
      </w:r>
      <w:bookmarkEnd w:id="1477"/>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478"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479" w:author="Steve Maas" w:date="2013-12-30T14:23:00Z"/>
        </w:rPr>
      </w:pPr>
    </w:p>
    <w:p w14:paraId="1FA9453A" w14:textId="60C18CB6" w:rsidR="00B50762" w:rsidRDefault="00B50762" w:rsidP="00422C54">
      <w:ins w:id="1480" w:author="Steve Maas" w:date="2013-12-30T14:23:00Z">
        <w:r>
          <w:t>For most materials, the following format is used to reference a parameter.</w:t>
        </w:r>
      </w:ins>
    </w:p>
    <w:p w14:paraId="4BD34C48" w14:textId="77777777" w:rsidR="00422C54" w:rsidRDefault="00422C54" w:rsidP="00422C54">
      <w:pPr>
        <w:pStyle w:val="code"/>
        <w:rPr>
          <w:ins w:id="1481" w:author="Steve Maas" w:date="2013-12-30T14:23:00Z"/>
        </w:rPr>
      </w:pPr>
    </w:p>
    <w:p w14:paraId="76431128" w14:textId="3F22C59F" w:rsidR="00B50762" w:rsidDel="00B50762" w:rsidRDefault="00B50762" w:rsidP="00422C54">
      <w:pPr>
        <w:pStyle w:val="code"/>
        <w:rPr>
          <w:del w:id="1482" w:author="Steve Maas" w:date="2013-12-30T14:23:00Z"/>
        </w:rPr>
      </w:pPr>
    </w:p>
    <w:p w14:paraId="04224698" w14:textId="06B97A89" w:rsidR="00422C54" w:rsidRDefault="00422C54" w:rsidP="00422C54">
      <w:pPr>
        <w:pStyle w:val="code"/>
        <w:rPr>
          <w:ins w:id="1483" w:author="Steve Maas" w:date="2013-12-30T14:23:00Z"/>
        </w:rPr>
      </w:pPr>
      <w:r>
        <w:tab/>
      </w:r>
      <w:r w:rsidRPr="00422C54">
        <w:t>material_name.parameter</w:t>
      </w:r>
      <w:del w:id="1484" w:author="Steve Maas" w:date="2013-12-30T14:29:00Z">
        <w:r w:rsidRPr="00422C54" w:rsidDel="00B50762">
          <w:delText>_name</w:delText>
        </w:r>
      </w:del>
      <w:del w:id="1485"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486" w:author="Steve Maas" w:date="2013-12-30T14:23:00Z"/>
        </w:rPr>
      </w:pPr>
    </w:p>
    <w:p w14:paraId="18C9F712" w14:textId="701C8A0D" w:rsidR="00B50762" w:rsidRDefault="00B50762" w:rsidP="00422C54">
      <w:pPr>
        <w:pStyle w:val="code"/>
        <w:rPr>
          <w:ins w:id="1487" w:author="Steve Maas" w:date="2013-12-30T14:24:00Z"/>
          <w:rFonts w:ascii="Times New Roman" w:hAnsi="Times New Roman"/>
          <w:sz w:val="24"/>
        </w:rPr>
      </w:pPr>
      <w:ins w:id="1488" w:author="Steve Maas" w:date="2013-12-30T14:23:00Z">
        <w:r w:rsidRPr="00B50762">
          <w:rPr>
            <w:rFonts w:ascii="Times New Roman" w:hAnsi="Times New Roman"/>
            <w:sz w:val="24"/>
            <w:rPrChange w:id="1489" w:author="Steve Maas" w:date="2013-12-30T14:24:00Z">
              <w:rPr>
                <w:rFonts w:ascii="Times New Roman" w:hAnsi="Times New Roman"/>
              </w:rPr>
            </w:rPrChange>
          </w:rPr>
          <w:t>For</w:t>
        </w:r>
      </w:ins>
      <w:ins w:id="1490" w:author="Steve Maas" w:date="2013-12-30T14:24:00Z">
        <w:r>
          <w:rPr>
            <w:rFonts w:ascii="Times New Roman" w:hAnsi="Times New Roman"/>
            <w:sz w:val="24"/>
          </w:rPr>
          <w:t xml:space="preserve"> example</w:t>
        </w:r>
      </w:ins>
      <w:ins w:id="1491" w:author="Steve Maas" w:date="2013-12-30T14:29:00Z">
        <w:r>
          <w:rPr>
            <w:rFonts w:ascii="Times New Roman" w:hAnsi="Times New Roman"/>
            <w:sz w:val="24"/>
          </w:rPr>
          <w:t>, a</w:t>
        </w:r>
      </w:ins>
      <w:ins w:id="1492" w:author="Steve Maas" w:date="2013-12-30T14:24:00Z">
        <w:r>
          <w:rPr>
            <w:rFonts w:ascii="Times New Roman" w:hAnsi="Times New Roman"/>
            <w:sz w:val="24"/>
          </w:rPr>
          <w:t>ssume a material</w:t>
        </w:r>
      </w:ins>
      <w:ins w:id="1493"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1494" w:author="Steve Maas" w:date="2013-12-30T14:24:00Z">
        <w:r>
          <w:rPr>
            <w:rFonts w:ascii="Times New Roman" w:hAnsi="Times New Roman"/>
            <w:sz w:val="24"/>
          </w:rPr>
          <w:t>of type neo-Hookean is defined. Then we can reference the Young’s modulus (E)</w:t>
        </w:r>
      </w:ins>
      <w:ins w:id="1495"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496" w:author="Steve Maas" w:date="2013-12-30T14:24:00Z"/>
          <w:rFonts w:ascii="Times New Roman" w:hAnsi="Times New Roman"/>
          <w:sz w:val="24"/>
        </w:rPr>
      </w:pPr>
    </w:p>
    <w:p w14:paraId="3F128693" w14:textId="21B0BB8A" w:rsidR="00B50762" w:rsidRPr="00B50762" w:rsidDel="00B50762" w:rsidRDefault="00B50762" w:rsidP="00422C54">
      <w:pPr>
        <w:pStyle w:val="code"/>
        <w:rPr>
          <w:del w:id="1497" w:author="Steve Maas" w:date="2013-12-30T14:24:00Z"/>
          <w:rFonts w:ascii="Times New Roman" w:hAnsi="Times New Roman"/>
          <w:sz w:val="24"/>
          <w:rPrChange w:id="1498" w:author="Steve Maas" w:date="2013-12-30T14:24:00Z">
            <w:rPr>
              <w:del w:id="1499" w:author="Steve Maas" w:date="2013-12-30T14:24:00Z"/>
            </w:rPr>
          </w:rPrChange>
        </w:rPr>
      </w:pPr>
    </w:p>
    <w:p w14:paraId="5C133653" w14:textId="77777777" w:rsidR="00B50762" w:rsidRDefault="00B50762" w:rsidP="00422C54">
      <w:pPr>
        <w:pStyle w:val="code"/>
        <w:rPr>
          <w:ins w:id="1500" w:author="Steve Maas" w:date="2013-12-30T14:25:00Z"/>
        </w:rPr>
      </w:pPr>
      <w:ins w:id="1501" w:author="Steve Maas" w:date="2013-12-30T14:25:00Z">
        <w:r>
          <w:t>name="Mat</w:t>
        </w:r>
      </w:ins>
      <w:ins w:id="1502" w:author="Steve Maas" w:date="2013-12-30T14:24:00Z">
        <w:r>
          <w:t>erial1.E</w:t>
        </w:r>
      </w:ins>
      <w:ins w:id="1503" w:author="Steve Maas" w:date="2013-12-30T14:25:00Z">
        <w:r>
          <w:t>"</w:t>
        </w:r>
      </w:ins>
    </w:p>
    <w:p w14:paraId="77E1104E" w14:textId="77777777" w:rsidR="00B50762" w:rsidRDefault="00B50762" w:rsidP="00422C54">
      <w:pPr>
        <w:pStyle w:val="code"/>
        <w:rPr>
          <w:ins w:id="1504" w:author="Steve Maas" w:date="2013-12-30T14:25:00Z"/>
        </w:rPr>
      </w:pPr>
    </w:p>
    <w:p w14:paraId="41942FE5" w14:textId="57721D3B" w:rsidR="00B50762" w:rsidRDefault="00B50762" w:rsidP="00422C54">
      <w:pPr>
        <w:pStyle w:val="code"/>
        <w:rPr>
          <w:ins w:id="1505" w:author="Steve Maas" w:date="2013-12-30T14:29:00Z"/>
          <w:rFonts w:ascii="Times New Roman" w:hAnsi="Times New Roman"/>
          <w:sz w:val="24"/>
        </w:rPr>
      </w:pPr>
      <w:ins w:id="1506" w:author="Steve Maas" w:date="2013-12-30T14:25:00Z">
        <w:r>
          <w:rPr>
            <w:rFonts w:ascii="Times New Roman" w:hAnsi="Times New Roman"/>
            <w:sz w:val="24"/>
          </w:rPr>
          <w:t xml:space="preserve">In FEBio many materials define nested parameters, meaning the material properties have parameters of their own. </w:t>
        </w:r>
      </w:ins>
      <w:ins w:id="1507"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508"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509" w:author="Steve Maas" w:date="2013-12-30T14:29:00Z"/>
        </w:rPr>
      </w:pPr>
      <w:ins w:id="1510"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1511" w:author="Steve Maas" w:date="2013-12-30T14:29:00Z"/>
          <w:rFonts w:ascii="Times New Roman" w:hAnsi="Times New Roman"/>
          <w:sz w:val="24"/>
        </w:rPr>
      </w:pPr>
    </w:p>
    <w:p w14:paraId="14F3566C" w14:textId="23730CC4" w:rsidR="00B50762" w:rsidRDefault="00B50762" w:rsidP="00422C54">
      <w:pPr>
        <w:pStyle w:val="code"/>
        <w:rPr>
          <w:ins w:id="1512" w:author="Steve Maas" w:date="2013-12-30T14:30:00Z"/>
          <w:rFonts w:ascii="Times New Roman" w:hAnsi="Times New Roman"/>
          <w:sz w:val="24"/>
        </w:rPr>
      </w:pPr>
      <w:ins w:id="1513" w:author="Steve Maas" w:date="2013-12-30T14:29:00Z">
        <w:r>
          <w:rPr>
            <w:rFonts w:ascii="Times New Roman" w:hAnsi="Times New Roman"/>
            <w:sz w:val="24"/>
          </w:rPr>
          <w:t xml:space="preserve">For instance, assume </w:t>
        </w:r>
      </w:ins>
      <w:ins w:id="1514" w:author="Steve Maas" w:date="2013-12-30T14:30:00Z">
        <w:r>
          <w:rPr>
            <w:rFonts w:ascii="Times New Roman" w:hAnsi="Times New Roman"/>
            <w:sz w:val="24"/>
          </w:rPr>
          <w:t xml:space="preserve">a biphasic material, named </w:t>
        </w:r>
        <w:r w:rsidRPr="00B50762">
          <w:rPr>
            <w:rFonts w:ascii="Times New Roman" w:hAnsi="Times New Roman"/>
            <w:i/>
            <w:sz w:val="24"/>
            <w:rPrChange w:id="1515" w:author="Steve Maas" w:date="2013-12-30T14:30:00Z">
              <w:rPr>
                <w:rFonts w:ascii="Times New Roman" w:hAnsi="Times New Roman"/>
                <w:sz w:val="24"/>
              </w:rPr>
            </w:rPrChange>
          </w:rPr>
          <w:t>Material</w:t>
        </w:r>
      </w:ins>
      <w:ins w:id="1516" w:author="Steve Maas" w:date="2013-12-30T14:41:00Z">
        <w:r w:rsidR="001A1F06">
          <w:rPr>
            <w:rFonts w:ascii="Times New Roman" w:hAnsi="Times New Roman"/>
            <w:i/>
            <w:sz w:val="24"/>
          </w:rPr>
          <w:t>1</w:t>
        </w:r>
      </w:ins>
      <w:ins w:id="1517" w:author="Steve Maas" w:date="2013-12-30T14:30:00Z">
        <w:r>
          <w:rPr>
            <w:rFonts w:ascii="Times New Roman" w:hAnsi="Times New Roman"/>
            <w:sz w:val="24"/>
          </w:rPr>
          <w:t xml:space="preserve"> is defined. To reference the </w:t>
        </w:r>
        <w:r w:rsidRPr="00B50762">
          <w:rPr>
            <w:rFonts w:ascii="Times New Roman" w:hAnsi="Times New Roman"/>
            <w:i/>
            <w:sz w:val="24"/>
            <w:rPrChange w:id="1518"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519" w:author="Steve Maas" w:date="2013-12-30T14:30:00Z"/>
          <w:rFonts w:ascii="Times New Roman" w:hAnsi="Times New Roman"/>
          <w:sz w:val="24"/>
        </w:rPr>
      </w:pPr>
    </w:p>
    <w:p w14:paraId="3DC54F64" w14:textId="04BAD49E" w:rsidR="00B50762" w:rsidRPr="00422C54" w:rsidRDefault="00B50762" w:rsidP="00B50762">
      <w:pPr>
        <w:pStyle w:val="code"/>
        <w:rPr>
          <w:ins w:id="1520" w:author="Steve Maas" w:date="2013-12-30T14:30:00Z"/>
        </w:rPr>
      </w:pPr>
      <w:ins w:id="1521" w:author="Steve Maas" w:date="2013-12-30T14:31:00Z">
        <w:r>
          <w:t>n</w:t>
        </w:r>
      </w:ins>
      <w:ins w:id="1522" w:author="Steve Maas" w:date="2013-12-30T14:30:00Z">
        <w:r>
          <w:t>ame="M</w:t>
        </w:r>
        <w:r w:rsidRPr="00422C54">
          <w:t>aterial</w:t>
        </w:r>
        <w:r>
          <w:t>1</w:t>
        </w:r>
        <w:r w:rsidRPr="00422C54">
          <w:t>.</w:t>
        </w:r>
      </w:ins>
      <w:ins w:id="1523" w:author="Steve Maas" w:date="2013-12-30T14:31:00Z">
        <w:r>
          <w:t>permeability</w:t>
        </w:r>
      </w:ins>
      <w:ins w:id="1524" w:author="Steve Maas" w:date="2013-12-30T14:30:00Z">
        <w:r w:rsidRPr="00422C54">
          <w:t>.</w:t>
        </w:r>
      </w:ins>
      <w:ins w:id="1525" w:author="Steve Maas" w:date="2013-12-30T14:31:00Z">
        <w:r>
          <w:t>perm"</w:t>
        </w:r>
      </w:ins>
    </w:p>
    <w:p w14:paraId="0230E62D" w14:textId="77777777" w:rsidR="00B50762" w:rsidRDefault="00B50762" w:rsidP="00422C54">
      <w:pPr>
        <w:pStyle w:val="code"/>
        <w:rPr>
          <w:ins w:id="1526" w:author="Steve Maas" w:date="2013-12-30T14:32:00Z"/>
          <w:rFonts w:ascii="Times New Roman" w:hAnsi="Times New Roman"/>
          <w:sz w:val="24"/>
        </w:rPr>
      </w:pPr>
    </w:p>
    <w:p w14:paraId="0E7B7091" w14:textId="2BBDF3DD" w:rsidR="00B50762" w:rsidRDefault="00B50762" w:rsidP="00422C54">
      <w:pPr>
        <w:pStyle w:val="code"/>
        <w:rPr>
          <w:ins w:id="1527" w:author="Steve Maas" w:date="2013-12-30T14:32:00Z"/>
          <w:rFonts w:ascii="Times New Roman" w:hAnsi="Times New Roman"/>
          <w:sz w:val="24"/>
        </w:rPr>
      </w:pPr>
      <w:ins w:id="1528"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529" w:author="Steve Maas" w:date="2013-12-30T14:32:00Z"/>
          <w:rFonts w:ascii="Times New Roman" w:hAnsi="Times New Roman"/>
          <w:sz w:val="24"/>
        </w:rPr>
      </w:pPr>
    </w:p>
    <w:p w14:paraId="5996D7DF" w14:textId="26692A5A" w:rsidR="00B50762" w:rsidRDefault="00B50762" w:rsidP="00422C54">
      <w:pPr>
        <w:pStyle w:val="code"/>
        <w:rPr>
          <w:ins w:id="1530" w:author="Steve Maas" w:date="2013-12-30T14:32:00Z"/>
          <w:rFonts w:ascii="Times New Roman" w:hAnsi="Times New Roman"/>
          <w:sz w:val="24"/>
        </w:rPr>
      </w:pPr>
      <w:ins w:id="1531"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532" w:author="Steve Maas" w:date="2013-12-30T14:28:00Z"/>
          <w:rFonts w:ascii="Times New Roman" w:hAnsi="Times New Roman"/>
          <w:sz w:val="24"/>
        </w:rPr>
      </w:pPr>
    </w:p>
    <w:p w14:paraId="148BC604" w14:textId="46F58725" w:rsidR="00E340C1" w:rsidRDefault="00E340C1" w:rsidP="00422C54">
      <w:pPr>
        <w:pStyle w:val="code"/>
        <w:rPr>
          <w:ins w:id="1533" w:author="Steve Maas" w:date="2013-12-30T14:36:00Z"/>
          <w:rFonts w:ascii="Times New Roman" w:hAnsi="Times New Roman"/>
          <w:sz w:val="24"/>
        </w:rPr>
      </w:pPr>
      <w:ins w:id="1534" w:author="Steve Maas" w:date="2013-12-30T14:35:00Z">
        <w:r>
          <w:rPr>
            <w:rFonts w:ascii="Times New Roman" w:hAnsi="Times New Roman"/>
            <w:sz w:val="24"/>
          </w:rPr>
          <w:t>For multiply nested properties, the syntax extends naturally. For instance, assume a biphasic material wi</w:t>
        </w:r>
      </w:ins>
      <w:ins w:id="1535" w:author="Steve Maas" w:date="2013-12-30T14:37:00Z">
        <w:r>
          <w:rPr>
            <w:rFonts w:ascii="Times New Roman" w:hAnsi="Times New Roman"/>
            <w:sz w:val="24"/>
          </w:rPr>
          <w:t>t</w:t>
        </w:r>
      </w:ins>
      <w:ins w:id="1536" w:author="Steve Maas" w:date="2013-12-30T14:35:00Z">
        <w:r>
          <w:rPr>
            <w:rFonts w:ascii="Times New Roman" w:hAnsi="Times New Roman"/>
            <w:sz w:val="24"/>
          </w:rPr>
          <w:t>h a visco-elastic material, having a neo-Hookean material as a solid matrix. In th</w:t>
        </w:r>
      </w:ins>
      <w:ins w:id="1537" w:author="Steve Maas" w:date="2013-12-30T14:37:00Z">
        <w:r>
          <w:rPr>
            <w:rFonts w:ascii="Times New Roman" w:hAnsi="Times New Roman"/>
            <w:sz w:val="24"/>
          </w:rPr>
          <w:t>is</w:t>
        </w:r>
      </w:ins>
      <w:ins w:id="1538" w:author="Steve Maas" w:date="2013-12-30T14:35:00Z">
        <w:r>
          <w:rPr>
            <w:rFonts w:ascii="Times New Roman" w:hAnsi="Times New Roman"/>
            <w:sz w:val="24"/>
          </w:rPr>
          <w:t xml:space="preserve"> case, the Young</w:t>
        </w:r>
      </w:ins>
      <w:ins w:id="1539"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540" w:author="Steve Maas" w:date="2013-12-30T14:36:00Z"/>
          <w:rFonts w:ascii="Times New Roman" w:hAnsi="Times New Roman"/>
          <w:sz w:val="24"/>
        </w:rPr>
      </w:pPr>
    </w:p>
    <w:p w14:paraId="022DC118" w14:textId="58388EC2" w:rsidR="00E340C1" w:rsidRDefault="00E340C1" w:rsidP="00422C54">
      <w:pPr>
        <w:pStyle w:val="code"/>
        <w:rPr>
          <w:ins w:id="1541" w:author="Steve Maas" w:date="2013-12-30T14:36:00Z"/>
          <w:rFonts w:ascii="Times New Roman" w:hAnsi="Times New Roman"/>
          <w:sz w:val="24"/>
        </w:rPr>
      </w:pPr>
      <w:ins w:id="1542"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543" w:author="Steve Maas" w:date="2013-12-30T14:37:00Z"/>
          <w:rFonts w:ascii="Times New Roman" w:hAnsi="Times New Roman"/>
          <w:sz w:val="24"/>
        </w:rPr>
      </w:pPr>
    </w:p>
    <w:p w14:paraId="544E7BAB" w14:textId="3E00B2B8" w:rsidR="00E340C1" w:rsidRDefault="00E340C1" w:rsidP="00422C54">
      <w:pPr>
        <w:pStyle w:val="code"/>
        <w:rPr>
          <w:ins w:id="1544" w:author="Steve Maas" w:date="2013-12-30T14:39:00Z"/>
          <w:rFonts w:ascii="Times New Roman" w:hAnsi="Times New Roman"/>
          <w:sz w:val="24"/>
        </w:rPr>
      </w:pPr>
      <w:ins w:id="1545"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546" w:author="Steve Maas" w:date="2013-12-30T14:39:00Z">
              <w:rPr>
                <w:rFonts w:ascii="Times New Roman" w:hAnsi="Times New Roman"/>
                <w:sz w:val="24"/>
              </w:rPr>
            </w:rPrChange>
          </w:rPr>
          <w:t>solid</w:t>
        </w:r>
        <w:r>
          <w:rPr>
            <w:rFonts w:ascii="Times New Roman" w:hAnsi="Times New Roman"/>
            <w:sz w:val="24"/>
          </w:rPr>
          <w:t xml:space="preserve"> is a solid </w:t>
        </w:r>
      </w:ins>
      <w:ins w:id="1547"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548" w:author="Steve Maas" w:date="2013-12-30T14:39:00Z"/>
          <w:rFonts w:ascii="Times New Roman" w:hAnsi="Times New Roman"/>
          <w:sz w:val="24"/>
        </w:rPr>
      </w:pPr>
    </w:p>
    <w:p w14:paraId="3BD50586" w14:textId="49714BB5" w:rsidR="00E340C1" w:rsidRPr="002D1B6A" w:rsidRDefault="00E340C1" w:rsidP="00422C54">
      <w:pPr>
        <w:pStyle w:val="code"/>
        <w:rPr>
          <w:ins w:id="1549" w:author="Steve Maas" w:date="2013-12-30T14:36:00Z"/>
          <w:rFonts w:ascii="Times New Roman" w:hAnsi="Times New Roman"/>
          <w:sz w:val="24"/>
        </w:rPr>
      </w:pPr>
      <w:ins w:id="1550" w:author="Steve Maas" w:date="2013-12-30T14:39:00Z">
        <w:r>
          <w:t>name="M</w:t>
        </w:r>
        <w:r w:rsidRPr="00422C54">
          <w:t>aterial</w:t>
        </w:r>
        <w:r>
          <w:t>1</w:t>
        </w:r>
        <w:r w:rsidRPr="00422C54">
          <w:t>.</w:t>
        </w:r>
        <w:r>
          <w:t>solid</w:t>
        </w:r>
        <w:r w:rsidRPr="00422C54">
          <w:t>.</w:t>
        </w:r>
      </w:ins>
      <w:ins w:id="1551" w:author="Steve Maas" w:date="2013-12-30T14:40:00Z">
        <w:r>
          <w:t>solid1.</w:t>
        </w:r>
      </w:ins>
      <w:ins w:id="1552" w:author="Steve Maas" w:date="2013-12-30T14:39:00Z">
        <w:r>
          <w:t>E"</w:t>
        </w:r>
      </w:ins>
    </w:p>
    <w:p w14:paraId="3B5C1A84" w14:textId="513834A2" w:rsidR="00B50762" w:rsidRPr="002D1B6A" w:rsidRDefault="00B50762" w:rsidP="00422C54">
      <w:pPr>
        <w:pStyle w:val="code"/>
        <w:rPr>
          <w:ins w:id="1553" w:author="Steve Maas" w:date="2013-12-30T14:25:00Z"/>
        </w:rPr>
      </w:pPr>
      <w:ins w:id="1554" w:author="Steve Maas" w:date="2013-12-30T14:29:00Z">
        <w:r>
          <w:rPr>
            <w:rFonts w:ascii="Times New Roman" w:hAnsi="Times New Roman"/>
            <w:sz w:val="24"/>
          </w:rPr>
          <w:tab/>
        </w:r>
      </w:ins>
    </w:p>
    <w:p w14:paraId="430EC3F1" w14:textId="6817E60B" w:rsidR="00B50762" w:rsidRDefault="00422C54" w:rsidP="00422C54">
      <w:pPr>
        <w:pStyle w:val="code"/>
        <w:rPr>
          <w:ins w:id="1555" w:author="Steve Maas" w:date="2013-12-30T14:24:00Z"/>
        </w:rPr>
      </w:pPr>
      <w:r>
        <w:tab/>
      </w:r>
    </w:p>
    <w:p w14:paraId="31FADFEE" w14:textId="5B5E697A" w:rsidR="00422C54" w:rsidRPr="00422C54" w:rsidDel="00E340C1" w:rsidRDefault="00422C54" w:rsidP="00422C54">
      <w:pPr>
        <w:pStyle w:val="code"/>
        <w:rPr>
          <w:del w:id="1556" w:author="Steve Maas" w:date="2013-12-30T14:33:00Z"/>
        </w:rPr>
      </w:pPr>
      <w:del w:id="1557"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558" w:author="Steve Maas" w:date="2013-12-30T14:40:00Z"/>
        </w:rPr>
      </w:pPr>
      <w:del w:id="1559"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560" w:author="Steve Maas" w:date="2013-12-30T14:40:00Z"/>
        </w:rPr>
      </w:pPr>
      <w:del w:id="1561"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562" w:author="Steve Maas" w:date="2013-12-30T14:40:00Z"/>
        </w:rPr>
      </w:pPr>
      <w:del w:id="1563"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564" w:author="Steve Maas" w:date="2013-12-30T14:40:00Z"/>
        </w:rPr>
      </w:pPr>
      <w:del w:id="1565"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566" w:author="Steve Maas" w:date="2013-12-30T14:40:00Z"/>
        </w:rPr>
      </w:pPr>
      <w:del w:id="1567"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568" w:author="Steve Maas" w:date="2013-12-30T14:40:00Z"/>
        </w:rPr>
      </w:pPr>
      <w:del w:id="1569"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570" w:author="Steve Maas" w:date="2013-12-30T14:40:00Z"/>
        </w:rPr>
      </w:pPr>
      <w:del w:id="1571"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572" w:author="Steve Maas" w:date="2013-12-30T14:40:00Z"/>
        </w:rPr>
      </w:pPr>
      <w:del w:id="1573"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574" w:author="Steve Maas" w:date="2013-12-30T14:40:00Z"/>
        </w:rPr>
      </w:pPr>
      <w:del w:id="1575"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576" w:author="Steve Maas" w:date="2013-12-30T14:40:00Z"/>
        </w:rPr>
      </w:pPr>
      <w:del w:id="1577"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578" w:author="Steve Maas" w:date="2013-12-30T14:40:00Z"/>
        </w:rPr>
      </w:pPr>
      <w:del w:id="1579"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580"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1581"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582"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lastRenderedPageBreak/>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583" w:name="_Toc315443445"/>
      <w:bookmarkStart w:id="1584" w:name="_Toc315942963"/>
      <w:bookmarkStart w:id="1585" w:name="_Toc315943227"/>
      <w:bookmarkStart w:id="1586" w:name="_Toc315943491"/>
      <w:bookmarkStart w:id="1587" w:name="_Toc376787525"/>
      <w:bookmarkEnd w:id="1583"/>
      <w:bookmarkEnd w:id="1584"/>
      <w:bookmarkEnd w:id="1585"/>
      <w:bookmarkEnd w:id="1586"/>
      <w:r>
        <w:t>Load</w:t>
      </w:r>
      <w:r w:rsidR="00FD648A">
        <w:t xml:space="preserve"> </w:t>
      </w:r>
      <w:r>
        <w:t>Data Section</w:t>
      </w:r>
      <w:bookmarkEnd w:id="1587"/>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588" w:author="Steve Maas" w:date="2014-01-02T13:04:00Z">
        <w:r w:rsidR="00873D59">
          <w:t>3.13</w:t>
        </w:r>
      </w:ins>
      <w:del w:id="1589"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4" type="#_x0000_t75" style="width:36.65pt;height:19.35pt" o:ole="">
            <v:imagedata r:id="rId1853" o:title=""/>
          </v:shape>
          <o:OLEObject Type="Embed" ProgID="Equation.DSMT4" ShapeID="_x0000_i1934" DrawAspect="Content" ObjectID="_1324454084" r:id="rId185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590" w:name="_Toc376787526"/>
      <w:r>
        <w:t xml:space="preserve">Running a </w:t>
      </w:r>
      <w:r w:rsidR="00FD648A">
        <w:t>P</w:t>
      </w:r>
      <w:r>
        <w:t xml:space="preserve">arameter </w:t>
      </w:r>
      <w:r w:rsidR="00FD648A">
        <w:t>O</w:t>
      </w:r>
      <w:r>
        <w:t>ptimization</w:t>
      </w:r>
      <w:bookmarkEnd w:id="1590"/>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591" w:name="_Toc376787527"/>
      <w:r>
        <w:t xml:space="preserve">An </w:t>
      </w:r>
      <w:r w:rsidR="00FD648A">
        <w:t>E</w:t>
      </w:r>
      <w:r>
        <w:t xml:space="preserve">xample </w:t>
      </w:r>
      <w:r w:rsidR="00FD648A">
        <w:t>I</w:t>
      </w:r>
      <w:r>
        <w:t xml:space="preserve">nput </w:t>
      </w:r>
      <w:r w:rsidR="00FD648A">
        <w:t>F</w:t>
      </w:r>
      <w:r>
        <w:t>ile</w:t>
      </w:r>
      <w:bookmarkEnd w:id="1591"/>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592" w:name="_Toc376787528"/>
      <w:r>
        <w:lastRenderedPageBreak/>
        <w:t>Troubleshooting</w:t>
      </w:r>
      <w:bookmarkEnd w:id="1592"/>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593" w:name="_Toc376787529"/>
      <w:r>
        <w:t xml:space="preserve">Before </w:t>
      </w:r>
      <w:r w:rsidR="00FD648A">
        <w:t>Y</w:t>
      </w:r>
      <w:r>
        <w:t xml:space="preserve">ou </w:t>
      </w:r>
      <w:r w:rsidR="00FD648A">
        <w:t>R</w:t>
      </w:r>
      <w:r>
        <w:t xml:space="preserve">un </w:t>
      </w:r>
      <w:r w:rsidR="00FD648A">
        <w:t>Y</w:t>
      </w:r>
      <w:r>
        <w:t xml:space="preserve">our </w:t>
      </w:r>
      <w:r w:rsidR="00FD648A">
        <w:t>M</w:t>
      </w:r>
      <w:r>
        <w:t>odel</w:t>
      </w:r>
      <w:bookmarkEnd w:id="1593"/>
    </w:p>
    <w:p w14:paraId="51F0D12C" w14:textId="2827E703" w:rsidR="00744FD9" w:rsidRDefault="00744FD9">
      <w:pPr>
        <w:rPr>
          <w:ins w:id="1594"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595" w:author="Steve Maas" w:date="2014-01-02T14:03:00Z"/>
        </w:rPr>
      </w:pPr>
    </w:p>
    <w:p w14:paraId="4D8C656A" w14:textId="726FC599" w:rsidR="007B44DC" w:rsidRDefault="007B44DC">
      <w:pPr>
        <w:rPr>
          <w:ins w:id="1596" w:author="Steve Maas" w:date="2014-01-02T13:15:00Z"/>
        </w:rPr>
      </w:pPr>
      <w:ins w:id="1597" w:author="Steve Maas" w:date="2014-01-02T14:03:00Z">
        <w:r>
          <w:t xml:space="preserve">A well-defined finite element model contains a </w:t>
        </w:r>
      </w:ins>
      <w:ins w:id="1598" w:author="Steve Maas" w:date="2014-01-02T14:05:00Z">
        <w:r>
          <w:t>finite element</w:t>
        </w:r>
      </w:ins>
      <w:ins w:id="1599" w:author="Steve Maas" w:date="2014-01-02T14:03:00Z">
        <w:r>
          <w:t xml:space="preserve"> mesh, a valid material and properly defined boundary and contact conditions </w:t>
        </w:r>
      </w:ins>
      <w:ins w:id="1600" w:author="Steve Maas" w:date="2014-01-02T14:05:00Z">
        <w:r>
          <w:t xml:space="preserve">in order </w:t>
        </w:r>
      </w:ins>
      <w:ins w:id="1601" w:author="Steve Maas" w:date="2014-01-02T14:03:00Z">
        <w:r>
          <w:t>to define a unique solution to the problem under study. We will look at ea</w:t>
        </w:r>
      </w:ins>
      <w:ins w:id="1602" w:author="Steve Maas" w:date="2014-01-02T14:04:00Z">
        <w:r>
          <w:t>ch of these requirements in more detail in the following sections.</w:t>
        </w:r>
      </w:ins>
    </w:p>
    <w:p w14:paraId="7CA082A0" w14:textId="77777777" w:rsidR="004816A2" w:rsidRDefault="004816A2">
      <w:pPr>
        <w:rPr>
          <w:ins w:id="1603" w:author="Steve Maas" w:date="2014-01-02T13:15:00Z"/>
        </w:rPr>
      </w:pPr>
    </w:p>
    <w:p w14:paraId="34C01D1A" w14:textId="6ED7F4D9" w:rsidR="004816A2" w:rsidRDefault="004816A2">
      <w:pPr>
        <w:pStyle w:val="Heading3"/>
        <w:rPr>
          <w:ins w:id="1604" w:author="Steve Maas" w:date="2014-01-02T13:15:00Z"/>
        </w:rPr>
        <w:pPrChange w:id="1605" w:author="Steve Maas" w:date="2014-01-02T13:15:00Z">
          <w:pPr/>
        </w:pPrChange>
      </w:pPr>
      <w:bookmarkStart w:id="1606" w:name="_Toc376787530"/>
      <w:ins w:id="1607" w:author="Steve Maas" w:date="2014-01-02T13:15:00Z">
        <w:r>
          <w:t>The Finite Element Mesh</w:t>
        </w:r>
        <w:bookmarkEnd w:id="1606"/>
      </w:ins>
    </w:p>
    <w:p w14:paraId="31F3BE4A" w14:textId="5471810D" w:rsidR="004816A2" w:rsidRDefault="004816A2">
      <w:pPr>
        <w:rPr>
          <w:ins w:id="1608" w:author="Steve Maas" w:date="2014-01-02T13:20:00Z"/>
        </w:rPr>
      </w:pPr>
      <w:ins w:id="1609" w:author="Steve Maas" w:date="2014-01-02T13:15:00Z">
        <w:r>
          <w:t xml:space="preserve">A finite element mesh is required to solve a problem with FEBio. The mesh defines a discretization of the problem domain in </w:t>
        </w:r>
      </w:ins>
      <w:ins w:id="1610" w:author="Steve Maas" w:date="2014-01-02T13:16:00Z">
        <w:r>
          <w:t xml:space="preserve">nodes and </w:t>
        </w:r>
      </w:ins>
      <w:ins w:id="1611" w:author="Steve Maas" w:date="2014-01-02T13:15:00Z">
        <w:r>
          <w:t>connected e</w:t>
        </w:r>
      </w:ins>
      <w:ins w:id="1612" w:author="Steve Maas" w:date="2014-01-02T13:16:00Z">
        <w:r>
          <w:t xml:space="preserve">lements. </w:t>
        </w:r>
      </w:ins>
      <w:ins w:id="1613" w:author="Steve Maas" w:date="2014-01-02T13:17:00Z">
        <w:r>
          <w:t xml:space="preserve">FEBio only supports certain elements and thus the mesh must be composed of elements from this set. See section </w:t>
        </w:r>
      </w:ins>
      <w:ins w:id="1614" w:author="Steve Maas" w:date="2014-01-02T13:18:00Z">
        <w:r>
          <w:fldChar w:fldCharType="begin"/>
        </w:r>
        <w:r>
          <w:instrText xml:space="preserve"> REF _Ref376432008 \r \h </w:instrText>
        </w:r>
      </w:ins>
      <w:r>
        <w:fldChar w:fldCharType="separate"/>
      </w:r>
      <w:ins w:id="1615" w:author="Steve Maas" w:date="2014-01-02T13:18:00Z">
        <w:r>
          <w:t>3.6.2</w:t>
        </w:r>
        <w:r>
          <w:fldChar w:fldCharType="end"/>
        </w:r>
        <w:r w:rsidR="00CF3CDA">
          <w:t xml:space="preserve"> for a discussion of the supported elements. In addition, FEBio assumes a specific ordering of the nodes of an element. </w:t>
        </w:r>
      </w:ins>
      <w:ins w:id="1616"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617" w:author="Steve Maas" w:date="2014-01-02T13:20:00Z">
        <w:r w:rsidR="00CF3CDA">
          <w:t>of the elements are not defined in the proper order.</w:t>
        </w:r>
      </w:ins>
    </w:p>
    <w:p w14:paraId="60771BC7" w14:textId="77777777" w:rsidR="00CF3CDA" w:rsidRDefault="00CF3CDA">
      <w:pPr>
        <w:rPr>
          <w:ins w:id="1618" w:author="Steve Maas" w:date="2014-01-02T13:21:00Z"/>
        </w:rPr>
      </w:pPr>
    </w:p>
    <w:p w14:paraId="6CC6912D" w14:textId="77777777" w:rsidR="00CF3CDA" w:rsidRDefault="00CF3CDA">
      <w:pPr>
        <w:rPr>
          <w:ins w:id="1619" w:author="Steve Maas" w:date="2014-01-02T13:24:00Z"/>
        </w:rPr>
      </w:pPr>
      <w:ins w:id="1620"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621" w:author="Steve Maas" w:date="2014-01-02T13:22:00Z">
        <w:r>
          <w:t xml:space="preserve">of high curvature. </w:t>
        </w:r>
      </w:ins>
      <w:ins w:id="1622" w:author="Steve Maas" w:date="2014-01-02T13:24:00Z">
        <w:r>
          <w:t>The only solution around this issue might be to remesh the problematic area.</w:t>
        </w:r>
      </w:ins>
    </w:p>
    <w:p w14:paraId="0E5A3EB3" w14:textId="77777777" w:rsidR="00CF3CDA" w:rsidRDefault="00CF3CDA">
      <w:pPr>
        <w:rPr>
          <w:ins w:id="1623" w:author="Steve Maas" w:date="2014-01-02T13:24:00Z"/>
        </w:rPr>
      </w:pPr>
    </w:p>
    <w:p w14:paraId="2170AECF" w14:textId="216C84BE" w:rsidR="00CF3CDA" w:rsidRDefault="00CF3CDA">
      <w:pPr>
        <w:pStyle w:val="Heading3"/>
        <w:rPr>
          <w:ins w:id="1624" w:author="Steve Maas" w:date="2014-01-02T13:24:00Z"/>
        </w:rPr>
        <w:pPrChange w:id="1625" w:author="Steve Maas" w:date="2014-01-02T13:24:00Z">
          <w:pPr/>
        </w:pPrChange>
      </w:pPr>
      <w:ins w:id="1626" w:author="Steve Maas" w:date="2014-01-02T13:24:00Z">
        <w:r>
          <w:lastRenderedPageBreak/>
          <w:t xml:space="preserve"> </w:t>
        </w:r>
        <w:bookmarkStart w:id="1627" w:name="_Toc376787531"/>
        <w:r>
          <w:t>Materials</w:t>
        </w:r>
        <w:bookmarkEnd w:id="1627"/>
      </w:ins>
    </w:p>
    <w:p w14:paraId="6D2FA016" w14:textId="5A7BD4A2" w:rsidR="004816A2" w:rsidRDefault="00CF3CDA">
      <w:pPr>
        <w:rPr>
          <w:ins w:id="1628" w:author="Steve Maas" w:date="2014-01-02T13:32:00Z"/>
        </w:rPr>
      </w:pPr>
      <w:ins w:id="1629" w:author="Steve Maas" w:date="2014-01-02T13:25:00Z">
        <w:r>
          <w:t xml:space="preserve">A material in FEBio defines the constitutive response of the domain to which the </w:t>
        </w:r>
      </w:ins>
      <w:ins w:id="1630" w:author="Steve Maas" w:date="2014-01-02T13:41:00Z">
        <w:r w:rsidR="005A4B5E">
          <w:t>material</w:t>
        </w:r>
      </w:ins>
      <w:ins w:id="1631" w:author="Steve Maas" w:date="2014-01-02T13:25:00Z">
        <w:r>
          <w:t xml:space="preserve"> is </w:t>
        </w:r>
      </w:ins>
      <w:ins w:id="1632" w:author="Steve Maas" w:date="2014-01-02T13:40:00Z">
        <w:r w:rsidR="005A4B5E">
          <w:t>assigned</w:t>
        </w:r>
      </w:ins>
      <w:ins w:id="1633" w:author="Steve Maas" w:date="2014-01-02T13:25:00Z">
        <w:r>
          <w:t xml:space="preserve">. </w:t>
        </w:r>
      </w:ins>
      <w:ins w:id="1634" w:author="Steve Maas" w:date="2014-01-02T13:26:00Z">
        <w:r>
          <w:t xml:space="preserve">See </w:t>
        </w:r>
        <w:r>
          <w:fldChar w:fldCharType="begin"/>
        </w:r>
        <w:r>
          <w:instrText xml:space="preserve"> REF _Ref162410857 \r \h </w:instrText>
        </w:r>
      </w:ins>
      <w:r>
        <w:fldChar w:fldCharType="separate"/>
      </w:r>
      <w:ins w:id="1635" w:author="Steve Maas" w:date="2014-01-02T13:26:00Z">
        <w:r>
          <w:t>Chapter 4</w:t>
        </w:r>
        <w:r>
          <w:fldChar w:fldCharType="end"/>
        </w:r>
        <w:r>
          <w:t xml:space="preserve"> for a detailed list of all the available materials</w:t>
        </w:r>
      </w:ins>
      <w:ins w:id="1636" w:author="Steve Maas" w:date="2014-01-02T13:41:00Z">
        <w:r w:rsidR="005A4B5E">
          <w:t xml:space="preserve"> in FEBio</w:t>
        </w:r>
      </w:ins>
      <w:ins w:id="1637" w:author="Steve Maas" w:date="2014-01-02T13:26:00Z">
        <w:r>
          <w:t xml:space="preserve">. </w:t>
        </w:r>
      </w:ins>
      <w:ins w:id="1638" w:author="Steve Maas" w:date="2014-01-02T13:27:00Z">
        <w:r>
          <w:t xml:space="preserve">It is important to understand that the </w:t>
        </w:r>
      </w:ins>
      <w:ins w:id="1639"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640" w:author="Steve Maas" w:date="2014-01-02T13:31:00Z">
        <w:r w:rsidR="00722043">
          <w:t xml:space="preserve">cases of invalid material use are caught, in many </w:t>
        </w:r>
      </w:ins>
      <w:ins w:id="1641" w:author="Steve Maas" w:date="2014-01-02T13:36:00Z">
        <w:r w:rsidR="00722043">
          <w:t>situations</w:t>
        </w:r>
      </w:ins>
      <w:ins w:id="1642" w:author="Steve Maas" w:date="2014-01-02T13:31:00Z">
        <w:r w:rsidR="00722043">
          <w:t xml:space="preserve"> the resulting behavior is undefined. The following </w:t>
        </w:r>
      </w:ins>
      <w:ins w:id="1643" w:author="Steve Maas" w:date="2014-01-02T13:32:00Z">
        <w:r w:rsidR="00722043">
          <w:t>table</w:t>
        </w:r>
      </w:ins>
      <w:ins w:id="1644" w:author="Steve Maas" w:date="2014-01-02T13:31:00Z">
        <w:r w:rsidR="00722043">
          <w:t xml:space="preserve"> shows </w:t>
        </w:r>
      </w:ins>
      <w:ins w:id="1645" w:author="Steve Maas" w:date="2014-01-02T13:32:00Z">
        <w:r w:rsidR="00722043">
          <w:t>a list of some of FEBio’s special materials and the modules in which they can be used.</w:t>
        </w:r>
      </w:ins>
    </w:p>
    <w:p w14:paraId="6BD7AFE2" w14:textId="77777777" w:rsidR="00722043" w:rsidRDefault="00722043">
      <w:pPr>
        <w:rPr>
          <w:ins w:id="1646" w:author="Steve Maas" w:date="2014-01-02T13:32:00Z"/>
        </w:rPr>
      </w:pPr>
    </w:p>
    <w:tbl>
      <w:tblPr>
        <w:tblStyle w:val="TableGrid"/>
        <w:tblW w:w="0" w:type="auto"/>
        <w:tblLook w:val="04A0" w:firstRow="1" w:lastRow="0" w:firstColumn="1" w:lastColumn="0" w:noHBand="0" w:noVBand="1"/>
        <w:tblPrChange w:id="1647"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648">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649" w:author="Steve Maas" w:date="2014-01-02T13:32:00Z"/>
        </w:trPr>
        <w:tc>
          <w:tcPr>
            <w:tcW w:w="4574" w:type="dxa"/>
            <w:tcPrChange w:id="1650" w:author="Steve Maas" w:date="2014-01-02T13:33:00Z">
              <w:tcPr>
                <w:tcW w:w="1596" w:type="dxa"/>
              </w:tcPr>
            </w:tcPrChange>
          </w:tcPr>
          <w:p w14:paraId="37D0BFF6" w14:textId="5DE44E1C" w:rsidR="00722043" w:rsidRPr="00722043" w:rsidRDefault="00722043" w:rsidP="004816A2">
            <w:pPr>
              <w:rPr>
                <w:ins w:id="1651" w:author="Steve Maas" w:date="2014-01-02T13:32:00Z"/>
                <w:b/>
                <w:rPrChange w:id="1652" w:author="Steve Maas" w:date="2014-01-02T13:32:00Z">
                  <w:rPr>
                    <w:ins w:id="1653" w:author="Steve Maas" w:date="2014-01-02T13:32:00Z"/>
                  </w:rPr>
                </w:rPrChange>
              </w:rPr>
            </w:pPr>
            <w:ins w:id="1654" w:author="Steve Maas" w:date="2014-01-02T13:32:00Z">
              <w:r>
                <w:rPr>
                  <w:b/>
                </w:rPr>
                <w:t>Material</w:t>
              </w:r>
            </w:ins>
          </w:p>
        </w:tc>
        <w:tc>
          <w:tcPr>
            <w:tcW w:w="737" w:type="dxa"/>
            <w:tcPrChange w:id="1655" w:author="Steve Maas" w:date="2014-01-02T13:33:00Z">
              <w:tcPr>
                <w:tcW w:w="1596" w:type="dxa"/>
              </w:tcPr>
            </w:tcPrChange>
          </w:tcPr>
          <w:p w14:paraId="5E612286" w14:textId="745FD673" w:rsidR="00722043" w:rsidRPr="00722043" w:rsidRDefault="00722043" w:rsidP="004816A2">
            <w:pPr>
              <w:rPr>
                <w:ins w:id="1656" w:author="Steve Maas" w:date="2014-01-02T13:32:00Z"/>
                <w:b/>
                <w:rPrChange w:id="1657" w:author="Steve Maas" w:date="2014-01-02T13:32:00Z">
                  <w:rPr>
                    <w:ins w:id="1658" w:author="Steve Maas" w:date="2014-01-02T13:32:00Z"/>
                  </w:rPr>
                </w:rPrChange>
              </w:rPr>
            </w:pPr>
            <w:ins w:id="1659" w:author="Steve Maas" w:date="2014-01-02T13:32:00Z">
              <w:r>
                <w:rPr>
                  <w:b/>
                </w:rPr>
                <w:t>Solid</w:t>
              </w:r>
            </w:ins>
          </w:p>
        </w:tc>
        <w:tc>
          <w:tcPr>
            <w:tcW w:w="1097" w:type="dxa"/>
            <w:tcPrChange w:id="1660" w:author="Steve Maas" w:date="2014-01-02T13:33:00Z">
              <w:tcPr>
                <w:tcW w:w="1596" w:type="dxa"/>
                <w:gridSpan w:val="2"/>
              </w:tcPr>
            </w:tcPrChange>
          </w:tcPr>
          <w:p w14:paraId="4F764692" w14:textId="1F4A1DC2" w:rsidR="00722043" w:rsidRPr="00722043" w:rsidRDefault="00722043" w:rsidP="004816A2">
            <w:pPr>
              <w:rPr>
                <w:ins w:id="1661" w:author="Steve Maas" w:date="2014-01-02T13:32:00Z"/>
                <w:b/>
                <w:rPrChange w:id="1662" w:author="Steve Maas" w:date="2014-01-02T13:33:00Z">
                  <w:rPr>
                    <w:ins w:id="1663" w:author="Steve Maas" w:date="2014-01-02T13:32:00Z"/>
                  </w:rPr>
                </w:rPrChange>
              </w:rPr>
            </w:pPr>
            <w:ins w:id="1664" w:author="Steve Maas" w:date="2014-01-02T13:33:00Z">
              <w:r>
                <w:rPr>
                  <w:b/>
                </w:rPr>
                <w:t>Biphasic</w:t>
              </w:r>
            </w:ins>
          </w:p>
        </w:tc>
        <w:tc>
          <w:tcPr>
            <w:tcW w:w="897" w:type="dxa"/>
            <w:tcPrChange w:id="1665" w:author="Steve Maas" w:date="2014-01-02T13:33:00Z">
              <w:tcPr>
                <w:tcW w:w="1596" w:type="dxa"/>
                <w:gridSpan w:val="2"/>
              </w:tcPr>
            </w:tcPrChange>
          </w:tcPr>
          <w:p w14:paraId="077E2B5B" w14:textId="6D7B251C" w:rsidR="00722043" w:rsidRPr="00722043" w:rsidRDefault="00722043" w:rsidP="004816A2">
            <w:pPr>
              <w:rPr>
                <w:ins w:id="1666" w:author="Steve Maas" w:date="2014-01-02T13:32:00Z"/>
                <w:b/>
                <w:rPrChange w:id="1667" w:author="Steve Maas" w:date="2014-01-02T13:33:00Z">
                  <w:rPr>
                    <w:ins w:id="1668" w:author="Steve Maas" w:date="2014-01-02T13:32:00Z"/>
                  </w:rPr>
                </w:rPrChange>
              </w:rPr>
            </w:pPr>
            <w:ins w:id="1669" w:author="Steve Maas" w:date="2014-01-02T13:33:00Z">
              <w:r>
                <w:rPr>
                  <w:b/>
                </w:rPr>
                <w:t>Solute</w:t>
              </w:r>
            </w:ins>
          </w:p>
        </w:tc>
        <w:tc>
          <w:tcPr>
            <w:tcW w:w="1443" w:type="dxa"/>
            <w:tcPrChange w:id="1670" w:author="Steve Maas" w:date="2014-01-02T13:33:00Z">
              <w:tcPr>
                <w:tcW w:w="1596" w:type="dxa"/>
                <w:gridSpan w:val="3"/>
              </w:tcPr>
            </w:tcPrChange>
          </w:tcPr>
          <w:p w14:paraId="0E51ED25" w14:textId="07CDDF3A" w:rsidR="00722043" w:rsidRPr="00722043" w:rsidRDefault="00722043" w:rsidP="004816A2">
            <w:pPr>
              <w:rPr>
                <w:ins w:id="1671" w:author="Steve Maas" w:date="2014-01-02T13:32:00Z"/>
                <w:b/>
                <w:rPrChange w:id="1672" w:author="Steve Maas" w:date="2014-01-02T13:33:00Z">
                  <w:rPr>
                    <w:ins w:id="1673" w:author="Steve Maas" w:date="2014-01-02T13:32:00Z"/>
                  </w:rPr>
                </w:rPrChange>
              </w:rPr>
            </w:pPr>
            <w:ins w:id="1674" w:author="Steve Maas" w:date="2014-01-02T13:33:00Z">
              <w:r w:rsidRPr="00722043">
                <w:rPr>
                  <w:b/>
                  <w:rPrChange w:id="1675" w:author="Steve Maas" w:date="2014-01-02T13:33:00Z">
                    <w:rPr/>
                  </w:rPrChange>
                </w:rPr>
                <w:t>Multiphasic</w:t>
              </w:r>
            </w:ins>
          </w:p>
        </w:tc>
        <w:tc>
          <w:tcPr>
            <w:tcW w:w="720" w:type="dxa"/>
            <w:tcPrChange w:id="1676" w:author="Steve Maas" w:date="2014-01-02T13:33:00Z">
              <w:tcPr>
                <w:tcW w:w="1596" w:type="dxa"/>
                <w:gridSpan w:val="3"/>
              </w:tcPr>
            </w:tcPrChange>
          </w:tcPr>
          <w:p w14:paraId="780368EC" w14:textId="7FF964D8" w:rsidR="00722043" w:rsidRPr="00722043" w:rsidRDefault="00722043" w:rsidP="004816A2">
            <w:pPr>
              <w:rPr>
                <w:ins w:id="1677" w:author="Steve Maas" w:date="2014-01-02T13:32:00Z"/>
                <w:b/>
                <w:rPrChange w:id="1678" w:author="Steve Maas" w:date="2014-01-02T13:33:00Z">
                  <w:rPr>
                    <w:ins w:id="1679" w:author="Steve Maas" w:date="2014-01-02T13:32:00Z"/>
                  </w:rPr>
                </w:rPrChange>
              </w:rPr>
            </w:pPr>
            <w:ins w:id="1680" w:author="Steve Maas" w:date="2014-01-02T13:33:00Z">
              <w:r>
                <w:rPr>
                  <w:b/>
                </w:rPr>
                <w:t>Heat</w:t>
              </w:r>
            </w:ins>
          </w:p>
        </w:tc>
      </w:tr>
      <w:tr w:rsidR="00722043" w14:paraId="4EB70269" w14:textId="77777777" w:rsidTr="00722043">
        <w:trPr>
          <w:ins w:id="1681" w:author="Steve Maas" w:date="2014-01-02T13:32:00Z"/>
        </w:trPr>
        <w:tc>
          <w:tcPr>
            <w:tcW w:w="4574" w:type="dxa"/>
            <w:tcPrChange w:id="1682" w:author="Steve Maas" w:date="2014-01-02T13:33:00Z">
              <w:tcPr>
                <w:tcW w:w="1596" w:type="dxa"/>
              </w:tcPr>
            </w:tcPrChange>
          </w:tcPr>
          <w:p w14:paraId="0021F8A5" w14:textId="1D9EBC30" w:rsidR="00722043" w:rsidRPr="00722043" w:rsidRDefault="00722043" w:rsidP="004816A2">
            <w:pPr>
              <w:rPr>
                <w:ins w:id="1683" w:author="Steve Maas" w:date="2014-01-02T13:32:00Z"/>
                <w:i/>
                <w:rPrChange w:id="1684" w:author="Steve Maas" w:date="2014-01-02T13:34:00Z">
                  <w:rPr>
                    <w:ins w:id="1685" w:author="Steve Maas" w:date="2014-01-02T13:32:00Z"/>
                  </w:rPr>
                </w:rPrChange>
              </w:rPr>
            </w:pPr>
            <w:ins w:id="1686" w:author="Steve Maas" w:date="2014-01-02T13:33:00Z">
              <w:r w:rsidRPr="00722043">
                <w:rPr>
                  <w:i/>
                  <w:rPrChange w:id="1687" w:author="Steve Maas" w:date="2014-01-02T13:34:00Z">
                    <w:rPr/>
                  </w:rPrChange>
                </w:rPr>
                <w:t>biphasic</w:t>
              </w:r>
            </w:ins>
          </w:p>
        </w:tc>
        <w:tc>
          <w:tcPr>
            <w:tcW w:w="737" w:type="dxa"/>
            <w:tcPrChange w:id="1688" w:author="Steve Maas" w:date="2014-01-02T13:33:00Z">
              <w:tcPr>
                <w:tcW w:w="1596" w:type="dxa"/>
              </w:tcPr>
            </w:tcPrChange>
          </w:tcPr>
          <w:p w14:paraId="324C8917" w14:textId="77777777" w:rsidR="00722043" w:rsidRDefault="00722043" w:rsidP="004816A2">
            <w:pPr>
              <w:rPr>
                <w:ins w:id="1689" w:author="Steve Maas" w:date="2014-01-02T13:32:00Z"/>
              </w:rPr>
            </w:pPr>
          </w:p>
        </w:tc>
        <w:tc>
          <w:tcPr>
            <w:tcW w:w="1097" w:type="dxa"/>
            <w:tcPrChange w:id="1690" w:author="Steve Maas" w:date="2014-01-02T13:33:00Z">
              <w:tcPr>
                <w:tcW w:w="1596" w:type="dxa"/>
                <w:gridSpan w:val="2"/>
              </w:tcPr>
            </w:tcPrChange>
          </w:tcPr>
          <w:p w14:paraId="3D340535" w14:textId="24682295" w:rsidR="00722043" w:rsidRPr="00722043" w:rsidRDefault="00722043">
            <w:pPr>
              <w:jc w:val="center"/>
              <w:rPr>
                <w:ins w:id="1691" w:author="Steve Maas" w:date="2014-01-02T13:32:00Z"/>
                <w:b/>
                <w:rPrChange w:id="1692" w:author="Steve Maas" w:date="2014-01-02T13:35:00Z">
                  <w:rPr>
                    <w:ins w:id="1693" w:author="Steve Maas" w:date="2014-01-02T13:32:00Z"/>
                  </w:rPr>
                </w:rPrChange>
              </w:rPr>
              <w:pPrChange w:id="1694" w:author="Steve Maas" w:date="2014-01-02T13:35:00Z">
                <w:pPr/>
              </w:pPrChange>
            </w:pPr>
            <w:ins w:id="1695" w:author="Steve Maas" w:date="2014-01-02T13:35:00Z">
              <w:r w:rsidRPr="00722043">
                <w:rPr>
                  <w:b/>
                  <w:rPrChange w:id="1696" w:author="Steve Maas" w:date="2014-01-02T13:35:00Z">
                    <w:rPr/>
                  </w:rPrChange>
                </w:rPr>
                <w:t>YES</w:t>
              </w:r>
            </w:ins>
          </w:p>
        </w:tc>
        <w:tc>
          <w:tcPr>
            <w:tcW w:w="897" w:type="dxa"/>
            <w:tcPrChange w:id="1697" w:author="Steve Maas" w:date="2014-01-02T13:33:00Z">
              <w:tcPr>
                <w:tcW w:w="1596" w:type="dxa"/>
                <w:gridSpan w:val="2"/>
              </w:tcPr>
            </w:tcPrChange>
          </w:tcPr>
          <w:p w14:paraId="0FB89FEB" w14:textId="00C3F1F7" w:rsidR="00722043" w:rsidRDefault="00722043">
            <w:pPr>
              <w:jc w:val="center"/>
              <w:rPr>
                <w:ins w:id="1698" w:author="Steve Maas" w:date="2014-01-02T13:32:00Z"/>
                <w:bCs/>
                <w:i/>
                <w:iCs/>
              </w:rPr>
              <w:pPrChange w:id="1699" w:author="Steve Maas" w:date="2014-01-02T13:35:00Z">
                <w:pPr>
                  <w:outlineLvl w:val="4"/>
                </w:pPr>
              </w:pPrChange>
            </w:pPr>
            <w:ins w:id="1700" w:author="Steve Maas" w:date="2014-01-02T13:35:00Z">
              <w:r w:rsidRPr="00B04003">
                <w:rPr>
                  <w:b/>
                </w:rPr>
                <w:t>YES</w:t>
              </w:r>
            </w:ins>
          </w:p>
        </w:tc>
        <w:tc>
          <w:tcPr>
            <w:tcW w:w="1443" w:type="dxa"/>
            <w:tcPrChange w:id="1701" w:author="Steve Maas" w:date="2014-01-02T13:33:00Z">
              <w:tcPr>
                <w:tcW w:w="1596" w:type="dxa"/>
                <w:gridSpan w:val="3"/>
              </w:tcPr>
            </w:tcPrChange>
          </w:tcPr>
          <w:p w14:paraId="38DBAFCC" w14:textId="78263F1C" w:rsidR="00722043" w:rsidRPr="00722043" w:rsidRDefault="00722043">
            <w:pPr>
              <w:jc w:val="center"/>
              <w:rPr>
                <w:ins w:id="1702" w:author="Steve Maas" w:date="2014-01-02T13:32:00Z"/>
                <w:b/>
                <w:rPrChange w:id="1703" w:author="Steve Maas" w:date="2014-01-02T13:35:00Z">
                  <w:rPr>
                    <w:ins w:id="1704" w:author="Steve Maas" w:date="2014-01-02T13:32:00Z"/>
                  </w:rPr>
                </w:rPrChange>
              </w:rPr>
              <w:pPrChange w:id="1705" w:author="Steve Maas" w:date="2014-01-02T13:35:00Z">
                <w:pPr/>
              </w:pPrChange>
            </w:pPr>
            <w:ins w:id="1706" w:author="Steve Maas" w:date="2014-01-02T13:35:00Z">
              <w:r w:rsidRPr="00B04003">
                <w:rPr>
                  <w:b/>
                </w:rPr>
                <w:t>YES</w:t>
              </w:r>
            </w:ins>
          </w:p>
        </w:tc>
        <w:tc>
          <w:tcPr>
            <w:tcW w:w="720" w:type="dxa"/>
            <w:tcPrChange w:id="1707" w:author="Steve Maas" w:date="2014-01-02T13:33:00Z">
              <w:tcPr>
                <w:tcW w:w="1596" w:type="dxa"/>
                <w:gridSpan w:val="3"/>
              </w:tcPr>
            </w:tcPrChange>
          </w:tcPr>
          <w:p w14:paraId="5EF3EC24" w14:textId="77777777" w:rsidR="00722043" w:rsidRDefault="00722043" w:rsidP="004816A2">
            <w:pPr>
              <w:rPr>
                <w:ins w:id="1708" w:author="Steve Maas" w:date="2014-01-02T13:32:00Z"/>
              </w:rPr>
            </w:pPr>
          </w:p>
        </w:tc>
      </w:tr>
      <w:tr w:rsidR="00722043" w14:paraId="16AA5102" w14:textId="77777777" w:rsidTr="00722043">
        <w:trPr>
          <w:ins w:id="1709" w:author="Steve Maas" w:date="2014-01-02T13:35:00Z"/>
        </w:trPr>
        <w:tc>
          <w:tcPr>
            <w:tcW w:w="4574" w:type="dxa"/>
          </w:tcPr>
          <w:p w14:paraId="3F9B48F2" w14:textId="166D900E" w:rsidR="00722043" w:rsidRPr="00FE00A6" w:rsidRDefault="00722043" w:rsidP="004816A2">
            <w:pPr>
              <w:rPr>
                <w:ins w:id="1710" w:author="Steve Maas" w:date="2014-01-02T13:35:00Z"/>
                <w:i/>
              </w:rPr>
            </w:pPr>
            <w:ins w:id="1711" w:author="Steve Maas" w:date="2014-01-02T13:35:00Z">
              <w:r>
                <w:rPr>
                  <w:i/>
                </w:rPr>
                <w:t>biphasic-solute</w:t>
              </w:r>
            </w:ins>
          </w:p>
        </w:tc>
        <w:tc>
          <w:tcPr>
            <w:tcW w:w="737" w:type="dxa"/>
          </w:tcPr>
          <w:p w14:paraId="434A3246" w14:textId="77777777" w:rsidR="00722043" w:rsidRDefault="00722043" w:rsidP="004816A2">
            <w:pPr>
              <w:rPr>
                <w:ins w:id="1712" w:author="Steve Maas" w:date="2014-01-02T13:35:00Z"/>
              </w:rPr>
            </w:pPr>
          </w:p>
        </w:tc>
        <w:tc>
          <w:tcPr>
            <w:tcW w:w="1097" w:type="dxa"/>
          </w:tcPr>
          <w:p w14:paraId="1077706A" w14:textId="77777777" w:rsidR="00722043" w:rsidRPr="00FE00A6" w:rsidRDefault="00722043" w:rsidP="00722043">
            <w:pPr>
              <w:jc w:val="center"/>
              <w:rPr>
                <w:ins w:id="1713" w:author="Steve Maas" w:date="2014-01-02T13:35:00Z"/>
                <w:b/>
              </w:rPr>
            </w:pPr>
          </w:p>
        </w:tc>
        <w:tc>
          <w:tcPr>
            <w:tcW w:w="897" w:type="dxa"/>
          </w:tcPr>
          <w:p w14:paraId="512042D6" w14:textId="043C35AB" w:rsidR="00722043" w:rsidRPr="00B04003" w:rsidRDefault="00722043" w:rsidP="00FE00A6">
            <w:pPr>
              <w:jc w:val="center"/>
              <w:rPr>
                <w:ins w:id="1714" w:author="Steve Maas" w:date="2014-01-02T13:35:00Z"/>
                <w:b/>
              </w:rPr>
            </w:pPr>
            <w:ins w:id="1715" w:author="Steve Maas" w:date="2014-01-02T13:35:00Z">
              <w:r w:rsidRPr="00B04003">
                <w:rPr>
                  <w:b/>
                </w:rPr>
                <w:t>YES</w:t>
              </w:r>
            </w:ins>
          </w:p>
        </w:tc>
        <w:tc>
          <w:tcPr>
            <w:tcW w:w="1443" w:type="dxa"/>
          </w:tcPr>
          <w:p w14:paraId="5DB0EBA6" w14:textId="14E386AA" w:rsidR="00722043" w:rsidRPr="00B04003" w:rsidRDefault="00722043" w:rsidP="00722043">
            <w:pPr>
              <w:jc w:val="center"/>
              <w:rPr>
                <w:ins w:id="1716" w:author="Steve Maas" w:date="2014-01-02T13:35:00Z"/>
                <w:b/>
              </w:rPr>
            </w:pPr>
            <w:ins w:id="1717" w:author="Steve Maas" w:date="2014-01-02T13:35:00Z">
              <w:r w:rsidRPr="00B04003">
                <w:rPr>
                  <w:b/>
                </w:rPr>
                <w:t>YES</w:t>
              </w:r>
            </w:ins>
          </w:p>
        </w:tc>
        <w:tc>
          <w:tcPr>
            <w:tcW w:w="720" w:type="dxa"/>
          </w:tcPr>
          <w:p w14:paraId="674D2C53" w14:textId="77777777" w:rsidR="00722043" w:rsidRDefault="00722043" w:rsidP="004816A2">
            <w:pPr>
              <w:rPr>
                <w:ins w:id="1718" w:author="Steve Maas" w:date="2014-01-02T13:35:00Z"/>
              </w:rPr>
            </w:pPr>
          </w:p>
        </w:tc>
      </w:tr>
      <w:tr w:rsidR="00722043" w14:paraId="3801ECFB" w14:textId="77777777" w:rsidTr="00722043">
        <w:trPr>
          <w:ins w:id="1719" w:author="Steve Maas" w:date="2014-01-02T13:35:00Z"/>
        </w:trPr>
        <w:tc>
          <w:tcPr>
            <w:tcW w:w="4574" w:type="dxa"/>
          </w:tcPr>
          <w:p w14:paraId="198018D6" w14:textId="0FB81BB9" w:rsidR="00722043" w:rsidRDefault="00722043" w:rsidP="004816A2">
            <w:pPr>
              <w:rPr>
                <w:ins w:id="1720" w:author="Steve Maas" w:date="2014-01-02T13:35:00Z"/>
                <w:i/>
              </w:rPr>
            </w:pPr>
            <w:ins w:id="1721" w:author="Steve Maas" w:date="2014-01-02T13:35:00Z">
              <w:r>
                <w:rPr>
                  <w:i/>
                </w:rPr>
                <w:t>triphasic</w:t>
              </w:r>
            </w:ins>
          </w:p>
        </w:tc>
        <w:tc>
          <w:tcPr>
            <w:tcW w:w="737" w:type="dxa"/>
          </w:tcPr>
          <w:p w14:paraId="62458B87" w14:textId="77777777" w:rsidR="00722043" w:rsidRDefault="00722043" w:rsidP="004816A2">
            <w:pPr>
              <w:rPr>
                <w:ins w:id="1722" w:author="Steve Maas" w:date="2014-01-02T13:35:00Z"/>
              </w:rPr>
            </w:pPr>
          </w:p>
        </w:tc>
        <w:tc>
          <w:tcPr>
            <w:tcW w:w="1097" w:type="dxa"/>
          </w:tcPr>
          <w:p w14:paraId="2106A651" w14:textId="77777777" w:rsidR="00722043" w:rsidRPr="00FE00A6" w:rsidRDefault="00722043" w:rsidP="00722043">
            <w:pPr>
              <w:jc w:val="center"/>
              <w:rPr>
                <w:ins w:id="1723" w:author="Steve Maas" w:date="2014-01-02T13:35:00Z"/>
                <w:b/>
              </w:rPr>
            </w:pPr>
          </w:p>
        </w:tc>
        <w:tc>
          <w:tcPr>
            <w:tcW w:w="897" w:type="dxa"/>
          </w:tcPr>
          <w:p w14:paraId="172736F6" w14:textId="70CB47F8" w:rsidR="00722043" w:rsidRPr="00B04003" w:rsidRDefault="00722043" w:rsidP="00722043">
            <w:pPr>
              <w:jc w:val="center"/>
              <w:rPr>
                <w:ins w:id="1724" w:author="Steve Maas" w:date="2014-01-02T13:35:00Z"/>
                <w:b/>
              </w:rPr>
            </w:pPr>
            <w:ins w:id="1725" w:author="Steve Maas" w:date="2014-01-02T13:35:00Z">
              <w:r w:rsidRPr="00B04003">
                <w:rPr>
                  <w:b/>
                </w:rPr>
                <w:t>YES</w:t>
              </w:r>
            </w:ins>
          </w:p>
        </w:tc>
        <w:tc>
          <w:tcPr>
            <w:tcW w:w="1443" w:type="dxa"/>
          </w:tcPr>
          <w:p w14:paraId="5674446C" w14:textId="4194F6B8" w:rsidR="00722043" w:rsidRPr="00B04003" w:rsidRDefault="00722043" w:rsidP="00722043">
            <w:pPr>
              <w:jc w:val="center"/>
              <w:rPr>
                <w:ins w:id="1726" w:author="Steve Maas" w:date="2014-01-02T13:35:00Z"/>
                <w:b/>
              </w:rPr>
            </w:pPr>
            <w:ins w:id="1727" w:author="Steve Maas" w:date="2014-01-02T13:35:00Z">
              <w:r w:rsidRPr="00B04003">
                <w:rPr>
                  <w:b/>
                </w:rPr>
                <w:t>YES</w:t>
              </w:r>
            </w:ins>
          </w:p>
        </w:tc>
        <w:tc>
          <w:tcPr>
            <w:tcW w:w="720" w:type="dxa"/>
          </w:tcPr>
          <w:p w14:paraId="4571C0E5" w14:textId="77777777" w:rsidR="00722043" w:rsidRDefault="00722043" w:rsidP="004816A2">
            <w:pPr>
              <w:rPr>
                <w:ins w:id="1728" w:author="Steve Maas" w:date="2014-01-02T13:35:00Z"/>
              </w:rPr>
            </w:pPr>
          </w:p>
        </w:tc>
      </w:tr>
      <w:tr w:rsidR="00722043" w14:paraId="023BC56A" w14:textId="77777777" w:rsidTr="00722043">
        <w:trPr>
          <w:ins w:id="1729" w:author="Steve Maas" w:date="2014-01-02T13:35:00Z"/>
        </w:trPr>
        <w:tc>
          <w:tcPr>
            <w:tcW w:w="4574" w:type="dxa"/>
          </w:tcPr>
          <w:p w14:paraId="107A66C5" w14:textId="23DB0267" w:rsidR="00722043" w:rsidRDefault="00722043" w:rsidP="004816A2">
            <w:pPr>
              <w:rPr>
                <w:ins w:id="1730" w:author="Steve Maas" w:date="2014-01-02T13:35:00Z"/>
                <w:i/>
              </w:rPr>
            </w:pPr>
            <w:ins w:id="1731" w:author="Steve Maas" w:date="2014-01-02T13:36:00Z">
              <w:r>
                <w:rPr>
                  <w:i/>
                </w:rPr>
                <w:t>m</w:t>
              </w:r>
            </w:ins>
            <w:ins w:id="1732" w:author="Steve Maas" w:date="2014-01-02T13:35:00Z">
              <w:r>
                <w:rPr>
                  <w:i/>
                </w:rPr>
                <w:t>ultiphasic</w:t>
              </w:r>
            </w:ins>
          </w:p>
        </w:tc>
        <w:tc>
          <w:tcPr>
            <w:tcW w:w="737" w:type="dxa"/>
          </w:tcPr>
          <w:p w14:paraId="42C54877" w14:textId="77777777" w:rsidR="00722043" w:rsidRDefault="00722043" w:rsidP="004816A2">
            <w:pPr>
              <w:rPr>
                <w:ins w:id="1733" w:author="Steve Maas" w:date="2014-01-02T13:35:00Z"/>
              </w:rPr>
            </w:pPr>
          </w:p>
        </w:tc>
        <w:tc>
          <w:tcPr>
            <w:tcW w:w="1097" w:type="dxa"/>
          </w:tcPr>
          <w:p w14:paraId="2579E036" w14:textId="77777777" w:rsidR="00722043" w:rsidRPr="00FE00A6" w:rsidRDefault="00722043" w:rsidP="00722043">
            <w:pPr>
              <w:jc w:val="center"/>
              <w:rPr>
                <w:ins w:id="1734" w:author="Steve Maas" w:date="2014-01-02T13:35:00Z"/>
                <w:b/>
              </w:rPr>
            </w:pPr>
          </w:p>
        </w:tc>
        <w:tc>
          <w:tcPr>
            <w:tcW w:w="897" w:type="dxa"/>
          </w:tcPr>
          <w:p w14:paraId="4F9B4F6F" w14:textId="77777777" w:rsidR="00722043" w:rsidRPr="00B04003" w:rsidRDefault="00722043" w:rsidP="00722043">
            <w:pPr>
              <w:jc w:val="center"/>
              <w:rPr>
                <w:ins w:id="1735" w:author="Steve Maas" w:date="2014-01-02T13:35:00Z"/>
                <w:b/>
              </w:rPr>
            </w:pPr>
          </w:p>
        </w:tc>
        <w:tc>
          <w:tcPr>
            <w:tcW w:w="1443" w:type="dxa"/>
          </w:tcPr>
          <w:p w14:paraId="14432AAC" w14:textId="5ED5731F" w:rsidR="00722043" w:rsidRPr="00B04003" w:rsidRDefault="00722043" w:rsidP="00722043">
            <w:pPr>
              <w:jc w:val="center"/>
              <w:rPr>
                <w:ins w:id="1736" w:author="Steve Maas" w:date="2014-01-02T13:35:00Z"/>
                <w:b/>
              </w:rPr>
            </w:pPr>
            <w:ins w:id="1737" w:author="Steve Maas" w:date="2014-01-02T13:36:00Z">
              <w:r w:rsidRPr="00B04003">
                <w:rPr>
                  <w:b/>
                </w:rPr>
                <w:t>YES</w:t>
              </w:r>
            </w:ins>
          </w:p>
        </w:tc>
        <w:tc>
          <w:tcPr>
            <w:tcW w:w="720" w:type="dxa"/>
          </w:tcPr>
          <w:p w14:paraId="6FC8B7B0" w14:textId="77777777" w:rsidR="00722043" w:rsidRDefault="00722043" w:rsidP="004816A2">
            <w:pPr>
              <w:rPr>
                <w:ins w:id="1738" w:author="Steve Maas" w:date="2014-01-02T13:35:00Z"/>
              </w:rPr>
            </w:pPr>
          </w:p>
        </w:tc>
      </w:tr>
      <w:tr w:rsidR="00722043" w14:paraId="5E806941" w14:textId="77777777" w:rsidTr="00722043">
        <w:trPr>
          <w:ins w:id="1739" w:author="Steve Maas" w:date="2014-01-02T13:36:00Z"/>
        </w:trPr>
        <w:tc>
          <w:tcPr>
            <w:tcW w:w="4574" w:type="dxa"/>
          </w:tcPr>
          <w:p w14:paraId="39EB82BD" w14:textId="0CF97107" w:rsidR="00722043" w:rsidRDefault="00722043" w:rsidP="00FE00A6">
            <w:pPr>
              <w:rPr>
                <w:ins w:id="1740" w:author="Steve Maas" w:date="2014-01-02T13:36:00Z"/>
                <w:i/>
              </w:rPr>
            </w:pPr>
            <w:ins w:id="1741" w:author="Steve Maas" w:date="2014-01-02T13:36:00Z">
              <w:r>
                <w:rPr>
                  <w:i/>
                </w:rPr>
                <w:t>isotropic Fourier</w:t>
              </w:r>
            </w:ins>
          </w:p>
        </w:tc>
        <w:tc>
          <w:tcPr>
            <w:tcW w:w="737" w:type="dxa"/>
          </w:tcPr>
          <w:p w14:paraId="1B0361B5" w14:textId="77777777" w:rsidR="00722043" w:rsidRDefault="00722043" w:rsidP="004816A2">
            <w:pPr>
              <w:rPr>
                <w:ins w:id="1742" w:author="Steve Maas" w:date="2014-01-02T13:36:00Z"/>
              </w:rPr>
            </w:pPr>
          </w:p>
        </w:tc>
        <w:tc>
          <w:tcPr>
            <w:tcW w:w="1097" w:type="dxa"/>
          </w:tcPr>
          <w:p w14:paraId="6BC81672" w14:textId="77777777" w:rsidR="00722043" w:rsidRPr="00FE00A6" w:rsidRDefault="00722043" w:rsidP="00722043">
            <w:pPr>
              <w:jc w:val="center"/>
              <w:rPr>
                <w:ins w:id="1743" w:author="Steve Maas" w:date="2014-01-02T13:36:00Z"/>
                <w:b/>
              </w:rPr>
            </w:pPr>
          </w:p>
        </w:tc>
        <w:tc>
          <w:tcPr>
            <w:tcW w:w="897" w:type="dxa"/>
          </w:tcPr>
          <w:p w14:paraId="76120E5E" w14:textId="77777777" w:rsidR="00722043" w:rsidRPr="00B04003" w:rsidRDefault="00722043" w:rsidP="00722043">
            <w:pPr>
              <w:jc w:val="center"/>
              <w:rPr>
                <w:ins w:id="1744" w:author="Steve Maas" w:date="2014-01-02T13:36:00Z"/>
                <w:b/>
              </w:rPr>
            </w:pPr>
          </w:p>
        </w:tc>
        <w:tc>
          <w:tcPr>
            <w:tcW w:w="1443" w:type="dxa"/>
          </w:tcPr>
          <w:p w14:paraId="2DBE2F33" w14:textId="77777777" w:rsidR="00722043" w:rsidRPr="00B04003" w:rsidRDefault="00722043" w:rsidP="00722043">
            <w:pPr>
              <w:jc w:val="center"/>
              <w:rPr>
                <w:ins w:id="1745" w:author="Steve Maas" w:date="2014-01-02T13:36:00Z"/>
                <w:b/>
              </w:rPr>
            </w:pPr>
          </w:p>
        </w:tc>
        <w:tc>
          <w:tcPr>
            <w:tcW w:w="720" w:type="dxa"/>
          </w:tcPr>
          <w:p w14:paraId="74258586" w14:textId="5871CCDE" w:rsidR="00722043" w:rsidRDefault="00722043">
            <w:pPr>
              <w:jc w:val="center"/>
              <w:rPr>
                <w:ins w:id="1746" w:author="Steve Maas" w:date="2014-01-02T13:36:00Z"/>
              </w:rPr>
              <w:pPrChange w:id="1747" w:author="Steve Maas" w:date="2014-01-02T13:36:00Z">
                <w:pPr/>
              </w:pPrChange>
            </w:pPr>
            <w:ins w:id="1748" w:author="Steve Maas" w:date="2014-01-02T13:36:00Z">
              <w:r w:rsidRPr="00B04003">
                <w:rPr>
                  <w:b/>
                </w:rPr>
                <w:t>YES</w:t>
              </w:r>
            </w:ins>
          </w:p>
        </w:tc>
      </w:tr>
    </w:tbl>
    <w:p w14:paraId="64C4C6F3" w14:textId="77777777" w:rsidR="00722043" w:rsidRDefault="00722043" w:rsidP="00FE00A6">
      <w:pPr>
        <w:rPr>
          <w:ins w:id="1749" w:author="Steve Maas" w:date="2014-01-02T13:36:00Z"/>
        </w:rPr>
      </w:pPr>
    </w:p>
    <w:p w14:paraId="2C980431" w14:textId="4FCD7236" w:rsidR="00722043" w:rsidRDefault="00722043">
      <w:pPr>
        <w:rPr>
          <w:ins w:id="1750" w:author="Steve Maas" w:date="2014-01-02T13:38:00Z"/>
        </w:rPr>
      </w:pPr>
      <w:ins w:id="1751" w:author="Steve Maas" w:date="2014-01-02T13:36:00Z">
        <w:r>
          <w:t xml:space="preserve">In addition to using the proper materials for a given module, it is also important to understand that most material </w:t>
        </w:r>
      </w:ins>
      <w:ins w:id="1752" w:author="Steve Maas" w:date="2014-01-02T13:37:00Z">
        <w:r>
          <w:t xml:space="preserve">parameters </w:t>
        </w:r>
      </w:ins>
      <w:ins w:id="1753" w:author="Steve Maas" w:date="2014-01-02T13:36:00Z">
        <w:r>
          <w:t xml:space="preserve">have a limited range in which </w:t>
        </w:r>
      </w:ins>
      <w:ins w:id="1754" w:author="Steve Maas" w:date="2014-01-02T13:37:00Z">
        <w:r>
          <w:t xml:space="preserve">they define valid constitutive behavior. For example, in a neo-Hookean material the </w:t>
        </w:r>
      </w:ins>
      <w:ins w:id="1755" w:author="Steve Maas" w:date="2014-01-02T13:38:00Z">
        <w:r>
          <w:t>Young’s modulus must be positive and the Poisson’s ratio must larger th</w:t>
        </w:r>
      </w:ins>
      <w:ins w:id="1756" w:author="Steve Maas" w:date="2014-01-02T13:42:00Z">
        <w:r w:rsidR="005A4B5E">
          <w:t>a</w:t>
        </w:r>
      </w:ins>
      <w:ins w:id="1757"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758" w:author="Steve Maas" w:date="2014-01-02T13:39:00Z"/>
        </w:rPr>
      </w:pPr>
    </w:p>
    <w:p w14:paraId="16E25F8C" w14:textId="52099854" w:rsidR="00722043" w:rsidRDefault="00722043">
      <w:pPr>
        <w:rPr>
          <w:ins w:id="1759" w:author="Steve Maas" w:date="2014-01-02T13:42:00Z"/>
        </w:rPr>
      </w:pPr>
      <w:ins w:id="1760" w:author="Steve Maas" w:date="2014-01-02T13:39:00Z">
        <w:r>
          <w:t xml:space="preserve">Since material parameters can be defined as functions of time </w:t>
        </w:r>
      </w:ins>
      <w:ins w:id="1761" w:author="Steve Maas" w:date="2014-01-02T13:40:00Z">
        <w:r w:rsidR="005A4B5E">
          <w:t xml:space="preserve">through </w:t>
        </w:r>
      </w:ins>
      <w:ins w:id="1762" w:author="Steve Maas" w:date="2014-01-02T13:39:00Z">
        <w:r>
          <w:t xml:space="preserve">a loadcurve, FEBio will check all parameters at the beginning of each time step. </w:t>
        </w:r>
      </w:ins>
      <w:ins w:id="1763"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764" w:author="Steve Maas" w:date="2014-01-02T13:42:00Z"/>
        </w:rPr>
      </w:pPr>
    </w:p>
    <w:p w14:paraId="6F09FF6B" w14:textId="387EAF83" w:rsidR="005A4B5E" w:rsidRDefault="005A4B5E">
      <w:pPr>
        <w:rPr>
          <w:ins w:id="1765" w:author="Steve Maas" w:date="2014-01-02T13:51:00Z"/>
        </w:rPr>
      </w:pPr>
      <w:ins w:id="1766" w:author="Steve Maas" w:date="2014-01-02T13:49:00Z">
        <w:r>
          <w:t>S</w:t>
        </w:r>
      </w:ins>
      <w:ins w:id="1767" w:author="Steve Maas" w:date="2014-01-02T13:42:00Z">
        <w:r>
          <w:t>ome constitutive models are only valid for a limited amount of deformation. All materials in FEBio are designed for large deformation</w:t>
        </w:r>
      </w:ins>
      <w:ins w:id="1768" w:author="Steve Maas" w:date="2014-01-02T13:50:00Z">
        <w:r>
          <w:t xml:space="preserve"> (in the sense that they are objective under arbitrary deformation)</w:t>
        </w:r>
      </w:ins>
      <w:ins w:id="1769" w:author="Steve Maas" w:date="2014-01-02T13:42:00Z">
        <w:r>
          <w:t xml:space="preserve">, but that does not imply unlimited deformation. When the deformation becomes too large, the material response may become unphysical and although FEBio </w:t>
        </w:r>
      </w:ins>
      <w:ins w:id="1770" w:author="Steve Maas" w:date="2014-01-02T13:44:00Z">
        <w:r>
          <w:t xml:space="preserve">gives an answer, the result may be meaningless (see section </w:t>
        </w:r>
        <w:r>
          <w:fldChar w:fldCharType="begin"/>
        </w:r>
        <w:r>
          <w:instrText xml:space="preserve"> REF _Ref376433627 \r \h </w:instrText>
        </w:r>
      </w:ins>
      <w:r>
        <w:fldChar w:fldCharType="separate"/>
      </w:r>
      <w:ins w:id="1771" w:author="Steve Maas" w:date="2014-01-02T13:44:00Z">
        <w:r>
          <w:t>8.6</w:t>
        </w:r>
        <w:r>
          <w:fldChar w:fldCharType="end"/>
        </w:r>
      </w:ins>
      <w:ins w:id="1772" w:author="Steve Maas" w:date="2014-01-02T13:45:00Z">
        <w:r>
          <w:t xml:space="preserve"> for a discussion on interpreting the result). Some materials also become unstable at extremely large deformations. A classical example is the Mooney-Rivlin material. For a certain range of values</w:t>
        </w:r>
      </w:ins>
      <w:ins w:id="1773" w:author="Steve Maas" w:date="2014-01-02T13:47:00Z">
        <w:r>
          <w:t xml:space="preserve"> of the material parameters</w:t>
        </w:r>
      </w:ins>
      <w:ins w:id="1774" w:author="Steve Maas" w:date="2014-01-02T13:45:00Z">
        <w:r>
          <w:t xml:space="preserve">, </w:t>
        </w:r>
      </w:ins>
      <w:ins w:id="1775" w:author="Steve Maas" w:date="2014-01-02T13:46:00Z">
        <w:r>
          <w:t xml:space="preserve">and under certain loading conditions, </w:t>
        </w:r>
      </w:ins>
      <w:ins w:id="1776" w:author="Steve Maas" w:date="2014-01-02T13:45:00Z">
        <w:r>
          <w:t xml:space="preserve">the stress-strain </w:t>
        </w:r>
      </w:ins>
      <w:ins w:id="1777" w:author="Steve Maas" w:date="2014-01-02T13:46:00Z">
        <w:r>
          <w:t xml:space="preserve">response </w:t>
        </w:r>
      </w:ins>
      <w:ins w:id="1778" w:author="Steve Maas" w:date="2014-01-02T13:47:00Z">
        <w:r>
          <w:t>can have</w:t>
        </w:r>
      </w:ins>
      <w:ins w:id="1779" w:author="Steve Maas" w:date="2014-01-02T13:46:00Z">
        <w:r>
          <w:t xml:space="preserve"> a zero slope at large deformations. In th</w:t>
        </w:r>
      </w:ins>
      <w:ins w:id="1780"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781" w:author="Steve Maas" w:date="2014-01-02T13:51:00Z"/>
        </w:rPr>
      </w:pPr>
    </w:p>
    <w:p w14:paraId="1AA29B3F" w14:textId="33E74F05" w:rsidR="00F4139F" w:rsidRDefault="00F4139F">
      <w:pPr>
        <w:pStyle w:val="Heading3"/>
        <w:rPr>
          <w:ins w:id="1782" w:author="Steve Maas" w:date="2014-01-02T13:51:00Z"/>
        </w:rPr>
        <w:pPrChange w:id="1783" w:author="Steve Maas" w:date="2014-01-02T13:51:00Z">
          <w:pPr/>
        </w:pPrChange>
      </w:pPr>
      <w:bookmarkStart w:id="1784" w:name="_Toc376787532"/>
      <w:ins w:id="1785" w:author="Steve Maas" w:date="2014-01-02T13:51:00Z">
        <w:r>
          <w:t>Boundary Conditions</w:t>
        </w:r>
        <w:bookmarkEnd w:id="1784"/>
      </w:ins>
    </w:p>
    <w:p w14:paraId="7A5C82DA" w14:textId="77777777" w:rsidR="00F4139F" w:rsidRDefault="00F4139F">
      <w:pPr>
        <w:rPr>
          <w:ins w:id="1786" w:author="Steve Maas" w:date="2014-01-02T13:57:00Z"/>
        </w:rPr>
      </w:pPr>
      <w:ins w:id="1787" w:author="Steve Maas" w:date="2014-01-02T13:52:00Z">
        <w:r>
          <w:t>Boundary conditions are necessary to uniquely define the solution of the problem under study. Improperly defined boundary conditions can lead to underconstrained</w:t>
        </w:r>
      </w:ins>
      <w:ins w:id="1788" w:author="Steve Maas" w:date="2014-01-02T13:53:00Z">
        <w:r>
          <w:t xml:space="preserve"> or</w:t>
        </w:r>
      </w:ins>
      <w:ins w:id="1789" w:author="Steve Maas" w:date="2014-01-02T13:52:00Z">
        <w:r>
          <w:t xml:space="preserve"> overconstra</w:t>
        </w:r>
      </w:ins>
      <w:ins w:id="1790" w:author="Steve Maas" w:date="2014-01-02T13:53:00Z">
        <w:r>
          <w:t>ined problems.</w:t>
        </w:r>
      </w:ins>
    </w:p>
    <w:p w14:paraId="1B2853F7" w14:textId="77777777" w:rsidR="00F4139F" w:rsidRDefault="00F4139F">
      <w:pPr>
        <w:rPr>
          <w:ins w:id="1791" w:author="Steve Maas" w:date="2014-01-02T13:57:00Z"/>
        </w:rPr>
      </w:pPr>
    </w:p>
    <w:p w14:paraId="73AF480D" w14:textId="46F0A36C" w:rsidR="00F4139F" w:rsidRPr="00FE00A6" w:rsidRDefault="00F4139F">
      <w:pPr>
        <w:rPr>
          <w:ins w:id="1792" w:author="Steve Maas" w:date="2014-01-02T13:26:00Z"/>
        </w:rPr>
      </w:pPr>
      <w:ins w:id="1793" w:author="Steve Maas" w:date="2014-01-02T13:53:00Z">
        <w:r>
          <w:t xml:space="preserve">If the problem is underconstrained the solution is not uniquely defined and FEBio will not be able to find a solution. The most common </w:t>
        </w:r>
      </w:ins>
      <w:ins w:id="1794" w:author="Steve Maas" w:date="2014-01-02T13:54:00Z">
        <w:r>
          <w:t xml:space="preserve">example of an undercontrained problem is one where </w:t>
        </w:r>
        <w:r>
          <w:lastRenderedPageBreak/>
          <w:t xml:space="preserve">the rigid body modes are not constrained. A rigid body mode is a mode </w:t>
        </w:r>
      </w:ins>
      <w:ins w:id="1795" w:author="Steve Maas" w:date="2014-01-02T13:58:00Z">
        <w:r>
          <w:t xml:space="preserve">of </w:t>
        </w:r>
      </w:ins>
      <w:ins w:id="1796" w:author="Steve Maas" w:date="2014-01-02T13:54:00Z">
        <w:r>
          <w:t xml:space="preserve">deformation that does alter the stress in the body. </w:t>
        </w:r>
      </w:ins>
      <w:ins w:id="1797" w:author="Steve Maas" w:date="2014-01-02T13:55:00Z">
        <w:r>
          <w:t>Affine t</w:t>
        </w:r>
      </w:ins>
      <w:ins w:id="1798" w:author="Steve Maas" w:date="2014-01-02T13:54:00Z">
        <w:r>
          <w:t xml:space="preserve">ranslation and rotation </w:t>
        </w:r>
      </w:ins>
      <w:ins w:id="1799"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800" w:author="Steve Maas" w:date="2014-01-02T13:59:00Z"/>
        </w:rPr>
      </w:pPr>
    </w:p>
    <w:p w14:paraId="18BA453F" w14:textId="7C885477" w:rsidR="00F4139F" w:rsidRPr="00FE00A6" w:rsidRDefault="00F4139F">
      <w:ins w:id="1801" w:author="Steve Maas" w:date="2014-01-02T13:59:00Z">
        <w:r>
          <w:t>If the problem is over-constrained, FEBio will usually find an answer but it is probably not the solution that was sought. The most common ca</w:t>
        </w:r>
      </w:ins>
      <w:ins w:id="1802" w:author="Steve Maas" w:date="2014-01-02T14:02:00Z">
        <w:r w:rsidR="00D34721">
          <w:t>u</w:t>
        </w:r>
      </w:ins>
      <w:ins w:id="1803" w:author="Steve Maas" w:date="2014-01-02T13:59:00Z">
        <w:r>
          <w:t xml:space="preserve">se of an over-constrained model is one that has conflicting boundary conditions. </w:t>
        </w:r>
      </w:ins>
      <w:ins w:id="1804"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805" w:author="Steve Maas" w:date="2014-01-02T13:51:00Z"/>
        </w:rPr>
      </w:pPr>
      <w:del w:id="1806"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807" w:author="Steve Maas" w:date="2014-01-02T14:01:00Z"/>
        </w:rPr>
      </w:pPr>
      <w:del w:id="1808"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809" w:author="Steve Maas" w:date="2014-01-02T14:01:00Z"/>
        </w:rPr>
      </w:pPr>
      <w:del w:id="1810"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811" w:author="Steve Maas" w:date="2014-01-02T14:01:00Z"/>
        </w:rPr>
      </w:pPr>
      <w:del w:id="1812"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813" w:author="Steve Maas" w:date="2014-01-02T14:01:00Z"/>
        </w:rPr>
      </w:pPr>
      <w:del w:id="1814"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815" w:author="Steve Maas" w:date="2014-01-02T13:23:00Z"/>
        </w:rPr>
      </w:pPr>
      <w:del w:id="1816"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817" w:name="_Toc376787533"/>
      <w:r>
        <w:t xml:space="preserve">Debugging a </w:t>
      </w:r>
      <w:r w:rsidR="00FD648A">
        <w:t>M</w:t>
      </w:r>
      <w:r>
        <w:t>odel</w:t>
      </w:r>
      <w:bookmarkEnd w:id="1817"/>
    </w:p>
    <w:p w14:paraId="21507319" w14:textId="006FEBF1" w:rsidR="00744FD9" w:rsidRDefault="00744FD9">
      <w:pPr>
        <w:rPr>
          <w:ins w:id="1818" w:author="Steve Maas" w:date="2014-01-02T14:06:00Z"/>
        </w:rPr>
      </w:pPr>
      <w:del w:id="1819" w:author="Steve Maas" w:date="2014-01-02T14:05:00Z">
        <w:r w:rsidDel="007B44DC">
          <w:delText xml:space="preserve">Discuss the debugging capabilities in FEBio (debug mode). </w:delText>
        </w:r>
        <w:r w:rsidR="00847E07" w:rsidDel="007B44DC">
          <w:delText>Look at the convergence norms</w:delText>
        </w:r>
      </w:del>
      <w:ins w:id="1820" w:author="Steve Maas" w:date="2014-01-02T14:05:00Z">
        <w:r w:rsidR="007B44DC">
          <w:t xml:space="preserve">When a model is not running as expected, the first thing to </w:t>
        </w:r>
      </w:ins>
      <w:ins w:id="1821" w:author="Steve Maas" w:date="2014-01-02T14:34:00Z">
        <w:r w:rsidR="00F47A31">
          <w:t>try</w:t>
        </w:r>
      </w:ins>
      <w:ins w:id="1822" w:author="Steve Maas" w:date="2014-01-02T14:05:00Z">
        <w:r w:rsidR="007B44DC">
          <w:t xml:space="preserve"> is rerun the problem using FEBio</w:t>
        </w:r>
      </w:ins>
      <w:ins w:id="1823" w:author="Steve Maas" w:date="2014-01-02T14:06:00Z">
        <w:r w:rsidR="007B44DC">
          <w:t>’s debug mode</w:t>
        </w:r>
      </w:ins>
      <w:r w:rsidR="00847E07">
        <w:t>.</w:t>
      </w:r>
      <w:ins w:id="1824" w:author="Steve Maas" w:date="2014-01-02T14:06:00Z">
        <w:r w:rsidR="007B44DC">
          <w:t xml:space="preserve"> Debug mode can be activated by adding a –g on the command line. For example,</w:t>
        </w:r>
      </w:ins>
    </w:p>
    <w:p w14:paraId="4D50FE67" w14:textId="77777777" w:rsidR="007B44DC" w:rsidRDefault="007B44DC">
      <w:pPr>
        <w:rPr>
          <w:ins w:id="1825" w:author="Steve Maas" w:date="2014-01-02T14:06:00Z"/>
        </w:rPr>
      </w:pPr>
    </w:p>
    <w:p w14:paraId="373C928E" w14:textId="67108C06" w:rsidR="007B44DC" w:rsidRDefault="007B44DC">
      <w:pPr>
        <w:pStyle w:val="Code0"/>
        <w:rPr>
          <w:ins w:id="1826" w:author="Steve Maas" w:date="2014-01-02T14:06:00Z"/>
        </w:rPr>
        <w:pPrChange w:id="1827" w:author="Steve Maas" w:date="2014-01-02T14:06:00Z">
          <w:pPr/>
        </w:pPrChange>
      </w:pPr>
      <w:ins w:id="1828" w:author="Steve Maas" w:date="2014-01-02T14:07:00Z">
        <w:r>
          <w:t>&gt;</w:t>
        </w:r>
      </w:ins>
      <w:ins w:id="1829" w:author="Steve Maas" w:date="2014-01-02T14:06:00Z">
        <w:r>
          <w:t xml:space="preserve">febio </w:t>
        </w:r>
      </w:ins>
      <w:ins w:id="1830" w:author="Steve Maas" w:date="2014-01-02T14:07:00Z">
        <w:r>
          <w:t>–i file.feb -g</w:t>
        </w:r>
      </w:ins>
    </w:p>
    <w:p w14:paraId="62059144" w14:textId="77777777" w:rsidR="007B44DC" w:rsidRDefault="007B44DC">
      <w:pPr>
        <w:rPr>
          <w:ins w:id="1831" w:author="Steve Maas" w:date="2014-01-02T14:06:00Z"/>
        </w:rPr>
      </w:pPr>
    </w:p>
    <w:p w14:paraId="209313B8" w14:textId="1D883B7D" w:rsidR="007B44DC" w:rsidRDefault="007B44DC">
      <w:pPr>
        <w:rPr>
          <w:ins w:id="1832" w:author="Steve Maas" w:date="2014-01-02T14:08:00Z"/>
        </w:rPr>
      </w:pPr>
      <w:ins w:id="1833"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834" w:author="Steve Maas" w:date="2014-01-02T14:08:00Z">
        <w:r>
          <w:t>disappear</w:t>
        </w:r>
      </w:ins>
      <w:ins w:id="1835" w:author="Steve Maas" w:date="2014-01-02T14:07:00Z">
        <w:r>
          <w:t xml:space="preserve"> </w:t>
        </w:r>
      </w:ins>
      <w:ins w:id="1836" w:author="Steve Maas" w:date="2014-01-02T14:08:00Z">
        <w:r>
          <w:t>at some point might indicate a rigid body mode.)</w:t>
        </w:r>
      </w:ins>
    </w:p>
    <w:p w14:paraId="69A29703" w14:textId="77777777" w:rsidR="007B44DC" w:rsidRDefault="007B44DC">
      <w:pPr>
        <w:rPr>
          <w:ins w:id="1837" w:author="Steve Maas" w:date="2014-01-02T14:09:00Z"/>
        </w:rPr>
      </w:pPr>
    </w:p>
    <w:p w14:paraId="0E5EE562" w14:textId="336D2819" w:rsidR="007B44DC" w:rsidRPr="00FE00A6" w:rsidRDefault="007B44DC">
      <w:ins w:id="1838" w:author="Steve Maas" w:date="2014-01-02T14:09:00Z">
        <w:r>
          <w:t>Since storing all non-converged states may make the plot-file too large for post-processing, debug mode can also be turned on during the analy</w:t>
        </w:r>
      </w:ins>
      <w:ins w:id="1839" w:author="Steve Maas" w:date="2014-01-02T14:12:00Z">
        <w:r w:rsidR="000839BA">
          <w:t>si</w:t>
        </w:r>
      </w:ins>
      <w:ins w:id="1840" w:author="Steve Maas" w:date="2014-01-02T14:09:00Z">
        <w:r>
          <w:t xml:space="preserve">s. </w:t>
        </w:r>
      </w:ins>
      <w:ins w:id="1841" w:author="Steve Maas" w:date="2014-01-02T14:10:00Z">
        <w:r>
          <w:t>To do this, start the problem normally (without the debug flag –g). Then, right before the problem starts to fail, interrupt the run (using ctrl+c)</w:t>
        </w:r>
      </w:ins>
      <w:ins w:id="1842" w:author="Steve Maas" w:date="2014-01-02T14:11:00Z">
        <w:r w:rsidR="000839BA">
          <w:t xml:space="preserve"> and wait for </w:t>
        </w:r>
      </w:ins>
      <w:ins w:id="1843" w:author="Steve Maas" w:date="2014-01-02T14:12:00Z">
        <w:r w:rsidR="000839BA">
          <w:t xml:space="preserve">the </w:t>
        </w:r>
      </w:ins>
      <w:ins w:id="1844" w:author="Steve Maas" w:date="2014-01-02T14:11:00Z">
        <w:r w:rsidR="000839BA">
          <w:t>FEBio prompt to appear.</w:t>
        </w:r>
      </w:ins>
      <w:ins w:id="1845" w:author="Steve Maas" w:date="2014-01-02T14:10:00Z">
        <w:r>
          <w:t xml:space="preserve"> </w:t>
        </w:r>
      </w:ins>
      <w:ins w:id="1846" w:author="Steve Maas" w:date="2014-01-02T14:11:00Z">
        <w:r w:rsidR="000839BA">
          <w:t xml:space="preserve">Once it appears, </w:t>
        </w:r>
      </w:ins>
      <w:ins w:id="1847" w:author="Steve Maas" w:date="2014-01-02T14:10:00Z">
        <w:r>
          <w:t xml:space="preserve">enter </w:t>
        </w:r>
        <w:r>
          <w:rPr>
            <w:i/>
          </w:rPr>
          <w:t xml:space="preserve">debug </w:t>
        </w:r>
      </w:ins>
      <w:ins w:id="1848"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849" w:author="Steve Maas" w:date="2014-01-02T14:35:00Z"/>
        </w:rPr>
      </w:pPr>
      <w:bookmarkStart w:id="1850" w:name="_Toc376787534"/>
      <w:r>
        <w:t xml:space="preserve">Common </w:t>
      </w:r>
      <w:r w:rsidR="00FD648A">
        <w:t>I</w:t>
      </w:r>
      <w:r>
        <w:t>ssues</w:t>
      </w:r>
      <w:bookmarkEnd w:id="1850"/>
    </w:p>
    <w:p w14:paraId="4C6E6D2F" w14:textId="718B77C6" w:rsidR="00F47A31" w:rsidRPr="00FE00A6" w:rsidRDefault="00F47A31">
      <w:pPr>
        <w:pPrChange w:id="1851" w:author="Steve Maas" w:date="2014-01-02T14:35:00Z">
          <w:pPr>
            <w:pStyle w:val="Heading2"/>
          </w:pPr>
        </w:pPrChange>
      </w:pPr>
      <w:ins w:id="1852" w:author="Steve Maas" w:date="2014-01-02T14:35:00Z">
        <w:r>
          <w:t>In this section we take a look a</w:t>
        </w:r>
      </w:ins>
      <w:ins w:id="1853" w:author="Steve Maas" w:date="2014-01-02T14:36:00Z">
        <w:r>
          <w:t>t</w:t>
        </w:r>
      </w:ins>
      <w:ins w:id="1854" w:author="Steve Maas" w:date="2014-01-02T14:35:00Z">
        <w:r>
          <w:t xml:space="preserve"> some of the most common problems you may run into when solving a finite </w:t>
        </w:r>
      </w:ins>
      <w:ins w:id="1855" w:author="Steve Maas" w:date="2014-01-02T14:36:00Z">
        <w:r>
          <w:t>element</w:t>
        </w:r>
      </w:ins>
      <w:ins w:id="1856" w:author="Steve Maas" w:date="2014-01-02T14:35:00Z">
        <w:r>
          <w:t xml:space="preserve"> </w:t>
        </w:r>
      </w:ins>
      <w:ins w:id="1857" w:author="Steve Maas" w:date="2014-01-02T14:36:00Z">
        <w:r>
          <w:t xml:space="preserve">problem with FEBio. We’ll discuss possible causes </w:t>
        </w:r>
      </w:ins>
      <w:ins w:id="1858" w:author="Steve Maas" w:date="2014-01-02T14:56:00Z">
        <w:r w:rsidR="00A21D16">
          <w:t xml:space="preserve">of </w:t>
        </w:r>
      </w:ins>
      <w:ins w:id="1859" w:author="Steve Maas" w:date="2014-01-02T14:36:00Z">
        <w:r>
          <w:t xml:space="preserve">and </w:t>
        </w:r>
      </w:ins>
      <w:ins w:id="1860" w:author="Steve Maas" w:date="2014-01-02T14:37:00Z">
        <w:r>
          <w:t>solutions to these issues.</w:t>
        </w:r>
      </w:ins>
    </w:p>
    <w:p w14:paraId="60BB3832" w14:textId="1D4C2788" w:rsidR="00F47A31" w:rsidRDefault="00F47A31">
      <w:pPr>
        <w:pStyle w:val="Heading3"/>
        <w:rPr>
          <w:ins w:id="1861" w:author="Steve Maas" w:date="2014-01-02T14:35:00Z"/>
        </w:rPr>
        <w:pPrChange w:id="1862" w:author="Steve Maas" w:date="2014-01-02T14:35:00Z">
          <w:pPr/>
        </w:pPrChange>
      </w:pPr>
      <w:bookmarkStart w:id="1863" w:name="_Toc376787535"/>
      <w:ins w:id="1864" w:author="Steve Maas" w:date="2014-01-02T14:35:00Z">
        <w:r>
          <w:t>Invert</w:t>
        </w:r>
      </w:ins>
      <w:ins w:id="1865" w:author="Steve Maas" w:date="2014-01-02T14:39:00Z">
        <w:r w:rsidR="00360647">
          <w:t>ed</w:t>
        </w:r>
      </w:ins>
      <w:ins w:id="1866" w:author="Steve Maas" w:date="2014-01-02T14:35:00Z">
        <w:r>
          <w:t xml:space="preserve"> elements</w:t>
        </w:r>
        <w:bookmarkEnd w:id="1863"/>
      </w:ins>
    </w:p>
    <w:p w14:paraId="03B76A14" w14:textId="33147084" w:rsidR="00360647" w:rsidRDefault="00360647">
      <w:pPr>
        <w:rPr>
          <w:ins w:id="1867" w:author="Steve Maas" w:date="2014-01-02T14:43:00Z"/>
        </w:rPr>
      </w:pPr>
      <w:ins w:id="1868" w:author="Steve Maas" w:date="2014-01-02T14:37:00Z">
        <w:r>
          <w:t>When a</w:t>
        </w:r>
      </w:ins>
      <w:ins w:id="1869" w:author="Steve Maas" w:date="2014-01-02T14:38:00Z">
        <w:r>
          <w:t>n</w:t>
        </w:r>
      </w:ins>
      <w:ins w:id="1870" w:author="Steve Maas" w:date="2014-01-02T14:37:00Z">
        <w:r>
          <w:t xml:space="preserve"> element inverts, the element becomes so distorted that in certain areas of the element the Jacobian becomes zero or negative. </w:t>
        </w:r>
      </w:ins>
      <w:ins w:id="1871" w:author="Steve Maas" w:date="2014-01-02T14:38:00Z">
        <w:r>
          <w:t xml:space="preserve">In order to obtain a physically realistic solution, the Jacobian of the deformation must be positive at all points of the domain. Thus, when a negative </w:t>
        </w:r>
      </w:ins>
      <w:ins w:id="1872" w:author="Steve Maas" w:date="2014-01-02T14:56:00Z">
        <w:r w:rsidR="00A21D16">
          <w:t>J</w:t>
        </w:r>
      </w:ins>
      <w:ins w:id="1873" w:author="Steve Maas" w:date="2014-01-02T14:38:00Z">
        <w:r>
          <w:t xml:space="preserve">acobian is found in an element, FEBio cannot continue. </w:t>
        </w:r>
      </w:ins>
      <w:ins w:id="1874"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875" w:author="Steve Maas" w:date="2014-01-02T14:41:00Z">
        <w:r w:rsidR="00CC61FF">
          <w:t>. T</w:t>
        </w:r>
      </w:ins>
      <w:ins w:id="1876" w:author="Steve Maas" w:date="2014-01-02T14:40:00Z">
        <w:r>
          <w:t xml:space="preserve">he </w:t>
        </w:r>
      </w:ins>
      <w:ins w:id="1877" w:author="Steve Maas" w:date="2014-01-02T14:41:00Z">
        <w:r>
          <w:t>combination</w:t>
        </w:r>
      </w:ins>
      <w:ins w:id="1878" w:author="Steve Maas" w:date="2014-01-02T14:40:00Z">
        <w:r>
          <w:t xml:space="preserve"> of a reduced time step and a refactored stiffness matrix</w:t>
        </w:r>
      </w:ins>
      <w:ins w:id="1879" w:author="Steve Maas" w:date="2014-01-02T14:41:00Z">
        <w:r w:rsidR="00CC61FF">
          <w:t xml:space="preserve"> will often be sufficient to overcome the negative Jacobian. </w:t>
        </w:r>
      </w:ins>
      <w:ins w:id="1880" w:author="Steve Maas" w:date="2014-01-02T14:42:00Z">
        <w:r w:rsidR="00CC61FF">
          <w:t xml:space="preserve">However, when it is not, you may have run into a </w:t>
        </w:r>
        <w:r w:rsidR="00CC61FF">
          <w:lastRenderedPageBreak/>
          <w:t xml:space="preserve">more serious problem. </w:t>
        </w:r>
      </w:ins>
      <w:ins w:id="1881" w:author="Steve Maas" w:date="2014-01-02T14:43:00Z">
        <w:r w:rsidR="00CC61FF">
          <w:t xml:space="preserve">These are some of the common causes that may require additional user intervention. </w:t>
        </w:r>
      </w:ins>
    </w:p>
    <w:p w14:paraId="4896F3B2" w14:textId="77777777" w:rsidR="00CC61FF" w:rsidRDefault="00CC61FF">
      <w:pPr>
        <w:rPr>
          <w:ins w:id="1882" w:author="Steve Maas" w:date="2014-01-02T14:43:00Z"/>
        </w:rPr>
      </w:pPr>
    </w:p>
    <w:p w14:paraId="620FE268" w14:textId="1708DC55" w:rsidR="00CC61FF" w:rsidRDefault="00CC61FF">
      <w:pPr>
        <w:pStyle w:val="Heading4"/>
        <w:rPr>
          <w:ins w:id="1883" w:author="Steve Maas" w:date="2014-01-02T14:43:00Z"/>
        </w:rPr>
        <w:pPrChange w:id="1884" w:author="Steve Maas" w:date="2014-01-02T14:55:00Z">
          <w:pPr/>
        </w:pPrChange>
      </w:pPr>
      <w:bookmarkStart w:id="1885" w:name="_Toc376787536"/>
      <w:ins w:id="1886" w:author="Steve Maas" w:date="2014-01-02T14:43:00Z">
        <w:r>
          <w:t>Material instability</w:t>
        </w:r>
        <w:bookmarkEnd w:id="1885"/>
      </w:ins>
    </w:p>
    <w:p w14:paraId="4CD4B3F7" w14:textId="0F544E2C" w:rsidR="00CC61FF" w:rsidRDefault="00CC61FF">
      <w:pPr>
        <w:rPr>
          <w:ins w:id="1887" w:author="Steve Maas" w:date="2014-01-02T14:45:00Z"/>
        </w:rPr>
      </w:pPr>
      <w:ins w:id="1888" w:author="Steve Maas" w:date="2014-01-02T14:44:00Z">
        <w:r>
          <w:t xml:space="preserve">At large deformations, some materials can become unstable. This is usually caused by a softening of the material at large deformations. When the material softens too much the </w:t>
        </w:r>
      </w:ins>
      <w:ins w:id="1889" w:author="Steve Maas" w:date="2014-01-02T14:45:00Z">
        <w:r>
          <w:t>global</w:t>
        </w:r>
      </w:ins>
      <w:ins w:id="1890" w:author="Steve Maas" w:date="2014-01-02T14:44:00Z">
        <w:r>
          <w:t xml:space="preserve"> </w:t>
        </w:r>
      </w:ins>
      <w:ins w:id="1891" w:author="Steve Maas" w:date="2014-01-02T14:45:00Z">
        <w:r>
          <w:t xml:space="preserve">stiffness matrix can become ill-conditioned and FEBio will not be able to find the correct solution. Unfortunately, there is no easy solution around this issue and you may </w:t>
        </w:r>
      </w:ins>
      <w:ins w:id="1892" w:author="Steve Maas" w:date="2014-01-02T14:57:00Z">
        <w:r w:rsidR="00A21D16">
          <w:t>need</w:t>
        </w:r>
      </w:ins>
      <w:ins w:id="1893" w:author="Steve Maas" w:date="2014-01-02T14:45:00Z">
        <w:r>
          <w:t xml:space="preserve"> to consider using a different constitutive model. </w:t>
        </w:r>
      </w:ins>
    </w:p>
    <w:p w14:paraId="730BC238" w14:textId="77777777" w:rsidR="00CC61FF" w:rsidRDefault="00CC61FF">
      <w:pPr>
        <w:rPr>
          <w:ins w:id="1894" w:author="Steve Maas" w:date="2014-01-02T14:46:00Z"/>
        </w:rPr>
      </w:pPr>
    </w:p>
    <w:p w14:paraId="603726F7" w14:textId="17832991" w:rsidR="00CC61FF" w:rsidRDefault="00CC61FF">
      <w:pPr>
        <w:pStyle w:val="Heading4"/>
        <w:rPr>
          <w:ins w:id="1895" w:author="Steve Maas" w:date="2014-01-02T14:46:00Z"/>
        </w:rPr>
        <w:pPrChange w:id="1896" w:author="Steve Maas" w:date="2014-01-02T14:55:00Z">
          <w:pPr/>
        </w:pPrChange>
      </w:pPr>
      <w:bookmarkStart w:id="1897" w:name="_Toc376787537"/>
      <w:ins w:id="1898" w:author="Steve Maas" w:date="2014-01-02T14:46:00Z">
        <w:r>
          <w:t>Time step too large</w:t>
        </w:r>
        <w:bookmarkEnd w:id="1897"/>
      </w:ins>
    </w:p>
    <w:p w14:paraId="27F25A69" w14:textId="35D23097" w:rsidR="00CC61FF" w:rsidRDefault="00CC61FF">
      <w:pPr>
        <w:rPr>
          <w:ins w:id="1899" w:author="Steve Maas" w:date="2014-01-02T14:48:00Z"/>
        </w:rPr>
      </w:pPr>
      <w:ins w:id="1900" w:author="Steve Maas" w:date="2014-01-02T14:46:00Z">
        <w:r>
          <w:t xml:space="preserve">Altough the auto-time stepper will automatically adjust the time step in case of trouble, it is designed to work within user defined </w:t>
        </w:r>
      </w:ins>
      <w:ins w:id="1901" w:author="Steve Maas" w:date="2014-01-02T14:57:00Z">
        <w:r w:rsidR="00A21D16">
          <w:t>limits</w:t>
        </w:r>
      </w:ins>
      <w:ins w:id="1902" w:author="Steve Maas" w:date="2014-01-02T14:46:00Z">
        <w:r>
          <w:t xml:space="preserve"> and sometimes they are not set properly to solve the problem. The most common issue is that the minimum time step is set too large. Cutting back the </w:t>
        </w:r>
      </w:ins>
      <w:ins w:id="1903" w:author="Steve Maas" w:date="2014-01-02T14:47:00Z">
        <w:r>
          <w:t xml:space="preserve">minimum </w:t>
        </w:r>
      </w:ins>
      <w:ins w:id="1904" w:author="Steve Maas" w:date="2014-01-02T14:57:00Z">
        <w:r w:rsidR="00A21D16">
          <w:t>in addition to</w:t>
        </w:r>
      </w:ins>
      <w:ins w:id="1905" w:author="Steve Maas" w:date="2014-01-02T14:47:00Z">
        <w:r>
          <w:t xml:space="preserve"> the </w:t>
        </w:r>
      </w:ins>
      <w:ins w:id="1906" w:author="Steve Maas" w:date="2014-01-02T14:46:00Z">
        <w:r>
          <w:t xml:space="preserve">initial </w:t>
        </w:r>
      </w:ins>
      <w:ins w:id="1907" w:author="Steve Maas" w:date="2014-01-02T14:48:00Z">
        <w:r>
          <w:t>time step can often help in preventing negative Jacobians.</w:t>
        </w:r>
      </w:ins>
    </w:p>
    <w:p w14:paraId="660DB750" w14:textId="77777777" w:rsidR="00CC61FF" w:rsidRDefault="00CC61FF">
      <w:pPr>
        <w:rPr>
          <w:ins w:id="1908" w:author="Steve Maas" w:date="2014-01-02T14:48:00Z"/>
        </w:rPr>
      </w:pPr>
    </w:p>
    <w:p w14:paraId="373E59EB" w14:textId="6AC321D8" w:rsidR="00CC61FF" w:rsidRDefault="00CC61FF">
      <w:pPr>
        <w:pStyle w:val="Heading4"/>
        <w:rPr>
          <w:ins w:id="1909" w:author="Steve Maas" w:date="2014-01-02T14:48:00Z"/>
        </w:rPr>
        <w:pPrChange w:id="1910" w:author="Steve Maas" w:date="2014-01-02T14:56:00Z">
          <w:pPr/>
        </w:pPrChange>
      </w:pPr>
      <w:bookmarkStart w:id="1911" w:name="_Toc376787538"/>
      <w:ins w:id="1912" w:author="Steve Maas" w:date="2014-01-02T14:48:00Z">
        <w:r>
          <w:t>Elements too distorted</w:t>
        </w:r>
        <w:bookmarkEnd w:id="1911"/>
      </w:ins>
    </w:p>
    <w:p w14:paraId="6E0C6EC0" w14:textId="4E9F3452" w:rsidR="00CC61FF" w:rsidRDefault="00CC61FF">
      <w:pPr>
        <w:rPr>
          <w:ins w:id="1913" w:author="Steve Maas" w:date="2014-01-02T14:49:00Z"/>
        </w:rPr>
      </w:pPr>
      <w:ins w:id="1914"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1915" w:author="Steve Maas" w:date="2014-01-02T14:49:00Z"/>
        </w:rPr>
      </w:pPr>
    </w:p>
    <w:p w14:paraId="3D023280" w14:textId="08E9784B" w:rsidR="00CC61FF" w:rsidRDefault="00CC61FF">
      <w:pPr>
        <w:pStyle w:val="Heading4"/>
        <w:rPr>
          <w:ins w:id="1916" w:author="Steve Maas" w:date="2014-01-02T14:49:00Z"/>
        </w:rPr>
        <w:pPrChange w:id="1917" w:author="Steve Maas" w:date="2014-01-02T14:56:00Z">
          <w:pPr/>
        </w:pPrChange>
      </w:pPr>
      <w:bookmarkStart w:id="1918" w:name="_Toc376787539"/>
      <w:ins w:id="1919" w:author="Steve Maas" w:date="2014-01-02T14:49:00Z">
        <w:r>
          <w:t>Shells are too thick</w:t>
        </w:r>
        <w:bookmarkEnd w:id="1918"/>
      </w:ins>
    </w:p>
    <w:p w14:paraId="51F0AC74" w14:textId="15E2A303" w:rsidR="000C24E2" w:rsidRDefault="00CC61FF">
      <w:pPr>
        <w:rPr>
          <w:ins w:id="1920" w:author="Steve Maas" w:date="2014-01-02T14:53:00Z"/>
        </w:rPr>
      </w:pPr>
      <w:ins w:id="1921" w:author="Steve Maas" w:date="2014-01-02T14:50:00Z">
        <w:r>
          <w:t xml:space="preserve">A shell is an element where it is assumed </w:t>
        </w:r>
      </w:ins>
      <w:ins w:id="1922" w:author="Steve Maas" w:date="2014-01-02T14:52:00Z">
        <w:r w:rsidR="000C24E2">
          <w:t xml:space="preserve">that </w:t>
        </w:r>
      </w:ins>
      <w:ins w:id="1923" w:author="Steve Maas" w:date="2014-01-02T14:58:00Z">
        <w:r w:rsidR="00A21D16">
          <w:t>one</w:t>
        </w:r>
      </w:ins>
      <w:ins w:id="1924" w:author="Steve Maas" w:date="2014-01-02T14:50:00Z">
        <w:r>
          <w:t xml:space="preserve"> dimension is much smaller compared to the other two directions. When the mesh is really fine, this assumption may no longer be valid and it could happen that the </w:t>
        </w:r>
      </w:ins>
      <w:ins w:id="1925" w:author="Steve Maas" w:date="2014-01-02T14:52:00Z">
        <w:r w:rsidR="000C24E2">
          <w:t xml:space="preserve">shell </w:t>
        </w:r>
      </w:ins>
      <w:ins w:id="1926" w:author="Steve Maas" w:date="2014-01-02T14:50:00Z">
        <w:r>
          <w:t xml:space="preserve">becomes too thick. When a shell gets too thick it can create negative Jacobians in the </w:t>
        </w:r>
      </w:ins>
      <w:ins w:id="1927" w:author="Steve Maas" w:date="2014-01-02T14:51:00Z">
        <w:r w:rsidR="000C24E2">
          <w:t xml:space="preserve">out-of-plane </w:t>
        </w:r>
      </w:ins>
      <w:ins w:id="1928" w:author="Steve Maas" w:date="2014-01-02T14:50:00Z">
        <w:r>
          <w:t>integration points</w:t>
        </w:r>
      </w:ins>
      <w:ins w:id="1929" w:author="Steve Maas" w:date="2014-01-02T14:51:00Z">
        <w:r w:rsidR="000C24E2">
          <w:t>, especially in area</w:t>
        </w:r>
      </w:ins>
      <w:ins w:id="1930" w:author="Steve Maas" w:date="2014-01-02T14:52:00Z">
        <w:r w:rsidR="000C24E2">
          <w:t>s</w:t>
        </w:r>
      </w:ins>
      <w:ins w:id="1931" w:author="Steve Maas" w:date="2014-01-02T14:51:00Z">
        <w:r w:rsidR="000C24E2">
          <w:t xml:space="preserve"> of high curvature. </w:t>
        </w:r>
      </w:ins>
      <w:ins w:id="1932"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1933" w:author="Steve Maas" w:date="2014-01-02T14:53:00Z"/>
        </w:rPr>
      </w:pPr>
    </w:p>
    <w:p w14:paraId="4E5CE27E" w14:textId="77777777" w:rsidR="000C24E2" w:rsidRDefault="000C24E2">
      <w:pPr>
        <w:pStyle w:val="Heading4"/>
        <w:rPr>
          <w:ins w:id="1934" w:author="Steve Maas" w:date="2014-01-02T14:53:00Z"/>
        </w:rPr>
        <w:pPrChange w:id="1935" w:author="Steve Maas" w:date="2014-01-02T14:56:00Z">
          <w:pPr/>
        </w:pPrChange>
      </w:pPr>
      <w:bookmarkStart w:id="1936" w:name="_Toc376787540"/>
      <w:ins w:id="1937" w:author="Steve Maas" w:date="2014-01-02T14:53:00Z">
        <w:r>
          <w:t>Rigid body modes</w:t>
        </w:r>
        <w:bookmarkEnd w:id="1936"/>
      </w:ins>
    </w:p>
    <w:p w14:paraId="18582754" w14:textId="4CFF0EB6" w:rsidR="00CC61FF" w:rsidRPr="00FE00A6" w:rsidRDefault="000C24E2">
      <w:pPr>
        <w:rPr>
          <w:ins w:id="1938" w:author="Steve Maas" w:date="2014-01-02T14:39:00Z"/>
        </w:rPr>
      </w:pPr>
      <w:ins w:id="1939" w:author="Steve Maas" w:date="2014-01-02T14:53:00Z">
        <w:r>
          <w:t xml:space="preserve">A rigid body mode is a mode of deformation that does not alter the stress in the body. Uniform translation or rotation </w:t>
        </w:r>
      </w:ins>
      <w:ins w:id="1940" w:author="Steve Maas" w:date="2014-01-02T14:54:00Z">
        <w:r>
          <w:t xml:space="preserve">of the entire model are two possible rigid body modes. In the presence of a rigid body mode, the solution is not uniquely defined and FEBio will most likely throw negative Jacobians. </w:t>
        </w:r>
      </w:ins>
      <w:ins w:id="1941" w:author="Steve Maas" w:date="2014-01-02T14:55:00Z">
        <w:r>
          <w:t xml:space="preserve">The solution is to identify the rigid body mode and to eliminate it by applying additional constraints to the model. </w:t>
        </w:r>
      </w:ins>
      <w:ins w:id="1942" w:author="Steve Maas" w:date="2014-01-02T14:53:00Z">
        <w:r>
          <w:t xml:space="preserve"> </w:t>
        </w:r>
      </w:ins>
    </w:p>
    <w:p w14:paraId="518235D8" w14:textId="7CC603B3" w:rsidR="00744FD9" w:rsidRPr="00CC61FF" w:rsidDel="00CC61FF" w:rsidRDefault="00744FD9">
      <w:pPr>
        <w:rPr>
          <w:del w:id="1943" w:author="Steve Maas" w:date="2014-01-02T14:43:00Z"/>
          <w:i/>
          <w:rPrChange w:id="1944" w:author="Steve Maas" w:date="2014-01-02T14:43:00Z">
            <w:rPr>
              <w:del w:id="1945" w:author="Steve Maas" w:date="2014-01-02T14:43:00Z"/>
            </w:rPr>
          </w:rPrChange>
        </w:rPr>
      </w:pPr>
      <w:del w:id="1946" w:author="Steve Maas" w:date="2014-01-02T14:43:00Z">
        <w:r w:rsidRPr="00CC61FF" w:rsidDel="00CC61FF">
          <w:rPr>
            <w:i/>
            <w:rPrChange w:id="1947"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1948" w:author="Steve Maas" w:date="2014-01-02T14:55:00Z"/>
          <w:i/>
          <w:rPrChange w:id="1949" w:author="Steve Maas" w:date="2014-01-02T14:43:00Z">
            <w:rPr>
              <w:del w:id="1950" w:author="Steve Maas" w:date="2014-01-02T14:55:00Z"/>
            </w:rPr>
          </w:rPrChange>
        </w:rPr>
      </w:pPr>
      <w:del w:id="1951" w:author="Steve Maas" w:date="2014-01-02T14:55:00Z">
        <w:r w:rsidRPr="00CC61FF" w:rsidDel="000C24E2">
          <w:rPr>
            <w:i/>
            <w:rPrChange w:id="1952"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1953" w:author="Steve Maas" w:date="2014-01-02T14:55:00Z"/>
        </w:rPr>
      </w:pPr>
      <w:del w:id="1954"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1955" w:author="Steve Maas" w:date="2014-01-02T14:55:00Z"/>
        </w:rPr>
      </w:pPr>
      <w:del w:id="1956" w:author="Steve Maas" w:date="2014-01-02T14:55:00Z">
        <w:r w:rsidDel="000C24E2">
          <w:delText xml:space="preserve">elements getting too distorted. </w:delText>
        </w:r>
      </w:del>
    </w:p>
    <w:p w14:paraId="77E1F4D1" w14:textId="400AF593" w:rsidR="00F47A31" w:rsidRDefault="00340BE6">
      <w:pPr>
        <w:rPr>
          <w:ins w:id="1957" w:author="Steve Maas" w:date="2014-01-02T14:35:00Z"/>
        </w:rPr>
        <w:pPrChange w:id="1958" w:author="Steve Maas" w:date="2014-01-02T14:35:00Z">
          <w:pPr>
            <w:pStyle w:val="ListParagraph"/>
            <w:numPr>
              <w:numId w:val="55"/>
            </w:numPr>
            <w:ind w:hanging="360"/>
          </w:pPr>
        </w:pPrChange>
      </w:pPr>
      <w:del w:id="1959" w:author="Steve Maas" w:date="2014-01-02T14:55:00Z">
        <w:r w:rsidDel="000C24E2">
          <w:delText>Rigid bodies underconstrained</w:delText>
        </w:r>
      </w:del>
    </w:p>
    <w:p w14:paraId="3A6319D3" w14:textId="3563B047" w:rsidR="00F47A31" w:rsidRDefault="00F47A31">
      <w:pPr>
        <w:pStyle w:val="Heading3"/>
        <w:pPrChange w:id="1960" w:author="Steve Maas" w:date="2014-01-02T14:35:00Z">
          <w:pPr>
            <w:pStyle w:val="ListParagraph"/>
            <w:numPr>
              <w:numId w:val="55"/>
            </w:numPr>
            <w:ind w:hanging="360"/>
          </w:pPr>
        </w:pPrChange>
      </w:pPr>
      <w:bookmarkStart w:id="1961" w:name="_Toc376787541"/>
      <w:ins w:id="1962" w:author="Steve Maas" w:date="2014-01-02T14:35:00Z">
        <w:r>
          <w:t>Failure to converge</w:t>
        </w:r>
      </w:ins>
      <w:bookmarkEnd w:id="1961"/>
    </w:p>
    <w:p w14:paraId="3FAC7A49" w14:textId="686C1618" w:rsidR="00744FD9" w:rsidRDefault="00744FD9" w:rsidP="00744FD9">
      <w:pPr>
        <w:rPr>
          <w:ins w:id="1963" w:author="Steve Maas" w:date="2014-01-02T15:19:00Z"/>
        </w:rPr>
      </w:pPr>
      <w:del w:id="1964" w:author="Steve Maas" w:date="2014-01-02T15:10:00Z">
        <w:r w:rsidDel="00973685">
          <w:delText>Non-convergence</w:delText>
        </w:r>
      </w:del>
      <w:ins w:id="1965" w:author="Steve Maas" w:date="2014-01-02T15:11:00Z">
        <w:r w:rsidR="00973685">
          <w:t xml:space="preserve">FEBio uses an iterative method to solve the nonlinear finite element equations. </w:t>
        </w:r>
      </w:ins>
      <w:ins w:id="1966"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1967"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1968"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1969" w:author="Steve Maas" w:date="2014-01-02T15:19:00Z"/>
        </w:rPr>
      </w:pPr>
    </w:p>
    <w:p w14:paraId="18311C05" w14:textId="307D7126" w:rsidR="00235934" w:rsidRDefault="00235934" w:rsidP="00744FD9">
      <w:pPr>
        <w:rPr>
          <w:ins w:id="1970" w:author="Steve Maas" w:date="2014-01-02T15:20:00Z"/>
        </w:rPr>
      </w:pPr>
      <w:ins w:id="1971" w:author="Steve Maas" w:date="2014-01-02T15:19:00Z">
        <w:r>
          <w:t xml:space="preserve">Sometimes it happens that FEBio cannot converge </w:t>
        </w:r>
      </w:ins>
      <w:ins w:id="1972"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1973" w:author="Steve Maas" w:date="2014-01-02T15:43:00Z">
        <w:r w:rsidR="001875BA">
          <w:t>manifest themselves in convergence problems before the element actually inverts</w:t>
        </w:r>
      </w:ins>
      <w:ins w:id="1974" w:author="Steve Maas" w:date="2014-01-02T15:20:00Z">
        <w:r w:rsidR="001875BA">
          <w:t>.</w:t>
        </w:r>
      </w:ins>
    </w:p>
    <w:p w14:paraId="2FE44F59" w14:textId="77777777" w:rsidR="00235934" w:rsidRDefault="00235934" w:rsidP="00744FD9">
      <w:pPr>
        <w:rPr>
          <w:ins w:id="1975" w:author="Steve Maas" w:date="2014-01-02T15:20:00Z"/>
        </w:rPr>
      </w:pPr>
    </w:p>
    <w:p w14:paraId="64C4CC04" w14:textId="0EAA014A" w:rsidR="00235934" w:rsidRDefault="00B908BB">
      <w:pPr>
        <w:pStyle w:val="Heading4"/>
        <w:rPr>
          <w:ins w:id="1976" w:author="Steve Maas" w:date="2014-01-02T15:21:00Z"/>
        </w:rPr>
        <w:pPrChange w:id="1977" w:author="Steve Maas" w:date="2014-01-02T15:29:00Z">
          <w:pPr/>
        </w:pPrChange>
      </w:pPr>
      <w:bookmarkStart w:id="1978" w:name="_Ref376440249"/>
      <w:bookmarkStart w:id="1979" w:name="_Toc376787542"/>
      <w:ins w:id="1980" w:author="Steve Maas" w:date="2014-01-02T15:21:00Z">
        <w:r>
          <w:t>No loads applied</w:t>
        </w:r>
        <w:bookmarkEnd w:id="1978"/>
        <w:bookmarkEnd w:id="1979"/>
      </w:ins>
    </w:p>
    <w:p w14:paraId="608FFB56" w14:textId="6EB1A19A" w:rsidR="00B908BB" w:rsidRDefault="00B908BB">
      <w:pPr>
        <w:rPr>
          <w:ins w:id="1981" w:author="Steve Maas" w:date="2014-01-02T15:24:00Z"/>
        </w:rPr>
      </w:pPr>
      <w:ins w:id="1982" w:author="Steve Maas" w:date="2014-01-02T15:21:00Z">
        <w:r>
          <w:t xml:space="preserve">Ironically, when no loads are applied, FEBio will often struggle to find a solution. The reason (and solution!) is simple. </w:t>
        </w:r>
      </w:ins>
      <w:ins w:id="1983"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1984" w:author="Steve Maas" w:date="2014-01-02T15:37:00Z">
        <w:r w:rsidR="001F1DE6">
          <w:t xml:space="preserve">be </w:t>
        </w:r>
      </w:ins>
      <w:ins w:id="1985" w:author="Steve Maas" w:date="2014-01-02T15:22:00Z">
        <w:r>
          <w:t xml:space="preserve">able to satisfy the convergence criteria. </w:t>
        </w:r>
      </w:ins>
    </w:p>
    <w:p w14:paraId="0E5CE6F9" w14:textId="77777777" w:rsidR="00B908BB" w:rsidRDefault="00B908BB">
      <w:pPr>
        <w:rPr>
          <w:ins w:id="1986" w:author="Steve Maas" w:date="2014-01-02T15:24:00Z"/>
        </w:rPr>
      </w:pPr>
    </w:p>
    <w:p w14:paraId="1D159203" w14:textId="7A2D4201" w:rsidR="00B908BB" w:rsidRDefault="00B908BB">
      <w:pPr>
        <w:rPr>
          <w:ins w:id="1987" w:author="Steve Maas" w:date="2014-01-02T15:26:00Z"/>
        </w:rPr>
      </w:pPr>
      <w:ins w:id="1988" w:author="Steve Maas" w:date="2014-01-02T15:24:00Z">
        <w:r>
          <w:t xml:space="preserve">FEBio can actually detect this situation. It looks at the residual norm and when </w:t>
        </w:r>
      </w:ins>
      <w:ins w:id="1989" w:author="Steve Maas" w:date="2014-01-02T15:25:00Z">
        <w:r>
          <w:t xml:space="preserve">this is smaller than a user-defined limit it assumes that no loads are present and moves on </w:t>
        </w:r>
      </w:ins>
      <w:ins w:id="1990" w:author="Steve Maas" w:date="2014-01-02T15:37:00Z">
        <w:r w:rsidR="001F1DE6">
          <w:t xml:space="preserve">to </w:t>
        </w:r>
      </w:ins>
      <w:ins w:id="1991" w:author="Steve Maas" w:date="2014-01-02T15:25:00Z">
        <w:r>
          <w:t xml:space="preserve">the next time step. However, this limit is actually problem dependent and it can happen that for your particular problem the limit is </w:t>
        </w:r>
      </w:ins>
      <w:ins w:id="1992" w:author="Steve Maas" w:date="2014-01-02T15:37:00Z">
        <w:r w:rsidR="001F1DE6">
          <w:t xml:space="preserve">set </w:t>
        </w:r>
      </w:ins>
      <w:ins w:id="1993" w:author="Steve Maas" w:date="2014-01-02T15:25:00Z">
        <w:r>
          <w:t xml:space="preserve">too small. In that case, the solution is to increase the limit. This can be done by setting the </w:t>
        </w:r>
      </w:ins>
      <w:ins w:id="1994"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1995" w:author="Steve Maas" w:date="2014-01-02T15:26:00Z"/>
        </w:rPr>
      </w:pPr>
    </w:p>
    <w:p w14:paraId="23A28149" w14:textId="2B0EEBC1" w:rsidR="00B908BB" w:rsidRDefault="00B908BB">
      <w:pPr>
        <w:pStyle w:val="Code0"/>
        <w:rPr>
          <w:ins w:id="1996" w:author="Steve Maas" w:date="2014-01-02T15:26:00Z"/>
        </w:rPr>
        <w:pPrChange w:id="1997" w:author="Steve Maas" w:date="2014-01-02T15:26:00Z">
          <w:pPr/>
        </w:pPrChange>
      </w:pPr>
      <w:ins w:id="1998" w:author="Steve Maas" w:date="2014-01-02T15:26:00Z">
        <w:r>
          <w:t>&lt;min_residual&gt;1e-15&lt;/min_residual&gt;</w:t>
        </w:r>
      </w:ins>
    </w:p>
    <w:p w14:paraId="22CDD31A" w14:textId="77777777" w:rsidR="00B908BB" w:rsidRDefault="00B908BB">
      <w:pPr>
        <w:rPr>
          <w:ins w:id="1999" w:author="Steve Maas" w:date="2014-01-02T15:26:00Z"/>
        </w:rPr>
      </w:pPr>
    </w:p>
    <w:p w14:paraId="0B1040BA" w14:textId="77777777" w:rsidR="00B908BB" w:rsidRDefault="00B908BB">
      <w:pPr>
        <w:rPr>
          <w:ins w:id="2000" w:author="Steve Maas" w:date="2014-01-02T15:28:00Z"/>
        </w:rPr>
      </w:pPr>
      <w:ins w:id="2001" w:author="Steve Maas" w:date="2014-01-02T15:26:00Z">
        <w:r>
          <w:t xml:space="preserve">If </w:t>
        </w:r>
      </w:ins>
      <w:ins w:id="2002" w:author="Steve Maas" w:date="2014-01-02T15:27:00Z">
        <w:r>
          <w:t>the residual norm now drops below this value, FEBio will consider the time step converged and move on to the next time step.</w:t>
        </w:r>
      </w:ins>
    </w:p>
    <w:p w14:paraId="6E3B7E0C" w14:textId="77777777" w:rsidR="00B908BB" w:rsidRDefault="00B908BB">
      <w:pPr>
        <w:rPr>
          <w:ins w:id="2003" w:author="Steve Maas" w:date="2014-01-02T15:28:00Z"/>
        </w:rPr>
      </w:pPr>
    </w:p>
    <w:p w14:paraId="4D284970" w14:textId="631A52A4" w:rsidR="00B908BB" w:rsidRDefault="00B908BB">
      <w:pPr>
        <w:pStyle w:val="Heading4"/>
        <w:rPr>
          <w:ins w:id="2004" w:author="Steve Maas" w:date="2014-01-02T15:28:00Z"/>
        </w:rPr>
        <w:pPrChange w:id="2005" w:author="Steve Maas" w:date="2014-01-02T15:29:00Z">
          <w:pPr/>
        </w:pPrChange>
      </w:pPr>
      <w:bookmarkStart w:id="2006" w:name="_Toc376787543"/>
      <w:ins w:id="2007" w:author="Steve Maas" w:date="2014-01-02T15:28:00Z">
        <w:r>
          <w:t>Convergence Tolerance Too Tight</w:t>
        </w:r>
      </w:ins>
      <w:bookmarkEnd w:id="2006"/>
      <w:ins w:id="2008" w:author="Steve Maas" w:date="2014-01-02T15:27:00Z">
        <w:r>
          <w:t xml:space="preserve"> </w:t>
        </w:r>
      </w:ins>
    </w:p>
    <w:p w14:paraId="5A50E7F9" w14:textId="5154F3A8" w:rsidR="00B908BB" w:rsidRDefault="00B908BB">
      <w:pPr>
        <w:rPr>
          <w:ins w:id="2009" w:author="Steve Maas" w:date="2014-01-02T15:31:00Z"/>
        </w:rPr>
      </w:pPr>
      <w:ins w:id="2010" w:author="Steve Maas" w:date="2014-01-02T15:28:00Z">
        <w:r>
          <w:t xml:space="preserve">In some cases, the default convergence tolerances are too tight and FEBio will not be able to converge. In that case, adjusting the affected </w:t>
        </w:r>
      </w:ins>
      <w:ins w:id="2011" w:author="Steve Maas" w:date="2014-01-02T15:29:00Z">
        <w:r>
          <w:t>convergence</w:t>
        </w:r>
      </w:ins>
      <w:ins w:id="2012" w:author="Steve Maas" w:date="2014-01-02T15:28:00Z">
        <w:r>
          <w:t xml:space="preserve"> </w:t>
        </w:r>
      </w:ins>
      <w:ins w:id="2013" w:author="Steve Maas" w:date="2014-01-02T15:29:00Z">
        <w:r>
          <w:t xml:space="preserve">norms is a possible solution. </w:t>
        </w:r>
      </w:ins>
      <w:ins w:id="2014" w:author="Steve Maas" w:date="2014-01-02T15:30:00Z">
        <w:r>
          <w:t xml:space="preserve">This is done by editing the corresponding norms in the Control section of the input file. However, </w:t>
        </w:r>
      </w:ins>
      <w:ins w:id="2015" w:author="Steve Maas" w:date="2014-01-02T15:31:00Z">
        <w:r w:rsidR="001F1DE6">
          <w:t xml:space="preserve">this should only be done when no other cause can be identified for the convergence problems. </w:t>
        </w:r>
      </w:ins>
    </w:p>
    <w:p w14:paraId="4BF000A1" w14:textId="77777777" w:rsidR="001F1DE6" w:rsidRDefault="001F1DE6">
      <w:pPr>
        <w:rPr>
          <w:ins w:id="2016" w:author="Steve Maas" w:date="2014-01-02T15:31:00Z"/>
        </w:rPr>
      </w:pPr>
    </w:p>
    <w:p w14:paraId="431465B3" w14:textId="1B11374E" w:rsidR="001F1DE6" w:rsidRDefault="001F1DE6">
      <w:pPr>
        <w:pStyle w:val="Heading4"/>
        <w:rPr>
          <w:ins w:id="2017" w:author="Steve Maas" w:date="2014-01-02T15:32:00Z"/>
        </w:rPr>
        <w:pPrChange w:id="2018" w:author="Steve Maas" w:date="2014-01-02T15:31:00Z">
          <w:pPr/>
        </w:pPrChange>
      </w:pPr>
      <w:bookmarkStart w:id="2019" w:name="_Toc376787544"/>
      <w:ins w:id="2020" w:author="Steve Maas" w:date="2014-01-02T15:32:00Z">
        <w:r>
          <w:t>Forcing convergence</w:t>
        </w:r>
        <w:bookmarkEnd w:id="2019"/>
      </w:ins>
    </w:p>
    <w:p w14:paraId="4D1F6AB8" w14:textId="77777777" w:rsidR="001F1DE6" w:rsidRDefault="001F1DE6" w:rsidP="00847E07">
      <w:pPr>
        <w:rPr>
          <w:ins w:id="2021" w:author="Steve Maas" w:date="2014-01-02T15:40:00Z"/>
        </w:rPr>
      </w:pPr>
      <w:ins w:id="2022" w:author="Steve Maas" w:date="2014-01-02T15:32:00Z">
        <w:r>
          <w:t xml:space="preserve">It is possible to force a time step to converge. This can be done by interrupting the run (using ctrl+c) </w:t>
        </w:r>
      </w:ins>
      <w:ins w:id="2023"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2024" w:author="Steve Maas" w:date="2014-01-02T15:35:00Z">
        <w:r>
          <w:fldChar w:fldCharType="begin"/>
        </w:r>
        <w:r>
          <w:instrText xml:space="preserve"> REF _Ref376440249 \r \h </w:instrText>
        </w:r>
      </w:ins>
      <w:r>
        <w:fldChar w:fldCharType="separate"/>
      </w:r>
      <w:ins w:id="2025" w:author="Steve Maas" w:date="2014-01-02T15:35:00Z">
        <w:r>
          <w:t xml:space="preserve">8.3.2.1. </w:t>
        </w:r>
        <w:r>
          <w:fldChar w:fldCharType="end"/>
        </w:r>
        <w:r>
          <w:t xml:space="preserve">) or when you want to store the current state to the plot </w:t>
        </w:r>
      </w:ins>
      <w:ins w:id="2026" w:author="Steve Maas" w:date="2014-01-02T15:39:00Z">
        <w:r>
          <w:t xml:space="preserve">file </w:t>
        </w:r>
      </w:ins>
      <w:ins w:id="2027"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2028" w:author="Steve Maas" w:date="2014-01-02T15:40:00Z"/>
        </w:rPr>
        <w:pPrChange w:id="2029" w:author="Steve Maas" w:date="2014-01-02T15:40:00Z">
          <w:pPr/>
        </w:pPrChange>
      </w:pPr>
      <w:bookmarkStart w:id="2030" w:name="_Toc376787545"/>
      <w:ins w:id="2031" w:author="Steve Maas" w:date="2014-01-02T15:40:00Z">
        <w:r>
          <w:t>Problems due to Contact</w:t>
        </w:r>
        <w:bookmarkEnd w:id="2030"/>
      </w:ins>
    </w:p>
    <w:p w14:paraId="736DD6E8" w14:textId="21472401" w:rsidR="001F1DE6" w:rsidRPr="00FE00A6" w:rsidRDefault="001F1DE6">
      <w:pPr>
        <w:rPr>
          <w:ins w:id="2032" w:author="Steve Maas" w:date="2014-01-02T15:40:00Z"/>
        </w:rPr>
      </w:pPr>
      <w:ins w:id="2033" w:author="Steve Maas" w:date="2014-01-02T15:40:00Z">
        <w:r>
          <w:t>When contact interfaces are defined</w:t>
        </w:r>
      </w:ins>
      <w:ins w:id="2034" w:author="Steve Maas" w:date="2014-01-02T15:43:00Z">
        <w:r w:rsidR="001875BA">
          <w:t>,</w:t>
        </w:r>
      </w:ins>
      <w:ins w:id="2035" w:author="Steve Maas" w:date="2014-01-02T15:40:00Z">
        <w:r>
          <w:t xml:space="preserve"> convergence problems </w:t>
        </w:r>
      </w:ins>
      <w:ins w:id="2036" w:author="Steve Maas" w:date="2014-01-02T15:41:00Z">
        <w:r>
          <w:t xml:space="preserve">can often be traced back to problems with the contact interfaces. </w:t>
        </w:r>
      </w:ins>
      <w:ins w:id="2037" w:author="Steve Maas" w:date="2014-01-02T15:43:00Z">
        <w:r w:rsidR="001875BA">
          <w:t xml:space="preserve">See section </w:t>
        </w:r>
      </w:ins>
      <w:ins w:id="2038" w:author="Steve Maas" w:date="2014-01-02T15:44:00Z">
        <w:r w:rsidR="001875BA">
          <w:fldChar w:fldCharType="begin"/>
        </w:r>
        <w:r w:rsidR="001875BA">
          <w:instrText xml:space="preserve"> REF _Ref376440776 \r \h </w:instrText>
        </w:r>
      </w:ins>
      <w:r w:rsidR="001875BA">
        <w:fldChar w:fldCharType="separate"/>
      </w:r>
      <w:ins w:id="2039"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2040" w:author="Steve Maas" w:date="2014-01-02T15:39:00Z"/>
        </w:rPr>
      </w:pPr>
      <w:ins w:id="2041" w:author="Steve Maas" w:date="2014-01-02T15:36:00Z">
        <w:r>
          <w:t xml:space="preserve"> </w:t>
        </w:r>
      </w:ins>
    </w:p>
    <w:p w14:paraId="6CE4BA8C" w14:textId="64B5A223" w:rsidR="00744FD9" w:rsidDel="001F1DE6" w:rsidRDefault="00744FD9" w:rsidP="007D6F0D">
      <w:pPr>
        <w:pStyle w:val="ListParagraph"/>
        <w:numPr>
          <w:ilvl w:val="0"/>
          <w:numId w:val="56"/>
        </w:numPr>
        <w:rPr>
          <w:del w:id="2042" w:author="Steve Maas" w:date="2014-01-02T15:39:00Z"/>
        </w:rPr>
      </w:pPr>
      <w:del w:id="2043"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2044" w:author="Steve Maas" w:date="2014-01-02T15:39:00Z"/>
        </w:rPr>
      </w:pPr>
      <w:del w:id="2045"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2046" w:author="Steve Maas" w:date="2014-01-02T15:39:00Z"/>
        </w:rPr>
      </w:pPr>
      <w:del w:id="2047"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2048" w:author="Steve Maas" w:date="2014-01-02T15:39:00Z"/>
        </w:rPr>
      </w:pPr>
    </w:p>
    <w:p w14:paraId="23D6B954" w14:textId="43170932" w:rsidR="000140F2" w:rsidDel="001F1DE6" w:rsidRDefault="000140F2" w:rsidP="000140F2">
      <w:pPr>
        <w:rPr>
          <w:del w:id="2049"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2050" w:name="_Ref376440776"/>
      <w:bookmarkStart w:id="2051" w:name="_Toc376787546"/>
      <w:ins w:id="2052" w:author="Steve Maas" w:date="2014-01-02T15:18:00Z">
        <w:r>
          <w:t>G</w:t>
        </w:r>
      </w:ins>
      <w:del w:id="2053" w:author="Steve Maas" w:date="2014-01-02T15:18:00Z">
        <w:r w:rsidR="00847E07" w:rsidDel="00973685">
          <w:delText xml:space="preserve">Debugging </w:delText>
        </w:r>
      </w:del>
      <w:ins w:id="2054" w:author="Steve Maas" w:date="2014-01-02T15:18:00Z">
        <w:r w:rsidR="00973685">
          <w:t xml:space="preserve">uidelines for </w:t>
        </w:r>
      </w:ins>
      <w:r w:rsidR="00847E07">
        <w:t>Contact</w:t>
      </w:r>
      <w:ins w:id="2055" w:author="Steve Maas" w:date="2014-01-02T15:18:00Z">
        <w:r w:rsidR="00973685">
          <w:t xml:space="preserve"> Problems</w:t>
        </w:r>
      </w:ins>
      <w:bookmarkEnd w:id="2050"/>
      <w:bookmarkEnd w:id="2051"/>
    </w:p>
    <w:p w14:paraId="06AE9710" w14:textId="716A9ED0" w:rsidR="00AF4453" w:rsidRDefault="00AF4453">
      <w:pPr>
        <w:rPr>
          <w:ins w:id="2056" w:author="Steve Maas" w:date="2014-01-02T15:47:00Z"/>
        </w:rPr>
      </w:pPr>
      <w:ins w:id="2057"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2058" w:author="Steve Maas" w:date="2014-01-02T15:47:00Z">
        <w:r>
          <w:t>It is hoped that the guidelines presented in this section may prevent many of the most common problems with contact.</w:t>
        </w:r>
      </w:ins>
    </w:p>
    <w:p w14:paraId="7A0D75BC" w14:textId="77777777" w:rsidR="00AF4453" w:rsidRDefault="00AF4453">
      <w:pPr>
        <w:rPr>
          <w:ins w:id="2059" w:author="Steve Maas" w:date="2014-01-02T15:48:00Z"/>
        </w:rPr>
      </w:pPr>
    </w:p>
    <w:p w14:paraId="294813C0" w14:textId="0A48032F" w:rsidR="00AF4453" w:rsidRDefault="00AF4453">
      <w:pPr>
        <w:rPr>
          <w:ins w:id="2060" w:author="Steve Maas" w:date="2014-01-02T15:48:00Z"/>
        </w:rPr>
      </w:pPr>
      <w:ins w:id="2061" w:author="Steve Maas" w:date="2014-01-02T15:48:00Z">
        <w:r>
          <w:t xml:space="preserve">Most of the contact algorithms implemented in FEBio </w:t>
        </w:r>
      </w:ins>
      <w:ins w:id="2062" w:author="Steve Maas" w:date="2014-01-02T15:49:00Z">
        <w:r>
          <w:t>offer two contact enforcement methods</w:t>
        </w:r>
      </w:ins>
      <w:ins w:id="2063" w:author="Steve Maas" w:date="2014-01-02T15:48:00Z">
        <w:r>
          <w:t xml:space="preserve">: </w:t>
        </w:r>
      </w:ins>
      <w:ins w:id="2064" w:author="Steve Maas" w:date="2014-01-02T15:49:00Z">
        <w:r>
          <w:t xml:space="preserve">a </w:t>
        </w:r>
      </w:ins>
      <w:ins w:id="2065" w:author="Steve Maas" w:date="2014-01-02T15:48:00Z">
        <w:r>
          <w:t xml:space="preserve">penalty method and </w:t>
        </w:r>
      </w:ins>
      <w:ins w:id="2066" w:author="Steve Maas" w:date="2014-01-02T15:49:00Z">
        <w:r>
          <w:t>an augmented Lagrangian method. Since the strategies fo</w:t>
        </w:r>
        <w:r w:rsidR="0045012B">
          <w:t>r these two methods are slightl</w:t>
        </w:r>
      </w:ins>
      <w:ins w:id="2067" w:author="Steve Maas" w:date="2014-01-02T15:51:00Z">
        <w:r w:rsidR="0045012B">
          <w:t>y</w:t>
        </w:r>
      </w:ins>
      <w:ins w:id="2068" w:author="Steve Maas" w:date="2014-01-02T15:49:00Z">
        <w:r>
          <w:t xml:space="preserve"> different, we will look at them separately.</w:t>
        </w:r>
      </w:ins>
      <w:ins w:id="2069" w:author="Steve Maas" w:date="2014-01-02T15:50:00Z">
        <w:r>
          <w:t xml:space="preserve"> These algorithms are discussed in much more detail in the FEBio Theory Manual.</w:t>
        </w:r>
      </w:ins>
    </w:p>
    <w:p w14:paraId="225B7299" w14:textId="77777777" w:rsidR="00AF4453" w:rsidRDefault="00AF4453">
      <w:pPr>
        <w:rPr>
          <w:ins w:id="2070" w:author="Steve Maas" w:date="2014-01-02T15:50:00Z"/>
        </w:rPr>
      </w:pPr>
    </w:p>
    <w:p w14:paraId="0DD97266" w14:textId="0F9E31AB" w:rsidR="00AF4453" w:rsidRDefault="00AF4453">
      <w:pPr>
        <w:pStyle w:val="Heading3"/>
        <w:rPr>
          <w:ins w:id="2071" w:author="Steve Maas" w:date="2014-01-02T15:50:00Z"/>
        </w:rPr>
        <w:pPrChange w:id="2072" w:author="Steve Maas" w:date="2014-01-02T15:50:00Z">
          <w:pPr/>
        </w:pPrChange>
      </w:pPr>
      <w:bookmarkStart w:id="2073" w:name="_Toc376787547"/>
      <w:ins w:id="2074" w:author="Steve Maas" w:date="2014-01-02T15:50:00Z">
        <w:r>
          <w:t>The penalty method</w:t>
        </w:r>
        <w:bookmarkEnd w:id="2073"/>
      </w:ins>
    </w:p>
    <w:p w14:paraId="4A192C2F" w14:textId="7503A811" w:rsidR="0045012B" w:rsidRDefault="0045012B">
      <w:pPr>
        <w:rPr>
          <w:ins w:id="2075" w:author="Steve Maas" w:date="2014-01-02T15:54:00Z"/>
        </w:rPr>
      </w:pPr>
      <w:ins w:id="2076" w:author="Steve Maas" w:date="2014-01-02T15:51:00Z">
        <w:r>
          <w:t xml:space="preserve">The penalty method enforces contact by </w:t>
        </w:r>
      </w:ins>
      <w:ins w:id="2077" w:author="Steve Maas" w:date="2014-01-02T15:52:00Z">
        <w:r>
          <w:t>“</w:t>
        </w:r>
      </w:ins>
      <w:ins w:id="2078" w:author="Steve Maas" w:date="2014-01-02T15:51:00Z">
        <w:r>
          <w:t>penalizing</w:t>
        </w:r>
      </w:ins>
      <w:ins w:id="2079" w:author="Steve Maas" w:date="2014-01-02T15:52:00Z">
        <w:r>
          <w:t xml:space="preserve">” </w:t>
        </w:r>
      </w:ins>
      <w:ins w:id="2080" w:author="Steve Maas" w:date="2014-01-02T15:58:00Z">
        <w:r>
          <w:t xml:space="preserve">(in an energy sense) any </w:t>
        </w:r>
      </w:ins>
      <w:ins w:id="2081" w:author="Steve Maas" w:date="2014-01-02T15:52:00Z">
        <w:r>
          <w:t>deviation from the contact constraint. In other words, when the two contacting surfaces penetrate</w:t>
        </w:r>
      </w:ins>
      <w:ins w:id="2082" w:author="Steve Maas" w:date="2014-01-02T15:54:00Z">
        <w:r>
          <w:t>,</w:t>
        </w:r>
      </w:ins>
      <w:ins w:id="2083" w:author="Steve Maas" w:date="2014-01-02T15:52:00Z">
        <w:r>
          <w:t xml:space="preserve"> a force is generated proportional to the distance of </w:t>
        </w:r>
      </w:ins>
      <w:ins w:id="2084" w:author="Steve Maas" w:date="2014-01-02T15:54:00Z">
        <w:r>
          <w:t>penetration</w:t>
        </w:r>
      </w:ins>
      <w:ins w:id="2085" w:author="Steve Maas" w:date="2014-01-02T15:52:00Z">
        <w:r>
          <w:t xml:space="preserve">, </w:t>
        </w:r>
      </w:ins>
      <w:ins w:id="2086" w:author="Steve Maas" w:date="2014-01-02T15:54:00Z">
        <w:r>
          <w:t>which</w:t>
        </w:r>
      </w:ins>
      <w:ins w:id="2087" w:author="Steve Maas" w:date="2014-01-02T15:52:00Z">
        <w:r>
          <w:t xml:space="preserve"> has the effect that the surfaces will </w:t>
        </w:r>
      </w:ins>
      <w:ins w:id="2088" w:author="Steve Maas" w:date="2014-01-02T15:59:00Z">
        <w:r>
          <w:t xml:space="preserve">now </w:t>
        </w:r>
      </w:ins>
      <w:ins w:id="2089" w:author="Steve Maas" w:date="2014-01-02T15:52:00Z">
        <w:r>
          <w:t xml:space="preserve">repell each other. The </w:t>
        </w:r>
      </w:ins>
      <w:ins w:id="2090" w:author="Steve Maas" w:date="2014-01-02T15:53:00Z">
        <w:r>
          <w:t>strength</w:t>
        </w:r>
      </w:ins>
      <w:ins w:id="2091" w:author="Steve Maas" w:date="2014-01-02T15:52:00Z">
        <w:r>
          <w:t xml:space="preserve"> </w:t>
        </w:r>
      </w:ins>
      <w:ins w:id="2092"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2093" w:author="Steve Maas" w:date="2014-01-02T15:54:00Z"/>
        </w:rPr>
      </w:pPr>
    </w:p>
    <w:p w14:paraId="4627CF38" w14:textId="6FE23FC9" w:rsidR="00AF4453" w:rsidRDefault="0045012B">
      <w:pPr>
        <w:rPr>
          <w:ins w:id="2094" w:author="Steve Maas" w:date="2014-01-02T16:02:00Z"/>
        </w:rPr>
      </w:pPr>
      <w:ins w:id="2095"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2096" w:author="Steve Maas" w:date="2014-01-02T15:56:00Z">
        <w:r>
          <w:t xml:space="preserve">cause the problem to become unstable since the contact force (and corresponding stiffness) will </w:t>
        </w:r>
      </w:ins>
      <w:ins w:id="2097" w:author="Steve Maas" w:date="2014-01-02T15:57:00Z">
        <w:r>
          <w:t xml:space="preserve">dominate the other forces in the model. </w:t>
        </w:r>
      </w:ins>
      <w:ins w:id="2098" w:author="Steve Maas" w:date="2014-01-02T15:59:00Z">
        <w:r>
          <w:t xml:space="preserve">Choosing a good penalty factor can thus be often difficult and </w:t>
        </w:r>
      </w:ins>
      <w:ins w:id="2099" w:author="Steve Maas" w:date="2014-01-02T16:00:00Z">
        <w:r>
          <w:t xml:space="preserve">may require several attempts before getting it “right”. To help with choosing a penalty factor, FEBio offers the </w:t>
        </w:r>
      </w:ins>
      <w:ins w:id="2100" w:author="Steve Maas" w:date="2014-01-02T16:01:00Z">
        <w:r>
          <w:rPr>
            <w:i/>
          </w:rPr>
          <w:t xml:space="preserve">auto_penalty </w:t>
        </w:r>
        <w:r>
          <w:t xml:space="preserve">option for many of its contact interfaces which will </w:t>
        </w:r>
        <w:r w:rsidR="00ED646C">
          <w:t>estimate a good penalty factor based on element size</w:t>
        </w:r>
      </w:ins>
      <w:ins w:id="2101" w:author="Steve Maas" w:date="2014-01-02T16:02:00Z">
        <w:r w:rsidR="00ED646C">
          <w:t xml:space="preserve"> and initial</w:t>
        </w:r>
      </w:ins>
      <w:ins w:id="2102" w:author="Steve Maas" w:date="2014-01-02T16:01:00Z">
        <w:r w:rsidR="00ED646C">
          <w:t xml:space="preserve"> material stiffness</w:t>
        </w:r>
      </w:ins>
      <w:ins w:id="2103"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2104" w:author="Steve Maas" w:date="2014-01-02T16:02:00Z"/>
        </w:rPr>
      </w:pPr>
    </w:p>
    <w:p w14:paraId="55B6048B" w14:textId="2173F2FB" w:rsidR="00ED646C" w:rsidRDefault="00ED646C">
      <w:pPr>
        <w:pStyle w:val="Heading3"/>
        <w:rPr>
          <w:ins w:id="2105" w:author="Steve Maas" w:date="2014-01-02T16:02:00Z"/>
        </w:rPr>
        <w:pPrChange w:id="2106" w:author="Steve Maas" w:date="2014-01-02T16:02:00Z">
          <w:pPr/>
        </w:pPrChange>
      </w:pPr>
      <w:bookmarkStart w:id="2107" w:name="_Toc376787548"/>
      <w:ins w:id="2108" w:author="Steve Maas" w:date="2014-01-02T16:02:00Z">
        <w:r>
          <w:t>Augmented Lagrangian Method</w:t>
        </w:r>
        <w:bookmarkEnd w:id="2107"/>
      </w:ins>
    </w:p>
    <w:p w14:paraId="42D93285" w14:textId="487B8B07" w:rsidR="00ED646C" w:rsidRDefault="00ED646C">
      <w:pPr>
        <w:rPr>
          <w:ins w:id="2109" w:author="Steve Maas" w:date="2014-01-02T16:06:00Z"/>
        </w:rPr>
      </w:pPr>
      <w:ins w:id="2110" w:author="Steve Maas" w:date="2014-01-02T16:03:00Z">
        <w:r>
          <w:t>In theory, in the presence of constraints, the corresponding Lagrange multipliers must be calculated which</w:t>
        </w:r>
      </w:ins>
      <w:ins w:id="2111" w:author="Steve Maas" w:date="2014-01-02T16:04:00Z">
        <w:r>
          <w:t>,</w:t>
        </w:r>
      </w:ins>
      <w:ins w:id="2112" w:author="Steve Maas" w:date="2014-01-02T16:03:00Z">
        <w:r>
          <w:t xml:space="preserve"> in the case of contact</w:t>
        </w:r>
      </w:ins>
      <w:ins w:id="2113" w:author="Steve Maas" w:date="2014-01-02T16:04:00Z">
        <w:r>
          <w:t>,</w:t>
        </w:r>
      </w:ins>
      <w:ins w:id="2114" w:author="Steve Maas" w:date="2014-01-02T16:03:00Z">
        <w:r>
          <w:t xml:space="preserve"> correspond to the contact forces that enforce the contact constraint exactly. </w:t>
        </w:r>
      </w:ins>
      <w:ins w:id="2115" w:author="Steve Maas" w:date="2014-01-02T16:04:00Z">
        <w:r>
          <w:t xml:space="preserve">Unfortunately, the exact evaluation of these Lagrange multiplies is numerically very challenging and therefore in FEBio it was </w:t>
        </w:r>
      </w:ins>
      <w:ins w:id="2116" w:author="Steve Maas" w:date="2014-01-02T16:06:00Z">
        <w:r>
          <w:t>decided</w:t>
        </w:r>
      </w:ins>
      <w:ins w:id="2117" w:author="Steve Maas" w:date="2014-01-02T16:04:00Z">
        <w:r>
          <w:t xml:space="preserve"> to evaluate these Lagrange multipliers in an iterative method, named the </w:t>
        </w:r>
      </w:ins>
      <w:ins w:id="2118" w:author="Steve Maas" w:date="2014-01-02T16:05:00Z">
        <w:r>
          <w:rPr>
            <w:i/>
          </w:rPr>
          <w:t xml:space="preserve">Augmented Lagrangian </w:t>
        </w:r>
        <w:r>
          <w:t xml:space="preserve">method. </w:t>
        </w:r>
      </w:ins>
      <w:ins w:id="2119" w:author="Steve Maas" w:date="2014-01-02T16:06:00Z">
        <w:r>
          <w:t xml:space="preserve">Using this </w:t>
        </w:r>
        <w:r>
          <w:lastRenderedPageBreak/>
          <w:t>method, FEBio will solve a time step several times</w:t>
        </w:r>
      </w:ins>
      <w:ins w:id="2120" w:author="Steve Maas" w:date="2014-01-02T16:11:00Z">
        <w:r>
          <w:t xml:space="preserve"> (these iterations are termed </w:t>
        </w:r>
        <w:r>
          <w:rPr>
            <w:i/>
          </w:rPr>
          <w:t>augmentations</w:t>
        </w:r>
        <w:r>
          <w:t>)</w:t>
        </w:r>
      </w:ins>
      <w:ins w:id="2121" w:author="Steve Maas" w:date="2014-01-02T16:06:00Z">
        <w:r>
          <w:t>, where each time the approximate Lagrange mutlipliers are updated</w:t>
        </w:r>
      </w:ins>
      <w:ins w:id="2122" w:author="Steve Maas" w:date="2014-01-02T16:11:00Z">
        <w:r>
          <w:t xml:space="preserve"> (or </w:t>
        </w:r>
        <w:r>
          <w:rPr>
            <w:i/>
          </w:rPr>
          <w:t>augmented</w:t>
        </w:r>
        <w:r>
          <w:t>)</w:t>
        </w:r>
      </w:ins>
      <w:ins w:id="2123" w:author="Steve Maas" w:date="2014-01-02T16:06:00Z">
        <w:r>
          <w:t xml:space="preserve">. </w:t>
        </w:r>
      </w:ins>
    </w:p>
    <w:p w14:paraId="458409C5" w14:textId="77777777" w:rsidR="00ED646C" w:rsidRDefault="00ED646C">
      <w:pPr>
        <w:rPr>
          <w:ins w:id="2124" w:author="Steve Maas" w:date="2014-01-02T16:07:00Z"/>
        </w:rPr>
      </w:pPr>
    </w:p>
    <w:p w14:paraId="0B6F09FF" w14:textId="09600A38" w:rsidR="00ED646C" w:rsidRDefault="00ED646C">
      <w:pPr>
        <w:rPr>
          <w:ins w:id="2125" w:author="Steve Maas" w:date="2014-01-02T16:11:00Z"/>
        </w:rPr>
      </w:pPr>
      <w:ins w:id="2126" w:author="Steve Maas" w:date="2014-01-02T16:07:00Z">
        <w:r>
          <w:t>The obvious drawback of this method is that now each time step has to be solved several times. However, the advantage of avoiding the numerical problems of obtain</w:t>
        </w:r>
      </w:ins>
      <w:ins w:id="2127" w:author="Steve Maas" w:date="2014-01-02T16:08:00Z">
        <w:r>
          <w:t>ing</w:t>
        </w:r>
      </w:ins>
      <w:ins w:id="2128" w:author="Steve Maas" w:date="2014-01-02T16:07:00Z">
        <w:r>
          <w:t xml:space="preserve"> the exact Lagrange multipliers </w:t>
        </w:r>
      </w:ins>
      <w:ins w:id="2129" w:author="Steve Maas" w:date="2014-01-02T16:08:00Z">
        <w:r>
          <w:t xml:space="preserve">and </w:t>
        </w:r>
      </w:ins>
      <w:ins w:id="2130" w:author="Steve Maas" w:date="2014-01-02T16:09:00Z">
        <w:r>
          <w:t>the</w:t>
        </w:r>
      </w:ins>
      <w:ins w:id="2131" w:author="Steve Maas" w:date="2014-01-02T16:08:00Z">
        <w:r>
          <w:t xml:space="preserve"> </w:t>
        </w:r>
      </w:ins>
      <w:ins w:id="2132"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2133" w:author="Steve Maas" w:date="2014-01-02T16:10:00Z">
        <w:r>
          <w:t>to</w:t>
        </w:r>
      </w:ins>
      <w:ins w:id="2134" w:author="Steve Maas" w:date="2014-01-02T16:09:00Z">
        <w:r>
          <w:t xml:space="preserve"> the penalty </w:t>
        </w:r>
      </w:ins>
      <w:ins w:id="2135" w:author="Steve Maas" w:date="2014-01-02T16:10:00Z">
        <w:r>
          <w:t xml:space="preserve">method. </w:t>
        </w:r>
      </w:ins>
    </w:p>
    <w:p w14:paraId="43097893" w14:textId="77777777" w:rsidR="002357E5" w:rsidRDefault="002357E5">
      <w:pPr>
        <w:rPr>
          <w:ins w:id="2136" w:author="Steve Maas" w:date="2014-01-02T16:11:00Z"/>
        </w:rPr>
      </w:pPr>
    </w:p>
    <w:p w14:paraId="5D637D5C" w14:textId="6200D18E" w:rsidR="002357E5" w:rsidRDefault="002357E5">
      <w:pPr>
        <w:rPr>
          <w:ins w:id="2137" w:author="Steve Maas" w:date="2014-01-02T16:13:00Z"/>
        </w:rPr>
      </w:pPr>
      <w:ins w:id="2138" w:author="Steve Maas" w:date="2014-01-02T16:11:00Z">
        <w:r>
          <w:t xml:space="preserve">So why not just use the augmented Lagrangian method? Well, often the penalty method will give good results and since the penalty method is much faster, it is often the </w:t>
        </w:r>
      </w:ins>
      <w:ins w:id="2139" w:author="Steve Maas" w:date="2014-01-02T16:13:00Z">
        <w:r>
          <w:t>preferred</w:t>
        </w:r>
      </w:ins>
      <w:ins w:id="2140" w:author="Steve Maas" w:date="2014-01-02T16:11:00Z">
        <w:r>
          <w:t xml:space="preserve"> choice</w:t>
        </w:r>
      </w:ins>
      <w:ins w:id="2141" w:author="Steve Maas" w:date="2014-01-02T16:13:00Z">
        <w:r>
          <w:t xml:space="preserve"> of many analysists</w:t>
        </w:r>
      </w:ins>
      <w:ins w:id="2142" w:author="Steve Maas" w:date="2014-01-02T16:11:00Z">
        <w:r>
          <w:t xml:space="preserve">. </w:t>
        </w:r>
      </w:ins>
    </w:p>
    <w:p w14:paraId="5474225B" w14:textId="77777777" w:rsidR="002357E5" w:rsidRDefault="002357E5">
      <w:pPr>
        <w:rPr>
          <w:ins w:id="2143" w:author="Steve Maas" w:date="2014-01-02T16:13:00Z"/>
        </w:rPr>
      </w:pPr>
    </w:p>
    <w:p w14:paraId="0656DADF" w14:textId="4E644F15" w:rsidR="002357E5" w:rsidRDefault="002357E5">
      <w:pPr>
        <w:rPr>
          <w:ins w:id="2144" w:author="Steve Maas" w:date="2014-01-02T16:18:00Z"/>
        </w:rPr>
      </w:pPr>
      <w:ins w:id="2145" w:author="Steve Maas" w:date="2014-01-02T16:13:00Z">
        <w:r>
          <w:t xml:space="preserve">In many cases, users are only interested in the final time step. For these users it </w:t>
        </w:r>
      </w:ins>
      <w:ins w:id="2146" w:author="Steve Maas" w:date="2014-01-02T16:14:00Z">
        <w:r>
          <w:t xml:space="preserve">may be </w:t>
        </w:r>
      </w:ins>
      <w:ins w:id="2147" w:author="Steve Maas" w:date="2014-01-02T16:13:00Z">
        <w:r>
          <w:t xml:space="preserve">of interest that it </w:t>
        </w:r>
      </w:ins>
      <w:ins w:id="2148" w:author="Steve Maas" w:date="2014-01-02T16:14:00Z">
        <w:r>
          <w:t xml:space="preserve">is </w:t>
        </w:r>
      </w:ins>
      <w:ins w:id="2149" w:author="Steve Maas" w:date="2014-01-02T16:13:00Z">
        <w:r>
          <w:t xml:space="preserve">possible to </w:t>
        </w:r>
      </w:ins>
      <w:ins w:id="2150" w:author="Steve Maas" w:date="2014-01-02T16:14:00Z">
        <w:r>
          <w:t xml:space="preserve">use the augmented Lagrange method only in the final time step. </w:t>
        </w:r>
      </w:ins>
      <w:ins w:id="2151" w:author="Steve Maas" w:date="2014-01-02T16:15:00Z">
        <w:r>
          <w:t xml:space="preserve">This can be done by defining a loadcurve for the </w:t>
        </w:r>
        <w:r>
          <w:rPr>
            <w:i/>
          </w:rPr>
          <w:t xml:space="preserve">laugon </w:t>
        </w:r>
        <w:r>
          <w:t xml:space="preserve">contact parameter. Then, define </w:t>
        </w:r>
      </w:ins>
      <w:ins w:id="2152" w:author="Steve Maas" w:date="2014-01-02T16:16:00Z">
        <w:r>
          <w:t>the corresponding</w:t>
        </w:r>
      </w:ins>
      <w:ins w:id="2153" w:author="Steve Maas" w:date="2014-01-02T16:15:00Z">
        <w:r>
          <w:t xml:space="preserve"> loadcurve </w:t>
        </w:r>
      </w:ins>
      <w:ins w:id="2154"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2155" w:author="Steve Maas" w:date="2014-01-02T16:18:00Z"/>
        </w:rPr>
      </w:pPr>
    </w:p>
    <w:p w14:paraId="3E99E3C8" w14:textId="76809094" w:rsidR="002357E5" w:rsidRDefault="002357E5">
      <w:pPr>
        <w:pStyle w:val="Heading3"/>
        <w:rPr>
          <w:ins w:id="2156" w:author="Steve Maas" w:date="2014-01-02T16:18:00Z"/>
        </w:rPr>
        <w:pPrChange w:id="2157" w:author="Steve Maas" w:date="2014-01-02T16:18:00Z">
          <w:pPr/>
        </w:pPrChange>
      </w:pPr>
      <w:bookmarkStart w:id="2158" w:name="_Toc376787549"/>
      <w:ins w:id="2159" w:author="Steve Maas" w:date="2014-01-02T16:18:00Z">
        <w:r>
          <w:t>Initial Separation</w:t>
        </w:r>
        <w:bookmarkEnd w:id="2158"/>
      </w:ins>
    </w:p>
    <w:p w14:paraId="30C451BD" w14:textId="50FA4B03" w:rsidR="002357E5" w:rsidRPr="00FE00A6" w:rsidRDefault="002357E5">
      <w:pPr>
        <w:rPr>
          <w:ins w:id="2160" w:author="Steve Maas" w:date="2014-01-02T16:14:00Z"/>
        </w:rPr>
      </w:pPr>
      <w:ins w:id="2161"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162" w:author="Steve Maas" w:date="2014-01-02T16:21:00Z">
        <w:r w:rsidR="00997C6C">
          <w:t xml:space="preserve">Another way around this issue is to first use a displacement to bring the </w:t>
        </w:r>
      </w:ins>
      <w:ins w:id="2163" w:author="Steve Maas" w:date="2014-01-02T16:22:00Z">
        <w:r w:rsidR="00997C6C">
          <w:t>surfaces in contact and then replace the displacement with a force.</w:t>
        </w:r>
      </w:ins>
    </w:p>
    <w:p w14:paraId="02DAECC9" w14:textId="5B2E1F27" w:rsidR="00847E07" w:rsidDel="002357E5" w:rsidRDefault="00847E07">
      <w:pPr>
        <w:rPr>
          <w:del w:id="2164" w:author="Steve Maas" w:date="2014-01-02T16:18:00Z"/>
        </w:rPr>
      </w:pPr>
      <w:del w:id="2165"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2166" w:author="Steve Maas" w:date="2014-01-02T16:18:00Z"/>
        </w:rPr>
      </w:pPr>
      <w:del w:id="2167"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168" w:author="Steve Maas" w:date="2014-01-02T16:18:00Z"/>
        </w:rPr>
      </w:pPr>
      <w:del w:id="2169"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170" w:author="Steve Maas" w:date="2014-01-02T16:18:00Z"/>
        </w:rPr>
      </w:pPr>
      <w:del w:id="2171"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172" w:name="_Ref376431879"/>
      <w:bookmarkStart w:id="2173" w:name="_Toc376787550"/>
      <w:r>
        <w:t>Guidelines for Multiphasic Analyses</w:t>
      </w:r>
      <w:bookmarkEnd w:id="2172"/>
      <w:bookmarkEnd w:id="2173"/>
    </w:p>
    <w:p w14:paraId="3A4C47FE" w14:textId="77777777" w:rsidR="009339D1" w:rsidRPr="00AB593C" w:rsidRDefault="009339D1" w:rsidP="009339D1">
      <w:pPr>
        <w:pStyle w:val="Heading3"/>
      </w:pPr>
      <w:bookmarkStart w:id="2174" w:name="_Toc376787551"/>
      <w:r>
        <w:t>Initial State of Swelling</w:t>
      </w:r>
      <w:bookmarkEnd w:id="2174"/>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175" w:author="Steve Maas" w:date="2014-01-02T13:04:00Z">
        <w:r>
          <w:t>3.4.1</w:t>
        </w:r>
      </w:ins>
      <w:del w:id="2176"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177" w:author="Steve Maas" w:date="2014-01-02T13:04:00Z">
        <w:r>
          <w:t>3.8.1</w:t>
        </w:r>
      </w:ins>
      <w:del w:id="2178"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179" w:name="_Ref188326917"/>
      <w:bookmarkStart w:id="2180" w:name="_Toc376787552"/>
      <w:r>
        <w:t>Prescribed Boundary Conditions</w:t>
      </w:r>
      <w:bookmarkEnd w:id="2179"/>
      <w:bookmarkEnd w:id="2180"/>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35" type="#_x0000_t75" style="width:36.65pt;height:19.35pt" o:ole="">
            <v:imagedata r:id="rId1855" o:title=""/>
          </v:shape>
          <o:OLEObject Type="Embed" ProgID="Equation.DSMT4" ShapeID="_x0000_i1935" DrawAspect="Content" ObjectID="_1324454085" r:id="rId1856"/>
        </w:object>
      </w:r>
      <w:r>
        <w:t xml:space="preserve"> and </w:t>
      </w:r>
      <w:r w:rsidRPr="00AF2221">
        <w:rPr>
          <w:position w:val="-14"/>
        </w:rPr>
        <w:object w:dxaOrig="740" w:dyaOrig="400" w14:anchorId="496482BC">
          <v:shape id="_x0000_i1936" type="#_x0000_t75" style="width:37.35pt;height:19.35pt" o:ole="">
            <v:imagedata r:id="rId1857" o:title=""/>
          </v:shape>
          <o:OLEObject Type="Embed" ProgID="Equation.DSMT4" ShapeID="_x0000_i1936" DrawAspect="Content" ObjectID="_1324454086" r:id="rId1858"/>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7" type="#_x0000_t75" style="width:67.35pt;height:21.35pt" o:ole="">
            <v:imagedata r:id="rId1859" o:title=""/>
          </v:shape>
          <o:OLEObject Type="Embed" ProgID="Equation.DSMT4" ShapeID="_x0000_i1937" DrawAspect="Content" ObjectID="_1324454087" r:id="rId1860"/>
        </w:object>
      </w:r>
      <w:r>
        <w:t xml:space="preserve">It follows that the effective fluid pressure in the external environment is </w:t>
      </w:r>
      <w:r w:rsidRPr="00AF2221">
        <w:rPr>
          <w:position w:val="-16"/>
        </w:rPr>
        <w:object w:dxaOrig="2000" w:dyaOrig="440" w14:anchorId="609C1D94">
          <v:shape id="_x0000_i1938" type="#_x0000_t75" style="width:100pt;height:22pt" o:ole="">
            <v:imagedata r:id="rId1861" o:title=""/>
          </v:shape>
          <o:OLEObject Type="Embed" ProgID="Equation.DSMT4" ShapeID="_x0000_i1938" DrawAspect="Content" ObjectID="_1324454088" r:id="rId1862"/>
        </w:object>
      </w:r>
      <w:r>
        <w:t xml:space="preserve"> and the effective concentrations are </w:t>
      </w:r>
      <w:r w:rsidRPr="00AF2221">
        <w:rPr>
          <w:position w:val="-18"/>
        </w:rPr>
        <w:object w:dxaOrig="1240" w:dyaOrig="460" w14:anchorId="60278E81">
          <v:shape id="_x0000_i1939" type="#_x0000_t75" style="width:62pt;height:22.65pt" o:ole="">
            <v:imagedata r:id="rId1863" o:title=""/>
          </v:shape>
          <o:OLEObject Type="Embed" ProgID="Equation.DSMT4" ShapeID="_x0000_i1939" DrawAspect="Content" ObjectID="_1324454089" r:id="rId1864"/>
        </w:object>
      </w:r>
      <w:r w:rsidRPr="00AF2221">
        <w:rPr>
          <w:position w:val="-18"/>
        </w:rPr>
        <w:object w:dxaOrig="1219" w:dyaOrig="460" w14:anchorId="6892DF99">
          <v:shape id="_x0000_i1940" type="#_x0000_t75" style="width:61.35pt;height:22.65pt" o:ole="">
            <v:imagedata r:id="rId1865" o:title=""/>
          </v:shape>
          <o:OLEObject Type="Embed" ProgID="Equation.DSMT4" ShapeID="_x0000_i1940" DrawAspect="Content" ObjectID="_1324454090" r:id="rId1866"/>
        </w:object>
      </w:r>
      <w:r>
        <w:t>.  Therefore, in multiphasic analyses, whenever the external environment contains solutes</w:t>
      </w:r>
      <w:r w:rsidRPr="00AF2221">
        <w:rPr>
          <w:position w:val="-14"/>
        </w:rPr>
        <w:object w:dxaOrig="240" w:dyaOrig="400" w14:anchorId="6598F0A2">
          <v:shape id="_x0000_i1941" type="#_x0000_t75" style="width:12pt;height:19.35pt" o:ole="">
            <v:imagedata r:id="rId1867" o:title=""/>
          </v:shape>
          <o:OLEObject Type="Embed" ProgID="Equation.DSMT4" ShapeID="_x0000_i1941" DrawAspect="Content" ObjectID="_1324454091" r:id="rId186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2" type="#_x0000_t75" style="width:36.65pt;height:19.35pt" o:ole="">
            <v:imagedata r:id="rId1869" o:title=""/>
          </v:shape>
          <o:OLEObject Type="Embed" ProgID="Equation.DSMT4" ShapeID="_x0000_i1942" DrawAspect="Content" ObjectID="_1324454092" r:id="rId1870"/>
        </w:object>
      </w:r>
      <w:r>
        <w:t xml:space="preserve"> also implies that prescribed mixture normal tractions (Section </w:t>
      </w:r>
      <w:r>
        <w:fldChar w:fldCharType="begin"/>
      </w:r>
      <w:r>
        <w:instrText xml:space="preserve"> REF _Ref194576545 \r \h </w:instrText>
      </w:r>
      <w:r>
        <w:fldChar w:fldCharType="separate"/>
      </w:r>
      <w:ins w:id="2181" w:author="Steve Maas" w:date="2014-01-02T13:04:00Z">
        <w:r>
          <w:t>3.9.3</w:t>
        </w:r>
      </w:ins>
      <w:del w:id="2182"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3" type="#_x0000_t75" style="width:36.65pt;height:19.35pt" o:ole="">
            <v:imagedata r:id="rId1871" o:title=""/>
          </v:shape>
          <o:OLEObject Type="Embed" ProgID="Equation.DSMT4" ShapeID="_x0000_i1943" DrawAspect="Content" ObjectID="_1324454093" r:id="rId1872"/>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4" type="#_x0000_t75" style="width:37.35pt;height:19.35pt" o:ole="">
            <v:imagedata r:id="rId1873" o:title=""/>
          </v:shape>
          <o:OLEObject Type="Embed" ProgID="Equation.DSMT4" ShapeID="_x0000_i1944" DrawAspect="Content" ObjectID="_1324454094" r:id="rId1874"/>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45" type="#_x0000_t75" style="width:62pt;height:22.65pt" o:ole="">
            <v:imagedata r:id="rId1875" o:title=""/>
          </v:shape>
          <o:OLEObject Type="Embed" ProgID="Equation.DSMT4" ShapeID="_x0000_i1945" DrawAspect="Content" ObjectID="_1324454095" r:id="rId1876"/>
        </w:object>
      </w:r>
      <w:r w:rsidRPr="00AF2221">
        <w:rPr>
          <w:position w:val="-18"/>
        </w:rPr>
        <w:object w:dxaOrig="1219" w:dyaOrig="460" w14:anchorId="5D97F546">
          <v:shape id="_x0000_i1946" type="#_x0000_t75" style="width:61.35pt;height:22.65pt" o:ole="">
            <v:imagedata r:id="rId1877" o:title=""/>
          </v:shape>
          <o:OLEObject Type="Embed" ProgID="Equation.DSMT4" ShapeID="_x0000_i1946" DrawAspect="Content" ObjectID="_1324454096" r:id="rId1878"/>
        </w:object>
      </w:r>
      <w:r>
        <w:t>.</w:t>
      </w:r>
    </w:p>
    <w:p w14:paraId="0EBCE4D3" w14:textId="77777777" w:rsidR="009339D1" w:rsidRDefault="009339D1" w:rsidP="009339D1">
      <w:pPr>
        <w:pStyle w:val="Heading3"/>
      </w:pPr>
      <w:bookmarkStart w:id="2183" w:name="_Toc376787553"/>
      <w:r>
        <w:t>Prescribed Initial Conditions</w:t>
      </w:r>
      <w:bookmarkEnd w:id="2183"/>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7" type="#_x0000_t75" style="width:13.35pt;height:19.35pt" o:ole="">
            <v:imagedata r:id="rId1879" o:title=""/>
          </v:shape>
          <o:OLEObject Type="Embed" ProgID="Equation.DSMT4" ShapeID="_x0000_i1947" DrawAspect="Content" ObjectID="_1324454097" r:id="rId1880"/>
        </w:object>
      </w:r>
      <w:r>
        <w:t xml:space="preserve"> and effective concentrations </w:t>
      </w:r>
      <w:r w:rsidRPr="00AF2221">
        <w:rPr>
          <w:position w:val="-14"/>
        </w:rPr>
        <w:object w:dxaOrig="279" w:dyaOrig="420" w14:anchorId="612A9B0C">
          <v:shape id="_x0000_i1948" type="#_x0000_t75" style="width:14pt;height:21.35pt" o:ole="">
            <v:imagedata r:id="rId1881" o:title=""/>
          </v:shape>
          <o:OLEObject Type="Embed" ProgID="Equation.DSMT4" ShapeID="_x0000_i1948" DrawAspect="Content" ObjectID="_1324454098" r:id="rId1882"/>
        </w:object>
      </w:r>
      <w:r w:rsidRPr="00AF2221">
        <w:rPr>
          <w:position w:val="-10"/>
        </w:rPr>
        <w:object w:dxaOrig="980" w:dyaOrig="300" w14:anchorId="3A8AFF3D">
          <v:shape id="_x0000_i1949" type="#_x0000_t75" style="width:49.35pt;height:14pt" o:ole="">
            <v:imagedata r:id="rId1883" o:title=""/>
          </v:shape>
          <o:OLEObject Type="Embed" ProgID="Equation.DSMT4" ShapeID="_x0000_i1949" DrawAspect="Content" ObjectID="_1324454099" r:id="rId1884"/>
        </w:object>
      </w:r>
      <w:r>
        <w:t xml:space="preserve">, the initial conditions inside the material should be set to </w:t>
      </w:r>
      <w:r w:rsidRPr="00AF2221">
        <w:rPr>
          <w:position w:val="-14"/>
        </w:rPr>
        <w:object w:dxaOrig="720" w:dyaOrig="400" w14:anchorId="016EA5E0">
          <v:shape id="_x0000_i1950" type="#_x0000_t75" style="width:36.65pt;height:19.35pt" o:ole="">
            <v:imagedata r:id="rId1885" o:title=""/>
          </v:shape>
          <o:OLEObject Type="Embed" ProgID="Equation.DSMT4" ShapeID="_x0000_i1950" DrawAspect="Content" ObjectID="_1324454100" r:id="rId1886"/>
        </w:object>
      </w:r>
      <w:r>
        <w:t xml:space="preserve"> and </w:t>
      </w:r>
      <w:r w:rsidRPr="00AF2221">
        <w:rPr>
          <w:position w:val="-14"/>
        </w:rPr>
        <w:object w:dxaOrig="840" w:dyaOrig="420" w14:anchorId="0CDE2645">
          <v:shape id="_x0000_i1951" type="#_x0000_t75" style="width:42pt;height:21.35pt" o:ole="">
            <v:imagedata r:id="rId1887" o:title=""/>
          </v:shape>
          <o:OLEObject Type="Embed" ProgID="Equation.DSMT4" ShapeID="_x0000_i1951" DrawAspect="Content" ObjectID="_1324454101" r:id="rId1888"/>
        </w:object>
      </w:r>
      <w:r>
        <w:t xml:space="preserve"> in order to expedite the evaluation of the initial state of swelling.  The values of </w:t>
      </w:r>
      <w:r w:rsidRPr="00AF2221">
        <w:rPr>
          <w:position w:val="-14"/>
        </w:rPr>
        <w:object w:dxaOrig="260" w:dyaOrig="400" w14:anchorId="416ED8C5">
          <v:shape id="_x0000_i1952" type="#_x0000_t75" style="width:13.35pt;height:19.35pt" o:ole="">
            <v:imagedata r:id="rId1889" o:title=""/>
          </v:shape>
          <o:OLEObject Type="Embed" ProgID="Equation.DSMT4" ShapeID="_x0000_i1952" DrawAspect="Content" ObjectID="_1324454102" r:id="rId1890"/>
        </w:object>
      </w:r>
      <w:r>
        <w:t xml:space="preserve"> and </w:t>
      </w:r>
      <w:r w:rsidRPr="00AF2221">
        <w:rPr>
          <w:position w:val="-14"/>
        </w:rPr>
        <w:object w:dxaOrig="279" w:dyaOrig="420" w14:anchorId="547EC948">
          <v:shape id="_x0000_i1953" type="#_x0000_t75" style="width:14pt;height:21.35pt" o:ole="">
            <v:imagedata r:id="rId1891" o:title=""/>
          </v:shape>
          <o:OLEObject Type="Embed" ProgID="Equation.DSMT4" ShapeID="_x0000_i1953" DrawAspect="Content" ObjectID="_1324454103" r:id="rId1892"/>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184" w:name="_Toc376787554"/>
      <w:r>
        <w:t>Prescribed Effective Solute Flux</w:t>
      </w:r>
      <w:bookmarkEnd w:id="2184"/>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4" type="#_x0000_t75" style="width:12pt;height:10.65pt" o:ole="">
            <v:imagedata r:id="rId1893" o:title=""/>
          </v:shape>
          <o:OLEObject Type="Embed" ProgID="Equation.DSMT4" ShapeID="_x0000_i1954" DrawAspect="Content" ObjectID="_1324454104" r:id="rId1894"/>
        </w:object>
      </w:r>
      <w:r>
        <w:t xml:space="preserve"> be prescribed as </w:t>
      </w:r>
      <w:r w:rsidRPr="00AF2221">
        <w:rPr>
          <w:position w:val="-18"/>
        </w:rPr>
        <w:object w:dxaOrig="1920" w:dyaOrig="440" w14:anchorId="5E33ED13">
          <v:shape id="_x0000_i1955" type="#_x0000_t75" style="width:96pt;height:22pt" o:ole="">
            <v:imagedata r:id="rId1895" o:title=""/>
          </v:shape>
          <o:OLEObject Type="Embed" ProgID="Equation.DSMT4" ShapeID="_x0000_i1955" DrawAspect="Content" ObjectID="_1324454105" r:id="rId1896"/>
        </w:object>
      </w:r>
      <w:r>
        <w:t xml:space="preserve">, where </w:t>
      </w:r>
      <w:r w:rsidRPr="00AF2221">
        <w:rPr>
          <w:position w:val="-12"/>
        </w:rPr>
        <w:object w:dxaOrig="300" w:dyaOrig="380" w14:anchorId="091AD75C">
          <v:shape id="_x0000_i1956" type="#_x0000_t75" style="width:14pt;height:19.35pt" o:ole="">
            <v:imagedata r:id="rId1897" o:title=""/>
          </v:shape>
          <o:OLEObject Type="Embed" ProgID="Equation.DSMT4" ShapeID="_x0000_i1956" DrawAspect="Content" ObjectID="_1324454106" r:id="rId1898"/>
        </w:object>
      </w:r>
      <w:r>
        <w:t xml:space="preserve"> is the effective solute flux. For a mixture containing only neutral solutes (</w:t>
      </w:r>
      <w:r w:rsidRPr="00AF2221">
        <w:rPr>
          <w:position w:val="-10"/>
        </w:rPr>
        <w:object w:dxaOrig="1080" w:dyaOrig="360" w14:anchorId="65C495A6">
          <v:shape id="_x0000_i1957" type="#_x0000_t75" style="width:54pt;height:18pt" o:ole="">
            <v:imagedata r:id="rId1899" o:title=""/>
          </v:shape>
          <o:OLEObject Type="Embed" ProgID="Equation.DSMT4" ShapeID="_x0000_i1957" DrawAspect="Content" ObjectID="_1324454107" r:id="rId1900"/>
        </w:object>
      </w:r>
      <w:r>
        <w:t xml:space="preserve"> ), it follows that </w:t>
      </w:r>
      <w:r w:rsidRPr="00AF2221">
        <w:rPr>
          <w:position w:val="-12"/>
        </w:rPr>
        <w:object w:dxaOrig="800" w:dyaOrig="380" w14:anchorId="41ADE81B">
          <v:shape id="_x0000_i1958" type="#_x0000_t75" style="width:40pt;height:19.35pt" o:ole="">
            <v:imagedata r:id="rId1901" o:title=""/>
          </v:shape>
          <o:OLEObject Type="Embed" ProgID="Equation.DSMT4" ShapeID="_x0000_i1958" DrawAspect="Content" ObjectID="_1324454108" r:id="rId1902"/>
        </w:object>
      </w:r>
      <w:r>
        <w:t>.</w:t>
      </w:r>
    </w:p>
    <w:p w14:paraId="305E3179" w14:textId="77777777" w:rsidR="009339D1" w:rsidRDefault="009339D1" w:rsidP="009339D1">
      <w:pPr>
        <w:pStyle w:val="Heading3"/>
      </w:pPr>
      <w:bookmarkStart w:id="2185" w:name="_Toc376787555"/>
      <w:r>
        <w:t>Prescribed Electric Current Density</w:t>
      </w:r>
      <w:bookmarkEnd w:id="2185"/>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9" type="#_x0000_t75" style="width:79.35pt;height:28pt" o:ole="">
            <v:imagedata r:id="rId1903" o:title=""/>
          </v:shape>
          <o:OLEObject Type="Embed" ProgID="Equation.DSMT4" ShapeID="_x0000_i1959" DrawAspect="Content" ObjectID="_1324454109" r:id="rId1904"/>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0" type="#_x0000_t75" style="width:58pt;height:21.35pt" o:ole="">
            <v:imagedata r:id="rId1905" o:title=""/>
          </v:shape>
          <o:OLEObject Type="Embed" ProgID="Equation.DSMT4" ShapeID="_x0000_i1960" DrawAspect="Content" ObjectID="_1324454110" r:id="rId1906"/>
        </w:object>
      </w:r>
      <w:r>
        <w:t xml:space="preserve"> of ion fluxes may be prescribed at a boundary, it follows that only the normal component </w:t>
      </w:r>
      <w:r w:rsidRPr="00AF2221">
        <w:rPr>
          <w:position w:val="-14"/>
        </w:rPr>
        <w:object w:dxaOrig="1080" w:dyaOrig="400" w14:anchorId="07D89E68">
          <v:shape id="_x0000_i1961" type="#_x0000_t75" style="width:54pt;height:19.35pt" o:ole="">
            <v:imagedata r:id="rId1907" o:title=""/>
          </v:shape>
          <o:OLEObject Type="Embed" ProgID="Equation.DSMT4" ShapeID="_x0000_i1961" DrawAspect="Content" ObjectID="_1324454111" r:id="rId1908"/>
        </w:object>
      </w:r>
      <w:r>
        <w:t xml:space="preserve"> of the current density may be prescribed.  To prescribe </w:t>
      </w:r>
      <w:r w:rsidRPr="00AF2221">
        <w:rPr>
          <w:position w:val="-14"/>
        </w:rPr>
        <w:object w:dxaOrig="260" w:dyaOrig="400" w14:anchorId="1C41A5BF">
          <v:shape id="_x0000_i1962" type="#_x0000_t75" style="width:13.35pt;height:19.35pt" o:ole="">
            <v:imagedata r:id="rId1909" o:title=""/>
          </v:shape>
          <o:OLEObject Type="Embed" ProgID="Equation.DSMT4" ShapeID="_x0000_i1962" DrawAspect="Content" ObjectID="_1324454112" r:id="rId191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3" type="#_x0000_t75" style="width:38pt;height:21.35pt" o:ole="">
            <v:imagedata r:id="rId1911" o:title=""/>
          </v:shape>
          <o:OLEObject Type="Embed" ProgID="Equation.DSMT4" ShapeID="_x0000_i1963" DrawAspect="Content" ObjectID="_1324454113" r:id="rId1912"/>
        </w:object>
      </w:r>
      <w:r>
        <w:t xml:space="preserve">) at the electrode-mixture interface, so that the prescribed boundary condition should be </w:t>
      </w:r>
      <w:r w:rsidRPr="00AF2221">
        <w:rPr>
          <w:position w:val="-18"/>
        </w:rPr>
        <w:object w:dxaOrig="1400" w:dyaOrig="460" w14:anchorId="5CD395BA">
          <v:shape id="_x0000_i1964" type="#_x0000_t75" style="width:70pt;height:22.65pt" o:ole="">
            <v:imagedata r:id="rId1913" o:title=""/>
          </v:shape>
          <o:OLEObject Type="Embed" ProgID="Equation.DSMT4" ShapeID="_x0000_i1964" DrawAspect="Content" ObjectID="_1324454114" r:id="rId1914"/>
        </w:object>
      </w:r>
      <w:r>
        <w:t xml:space="preserve">. Since </w:t>
      </w:r>
      <w:r w:rsidRPr="00AF2221">
        <w:rPr>
          <w:position w:val="-4"/>
        </w:rPr>
        <w:object w:dxaOrig="780" w:dyaOrig="300" w14:anchorId="3C23EC5B">
          <v:shape id="_x0000_i1965" type="#_x0000_t75" style="width:39.35pt;height:14pt" o:ole="">
            <v:imagedata r:id="rId1915" o:title=""/>
          </v:shape>
          <o:OLEObject Type="Embed" ProgID="Equation.DSMT4" ShapeID="_x0000_i1965" DrawAspect="Content" ObjectID="_1324454115" r:id="rId1916"/>
        </w:object>
      </w:r>
      <w:r>
        <w:t xml:space="preserve"> and </w:t>
      </w:r>
      <w:r w:rsidRPr="00AF2221">
        <w:rPr>
          <w:position w:val="-4"/>
        </w:rPr>
        <w:object w:dxaOrig="780" w:dyaOrig="300" w14:anchorId="492F30E1">
          <v:shape id="_x0000_i1966" type="#_x0000_t75" style="width:39.35pt;height:14pt" o:ole="">
            <v:imagedata r:id="rId1917" o:title=""/>
          </v:shape>
          <o:OLEObject Type="Embed" ProgID="Equation.DSMT4" ShapeID="_x0000_i1966" DrawAspect="Content" ObjectID="_1324454116" r:id="rId1918"/>
        </w:object>
      </w:r>
      <w:r>
        <w:t xml:space="preserve"> in a triphasic mixture, the corresponding effective fluxes are given by </w:t>
      </w:r>
      <w:r w:rsidRPr="00AF2221">
        <w:rPr>
          <w:position w:val="-12"/>
        </w:rPr>
        <w:object w:dxaOrig="2140" w:dyaOrig="380" w14:anchorId="32730F11">
          <v:shape id="_x0000_i1967" type="#_x0000_t75" style="width:107.35pt;height:19.35pt" o:ole="">
            <v:imagedata r:id="rId1919" o:title=""/>
          </v:shape>
          <o:OLEObject Type="Embed" ProgID="Equation.DSMT4" ShapeID="_x0000_i1967" DrawAspect="Content" ObjectID="_1324454117" r:id="rId1920"/>
        </w:object>
      </w:r>
      <w:r>
        <w:t xml:space="preserve"> and </w:t>
      </w:r>
      <w:r w:rsidRPr="00AF2221">
        <w:rPr>
          <w:position w:val="-12"/>
        </w:rPr>
        <w:object w:dxaOrig="1140" w:dyaOrig="380" w14:anchorId="0315C52A">
          <v:shape id="_x0000_i1968" type="#_x0000_t75" style="width:58pt;height:19.35pt" o:ole="">
            <v:imagedata r:id="rId1921" o:title=""/>
          </v:shape>
          <o:OLEObject Type="Embed" ProgID="Equation.DSMT4" ShapeID="_x0000_i1968" DrawAspect="Content" ObjectID="_1324454118" r:id="rId1922"/>
        </w:object>
      </w:r>
      <w:r>
        <w:t>.</w:t>
      </w:r>
    </w:p>
    <w:p w14:paraId="1820FF67" w14:textId="77777777" w:rsidR="009339D1" w:rsidRDefault="009339D1" w:rsidP="009339D1">
      <w:pPr>
        <w:pStyle w:val="Heading3"/>
      </w:pPr>
      <w:bookmarkStart w:id="2186" w:name="_Toc376787556"/>
      <w:r>
        <w:lastRenderedPageBreak/>
        <w:t>Electrical Grounding</w:t>
      </w:r>
      <w:bookmarkEnd w:id="2186"/>
    </w:p>
    <w:p w14:paraId="5EA64E76" w14:textId="44F2D1E2" w:rsidR="009339D1" w:rsidRDefault="009339D1" w:rsidP="009339D1">
      <w:pPr>
        <w:rPr>
          <w:ins w:id="2187"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188" w:author="Steve Maas" w:date="2014-01-02T13:22:00Z"/>
        </w:rPr>
      </w:pPr>
    </w:p>
    <w:p w14:paraId="194B64A9" w14:textId="2924A96B" w:rsidR="00CF3CDA" w:rsidRDefault="00CF3CDA">
      <w:pPr>
        <w:pStyle w:val="Heading2"/>
        <w:rPr>
          <w:ins w:id="2189" w:author="Steve Maas" w:date="2014-01-02T13:22:00Z"/>
        </w:rPr>
        <w:pPrChange w:id="2190" w:author="Steve Maas" w:date="2014-01-02T13:22:00Z">
          <w:pPr/>
        </w:pPrChange>
      </w:pPr>
      <w:bookmarkStart w:id="2191" w:name="_Ref376433627"/>
      <w:bookmarkStart w:id="2192" w:name="_Toc376787557"/>
      <w:ins w:id="2193" w:author="Steve Maas" w:date="2014-01-02T13:22:00Z">
        <w:r>
          <w:t>Understanding the Solution</w:t>
        </w:r>
        <w:bookmarkEnd w:id="2191"/>
        <w:bookmarkEnd w:id="2192"/>
      </w:ins>
    </w:p>
    <w:p w14:paraId="553BB2B8" w14:textId="6F2D88A3" w:rsidR="00061F56" w:rsidRDefault="00061F56">
      <w:pPr>
        <w:rPr>
          <w:ins w:id="2194" w:author="Steve Maas" w:date="2014-01-02T16:44:00Z"/>
        </w:rPr>
      </w:pPr>
      <w:ins w:id="2195" w:author="Steve Maas" w:date="2014-01-02T16:44:00Z">
        <w:r>
          <w:t xml:space="preserve">Okay, FEBio found a solution. </w:t>
        </w:r>
      </w:ins>
      <w:ins w:id="2196" w:author="Steve Maas" w:date="2014-01-02T16:45:00Z">
        <w:r>
          <w:t>Great</w:t>
        </w:r>
      </w:ins>
      <w:ins w:id="2197" w:author="Steve Maas" w:date="2014-01-02T16:44:00Z">
        <w:r>
          <w:t xml:space="preserve">, </w:t>
        </w:r>
      </w:ins>
      <w:ins w:id="2198" w:author="Steve Maas" w:date="2014-01-02T16:45:00Z">
        <w:r>
          <w:t xml:space="preserve">but </w:t>
        </w:r>
      </w:ins>
      <w:ins w:id="2199" w:author="Steve Maas" w:date="2014-01-02T16:44:00Z">
        <w:r>
          <w:t xml:space="preserve">how do you know it is the right one? Well, </w:t>
        </w:r>
      </w:ins>
      <w:ins w:id="2200" w:author="Steve Maas" w:date="2014-01-02T16:45:00Z">
        <w:r>
          <w:t xml:space="preserve">it turns out </w:t>
        </w:r>
      </w:ins>
      <w:ins w:id="2201" w:author="Steve Maas" w:date="2014-01-02T16:44:00Z">
        <w:r>
          <w:t xml:space="preserve">this is in fact a harder question than it may seem. </w:t>
        </w:r>
      </w:ins>
      <w:ins w:id="2202" w:author="Steve Maas" w:date="2014-01-02T16:45:00Z">
        <w:r>
          <w:t xml:space="preserve">In any </w:t>
        </w:r>
      </w:ins>
      <w:ins w:id="2203" w:author="Steve Maas" w:date="2014-01-02T16:46:00Z">
        <w:r>
          <w:t>finite element model there are numerous assumptions and approximation</w:t>
        </w:r>
      </w:ins>
      <w:ins w:id="2204" w:author="Steve Maas" w:date="2014-01-02T16:47:00Z">
        <w:r>
          <w:t>s</w:t>
        </w:r>
      </w:ins>
      <w:ins w:id="2205" w:author="Steve Maas" w:date="2014-01-02T16:46:00Z">
        <w:r>
          <w:t xml:space="preserve"> and trying to discuss all of these </w:t>
        </w:r>
      </w:ins>
      <w:ins w:id="2206" w:author="Steve Maas" w:date="2014-01-02T16:47:00Z">
        <w:r>
          <w:t>is outside the scope of this section</w:t>
        </w:r>
      </w:ins>
      <w:ins w:id="2207" w:author="Steve Maas" w:date="2014-01-02T16:46:00Z">
        <w:r>
          <w:t xml:space="preserve">. </w:t>
        </w:r>
      </w:ins>
      <w:ins w:id="2208" w:author="Steve Maas" w:date="2014-01-02T16:47:00Z">
        <w:r>
          <w:t xml:space="preserve">Instead, we’ll look at some of the most typical problems that </w:t>
        </w:r>
      </w:ins>
      <w:ins w:id="2209" w:author="Steve Maas" w:date="2014-01-02T16:48:00Z">
        <w:r>
          <w:t xml:space="preserve">FEBio users </w:t>
        </w:r>
      </w:ins>
      <w:ins w:id="2210" w:author="Steve Maas" w:date="2014-01-02T16:47:00Z">
        <w:r>
          <w:t>have run into</w:t>
        </w:r>
      </w:ins>
      <w:ins w:id="2211" w:author="Steve Maas" w:date="2014-01-02T16:48:00Z">
        <w:r>
          <w:t>.</w:t>
        </w:r>
      </w:ins>
      <w:ins w:id="2212" w:author="Steve Maas" w:date="2014-01-02T16:47:00Z">
        <w:r>
          <w:t xml:space="preserve"> </w:t>
        </w:r>
      </w:ins>
    </w:p>
    <w:p w14:paraId="44A88EF0" w14:textId="77777777" w:rsidR="00061F56" w:rsidRDefault="00061F56">
      <w:pPr>
        <w:rPr>
          <w:ins w:id="2213" w:author="Steve Maas" w:date="2014-01-02T16:48:00Z"/>
        </w:rPr>
      </w:pPr>
    </w:p>
    <w:p w14:paraId="40DFC7EE" w14:textId="4D756A22" w:rsidR="00061F56" w:rsidRDefault="00061F56">
      <w:pPr>
        <w:pStyle w:val="Heading3"/>
        <w:rPr>
          <w:ins w:id="2214" w:author="Steve Maas" w:date="2014-01-02T16:44:00Z"/>
        </w:rPr>
        <w:pPrChange w:id="2215" w:author="Steve Maas" w:date="2014-01-02T16:48:00Z">
          <w:pPr/>
        </w:pPrChange>
      </w:pPr>
      <w:bookmarkStart w:id="2216" w:name="_Toc376787558"/>
      <w:ins w:id="2217" w:author="Steve Maas" w:date="2014-01-02T16:48:00Z">
        <w:r>
          <w:t>Mesh convergence</w:t>
        </w:r>
      </w:ins>
      <w:bookmarkEnd w:id="2216"/>
    </w:p>
    <w:p w14:paraId="31FFC193" w14:textId="124822BB" w:rsidR="00061F56" w:rsidRDefault="00061F56">
      <w:pPr>
        <w:rPr>
          <w:ins w:id="2218" w:author="Steve Maas" w:date="2014-01-02T16:53:00Z"/>
        </w:rPr>
      </w:pPr>
      <w:ins w:id="2219" w:author="Steve Maas" w:date="2014-01-02T16:50:00Z">
        <w:r>
          <w:t>The</w:t>
        </w:r>
      </w:ins>
      <w:ins w:id="2220" w:author="Steve Maas" w:date="2014-01-02T16:49:00Z">
        <w:r>
          <w:t xml:space="preserve"> solution </w:t>
        </w:r>
      </w:ins>
      <w:ins w:id="2221" w:author="Steve Maas" w:date="2014-01-02T16:50:00Z">
        <w:r>
          <w:t xml:space="preserve">calculated by FEBio </w:t>
        </w:r>
      </w:ins>
      <w:ins w:id="2222" w:author="Steve Maas" w:date="2014-01-02T16:49:00Z">
        <w:r>
          <w:t xml:space="preserve">only applies to the mesh for which it was solved. However, the “exact” solution must be independent of the mesh and therefore a mesh convergence study is almost always </w:t>
        </w:r>
      </w:ins>
      <w:ins w:id="2223" w:author="Steve Maas" w:date="2014-01-02T16:50:00Z">
        <w:r>
          <w:t>necessary</w:t>
        </w:r>
      </w:ins>
      <w:ins w:id="2224" w:author="Steve Maas" w:date="2014-01-02T16:49:00Z">
        <w:r>
          <w:t xml:space="preserve"> </w:t>
        </w:r>
      </w:ins>
      <w:ins w:id="2225" w:author="Steve Maas" w:date="2014-01-02T16:50:00Z">
        <w:r>
          <w:t xml:space="preserve">to make sure the FEBio solution is close to this exact solution. In practice this means that a </w:t>
        </w:r>
      </w:ins>
      <w:ins w:id="2226" w:author="Steve Maas" w:date="2014-01-02T16:51:00Z">
        <w:r>
          <w:t>model</w:t>
        </w:r>
      </w:ins>
      <w:ins w:id="2227" w:author="Steve Maas" w:date="2014-01-02T16:50:00Z">
        <w:r>
          <w:t xml:space="preserve"> must be run several times with an increasingly finer mesh </w:t>
        </w:r>
      </w:ins>
      <w:ins w:id="2228" w:author="Steve Maas" w:date="2014-01-02T16:51:00Z">
        <w:r>
          <w:t xml:space="preserve">to find out at which mesh density the FEBio solution no longer changes. </w:t>
        </w:r>
      </w:ins>
    </w:p>
    <w:p w14:paraId="3C39CA53" w14:textId="77777777" w:rsidR="004A7278" w:rsidRDefault="004A7278">
      <w:pPr>
        <w:rPr>
          <w:ins w:id="2229" w:author="Steve Maas" w:date="2014-01-02T16:53:00Z"/>
        </w:rPr>
      </w:pPr>
    </w:p>
    <w:p w14:paraId="10139E5C" w14:textId="5BAED87B" w:rsidR="004A7278" w:rsidRDefault="004A7278">
      <w:pPr>
        <w:pStyle w:val="Heading3"/>
        <w:rPr>
          <w:ins w:id="2230" w:author="Steve Maas" w:date="2014-01-02T16:48:00Z"/>
        </w:rPr>
        <w:pPrChange w:id="2231" w:author="Steve Maas" w:date="2014-01-02T16:53:00Z">
          <w:pPr/>
        </w:pPrChange>
      </w:pPr>
      <w:bookmarkStart w:id="2232" w:name="_Toc376787559"/>
      <w:ins w:id="2233" w:author="Steve Maas" w:date="2014-01-02T16:53:00Z">
        <w:r>
          <w:t>Constraint enforcement</w:t>
        </w:r>
      </w:ins>
      <w:bookmarkEnd w:id="2232"/>
    </w:p>
    <w:p w14:paraId="6D71BDCE" w14:textId="0D7BBB3E" w:rsidR="00F4139F" w:rsidRDefault="004A7278">
      <w:pPr>
        <w:rPr>
          <w:ins w:id="2234" w:author="Steve Maas" w:date="2014-01-02T16:54:00Z"/>
        </w:rPr>
      </w:pPr>
      <w:ins w:id="2235"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236" w:author="Steve Maas" w:date="2014-01-02T16:56:00Z">
        <w:r>
          <w:t xml:space="preserve">used in FEBio </w:t>
        </w:r>
      </w:ins>
      <w:ins w:id="2237" w:author="Steve Maas" w:date="2014-01-02T16:54:00Z">
        <w:r>
          <w:t xml:space="preserve">are incompressibility and contact. </w:t>
        </w:r>
      </w:ins>
    </w:p>
    <w:p w14:paraId="570702A8" w14:textId="77777777" w:rsidR="004A7278" w:rsidRDefault="004A7278">
      <w:pPr>
        <w:rPr>
          <w:ins w:id="2238" w:author="Steve Maas" w:date="2014-01-02T16:56:00Z"/>
        </w:rPr>
      </w:pPr>
    </w:p>
    <w:p w14:paraId="69038E24" w14:textId="77777777" w:rsidR="004A7278" w:rsidRDefault="004A7278">
      <w:pPr>
        <w:rPr>
          <w:ins w:id="2239" w:author="Steve Maas" w:date="2014-01-02T17:01:00Z"/>
        </w:rPr>
      </w:pPr>
      <w:ins w:id="2240" w:author="Steve Maas" w:date="2014-01-02T17:00:00Z">
        <w:r>
          <w:t>For uncoupled materials, i</w:t>
        </w:r>
      </w:ins>
      <w:ins w:id="2241" w:author="Steve Maas" w:date="2014-01-02T16:56:00Z">
        <w:r>
          <w:t xml:space="preserve">ncompressibility </w:t>
        </w:r>
      </w:ins>
      <w:ins w:id="2242" w:author="Steve Maas" w:date="2014-01-02T16:57:00Z">
        <w:r>
          <w:t xml:space="preserve">(for hexahedral elements) </w:t>
        </w:r>
      </w:ins>
      <w:ins w:id="2243" w:author="Steve Maas" w:date="2014-01-02T16:56:00Z">
        <w:r>
          <w:t xml:space="preserve">is handled </w:t>
        </w:r>
      </w:ins>
      <w:ins w:id="2244" w:author="Steve Maas" w:date="2014-01-02T16:59:00Z">
        <w:r>
          <w:t xml:space="preserve">in FEBio </w:t>
        </w:r>
      </w:ins>
      <w:ins w:id="2245" w:author="Steve Maas" w:date="2014-01-02T16:56:00Z">
        <w:r>
          <w:t xml:space="preserve">using a three-field </w:t>
        </w:r>
      </w:ins>
      <w:ins w:id="2246" w:author="Steve Maas" w:date="2014-01-02T16:57:00Z">
        <w:r>
          <w:t>formulation in addition to the enforcement of the incompressibility constraint. This constrain</w:t>
        </w:r>
      </w:ins>
      <w:ins w:id="2247" w:author="Steve Maas" w:date="2014-01-02T16:58:00Z">
        <w:r>
          <w:t>t</w:t>
        </w:r>
      </w:ins>
      <w:ins w:id="2248" w:author="Steve Maas" w:date="2014-01-02T16:57:00Z">
        <w:r>
          <w:t xml:space="preserve"> is usually enforced using a penalty formulation (although an augmented Lagrangian method is also available). </w:t>
        </w:r>
      </w:ins>
      <w:ins w:id="2249" w:author="Steve Maas" w:date="2014-01-02T16:58:00Z">
        <w:r>
          <w:t>To inspect whether the incompressibility constrain</w:t>
        </w:r>
      </w:ins>
      <w:ins w:id="2250" w:author="Steve Maas" w:date="2014-01-02T16:59:00Z">
        <w:r>
          <w:t>t</w:t>
        </w:r>
      </w:ins>
      <w:ins w:id="2251" w:author="Steve Maas" w:date="2014-01-02T16:58:00Z">
        <w:r>
          <w:t xml:space="preserve"> is satisfied sufficiently the user can look at the volume ratio which has to be close to one. </w:t>
        </w:r>
      </w:ins>
      <w:ins w:id="2252" w:author="Steve Maas" w:date="2014-01-02T16:59:00Z">
        <w:r>
          <w:t xml:space="preserve">If it deviates from one too much the user needs to increase the </w:t>
        </w:r>
      </w:ins>
      <w:ins w:id="2253" w:author="Steve Maas" w:date="2014-01-02T17:00:00Z">
        <w:r>
          <w:t xml:space="preserve">“bulk modulus” of the material. </w:t>
        </w:r>
      </w:ins>
    </w:p>
    <w:p w14:paraId="2F03663F" w14:textId="77777777" w:rsidR="004A7278" w:rsidRDefault="004A7278">
      <w:pPr>
        <w:rPr>
          <w:ins w:id="2254" w:author="Steve Maas" w:date="2014-01-02T17:01:00Z"/>
        </w:rPr>
      </w:pPr>
    </w:p>
    <w:p w14:paraId="7BB297F0" w14:textId="0A0A561F" w:rsidR="004A7278" w:rsidRDefault="004A7278">
      <w:pPr>
        <w:rPr>
          <w:ins w:id="2255" w:author="Steve Maas" w:date="2014-01-02T16:56:00Z"/>
        </w:rPr>
      </w:pPr>
      <w:ins w:id="2256" w:author="Steve Maas" w:date="2014-01-02T17:00:00Z">
        <w:r>
          <w:t xml:space="preserve">For coupled materials, incompressibility is </w:t>
        </w:r>
      </w:ins>
      <w:ins w:id="2257" w:author="Steve Maas" w:date="2014-01-02T17:01:00Z">
        <w:r>
          <w:t xml:space="preserve">not treated explicitly and </w:t>
        </w:r>
      </w:ins>
      <w:ins w:id="2258" w:author="Steve Maas" w:date="2014-01-02T17:00:00Z">
        <w:r>
          <w:t xml:space="preserve">care must be taken when </w:t>
        </w:r>
      </w:ins>
      <w:ins w:id="2259" w:author="Steve Maas" w:date="2014-01-02T17:01:00Z">
        <w:r>
          <w:t xml:space="preserve">using coupled materials in a near-incompressible regime (e.g. setting the Poisson’s ratio too close to 0.5 for a neo-Hookean material). </w:t>
        </w:r>
      </w:ins>
      <w:ins w:id="2260" w:author="Steve Maas" w:date="2014-01-02T17:02:00Z">
        <w:r w:rsidR="0085430D">
          <w:t xml:space="preserve">In that case, the solution will most likely “lock” which manifests itself in displacements that are too small. </w:t>
        </w:r>
      </w:ins>
      <w:ins w:id="2261" w:author="Steve Maas" w:date="2014-01-02T17:03:00Z">
        <w:r w:rsidR="0085430D">
          <w:t xml:space="preserve">Inspection of the volume ratio may not be sufficient to identify locking. </w:t>
        </w:r>
      </w:ins>
      <w:ins w:id="2262" w:author="Steve Maas" w:date="2014-01-02T17:04:00Z">
        <w:r w:rsidR="0085430D">
          <w:t>However</w:t>
        </w:r>
      </w:ins>
      <w:ins w:id="2263" w:author="Steve Maas" w:date="2014-01-02T17:03:00Z">
        <w:r w:rsidR="0085430D">
          <w:t xml:space="preserve">, a mesh convergence study </w:t>
        </w:r>
      </w:ins>
      <w:ins w:id="2264" w:author="Steve Maas" w:date="2014-01-02T17:04:00Z">
        <w:r w:rsidR="0085430D">
          <w:t>will often help in identifying this problem.</w:t>
        </w:r>
      </w:ins>
    </w:p>
    <w:p w14:paraId="1DD1262F" w14:textId="77777777" w:rsidR="004A7278" w:rsidRDefault="004A7278">
      <w:pPr>
        <w:rPr>
          <w:ins w:id="2265" w:author="Steve Maas" w:date="2014-01-02T17:04:00Z"/>
        </w:rPr>
      </w:pPr>
    </w:p>
    <w:p w14:paraId="499695B0" w14:textId="645A96D4" w:rsidR="0085430D" w:rsidRDefault="0085430D">
      <w:pPr>
        <w:rPr>
          <w:ins w:id="2266" w:author="Steve Maas" w:date="2014-01-02T17:06:00Z"/>
        </w:rPr>
      </w:pPr>
      <w:ins w:id="2267" w:author="Steve Maas" w:date="2014-01-02T17:04:00Z">
        <w:r>
          <w:lastRenderedPageBreak/>
          <w:t>When a contact constraint is not sufficiently enforced, the contact</w:t>
        </w:r>
      </w:ins>
      <w:ins w:id="2268" w:author="Steve Maas" w:date="2014-01-02T17:05:00Z">
        <w:r>
          <w:t>ing</w:t>
        </w:r>
      </w:ins>
      <w:ins w:id="2269" w:author="Steve Maas" w:date="2014-01-02T17:04:00Z">
        <w:r>
          <w:t xml:space="preserve"> surfac</w:t>
        </w:r>
      </w:ins>
      <w:ins w:id="2270" w:author="Steve Maas" w:date="2014-01-02T17:05:00Z">
        <w:r>
          <w:t xml:space="preserve">es will have penetrated. This problem is usually identified easily by looking at the deformed model in a post-processing software (e.g. PostView). </w:t>
        </w:r>
      </w:ins>
      <w:ins w:id="2271" w:author="Steve Maas" w:date="2014-01-02T17:06:00Z">
        <w:r>
          <w:t>Increasing the penalty factor and/or decreasing the augmented Lagrangian tolerance should solve this problem.</w:t>
        </w:r>
      </w:ins>
    </w:p>
    <w:p w14:paraId="7374845C" w14:textId="77777777" w:rsidR="0085430D" w:rsidRDefault="0085430D">
      <w:pPr>
        <w:rPr>
          <w:ins w:id="2272" w:author="Steve Maas" w:date="2014-01-02T14:33:00Z"/>
        </w:rPr>
      </w:pPr>
    </w:p>
    <w:p w14:paraId="742E08A0" w14:textId="31B47836" w:rsidR="00DF1A47" w:rsidRPr="00FE00A6" w:rsidDel="0085430D" w:rsidRDefault="00DF1A47">
      <w:pPr>
        <w:rPr>
          <w:del w:id="2273" w:author="Steve Maas" w:date="2014-01-02T17:06:00Z"/>
        </w:rPr>
      </w:pPr>
      <w:bookmarkStart w:id="2274" w:name="_Toc376446466"/>
      <w:bookmarkStart w:id="2275" w:name="_Toc376446695"/>
      <w:bookmarkStart w:id="2276" w:name="_Toc376446924"/>
      <w:bookmarkStart w:id="2277" w:name="_Toc376447153"/>
      <w:bookmarkStart w:id="2278" w:name="_Toc376787098"/>
      <w:bookmarkStart w:id="2279" w:name="_Toc376787329"/>
      <w:bookmarkStart w:id="2280" w:name="_Toc376787560"/>
      <w:bookmarkEnd w:id="2274"/>
      <w:bookmarkEnd w:id="2275"/>
      <w:bookmarkEnd w:id="2276"/>
      <w:bookmarkEnd w:id="2277"/>
      <w:bookmarkEnd w:id="2278"/>
      <w:bookmarkEnd w:id="2279"/>
      <w:bookmarkEnd w:id="2280"/>
    </w:p>
    <w:p w14:paraId="59A843D7" w14:textId="5D8E4E98" w:rsidR="00590133" w:rsidRDefault="00590133" w:rsidP="007D6F0D">
      <w:pPr>
        <w:pStyle w:val="Heading2"/>
      </w:pPr>
      <w:bookmarkStart w:id="2281" w:name="_Toc376787561"/>
      <w:r>
        <w:t>Limitations of FEBio</w:t>
      </w:r>
      <w:bookmarkEnd w:id="2281"/>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282" w:author="Steve Maas" w:date="2014-01-02T14:14:00Z"/>
        </w:rPr>
      </w:pPr>
    </w:p>
    <w:p w14:paraId="3FE3A5E7" w14:textId="376B9A5F" w:rsidR="00DE1D8A" w:rsidRDefault="00DE1D8A">
      <w:pPr>
        <w:pStyle w:val="Heading3"/>
        <w:rPr>
          <w:ins w:id="2283" w:author="Steve Maas" w:date="2014-01-02T14:15:00Z"/>
        </w:rPr>
        <w:pPrChange w:id="2284" w:author="Steve Maas" w:date="2014-01-02T14:14:00Z">
          <w:pPr/>
        </w:pPrChange>
      </w:pPr>
      <w:bookmarkStart w:id="2285" w:name="_Toc376787562"/>
      <w:ins w:id="2286" w:author="Steve Maas" w:date="2014-01-02T14:15:00Z">
        <w:r>
          <w:t>Geometrical instabilities</w:t>
        </w:r>
        <w:bookmarkEnd w:id="2285"/>
      </w:ins>
    </w:p>
    <w:p w14:paraId="6012419A" w14:textId="6B61E62B" w:rsidR="00DE1D8A" w:rsidRDefault="00DE1D8A">
      <w:pPr>
        <w:rPr>
          <w:ins w:id="2287" w:author="Steve Maas" w:date="2014-01-02T14:21:00Z"/>
        </w:rPr>
      </w:pPr>
      <w:ins w:id="2288" w:author="Steve Maas" w:date="2014-01-02T14:15:00Z">
        <w:r>
          <w:t xml:space="preserve">A geometrical instability is a point in the solution </w:t>
        </w:r>
      </w:ins>
      <w:ins w:id="2289" w:author="Steve Maas" w:date="2014-01-02T14:16:00Z">
        <w:r>
          <w:t xml:space="preserve">at which </w:t>
        </w:r>
      </w:ins>
      <w:ins w:id="2290" w:author="Steve Maas" w:date="2014-01-02T14:15:00Z">
        <w:r>
          <w:t>several paths for continuing the solution</w:t>
        </w:r>
      </w:ins>
      <w:ins w:id="2291" w:author="Steve Maas" w:date="2014-01-02T14:16:00Z">
        <w:r>
          <w:t xml:space="preserve"> are possible. </w:t>
        </w:r>
      </w:ins>
      <w:ins w:id="2292" w:author="Steve Maas" w:date="2014-01-02T14:17:00Z">
        <w:r>
          <w:t>T</w:t>
        </w:r>
      </w:ins>
      <w:ins w:id="2293" w:author="Steve Maas" w:date="2014-01-02T14:16:00Z">
        <w:r>
          <w:t>ypical example</w:t>
        </w:r>
      </w:ins>
      <w:ins w:id="2294" w:author="Steve Maas" w:date="2014-01-02T14:17:00Z">
        <w:r>
          <w:t>s</w:t>
        </w:r>
      </w:ins>
      <w:ins w:id="2295" w:author="Steve Maas" w:date="2014-01-02T14:16:00Z">
        <w:r>
          <w:t xml:space="preserve"> </w:t>
        </w:r>
      </w:ins>
      <w:ins w:id="2296" w:author="Steve Maas" w:date="2014-01-02T14:17:00Z">
        <w:r>
          <w:t xml:space="preserve">are </w:t>
        </w:r>
      </w:ins>
      <w:ins w:id="2297" w:author="Steve Maas" w:date="2014-01-02T14:16:00Z">
        <w:r>
          <w:t xml:space="preserve">buckling </w:t>
        </w:r>
      </w:ins>
      <w:ins w:id="2298" w:author="Steve Maas" w:date="2014-01-02T14:17:00Z">
        <w:r>
          <w:t>of a column or inflation of a balloon</w:t>
        </w:r>
      </w:ins>
      <w:ins w:id="2299" w:author="Steve Maas" w:date="2014-01-02T14:16:00Z">
        <w:r>
          <w:t xml:space="preserve">. </w:t>
        </w:r>
      </w:ins>
      <w:ins w:id="2300" w:author="Steve Maas" w:date="2014-01-02T14:17:00Z">
        <w:r>
          <w:t>FEBio’s Newton based solvers cannot handle buckling since usually at these points, the material</w:t>
        </w:r>
      </w:ins>
      <w:ins w:id="2301" w:author="Steve Maas" w:date="2014-01-02T14:18:00Z">
        <w:r>
          <w:t xml:space="preserve">’s elasticity tangent is not uniquely defined. Although in some cases FEBio will be able to pass </w:t>
        </w:r>
      </w:ins>
      <w:ins w:id="2302" w:author="Steve Maas" w:date="2014-01-02T14:19:00Z">
        <w:r>
          <w:t xml:space="preserve">a </w:t>
        </w:r>
      </w:ins>
      <w:ins w:id="2303" w:author="Steve Maas" w:date="2014-01-02T14:18:00Z">
        <w:r>
          <w:t>buckling point</w:t>
        </w:r>
      </w:ins>
      <w:ins w:id="2304" w:author="Steve Maas" w:date="2014-01-02T14:19:00Z">
        <w:r>
          <w:t xml:space="preserve">, in most cases, FEBio will not be able to converge </w:t>
        </w:r>
      </w:ins>
      <w:ins w:id="2305" w:author="Steve Maas" w:date="2014-01-02T14:20:00Z">
        <w:r>
          <w:t>to a solution</w:t>
        </w:r>
      </w:ins>
      <w:ins w:id="2306" w:author="Steve Maas" w:date="2014-01-02T14:19:00Z">
        <w:r>
          <w:t xml:space="preserve">. </w:t>
        </w:r>
      </w:ins>
    </w:p>
    <w:p w14:paraId="25C7F962" w14:textId="03B6DE86" w:rsidR="00DE1D8A" w:rsidRDefault="00DE1D8A">
      <w:pPr>
        <w:pStyle w:val="Heading3"/>
        <w:rPr>
          <w:ins w:id="2307" w:author="Steve Maas" w:date="2014-01-02T14:21:00Z"/>
        </w:rPr>
        <w:pPrChange w:id="2308" w:author="Steve Maas" w:date="2014-01-02T14:21:00Z">
          <w:pPr/>
        </w:pPrChange>
      </w:pPr>
      <w:bookmarkStart w:id="2309" w:name="_Toc376787563"/>
      <w:ins w:id="2310" w:author="Steve Maas" w:date="2014-01-02T14:21:00Z">
        <w:r>
          <w:t>Material instabilities</w:t>
        </w:r>
        <w:bookmarkEnd w:id="2309"/>
      </w:ins>
    </w:p>
    <w:p w14:paraId="19837DD1" w14:textId="4E55CE27" w:rsidR="00DE1D8A" w:rsidRDefault="009A09E2">
      <w:pPr>
        <w:rPr>
          <w:ins w:id="2311" w:author="Steve Maas" w:date="2014-01-02T14:22:00Z"/>
        </w:rPr>
      </w:pPr>
      <w:ins w:id="2312" w:author="Steve Maas" w:date="2014-01-02T14:21:00Z">
        <w:r>
          <w:t xml:space="preserve">A material instability is </w:t>
        </w:r>
      </w:ins>
      <w:ins w:id="2313" w:author="Steve Maas" w:date="2014-01-02T14:22:00Z">
        <w:r>
          <w:t xml:space="preserve">a </w:t>
        </w:r>
      </w:ins>
      <w:ins w:id="2314" w:author="Steve Maas" w:date="2014-01-02T14:21:00Z">
        <w:r>
          <w:t xml:space="preserve">point in the stress-strain response where the slope of the stress-strain curve effectively becomes zero. </w:t>
        </w:r>
      </w:ins>
      <w:ins w:id="2315"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316" w:author="Steve Maas" w:date="2014-01-02T14:24:00Z"/>
        </w:rPr>
      </w:pPr>
    </w:p>
    <w:p w14:paraId="4CD27D11" w14:textId="7887B84F" w:rsidR="009A09E2" w:rsidDel="009A09E2" w:rsidRDefault="009A09E2">
      <w:pPr>
        <w:rPr>
          <w:del w:id="2317" w:author="Steve Maas" w:date="2014-01-02T14:26:00Z"/>
        </w:rPr>
        <w:pPrChange w:id="2318" w:author="Steve Maas" w:date="2014-01-02T14:26:00Z">
          <w:pPr>
            <w:pStyle w:val="ListParagraph"/>
            <w:numPr>
              <w:numId w:val="58"/>
            </w:numPr>
            <w:tabs>
              <w:tab w:val="num" w:pos="720"/>
            </w:tabs>
            <w:ind w:hanging="360"/>
          </w:pPr>
        </w:pPrChange>
      </w:pPr>
      <w:ins w:id="2319"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320" w:author="Steve Maas" w:date="2014-01-02T14:26:00Z">
        <w:r>
          <w:t xml:space="preserve">and even if it finds a solution, it may not to useful. </w:t>
        </w:r>
      </w:ins>
    </w:p>
    <w:p w14:paraId="5FADBD22" w14:textId="77777777" w:rsidR="009A09E2" w:rsidRPr="00FE00A6" w:rsidRDefault="009A09E2" w:rsidP="00FE00A6">
      <w:pPr>
        <w:rPr>
          <w:ins w:id="2321" w:author="Steve Maas" w:date="2014-01-02T14:26:00Z"/>
        </w:rPr>
      </w:pPr>
    </w:p>
    <w:p w14:paraId="587DF599" w14:textId="332FBF71" w:rsidR="00590133" w:rsidDel="009A09E2" w:rsidRDefault="009A09E2">
      <w:pPr>
        <w:pStyle w:val="Heading3"/>
        <w:rPr>
          <w:del w:id="2322" w:author="Steve Maas" w:date="2014-01-02T14:26:00Z"/>
        </w:rPr>
        <w:pPrChange w:id="2323" w:author="Steve Maas" w:date="2014-01-02T14:26:00Z">
          <w:pPr>
            <w:pStyle w:val="ListParagraph"/>
            <w:numPr>
              <w:numId w:val="58"/>
            </w:numPr>
            <w:tabs>
              <w:tab w:val="num" w:pos="720"/>
            </w:tabs>
            <w:ind w:hanging="360"/>
          </w:pPr>
        </w:pPrChange>
      </w:pPr>
      <w:bookmarkStart w:id="2324" w:name="_Toc376787564"/>
      <w:ins w:id="2325" w:author="Steve Maas" w:date="2014-01-02T14:27:00Z">
        <w:r>
          <w:t>Re</w:t>
        </w:r>
      </w:ins>
      <w:r w:rsidR="0063263E">
        <w:t>me</w:t>
      </w:r>
      <w:ins w:id="2326" w:author="Steve Maas" w:date="2014-01-02T14:27:00Z">
        <w:r>
          <w:t>shing</w:t>
        </w:r>
      </w:ins>
      <w:bookmarkEnd w:id="2324"/>
      <w:del w:id="2327"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2328" w:author="Steve Maas" w:date="2014-01-02T14:26:00Z"/>
        </w:rPr>
        <w:pPrChange w:id="2329" w:author="Steve Maas" w:date="2014-01-02T14:26:00Z">
          <w:pPr>
            <w:pStyle w:val="ListParagraph"/>
            <w:numPr>
              <w:numId w:val="58"/>
            </w:numPr>
            <w:tabs>
              <w:tab w:val="num" w:pos="720"/>
            </w:tabs>
            <w:ind w:hanging="360"/>
          </w:pPr>
        </w:pPrChange>
      </w:pPr>
      <w:bookmarkStart w:id="2330" w:name="_Toc376787565"/>
      <w:bookmarkEnd w:id="2330"/>
    </w:p>
    <w:p w14:paraId="202DC362" w14:textId="0403C7F3" w:rsidR="009A09E2" w:rsidRDefault="009A09E2">
      <w:pPr>
        <w:rPr>
          <w:ins w:id="2331" w:author="Steve Maas" w:date="2014-01-02T14:26:00Z"/>
        </w:rPr>
        <w:pPrChange w:id="2332" w:author="Steve Maas" w:date="2014-01-02T14:26:00Z">
          <w:pPr>
            <w:pStyle w:val="ListParagraph"/>
            <w:numPr>
              <w:numId w:val="58"/>
            </w:numPr>
            <w:tabs>
              <w:tab w:val="num" w:pos="720"/>
            </w:tabs>
            <w:ind w:hanging="360"/>
          </w:pPr>
        </w:pPrChange>
      </w:pPr>
      <w:ins w:id="2333" w:author="Steve Maas" w:date="2014-01-02T14:27:00Z">
        <w:r>
          <w:t>FEBio is designed to solve problems that can undergo large deformations. However, when the deformations become too large</w:t>
        </w:r>
      </w:ins>
      <w:ins w:id="2334" w:author="Steve Maas" w:date="2014-01-02T14:28:00Z">
        <w:r>
          <w:t xml:space="preserve"> it can happen that the finite element mesh cannot be distorted any further without inverting elements. In that case, FEBio will not be able to continue the solution and will most likely terminate </w:t>
        </w:r>
      </w:ins>
      <w:ins w:id="2335" w:author="Steve Maas" w:date="2014-01-02T14:29:00Z">
        <w:r>
          <w:t>with</w:t>
        </w:r>
      </w:ins>
      <w:ins w:id="2336" w:author="Steve Maas" w:date="2014-01-02T14:28:00Z">
        <w:r>
          <w:t xml:space="preserve"> </w:t>
        </w:r>
      </w:ins>
      <w:ins w:id="2337" w:author="Steve Maas" w:date="2014-01-02T14:29:00Z">
        <w:r>
          <w:t xml:space="preserve">a negative jacobian error message. </w:t>
        </w:r>
      </w:ins>
    </w:p>
    <w:p w14:paraId="16AD4CE3" w14:textId="77777777" w:rsidR="009A09E2" w:rsidRDefault="009A09E2">
      <w:pPr>
        <w:rPr>
          <w:ins w:id="2338" w:author="Steve Maas" w:date="2014-01-02T14:30:00Z"/>
        </w:rPr>
        <w:pPrChange w:id="2339" w:author="Steve Maas" w:date="2014-01-02T14:26:00Z">
          <w:pPr>
            <w:pStyle w:val="ListParagraph"/>
            <w:numPr>
              <w:numId w:val="58"/>
            </w:numPr>
            <w:tabs>
              <w:tab w:val="num" w:pos="720"/>
            </w:tabs>
            <w:ind w:hanging="360"/>
          </w:pPr>
        </w:pPrChange>
      </w:pPr>
    </w:p>
    <w:p w14:paraId="7C5A23E2" w14:textId="1C6F481C" w:rsidR="00D0053D" w:rsidRDefault="009A09E2">
      <w:pPr>
        <w:rPr>
          <w:ins w:id="2340" w:author="Steve Maas" w:date="2014-01-02T16:22:00Z"/>
        </w:rPr>
        <w:pPrChange w:id="2341" w:author="Steve Maas" w:date="2014-01-02T14:26:00Z">
          <w:pPr>
            <w:pStyle w:val="ListParagraph"/>
            <w:numPr>
              <w:numId w:val="58"/>
            </w:numPr>
            <w:tabs>
              <w:tab w:val="num" w:pos="720"/>
            </w:tabs>
            <w:ind w:hanging="360"/>
          </w:pPr>
        </w:pPrChange>
      </w:pPr>
      <w:ins w:id="2342" w:author="Steve Maas" w:date="2014-01-02T14:30:00Z">
        <w:r>
          <w:t>One possible solution to this problem is to remesh the model at th</w:t>
        </w:r>
      </w:ins>
      <w:ins w:id="2343" w:author="Steve Maas" w:date="2014-01-02T14:31:00Z">
        <w:r>
          <w:t>e</w:t>
        </w:r>
      </w:ins>
      <w:ins w:id="2344" w:author="Steve Maas" w:date="2014-01-02T14:30:00Z">
        <w:r>
          <w:t xml:space="preserve"> point</w:t>
        </w:r>
      </w:ins>
      <w:ins w:id="2345" w:author="Steve Maas" w:date="2014-01-02T14:31:00Z">
        <w:r>
          <w:t xml:space="preserve"> at which the deformation become too large</w:t>
        </w:r>
      </w:ins>
      <w:ins w:id="2346" w:author="Steve Maas" w:date="2014-01-02T14:30:00Z">
        <w:r>
          <w:t xml:space="preserve">, but currently FEBio does not have any remeshing capabilities. </w:t>
        </w:r>
      </w:ins>
      <w:del w:id="2347"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348" w:author="Steve Maas" w:date="2014-01-02T14:31:00Z">
        <w:r w:rsidR="00DF1A47">
          <w:t xml:space="preserve">The only remedy at this point is to plan ahead and design your mesh in such a way that the elements will not invert in the range of deformation that you are </w:t>
        </w:r>
      </w:ins>
      <w:ins w:id="2349" w:author="Steve Maas" w:date="2014-01-02T14:32:00Z">
        <w:r w:rsidR="00DF1A47">
          <w:t>interested</w:t>
        </w:r>
      </w:ins>
      <w:ins w:id="2350" w:author="Steve Maas" w:date="2014-01-02T14:31:00Z">
        <w:r w:rsidR="00DF1A47">
          <w:t xml:space="preserve"> </w:t>
        </w:r>
      </w:ins>
      <w:ins w:id="2351" w:author="Steve Maas" w:date="2014-01-02T14:32:00Z">
        <w:r w:rsidR="00DF1A47">
          <w:t>in (e.g. place a butterfly mesh in sharp corners or make the mesh finer in areas of larger deformation).</w:t>
        </w:r>
      </w:ins>
    </w:p>
    <w:p w14:paraId="2D1C8A6F" w14:textId="77777777" w:rsidR="00997C6C" w:rsidRDefault="00997C6C">
      <w:pPr>
        <w:rPr>
          <w:ins w:id="2352" w:author="Steve Maas" w:date="2014-01-02T16:22:00Z"/>
        </w:rPr>
        <w:pPrChange w:id="2353"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354" w:author="Steve Maas" w:date="2014-01-02T16:23:00Z"/>
        </w:rPr>
        <w:pPrChange w:id="2355" w:author="Steve Maas" w:date="2014-01-02T16:22:00Z">
          <w:pPr>
            <w:pStyle w:val="ListParagraph"/>
            <w:numPr>
              <w:numId w:val="58"/>
            </w:numPr>
            <w:tabs>
              <w:tab w:val="num" w:pos="720"/>
            </w:tabs>
            <w:ind w:hanging="360"/>
          </w:pPr>
        </w:pPrChange>
      </w:pPr>
      <w:bookmarkStart w:id="2356" w:name="_Toc376787566"/>
      <w:ins w:id="2357" w:author="Steve Maas" w:date="2014-01-02T16:23:00Z">
        <w:r>
          <w:lastRenderedPageBreak/>
          <w:t>Force-driven Problems</w:t>
        </w:r>
        <w:bookmarkEnd w:id="2356"/>
      </w:ins>
    </w:p>
    <w:p w14:paraId="311E7AA0" w14:textId="39D72FC2" w:rsidR="00997C6C" w:rsidRDefault="00997C6C">
      <w:pPr>
        <w:rPr>
          <w:ins w:id="2358" w:author="Steve Maas" w:date="2014-01-02T16:32:00Z"/>
        </w:rPr>
        <w:pPrChange w:id="2359" w:author="Steve Maas" w:date="2014-01-02T16:23:00Z">
          <w:pPr>
            <w:pStyle w:val="ListParagraph"/>
            <w:numPr>
              <w:numId w:val="58"/>
            </w:numPr>
            <w:tabs>
              <w:tab w:val="num" w:pos="720"/>
            </w:tabs>
            <w:ind w:hanging="360"/>
          </w:pPr>
        </w:pPrChange>
      </w:pPr>
      <w:ins w:id="2360"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361" w:author="Steve Maas" w:date="2014-01-02T16:26:00Z">
        <w:r>
          <w:rPr>
            <w:rStyle w:val="FootnoteReference"/>
          </w:rPr>
          <w:footnoteReference w:id="8"/>
        </w:r>
      </w:ins>
      <w:ins w:id="2364" w:author="Steve Maas" w:date="2014-01-02T16:23:00Z">
        <w:r>
          <w:t>.</w:t>
        </w:r>
      </w:ins>
      <w:ins w:id="2365" w:author="Steve Maas" w:date="2014-01-02T16:27:00Z">
        <w:r>
          <w:t xml:space="preserve"> The cause of this </w:t>
        </w:r>
      </w:ins>
      <w:ins w:id="2366" w:author="Steve Maas" w:date="2014-01-02T16:28:00Z">
        <w:r>
          <w:t>instability</w:t>
        </w:r>
      </w:ins>
      <w:ins w:id="2367" w:author="Steve Maas" w:date="2014-01-02T16:27:00Z">
        <w:r>
          <w:t xml:space="preserve"> can easily </w:t>
        </w:r>
      </w:ins>
      <w:ins w:id="2368"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369" w:author="Steve Maas" w:date="2014-01-02T16:30:00Z">
        <w:r>
          <w:t xml:space="preserve">box must generate stresses which balance the applied forces exactly. Unfortunately, the numerical solution will only be approximate </w:t>
        </w:r>
      </w:ins>
      <w:ins w:id="2370" w:author="Steve Maas" w:date="2014-01-02T16:31:00Z">
        <w:r>
          <w:t xml:space="preserve">due to numerical round-off errors inherent in the calculation. Even the slightest deviation </w:t>
        </w:r>
        <w:r w:rsidR="00432E39">
          <w:t xml:space="preserve">from balancing the forces exactly will create a net-force which </w:t>
        </w:r>
      </w:ins>
      <w:ins w:id="2371" w:author="Steve Maas" w:date="2014-01-02T16:32:00Z">
        <w:r w:rsidR="00432E39">
          <w:t>in turn causes the model to fly off in the unconstrained direction</w:t>
        </w:r>
      </w:ins>
      <w:ins w:id="2372" w:author="Steve Maas" w:date="2014-01-02T16:33:00Z">
        <w:r w:rsidR="00432E39">
          <w:t xml:space="preserve"> (in which a rigid body mode now exists)</w:t>
        </w:r>
      </w:ins>
      <w:ins w:id="2373" w:author="Steve Maas" w:date="2014-01-02T16:32:00Z">
        <w:r w:rsidR="00432E39">
          <w:t>.</w:t>
        </w:r>
      </w:ins>
    </w:p>
    <w:p w14:paraId="7BD96979" w14:textId="77777777" w:rsidR="00432E39" w:rsidRDefault="00432E39">
      <w:pPr>
        <w:rPr>
          <w:ins w:id="2374" w:author="Steve Maas" w:date="2014-01-02T16:32:00Z"/>
        </w:rPr>
        <w:pPrChange w:id="2375" w:author="Steve Maas" w:date="2014-01-02T16:23:00Z">
          <w:pPr>
            <w:pStyle w:val="ListParagraph"/>
            <w:numPr>
              <w:numId w:val="58"/>
            </w:numPr>
            <w:tabs>
              <w:tab w:val="num" w:pos="720"/>
            </w:tabs>
            <w:ind w:hanging="360"/>
          </w:pPr>
        </w:pPrChange>
      </w:pPr>
    </w:p>
    <w:p w14:paraId="297BFAAE" w14:textId="4AF90F89" w:rsidR="00432E39" w:rsidRDefault="00432E39">
      <w:pPr>
        <w:rPr>
          <w:ins w:id="2376" w:author="Steve Maas" w:date="2014-01-02T17:06:00Z"/>
        </w:rPr>
        <w:pPrChange w:id="2377" w:author="Steve Maas" w:date="2014-01-02T16:23:00Z">
          <w:pPr>
            <w:pStyle w:val="ListParagraph"/>
            <w:numPr>
              <w:numId w:val="58"/>
            </w:numPr>
            <w:tabs>
              <w:tab w:val="num" w:pos="720"/>
            </w:tabs>
            <w:ind w:hanging="360"/>
          </w:pPr>
        </w:pPrChange>
      </w:pPr>
      <w:ins w:id="2378"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379"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380" w:author="Steve Maas" w:date="2014-01-02T17:06:00Z"/>
        </w:rPr>
        <w:pPrChange w:id="2381"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382" w:author="Steve Maas" w:date="2014-01-02T17:07:00Z"/>
        </w:rPr>
        <w:pPrChange w:id="2383" w:author="Steve Maas" w:date="2014-01-02T17:06:00Z">
          <w:pPr>
            <w:pStyle w:val="ListParagraph"/>
            <w:numPr>
              <w:numId w:val="58"/>
            </w:numPr>
            <w:tabs>
              <w:tab w:val="num" w:pos="720"/>
            </w:tabs>
            <w:ind w:hanging="360"/>
          </w:pPr>
        </w:pPrChange>
      </w:pPr>
      <w:bookmarkStart w:id="2384" w:name="_Toc376787567"/>
      <w:ins w:id="2385" w:author="Steve Maas" w:date="2014-01-02T17:07:00Z">
        <w:r>
          <w:t xml:space="preserve">Solutions obtained on </w:t>
        </w:r>
      </w:ins>
      <w:ins w:id="2386" w:author="Steve Maas" w:date="2014-01-02T17:06:00Z">
        <w:r>
          <w:t xml:space="preserve">Multi-processor </w:t>
        </w:r>
      </w:ins>
      <w:ins w:id="2387" w:author="Steve Maas" w:date="2014-01-02T17:07:00Z">
        <w:r>
          <w:t>Machines</w:t>
        </w:r>
        <w:bookmarkEnd w:id="2384"/>
      </w:ins>
    </w:p>
    <w:p w14:paraId="32BBF32B" w14:textId="5431C6A9" w:rsidR="0085430D" w:rsidRDefault="0085430D">
      <w:pPr>
        <w:rPr>
          <w:ins w:id="2388" w:author="Steve Maas" w:date="2014-01-02T17:12:00Z"/>
        </w:rPr>
        <w:pPrChange w:id="2389" w:author="Steve Maas" w:date="2014-01-02T17:07:00Z">
          <w:pPr>
            <w:pStyle w:val="ListParagraph"/>
            <w:numPr>
              <w:numId w:val="58"/>
            </w:numPr>
            <w:tabs>
              <w:tab w:val="num" w:pos="720"/>
            </w:tabs>
            <w:ind w:hanging="360"/>
          </w:pPr>
        </w:pPrChange>
      </w:pPr>
      <w:ins w:id="2390" w:author="Steve Maas" w:date="2014-01-02T17:07:00Z">
        <w:r>
          <w:t xml:space="preserve">Although </w:t>
        </w:r>
      </w:ins>
      <w:ins w:id="2391" w:author="Steve Maas" w:date="2014-01-02T17:08:00Z">
        <w:r>
          <w:t xml:space="preserve">technically </w:t>
        </w:r>
      </w:ins>
      <w:ins w:id="2392"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393" w:author="Steve Maas" w:date="2014-01-02T17:08:00Z">
        <w:r>
          <w:t xml:space="preserve">This is caused by the fact that on multi-processor machines the same calculations can be executed in a different order and due to </w:t>
        </w:r>
      </w:ins>
      <w:ins w:id="2394" w:author="Steve Maas" w:date="2014-01-02T17:09:00Z">
        <w:r>
          <w:t xml:space="preserve">the accumulation of </w:t>
        </w:r>
      </w:ins>
      <w:ins w:id="2395" w:author="Steve Maas" w:date="2014-01-02T17:08:00Z">
        <w:r>
          <w:t xml:space="preserve">numerical round-off errors </w:t>
        </w:r>
      </w:ins>
      <w:ins w:id="2396" w:author="Steve Maas" w:date="2014-01-02T17:09:00Z">
        <w:r>
          <w:t>may result in slightly different answers. Th</w:t>
        </w:r>
      </w:ins>
      <w:ins w:id="2397" w:author="Steve Maas" w:date="2014-01-02T17:10:00Z">
        <w:r>
          <w:t xml:space="preserve">e type of problems that are mostly affected by this are problems that are close too being ill-conditioned. Also, problems that have many time steps or require many iterations </w:t>
        </w:r>
      </w:ins>
      <w:ins w:id="2398" w:author="Steve Maas" w:date="2014-01-02T17:12:00Z">
        <w:r>
          <w:t>for</w:t>
        </w:r>
      </w:ins>
      <w:ins w:id="2399" w:author="Steve Maas" w:date="2014-01-02T17:10:00Z">
        <w:r>
          <w:t xml:space="preserve"> each time step</w:t>
        </w:r>
      </w:ins>
      <w:ins w:id="2400" w:author="Steve Maas" w:date="2014-01-02T17:12:00Z">
        <w:r w:rsidR="0063263E">
          <w:t xml:space="preserve"> may be affected by this. </w:t>
        </w:r>
      </w:ins>
    </w:p>
    <w:p w14:paraId="539347AE" w14:textId="77777777" w:rsidR="0063263E" w:rsidRDefault="0063263E">
      <w:pPr>
        <w:rPr>
          <w:ins w:id="2401" w:author="Steve Maas" w:date="2014-01-02T17:12:00Z"/>
        </w:rPr>
        <w:pPrChange w:id="2402"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403" w:author="Steve Maas" w:date="2014-01-02T17:07:00Z">
          <w:pPr>
            <w:pStyle w:val="ListParagraph"/>
            <w:numPr>
              <w:numId w:val="58"/>
            </w:numPr>
            <w:tabs>
              <w:tab w:val="num" w:pos="720"/>
            </w:tabs>
            <w:ind w:hanging="360"/>
          </w:pPr>
        </w:pPrChange>
      </w:pPr>
      <w:ins w:id="2404" w:author="Steve Maas" w:date="2014-01-02T17:12:00Z">
        <w:r>
          <w:t xml:space="preserve">If you experience </w:t>
        </w:r>
      </w:ins>
      <w:ins w:id="2405" w:author="Steve Maas" w:date="2014-01-02T17:13:00Z">
        <w:r>
          <w:t>different answers for the same problem</w:t>
        </w:r>
      </w:ins>
      <w:ins w:id="2406" w:author="Steve Maas" w:date="2014-01-02T17:12:00Z">
        <w:r>
          <w:t xml:space="preserve">, </w:t>
        </w:r>
      </w:ins>
      <w:r w:rsidR="00121748">
        <w:t>try running the model on just one processor (if possible)</w:t>
      </w:r>
      <w:ins w:id="2407" w:author="Steve Maas" w:date="2014-01-02T17:13:00Z">
        <w:r>
          <w:t xml:space="preserve">. See section </w:t>
        </w:r>
        <w:r>
          <w:fldChar w:fldCharType="begin"/>
        </w:r>
        <w:r>
          <w:instrText xml:space="preserve"> REF _Ref376446157 \r \h </w:instrText>
        </w:r>
      </w:ins>
      <w:r>
        <w:fldChar w:fldCharType="separate"/>
      </w:r>
      <w:ins w:id="2408"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2409" w:name="_Toc376787568"/>
      <w:r>
        <w:t xml:space="preserve">Where to </w:t>
      </w:r>
      <w:r w:rsidR="00FD648A">
        <w:t>G</w:t>
      </w:r>
      <w:r>
        <w:t>et</w:t>
      </w:r>
      <w:r w:rsidR="00B201E3">
        <w:t xml:space="preserve"> </w:t>
      </w:r>
      <w:r w:rsidR="00FD648A">
        <w:t>M</w:t>
      </w:r>
      <w:r w:rsidR="00B201E3">
        <w:t>ore</w:t>
      </w:r>
      <w:r>
        <w:t xml:space="preserve"> </w:t>
      </w:r>
      <w:r w:rsidR="00FD648A">
        <w:t>H</w:t>
      </w:r>
      <w:r>
        <w:t>elp</w:t>
      </w:r>
      <w:bookmarkEnd w:id="2409"/>
    </w:p>
    <w:p w14:paraId="37897DD1" w14:textId="7CB68764" w:rsidR="00DB69A3" w:rsidRDefault="00DB69A3">
      <w:pPr>
        <w:rPr>
          <w:ins w:id="2410" w:author="Steve Maas" w:date="2014-01-02T16:40:00Z"/>
        </w:rPr>
      </w:pPr>
      <w:ins w:id="2411" w:author="Steve Maas" w:date="2014-01-02T16:38:00Z">
        <w:r>
          <w:t xml:space="preserve">When you get here, you may be ready to pull all your hair out, but fret not, all is not lost. </w:t>
        </w:r>
      </w:ins>
      <w:ins w:id="2412" w:author="Steve Maas" w:date="2014-01-02T16:39:00Z">
        <w:r>
          <w:t xml:space="preserve">In fact, some people may have run into a similar issue and found a solution. The first place to find these </w:t>
        </w:r>
      </w:ins>
      <w:ins w:id="2413" w:author="Steve Maas" w:date="2014-01-02T16:40:00Z">
        <w:r>
          <w:t>people</w:t>
        </w:r>
      </w:ins>
      <w:ins w:id="2414" w:author="Steve Maas" w:date="2014-01-02T16:39:00Z">
        <w:r>
          <w:t xml:space="preserve"> </w:t>
        </w:r>
      </w:ins>
      <w:ins w:id="2415" w:author="Steve Maas" w:date="2014-01-02T16:40:00Z">
        <w:r>
          <w:t>is on the FEBio user’s forum (</w:t>
        </w:r>
      </w:ins>
      <w:ins w:id="2416" w:author="Steve Maas" w:date="2014-01-02T16:41:00Z">
        <w:r>
          <w:fldChar w:fldCharType="begin"/>
        </w:r>
        <w:r>
          <w:instrText xml:space="preserve"> HYPERLINK "</w:instrText>
        </w:r>
      </w:ins>
      <w:ins w:id="2417" w:author="Steve Maas" w:date="2014-01-02T16:40:00Z">
        <w:r w:rsidRPr="00DB69A3">
          <w:instrText>http://mrlforums.sci.utah.edu/forums/forum.php</w:instrText>
        </w:r>
      </w:ins>
      <w:ins w:id="2418" w:author="Steve Maas" w:date="2014-01-02T16:41:00Z">
        <w:r>
          <w:instrText xml:space="preserve">" </w:instrText>
        </w:r>
        <w:r>
          <w:fldChar w:fldCharType="separate"/>
        </w:r>
      </w:ins>
      <w:ins w:id="2419" w:author="Steve Maas" w:date="2014-01-02T16:40:00Z">
        <w:r w:rsidRPr="00251CA6">
          <w:rPr>
            <w:rStyle w:val="Hyperlink"/>
          </w:rPr>
          <w:t>http://mrlforums.sci.utah.edu/forums/forum.php</w:t>
        </w:r>
      </w:ins>
      <w:ins w:id="2420" w:author="Steve Maas" w:date="2014-01-02T16:41:00Z">
        <w:r>
          <w:fldChar w:fldCharType="end"/>
        </w:r>
      </w:ins>
      <w:ins w:id="2421" w:author="Steve Maas" w:date="2014-01-02T16:40:00Z">
        <w:r>
          <w:t xml:space="preserve">). </w:t>
        </w:r>
      </w:ins>
      <w:ins w:id="2422"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423" w:author="Steve Maas" w:date="2014-01-02T16:43:00Z">
        <w:r w:rsidR="00061F56">
          <w:t>’t hesitate to use it!</w:t>
        </w:r>
      </w:ins>
    </w:p>
    <w:p w14:paraId="096B1684" w14:textId="77777777" w:rsidR="00DB69A3" w:rsidRDefault="00DB69A3">
      <w:pPr>
        <w:rPr>
          <w:ins w:id="2424" w:author="Steve Maas" w:date="2014-01-02T16:38:00Z"/>
        </w:rPr>
      </w:pPr>
    </w:p>
    <w:p w14:paraId="475C0D32" w14:textId="004D2DFD" w:rsidR="000140F2" w:rsidDel="00061F56" w:rsidRDefault="000140F2">
      <w:pPr>
        <w:rPr>
          <w:del w:id="2425" w:author="Steve Maas" w:date="2014-01-02T16:43:00Z"/>
        </w:rPr>
      </w:pPr>
      <w:del w:id="2426"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427" w:name="_Toc376787569"/>
      <w:r>
        <w:lastRenderedPageBreak/>
        <w:t xml:space="preserve">Configuration </w:t>
      </w:r>
      <w:r w:rsidR="00E67A22">
        <w:t>F</w:t>
      </w:r>
      <w:r>
        <w:t>ile</w:t>
      </w:r>
      <w:bookmarkEnd w:id="2427"/>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428" w:author="Steve Maas" w:date="2014-01-02T11:08:00Z"/>
        </w:trPr>
        <w:tc>
          <w:tcPr>
            <w:tcW w:w="2448" w:type="dxa"/>
            <w:shd w:val="clear" w:color="auto" w:fill="auto"/>
          </w:tcPr>
          <w:p w14:paraId="14B62B6B" w14:textId="4EB42321" w:rsidR="00470C94" w:rsidRDefault="00470C94" w:rsidP="006A0BC1">
            <w:pPr>
              <w:pStyle w:val="code"/>
              <w:rPr>
                <w:ins w:id="2429" w:author="Steve Maas" w:date="2014-01-02T11:08:00Z"/>
              </w:rPr>
            </w:pPr>
            <w:ins w:id="2430" w:author="Steve Maas" w:date="2014-01-02T11:08:00Z">
              <w:r>
                <w:t>import</w:t>
              </w:r>
            </w:ins>
          </w:p>
        </w:tc>
        <w:tc>
          <w:tcPr>
            <w:tcW w:w="7128" w:type="dxa"/>
            <w:shd w:val="clear" w:color="auto" w:fill="auto"/>
          </w:tcPr>
          <w:p w14:paraId="2BAC5DAC" w14:textId="52E1FC7F" w:rsidR="00470C94" w:rsidRDefault="00470C94" w:rsidP="006A0BC1">
            <w:pPr>
              <w:rPr>
                <w:ins w:id="2431" w:author="Steve Maas" w:date="2014-01-02T11:08:00Z"/>
              </w:rPr>
            </w:pPr>
            <w:ins w:id="2432"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433" w:author="Steve Maas" w:date="2014-01-02T11:08:00Z"/>
        </w:rPr>
      </w:pPr>
      <w:r>
        <w:t>FEBio supports several linear solvers, such as</w:t>
      </w:r>
      <w:del w:id="2434"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435" w:author="Steve Maas" w:date="2014-01-02T11:09:00Z">
        <w:r w:rsidDel="00470C94">
          <w:delText xml:space="preserve">the SuperLU and the </w:delText>
        </w:r>
      </w:del>
      <w:r>
        <w:t>Pardiso solver are available on most platforms.</w:t>
      </w:r>
      <w:ins w:id="2436"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437" w:author="Steve Maas" w:date="2014-01-02T11:09:00Z">
        <w:r>
          <w:t xml:space="preserve">As of </w:t>
        </w:r>
      </w:ins>
      <w:ins w:id="2438" w:author="Steve Maas" w:date="2014-01-02T11:10:00Z">
        <w:r>
          <w:t xml:space="preserve">FEBio 2.0 the user can create and use plugins designed for FEBio. These plugins extend the standard capabilities without the need to recompile the FEBio code. </w:t>
        </w:r>
      </w:ins>
      <w:ins w:id="2439" w:author="Steve Maas" w:date="2014-01-02T11:11:00Z">
        <w:r>
          <w:t xml:space="preserve">See Appendix B for more information on </w:t>
        </w:r>
      </w:ins>
      <w:ins w:id="2440" w:author="Steve Maas" w:date="2014-01-02T11:12:00Z">
        <w:r>
          <w:t xml:space="preserve">using </w:t>
        </w:r>
      </w:ins>
      <w:ins w:id="2441" w:author="Steve Maas" w:date="2014-01-02T11:11:00Z">
        <w:r>
          <w:t>pl</w:t>
        </w:r>
      </w:ins>
      <w:ins w:id="2442"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2443" w:author="Steve Maas" w:date="2014-01-02T11:12:00Z">
        <w:r w:rsidDel="00470C94">
          <w:lastRenderedPageBreak/>
          <w:delText>LSDYNA Database Format</w:delText>
        </w:r>
      </w:del>
      <w:bookmarkStart w:id="2444" w:name="_Toc376787570"/>
      <w:ins w:id="2445" w:author="Steve Maas" w:date="2014-01-02T11:12:00Z">
        <w:r w:rsidR="00470C94">
          <w:t>FEBio Plugins</w:t>
        </w:r>
      </w:ins>
      <w:bookmarkEnd w:id="2444"/>
    </w:p>
    <w:p w14:paraId="406503EE" w14:textId="2495BB91" w:rsidR="00470C94" w:rsidRDefault="00860308">
      <w:pPr>
        <w:rPr>
          <w:ins w:id="2446" w:author="Steve Maas" w:date="2014-01-02T11:15:00Z"/>
        </w:rPr>
        <w:pPrChange w:id="2447" w:author="Steve Maas" w:date="2014-01-02T11:13:00Z">
          <w:pPr>
            <w:pStyle w:val="code"/>
          </w:pPr>
        </w:pPrChange>
      </w:pPr>
      <w:r>
        <w:t xml:space="preserve">As of version </w:t>
      </w:r>
      <w:del w:id="2448" w:author="Steve Maas" w:date="2014-01-02T11:12:00Z">
        <w:r w:rsidDel="00470C94">
          <w:delText>1</w:delText>
        </w:r>
      </w:del>
      <w:ins w:id="2449" w:author="Steve Maas" w:date="2014-01-02T11:12:00Z">
        <w:r w:rsidR="00470C94">
          <w:t>2</w:t>
        </w:r>
      </w:ins>
      <w:r>
        <w:t>.</w:t>
      </w:r>
      <w:del w:id="2450" w:author="Steve Maas" w:date="2014-01-02T11:12:00Z">
        <w:r w:rsidDel="00470C94">
          <w:delText>4</w:delText>
        </w:r>
      </w:del>
      <w:ins w:id="2451" w:author="Steve Maas" w:date="2014-01-02T11:12:00Z">
        <w:r w:rsidR="00470C94">
          <w:t>0</w:t>
        </w:r>
      </w:ins>
      <w:r>
        <w:t xml:space="preserve"> </w:t>
      </w:r>
      <w:del w:id="2452" w:author="Steve Maas" w:date="2014-01-02T11:12:00Z">
        <w:r w:rsidDel="00470C94">
          <w:delText xml:space="preserve">the LSDYNA </w:delText>
        </w:r>
      </w:del>
      <w:ins w:id="2453" w:author="Steve Maas" w:date="2014-01-02T11:12:00Z">
        <w:r w:rsidR="00470C94">
          <w:t>FEBio supports plugins.</w:t>
        </w:r>
      </w:ins>
      <w:ins w:id="2454" w:author="Steve Maas" w:date="2014-01-02T11:13:00Z">
        <w:r w:rsidR="00470C94">
          <w:t xml:space="preserve"> Plugins are dynamic libraries which extend the capabilities of FEBio at runtime without the need to recompile the entire source code. </w:t>
        </w:r>
      </w:ins>
      <w:ins w:id="2455" w:author="Steve Maas" w:date="2014-01-02T11:14:00Z">
        <w:r w:rsidR="00470C94">
          <w:t>This</w:t>
        </w:r>
      </w:ins>
      <w:ins w:id="2456" w:author="Steve Maas" w:date="2014-01-02T11:13:00Z">
        <w:r w:rsidR="00470C94">
          <w:t xml:space="preserve"> offers the user</w:t>
        </w:r>
      </w:ins>
      <w:ins w:id="2457" w:author="Steve Maas" w:date="2014-01-02T11:14:00Z">
        <w:r w:rsidR="00470C94">
          <w:t xml:space="preserve"> a powerful mechanism for extending the default feature set of FEBio with little effort. </w:t>
        </w:r>
      </w:ins>
      <w:ins w:id="2458" w:author="Steve Maas" w:date="2014-01-02T11:15:00Z">
        <w:r w:rsidR="007E2409">
          <w:t>The FEBio developer</w:t>
        </w:r>
      </w:ins>
      <w:ins w:id="2459" w:author="Steve Maas" w:date="2014-01-02T11:22:00Z">
        <w:r w:rsidR="00993E3A">
          <w:t>’</w:t>
        </w:r>
      </w:ins>
      <w:ins w:id="2460"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461" w:author="Steve Maas" w:date="2014-01-02T11:15:00Z"/>
        </w:rPr>
        <w:pPrChange w:id="2462" w:author="Steve Maas" w:date="2014-01-02T11:13:00Z">
          <w:pPr>
            <w:pStyle w:val="code"/>
          </w:pPr>
        </w:pPrChange>
      </w:pPr>
    </w:p>
    <w:p w14:paraId="78D216A6" w14:textId="116DBC1E" w:rsidR="007E2409" w:rsidRDefault="007E2409">
      <w:pPr>
        <w:rPr>
          <w:ins w:id="2463" w:author="Steve Maas" w:date="2014-01-02T11:18:00Z"/>
        </w:rPr>
        <w:pPrChange w:id="2464" w:author="Steve Maas" w:date="2014-01-02T11:16:00Z">
          <w:pPr>
            <w:pStyle w:val="code"/>
          </w:pPr>
        </w:pPrChange>
      </w:pPr>
      <w:ins w:id="2465" w:author="Steve Maas" w:date="2014-01-02T11:15:00Z">
        <w:r>
          <w:t xml:space="preserve">A plugin is compiled into a dynamic library </w:t>
        </w:r>
      </w:ins>
      <w:ins w:id="2466" w:author="Steve Maas" w:date="2014-01-02T11:16:00Z">
        <w:r>
          <w:t xml:space="preserve">(dll) or shared object (so) and containes the compiled code of the library. </w:t>
        </w:r>
      </w:ins>
      <w:ins w:id="2467" w:author="Steve Maas" w:date="2014-01-02T11:17:00Z">
        <w:r>
          <w:t xml:space="preserve">In order to use this plugin, you must add the path and name to the plugin file in the FEBio configuration file (see Appendix A for a discussion of the configuration file). For each plugin, </w:t>
        </w:r>
      </w:ins>
      <w:ins w:id="2468"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469" w:author="Steve Maas" w:date="2014-01-02T11:18:00Z"/>
        </w:rPr>
        <w:pPrChange w:id="2470" w:author="Steve Maas" w:date="2014-01-02T11:16:00Z">
          <w:pPr>
            <w:pStyle w:val="code"/>
          </w:pPr>
        </w:pPrChange>
      </w:pPr>
    </w:p>
    <w:p w14:paraId="7D33407D" w14:textId="0252D287" w:rsidR="007E2409" w:rsidRPr="00645EA5" w:rsidRDefault="007E2409">
      <w:pPr>
        <w:rPr>
          <w:ins w:id="2471" w:author="Steve Maas" w:date="2014-01-02T11:18:00Z"/>
          <w:rFonts w:cs="Courier New"/>
          <w:szCs w:val="22"/>
        </w:rPr>
        <w:pPrChange w:id="2472" w:author="Steve Maas" w:date="2014-01-02T11:16:00Z">
          <w:pPr>
            <w:pStyle w:val="code"/>
          </w:pPr>
        </w:pPrChange>
      </w:pPr>
      <w:ins w:id="2473" w:author="Steve Maas" w:date="2014-01-02T11:19:00Z">
        <w:r>
          <w:rPr>
            <w:rFonts w:ascii="Courier New" w:hAnsi="Courier New" w:cs="Courier New"/>
            <w:sz w:val="22"/>
            <w:szCs w:val="22"/>
          </w:rPr>
          <w:t>&lt;import&gt;myplugin.dll&lt;/import&gt;</w:t>
        </w:r>
      </w:ins>
    </w:p>
    <w:p w14:paraId="39D67755" w14:textId="77777777" w:rsidR="007E2409" w:rsidRDefault="007E2409">
      <w:pPr>
        <w:rPr>
          <w:ins w:id="2474" w:author="Steve Maas" w:date="2014-01-02T11:18:00Z"/>
        </w:rPr>
        <w:pPrChange w:id="2475" w:author="Steve Maas" w:date="2014-01-02T11:16:00Z">
          <w:pPr>
            <w:pStyle w:val="code"/>
          </w:pPr>
        </w:pPrChange>
      </w:pPr>
    </w:p>
    <w:p w14:paraId="73ACC6B3" w14:textId="1D876238" w:rsidR="007E2409" w:rsidRDefault="007E2409">
      <w:pPr>
        <w:rPr>
          <w:ins w:id="2476" w:author="Steve Maas" w:date="2014-01-02T11:19:00Z"/>
        </w:rPr>
        <w:pPrChange w:id="2477" w:author="Steve Maas" w:date="2014-01-02T11:16:00Z">
          <w:pPr>
            <w:pStyle w:val="code"/>
          </w:pPr>
        </w:pPrChange>
      </w:pPr>
      <w:ins w:id="2478" w:author="Steve Maas" w:date="2014-01-02T11:19:00Z">
        <w:r>
          <w:t>You may need to add the full path to the plugin if FEBio has problems locating the plugin.</w:t>
        </w:r>
      </w:ins>
    </w:p>
    <w:p w14:paraId="432FD83D" w14:textId="77777777" w:rsidR="007E2409" w:rsidRDefault="007E2409">
      <w:pPr>
        <w:rPr>
          <w:ins w:id="2479" w:author="Steve Maas" w:date="2014-01-02T11:19:00Z"/>
        </w:rPr>
        <w:pPrChange w:id="2480" w:author="Steve Maas" w:date="2014-01-02T11:16:00Z">
          <w:pPr>
            <w:pStyle w:val="code"/>
          </w:pPr>
        </w:pPrChange>
      </w:pPr>
    </w:p>
    <w:p w14:paraId="273D9D99" w14:textId="01D3B5AD" w:rsidR="007E2409" w:rsidRPr="00B0194F" w:rsidRDefault="007E2409" w:rsidP="007E2409">
      <w:pPr>
        <w:rPr>
          <w:ins w:id="2481" w:author="Steve Maas" w:date="2014-01-02T11:19:00Z"/>
          <w:rFonts w:ascii="Courier New" w:hAnsi="Courier New" w:cs="Courier New"/>
          <w:sz w:val="22"/>
          <w:szCs w:val="22"/>
        </w:rPr>
      </w:pPr>
      <w:ins w:id="2482"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483" w:author="Steve Maas" w:date="2014-01-02T11:13:00Z"/>
        </w:rPr>
        <w:pPrChange w:id="2484" w:author="Steve Maas" w:date="2014-01-02T11:16:00Z">
          <w:pPr>
            <w:pStyle w:val="code"/>
          </w:pPr>
        </w:pPrChange>
      </w:pPr>
    </w:p>
    <w:p w14:paraId="1F5BFCA9" w14:textId="78C6A790" w:rsidR="00860308" w:rsidDel="00470C94" w:rsidRDefault="00860308">
      <w:pPr>
        <w:jc w:val="left"/>
        <w:rPr>
          <w:del w:id="2485" w:author="Steve Maas" w:date="2014-01-02T11:12:00Z"/>
        </w:rPr>
        <w:pPrChange w:id="2486" w:author="Steve Maas" w:date="2014-01-02T11:12:00Z">
          <w:pPr/>
        </w:pPrChange>
      </w:pPr>
      <w:del w:id="2487"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488" w:author="Steve Maas" w:date="2014-01-02T11:12:00Z"/>
        </w:rPr>
        <w:pPrChange w:id="2489" w:author="Steve Maas" w:date="2014-01-02T11:12:00Z">
          <w:pPr/>
        </w:pPrChange>
      </w:pPr>
    </w:p>
    <w:p w14:paraId="28BA0B9A" w14:textId="24DFF4DD" w:rsidR="00860308" w:rsidDel="00470C94" w:rsidRDefault="00A951A8">
      <w:pPr>
        <w:jc w:val="left"/>
        <w:rPr>
          <w:del w:id="2490" w:author="Steve Maas" w:date="2014-01-02T11:12:00Z"/>
        </w:rPr>
        <w:pPrChange w:id="2491" w:author="Steve Maas" w:date="2014-01-02T11:12:00Z">
          <w:pPr>
            <w:pStyle w:val="code"/>
          </w:pPr>
        </w:pPrChange>
      </w:pPr>
      <w:del w:id="2492" w:author="Steve Maas" w:date="2014-01-02T11:12:00Z">
        <w:r w:rsidDel="00470C94">
          <w:delText>&lt;plotfile type="lsdyna"/&gt;</w:delText>
        </w:r>
      </w:del>
    </w:p>
    <w:p w14:paraId="045BC91F" w14:textId="3EC197EE" w:rsidR="00860308" w:rsidRPr="00860308" w:rsidDel="00470C94" w:rsidRDefault="00860308">
      <w:pPr>
        <w:jc w:val="left"/>
        <w:rPr>
          <w:del w:id="2493" w:author="Steve Maas" w:date="2014-01-02T11:12:00Z"/>
        </w:rPr>
        <w:pPrChange w:id="2494" w:author="Steve Maas" w:date="2014-01-02T11:12:00Z">
          <w:pPr/>
        </w:pPrChange>
      </w:pPr>
    </w:p>
    <w:p w14:paraId="503F6A40" w14:textId="0CA25BDF" w:rsidR="00860308" w:rsidDel="00470C94" w:rsidRDefault="00860308">
      <w:pPr>
        <w:jc w:val="left"/>
        <w:rPr>
          <w:del w:id="2495" w:author="Steve Maas" w:date="2014-01-02T11:12:00Z"/>
        </w:rPr>
        <w:pPrChange w:id="2496" w:author="Steve Maas" w:date="2014-01-02T11:12:00Z">
          <w:pPr/>
        </w:pPrChange>
      </w:pPr>
      <w:del w:id="2497"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498" w:author="Steve Maas" w:date="2014-01-02T11:12:00Z"/>
        </w:rPr>
        <w:pPrChange w:id="2499" w:author="Steve Maas" w:date="2014-01-02T11:12:00Z">
          <w:pPr/>
        </w:pPrChange>
      </w:pPr>
    </w:p>
    <w:p w14:paraId="30BBC303" w14:textId="5CA5D5AD" w:rsidR="00860308" w:rsidDel="00470C94" w:rsidRDefault="00860308">
      <w:pPr>
        <w:jc w:val="left"/>
        <w:rPr>
          <w:del w:id="2500" w:author="Steve Maas" w:date="2014-01-02T11:12:00Z"/>
        </w:rPr>
        <w:pPrChange w:id="2501" w:author="Steve Maas" w:date="2014-01-02T11:12:00Z">
          <w:pPr/>
        </w:pPrChange>
      </w:pPr>
      <w:del w:id="2502"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503" w:author="Steve Maas" w:date="2014-01-02T11:12:00Z"/>
        </w:rPr>
        <w:pPrChange w:id="2504"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505" w:author="Steve Maas" w:date="2014-01-02T11:12:00Z"/>
        </w:trPr>
        <w:tc>
          <w:tcPr>
            <w:tcW w:w="2628" w:type="dxa"/>
            <w:shd w:val="clear" w:color="auto" w:fill="auto"/>
          </w:tcPr>
          <w:p w14:paraId="43D35F9F" w14:textId="31ED5F14" w:rsidR="00860308" w:rsidRPr="000B272C" w:rsidDel="00470C94" w:rsidRDefault="007E2409">
            <w:pPr>
              <w:jc w:val="left"/>
              <w:rPr>
                <w:del w:id="2506" w:author="Steve Maas" w:date="2014-01-02T11:12:00Z"/>
                <w:b/>
                <w:i/>
              </w:rPr>
              <w:pPrChange w:id="2507" w:author="Steve Maas" w:date="2014-01-02T11:12:00Z">
                <w:pPr/>
              </w:pPrChange>
            </w:pPr>
            <w:ins w:id="2508" w:author="Steve Maas" w:date="2014-01-02T11:19:00Z">
              <w:r>
                <w:rPr>
                  <w:b/>
                  <w:i/>
                </w:rPr>
                <w:t>erer</w:t>
              </w:r>
            </w:ins>
            <w:del w:id="2509"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510" w:author="Steve Maas" w:date="2014-01-02T11:12:00Z"/>
                <w:b/>
                <w:i/>
              </w:rPr>
              <w:pPrChange w:id="2511" w:author="Steve Maas" w:date="2014-01-02T11:12:00Z">
                <w:pPr/>
              </w:pPrChange>
            </w:pPr>
            <w:del w:id="2512" w:author="Steve Maas" w:date="2014-01-02T11:12:00Z">
              <w:r w:rsidRPr="000B272C" w:rsidDel="00470C94">
                <w:rPr>
                  <w:b/>
                  <w:i/>
                </w:rPr>
                <w:delText>FEBio data field</w:delText>
              </w:r>
            </w:del>
          </w:p>
        </w:tc>
      </w:tr>
      <w:tr w:rsidR="00860308" w:rsidDel="00470C94" w14:paraId="4AF8B55B" w14:textId="379E9DF8" w:rsidTr="00A35CD6">
        <w:trPr>
          <w:del w:id="2513" w:author="Steve Maas" w:date="2014-01-02T11:12:00Z"/>
        </w:trPr>
        <w:tc>
          <w:tcPr>
            <w:tcW w:w="2628" w:type="dxa"/>
            <w:shd w:val="clear" w:color="auto" w:fill="auto"/>
          </w:tcPr>
          <w:p w14:paraId="17C9FF12" w14:textId="55540CCB" w:rsidR="00860308" w:rsidDel="00470C94" w:rsidRDefault="00860308">
            <w:pPr>
              <w:jc w:val="left"/>
              <w:rPr>
                <w:del w:id="2514" w:author="Steve Maas" w:date="2014-01-02T11:12:00Z"/>
              </w:rPr>
              <w:pPrChange w:id="2515" w:author="Steve Maas" w:date="2014-01-02T11:12:00Z">
                <w:pPr/>
              </w:pPrChange>
            </w:pPr>
            <w:del w:id="2516"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517" w:author="Steve Maas" w:date="2014-01-02T11:12:00Z"/>
              </w:rPr>
              <w:pPrChange w:id="2518" w:author="Steve Maas" w:date="2014-01-02T11:12:00Z">
                <w:pPr/>
              </w:pPrChange>
            </w:pPr>
            <w:del w:id="2519" w:author="Steve Maas" w:date="2014-01-02T11:12:00Z">
              <w:r w:rsidDel="00470C94">
                <w:delText>DISPLACEMENT</w:delText>
              </w:r>
            </w:del>
          </w:p>
        </w:tc>
      </w:tr>
      <w:tr w:rsidR="00860308" w:rsidDel="00470C94" w14:paraId="17C56C59" w14:textId="46F74EF2" w:rsidTr="00A35CD6">
        <w:trPr>
          <w:del w:id="2520" w:author="Steve Maas" w:date="2014-01-02T11:12:00Z"/>
        </w:trPr>
        <w:tc>
          <w:tcPr>
            <w:tcW w:w="2628" w:type="dxa"/>
            <w:shd w:val="clear" w:color="auto" w:fill="auto"/>
          </w:tcPr>
          <w:p w14:paraId="42523462" w14:textId="4E1E0294" w:rsidR="00860308" w:rsidDel="00470C94" w:rsidRDefault="00860308">
            <w:pPr>
              <w:jc w:val="left"/>
              <w:rPr>
                <w:del w:id="2521" w:author="Steve Maas" w:date="2014-01-02T11:12:00Z"/>
              </w:rPr>
              <w:pPrChange w:id="2522" w:author="Steve Maas" w:date="2014-01-02T11:12:00Z">
                <w:pPr/>
              </w:pPrChange>
            </w:pPr>
            <w:del w:id="2523"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524" w:author="Steve Maas" w:date="2014-01-02T11:12:00Z"/>
              </w:rPr>
              <w:pPrChange w:id="2525" w:author="Steve Maas" w:date="2014-01-02T11:12:00Z">
                <w:pPr/>
              </w:pPrChange>
            </w:pPr>
            <w:del w:id="2526" w:author="Steve Maas" w:date="2014-01-02T11:12:00Z">
              <w:r w:rsidDel="00470C94">
                <w:delText>NONE</w:delText>
              </w:r>
            </w:del>
          </w:p>
        </w:tc>
      </w:tr>
      <w:tr w:rsidR="00860308" w:rsidDel="00470C94" w14:paraId="368CF9D1" w14:textId="58F4F482" w:rsidTr="00A35CD6">
        <w:trPr>
          <w:del w:id="2527" w:author="Steve Maas" w:date="2014-01-02T11:12:00Z"/>
        </w:trPr>
        <w:tc>
          <w:tcPr>
            <w:tcW w:w="2628" w:type="dxa"/>
            <w:shd w:val="clear" w:color="auto" w:fill="auto"/>
          </w:tcPr>
          <w:p w14:paraId="0BDA5758" w14:textId="189C673E" w:rsidR="00860308" w:rsidRPr="00552529" w:rsidDel="00470C94" w:rsidRDefault="00860308">
            <w:pPr>
              <w:jc w:val="left"/>
              <w:rPr>
                <w:del w:id="2528" w:author="Steve Maas" w:date="2014-01-02T11:12:00Z"/>
                <w:b/>
                <w:bCs/>
                <w:caps/>
              </w:rPr>
              <w:pPrChange w:id="2529" w:author="Steve Maas" w:date="2014-01-02T11:12:00Z">
                <w:pPr>
                  <w:spacing w:before="120" w:after="120"/>
                </w:pPr>
              </w:pPrChange>
            </w:pPr>
          </w:p>
        </w:tc>
        <w:tc>
          <w:tcPr>
            <w:tcW w:w="6948" w:type="dxa"/>
            <w:shd w:val="clear" w:color="auto" w:fill="auto"/>
          </w:tcPr>
          <w:p w14:paraId="5255899C" w14:textId="5C30D8AB" w:rsidR="00860308" w:rsidDel="00470C94" w:rsidRDefault="00860308">
            <w:pPr>
              <w:jc w:val="left"/>
              <w:rPr>
                <w:del w:id="2530" w:author="Steve Maas" w:date="2014-01-02T11:12:00Z"/>
              </w:rPr>
              <w:pPrChange w:id="2531" w:author="Steve Maas" w:date="2014-01-02T11:12:00Z">
                <w:pPr/>
              </w:pPrChange>
            </w:pPr>
            <w:del w:id="2532" w:author="Steve Maas" w:date="2014-01-02T11:12:00Z">
              <w:r w:rsidDel="00470C94">
                <w:delText>VELOCITY</w:delText>
              </w:r>
            </w:del>
          </w:p>
        </w:tc>
      </w:tr>
      <w:tr w:rsidR="00860308" w:rsidDel="00470C94" w14:paraId="50DDC1BF" w14:textId="78C46D3A" w:rsidTr="00A35CD6">
        <w:trPr>
          <w:del w:id="2533" w:author="Steve Maas" w:date="2014-01-02T11:12:00Z"/>
        </w:trPr>
        <w:tc>
          <w:tcPr>
            <w:tcW w:w="2628" w:type="dxa"/>
            <w:shd w:val="clear" w:color="auto" w:fill="auto"/>
          </w:tcPr>
          <w:p w14:paraId="5958A017" w14:textId="4854F7A4" w:rsidR="00860308" w:rsidDel="00470C94" w:rsidRDefault="00860308">
            <w:pPr>
              <w:jc w:val="left"/>
              <w:rPr>
                <w:del w:id="2534" w:author="Steve Maas" w:date="2014-01-02T11:12:00Z"/>
                <w:b/>
                <w:bCs/>
                <w:caps/>
              </w:rPr>
              <w:pPrChange w:id="2535" w:author="Steve Maas" w:date="2014-01-02T11:12:00Z">
                <w:pPr>
                  <w:spacing w:before="120" w:after="120"/>
                </w:pPr>
              </w:pPrChange>
            </w:pPr>
          </w:p>
        </w:tc>
        <w:tc>
          <w:tcPr>
            <w:tcW w:w="6948" w:type="dxa"/>
            <w:shd w:val="clear" w:color="auto" w:fill="auto"/>
          </w:tcPr>
          <w:p w14:paraId="3802720A" w14:textId="55E2CC4C" w:rsidR="00860308" w:rsidDel="00470C94" w:rsidRDefault="00860308">
            <w:pPr>
              <w:jc w:val="left"/>
              <w:rPr>
                <w:del w:id="2536" w:author="Steve Maas" w:date="2014-01-02T11:12:00Z"/>
              </w:rPr>
              <w:pPrChange w:id="2537" w:author="Steve Maas" w:date="2014-01-02T11:12:00Z">
                <w:pPr/>
              </w:pPrChange>
            </w:pPr>
            <w:del w:id="2538" w:author="Steve Maas" w:date="2014-01-02T11:12:00Z">
              <w:r w:rsidDel="00470C94">
                <w:delText>FLUID_FLUX</w:delText>
              </w:r>
            </w:del>
          </w:p>
        </w:tc>
      </w:tr>
      <w:tr w:rsidR="00860308" w:rsidDel="00470C94" w14:paraId="2818604D" w14:textId="1AE987C9" w:rsidTr="00A35CD6">
        <w:trPr>
          <w:del w:id="2539" w:author="Steve Maas" w:date="2014-01-02T11:12:00Z"/>
        </w:trPr>
        <w:tc>
          <w:tcPr>
            <w:tcW w:w="2628" w:type="dxa"/>
            <w:shd w:val="clear" w:color="auto" w:fill="auto"/>
          </w:tcPr>
          <w:p w14:paraId="665EAD9A" w14:textId="229F404F" w:rsidR="00860308" w:rsidDel="00470C94" w:rsidRDefault="00860308">
            <w:pPr>
              <w:jc w:val="left"/>
              <w:rPr>
                <w:del w:id="2540" w:author="Steve Maas" w:date="2014-01-02T11:12:00Z"/>
                <w:b/>
                <w:bCs/>
                <w:caps/>
              </w:rPr>
              <w:pPrChange w:id="2541" w:author="Steve Maas" w:date="2014-01-02T11:12:00Z">
                <w:pPr>
                  <w:spacing w:before="120" w:after="120"/>
                </w:pPr>
              </w:pPrChange>
            </w:pPr>
          </w:p>
        </w:tc>
        <w:tc>
          <w:tcPr>
            <w:tcW w:w="6948" w:type="dxa"/>
            <w:shd w:val="clear" w:color="auto" w:fill="auto"/>
          </w:tcPr>
          <w:p w14:paraId="5936D864" w14:textId="1C66481F" w:rsidR="00860308" w:rsidDel="00470C94" w:rsidRDefault="00860308">
            <w:pPr>
              <w:jc w:val="left"/>
              <w:rPr>
                <w:del w:id="2542" w:author="Steve Maas" w:date="2014-01-02T11:12:00Z"/>
              </w:rPr>
              <w:pPrChange w:id="2543" w:author="Steve Maas" w:date="2014-01-02T11:12:00Z">
                <w:pPr/>
              </w:pPrChange>
            </w:pPr>
            <w:del w:id="2544" w:author="Steve Maas" w:date="2014-01-02T11:12:00Z">
              <w:r w:rsidDel="00470C94">
                <w:delText>CONTACT_TRACTION</w:delText>
              </w:r>
            </w:del>
          </w:p>
        </w:tc>
      </w:tr>
      <w:tr w:rsidR="00860308" w:rsidDel="00470C94" w14:paraId="2B4D2B83" w14:textId="28F188B0" w:rsidTr="00A35CD6">
        <w:trPr>
          <w:del w:id="2545" w:author="Steve Maas" w:date="2014-01-02T11:12:00Z"/>
        </w:trPr>
        <w:tc>
          <w:tcPr>
            <w:tcW w:w="2628" w:type="dxa"/>
            <w:shd w:val="clear" w:color="auto" w:fill="auto"/>
          </w:tcPr>
          <w:p w14:paraId="4A3339FF" w14:textId="0C0AD82E" w:rsidR="00860308" w:rsidDel="00470C94" w:rsidRDefault="00860308">
            <w:pPr>
              <w:jc w:val="left"/>
              <w:rPr>
                <w:del w:id="2546" w:author="Steve Maas" w:date="2014-01-02T11:12:00Z"/>
                <w:b/>
                <w:bCs/>
                <w:caps/>
              </w:rPr>
              <w:pPrChange w:id="2547" w:author="Steve Maas" w:date="2014-01-02T11:12:00Z">
                <w:pPr>
                  <w:spacing w:before="120" w:after="120"/>
                </w:pPr>
              </w:pPrChange>
            </w:pPr>
          </w:p>
        </w:tc>
        <w:tc>
          <w:tcPr>
            <w:tcW w:w="6948" w:type="dxa"/>
            <w:shd w:val="clear" w:color="auto" w:fill="auto"/>
          </w:tcPr>
          <w:p w14:paraId="2A44C52D" w14:textId="771CDA59" w:rsidR="00860308" w:rsidDel="00470C94" w:rsidRDefault="00860308">
            <w:pPr>
              <w:jc w:val="left"/>
              <w:rPr>
                <w:del w:id="2548" w:author="Steve Maas" w:date="2014-01-02T11:12:00Z"/>
              </w:rPr>
              <w:pPrChange w:id="2549" w:author="Steve Maas" w:date="2014-01-02T11:12:00Z">
                <w:pPr/>
              </w:pPrChange>
            </w:pPr>
            <w:del w:id="2550" w:author="Steve Maas" w:date="2014-01-02T11:12:00Z">
              <w:r w:rsidDel="00470C94">
                <w:delText>REACTION_FORCE</w:delText>
              </w:r>
            </w:del>
          </w:p>
        </w:tc>
      </w:tr>
      <w:tr w:rsidR="00860308" w:rsidDel="00470C94" w14:paraId="0FAA3FD4" w14:textId="79A1E47C" w:rsidTr="00A35CD6">
        <w:trPr>
          <w:del w:id="2551" w:author="Steve Maas" w:date="2014-01-02T11:12:00Z"/>
        </w:trPr>
        <w:tc>
          <w:tcPr>
            <w:tcW w:w="2628" w:type="dxa"/>
            <w:shd w:val="clear" w:color="auto" w:fill="auto"/>
          </w:tcPr>
          <w:p w14:paraId="4A8B041A" w14:textId="55158142" w:rsidR="00860308" w:rsidDel="00470C94" w:rsidRDefault="00860308">
            <w:pPr>
              <w:jc w:val="left"/>
              <w:rPr>
                <w:del w:id="2552" w:author="Steve Maas" w:date="2014-01-02T11:12:00Z"/>
                <w:rFonts w:cs="Arial"/>
                <w:b/>
                <w:bCs/>
                <w:caps/>
                <w:kern w:val="32"/>
              </w:rPr>
              <w:pPrChange w:id="2553"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2554" w:author="Steve Maas" w:date="2014-01-02T11:12:00Z"/>
              </w:rPr>
              <w:pPrChange w:id="2555" w:author="Steve Maas" w:date="2014-01-02T11:12:00Z">
                <w:pPr/>
              </w:pPrChange>
            </w:pPr>
            <w:del w:id="2556" w:author="Steve Maas" w:date="2014-01-02T11:12:00Z">
              <w:r w:rsidDel="00470C94">
                <w:delText>MATERIAL_FIBER</w:delText>
              </w:r>
            </w:del>
          </w:p>
        </w:tc>
      </w:tr>
      <w:tr w:rsidR="00860308" w:rsidDel="00470C94" w14:paraId="254652B9" w14:textId="3E232686" w:rsidTr="00A35CD6">
        <w:trPr>
          <w:del w:id="2557" w:author="Steve Maas" w:date="2014-01-02T11:12:00Z"/>
        </w:trPr>
        <w:tc>
          <w:tcPr>
            <w:tcW w:w="2628" w:type="dxa"/>
            <w:shd w:val="clear" w:color="auto" w:fill="auto"/>
          </w:tcPr>
          <w:p w14:paraId="115F5354" w14:textId="441570EA" w:rsidR="00860308" w:rsidDel="00470C94" w:rsidRDefault="00860308">
            <w:pPr>
              <w:jc w:val="left"/>
              <w:rPr>
                <w:del w:id="2558" w:author="Steve Maas" w:date="2014-01-02T11:12:00Z"/>
              </w:rPr>
              <w:pPrChange w:id="2559" w:author="Steve Maas" w:date="2014-01-02T11:12:00Z">
                <w:pPr/>
              </w:pPrChange>
            </w:pPr>
            <w:del w:id="2560"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561" w:author="Steve Maas" w:date="2014-01-02T11:12:00Z"/>
              </w:rPr>
              <w:pPrChange w:id="2562" w:author="Steve Maas" w:date="2014-01-02T11:12:00Z">
                <w:pPr/>
              </w:pPrChange>
            </w:pPr>
            <w:del w:id="2563" w:author="Steve Maas" w:date="2014-01-02T11:12:00Z">
              <w:r w:rsidDel="00470C94">
                <w:delText>NONE</w:delText>
              </w:r>
            </w:del>
          </w:p>
        </w:tc>
      </w:tr>
      <w:tr w:rsidR="00860308" w:rsidDel="00470C94" w14:paraId="53EDB3DA" w14:textId="352FE5AA" w:rsidTr="00A35CD6">
        <w:trPr>
          <w:del w:id="2564" w:author="Steve Maas" w:date="2014-01-02T11:12:00Z"/>
        </w:trPr>
        <w:tc>
          <w:tcPr>
            <w:tcW w:w="2628" w:type="dxa"/>
            <w:shd w:val="clear" w:color="auto" w:fill="auto"/>
          </w:tcPr>
          <w:p w14:paraId="15E04EF6" w14:textId="6589AC08" w:rsidR="00860308" w:rsidDel="00470C94" w:rsidRDefault="00860308">
            <w:pPr>
              <w:jc w:val="left"/>
              <w:rPr>
                <w:del w:id="2565" w:author="Steve Maas" w:date="2014-01-02T11:12:00Z"/>
                <w:b/>
                <w:bCs/>
                <w:caps/>
              </w:rPr>
              <w:pPrChange w:id="2566" w:author="Steve Maas" w:date="2014-01-02T11:12:00Z">
                <w:pPr>
                  <w:spacing w:before="120" w:after="120"/>
                </w:pPr>
              </w:pPrChange>
            </w:pPr>
          </w:p>
        </w:tc>
        <w:tc>
          <w:tcPr>
            <w:tcW w:w="6948" w:type="dxa"/>
            <w:shd w:val="clear" w:color="auto" w:fill="auto"/>
          </w:tcPr>
          <w:p w14:paraId="5941FF58" w14:textId="3ADFC25B" w:rsidR="00860308" w:rsidDel="00470C94" w:rsidRDefault="00860308">
            <w:pPr>
              <w:jc w:val="left"/>
              <w:rPr>
                <w:del w:id="2567" w:author="Steve Maas" w:date="2014-01-02T11:12:00Z"/>
              </w:rPr>
              <w:pPrChange w:id="2568" w:author="Steve Maas" w:date="2014-01-02T11:12:00Z">
                <w:pPr/>
              </w:pPrChange>
            </w:pPr>
            <w:del w:id="2569" w:author="Steve Maas" w:date="2014-01-02T11:12:00Z">
              <w:r w:rsidDel="00470C94">
                <w:delText>ACCELERATION</w:delText>
              </w:r>
            </w:del>
          </w:p>
        </w:tc>
      </w:tr>
      <w:tr w:rsidR="00860308" w:rsidDel="00470C94" w14:paraId="0175C6B5" w14:textId="4411EB9A" w:rsidTr="00A35CD6">
        <w:trPr>
          <w:del w:id="2570" w:author="Steve Maas" w:date="2014-01-02T11:12:00Z"/>
        </w:trPr>
        <w:tc>
          <w:tcPr>
            <w:tcW w:w="2628" w:type="dxa"/>
            <w:shd w:val="clear" w:color="auto" w:fill="auto"/>
          </w:tcPr>
          <w:p w14:paraId="611986B6" w14:textId="098A84FA" w:rsidR="00860308" w:rsidDel="00470C94" w:rsidRDefault="00860308">
            <w:pPr>
              <w:jc w:val="left"/>
              <w:rPr>
                <w:del w:id="2571" w:author="Steve Maas" w:date="2014-01-02T11:12:00Z"/>
                <w:b/>
                <w:bCs/>
                <w:caps/>
              </w:rPr>
              <w:pPrChange w:id="2572" w:author="Steve Maas" w:date="2014-01-02T11:12:00Z">
                <w:pPr>
                  <w:spacing w:before="120" w:after="120"/>
                </w:pPr>
              </w:pPrChange>
            </w:pPr>
          </w:p>
        </w:tc>
        <w:tc>
          <w:tcPr>
            <w:tcW w:w="6948" w:type="dxa"/>
            <w:shd w:val="clear" w:color="auto" w:fill="auto"/>
          </w:tcPr>
          <w:p w14:paraId="2B51F020" w14:textId="2A02AF75" w:rsidR="00860308" w:rsidDel="00470C94" w:rsidRDefault="00860308">
            <w:pPr>
              <w:jc w:val="left"/>
              <w:rPr>
                <w:del w:id="2573" w:author="Steve Maas" w:date="2014-01-02T11:12:00Z"/>
              </w:rPr>
              <w:pPrChange w:id="2574" w:author="Steve Maas" w:date="2014-01-02T11:12:00Z">
                <w:pPr/>
              </w:pPrChange>
            </w:pPr>
            <w:del w:id="2575" w:author="Steve Maas" w:date="2014-01-02T11:12:00Z">
              <w:r w:rsidDel="00470C94">
                <w:delText>FLUID_FLUX</w:delText>
              </w:r>
            </w:del>
          </w:p>
        </w:tc>
      </w:tr>
      <w:tr w:rsidR="00860308" w:rsidDel="00470C94" w14:paraId="679AB27B" w14:textId="26098572" w:rsidTr="00A35CD6">
        <w:trPr>
          <w:del w:id="2576" w:author="Steve Maas" w:date="2014-01-02T11:12:00Z"/>
        </w:trPr>
        <w:tc>
          <w:tcPr>
            <w:tcW w:w="2628" w:type="dxa"/>
            <w:shd w:val="clear" w:color="auto" w:fill="auto"/>
          </w:tcPr>
          <w:p w14:paraId="1E54C162" w14:textId="7E885373" w:rsidR="00860308" w:rsidDel="00470C94" w:rsidRDefault="00860308">
            <w:pPr>
              <w:jc w:val="left"/>
              <w:rPr>
                <w:del w:id="2577" w:author="Steve Maas" w:date="2014-01-02T11:12:00Z"/>
                <w:b/>
                <w:bCs/>
                <w:caps/>
              </w:rPr>
              <w:pPrChange w:id="2578" w:author="Steve Maas" w:date="2014-01-02T11:12:00Z">
                <w:pPr>
                  <w:spacing w:before="120" w:after="120"/>
                </w:pPr>
              </w:pPrChange>
            </w:pPr>
          </w:p>
        </w:tc>
        <w:tc>
          <w:tcPr>
            <w:tcW w:w="6948" w:type="dxa"/>
            <w:shd w:val="clear" w:color="auto" w:fill="auto"/>
          </w:tcPr>
          <w:p w14:paraId="348B85D9" w14:textId="5CFB0C08" w:rsidR="00860308" w:rsidDel="00470C94" w:rsidRDefault="00860308">
            <w:pPr>
              <w:jc w:val="left"/>
              <w:rPr>
                <w:del w:id="2579" w:author="Steve Maas" w:date="2014-01-02T11:12:00Z"/>
              </w:rPr>
              <w:pPrChange w:id="2580" w:author="Steve Maas" w:date="2014-01-02T11:12:00Z">
                <w:pPr/>
              </w:pPrChange>
            </w:pPr>
            <w:del w:id="2581" w:author="Steve Maas" w:date="2014-01-02T11:12:00Z">
              <w:r w:rsidDel="00470C94">
                <w:delText>CONTACT_TRACTION</w:delText>
              </w:r>
            </w:del>
          </w:p>
        </w:tc>
      </w:tr>
      <w:tr w:rsidR="00860308" w:rsidDel="00470C94" w14:paraId="4BE159A1" w14:textId="4129E1F6" w:rsidTr="00A35CD6">
        <w:trPr>
          <w:del w:id="2582" w:author="Steve Maas" w:date="2014-01-02T11:12:00Z"/>
        </w:trPr>
        <w:tc>
          <w:tcPr>
            <w:tcW w:w="2628" w:type="dxa"/>
            <w:shd w:val="clear" w:color="auto" w:fill="auto"/>
          </w:tcPr>
          <w:p w14:paraId="34BDF64F" w14:textId="56512787" w:rsidR="00860308" w:rsidDel="00470C94" w:rsidRDefault="00860308">
            <w:pPr>
              <w:jc w:val="left"/>
              <w:rPr>
                <w:del w:id="2583" w:author="Steve Maas" w:date="2014-01-02T11:12:00Z"/>
                <w:b/>
                <w:bCs/>
                <w:caps/>
              </w:rPr>
              <w:pPrChange w:id="2584" w:author="Steve Maas" w:date="2014-01-02T11:12:00Z">
                <w:pPr>
                  <w:spacing w:before="120" w:after="120"/>
                </w:pPr>
              </w:pPrChange>
            </w:pPr>
          </w:p>
        </w:tc>
        <w:tc>
          <w:tcPr>
            <w:tcW w:w="6948" w:type="dxa"/>
            <w:shd w:val="clear" w:color="auto" w:fill="auto"/>
          </w:tcPr>
          <w:p w14:paraId="769EF9C8" w14:textId="26CA7CFE" w:rsidR="00860308" w:rsidDel="00470C94" w:rsidRDefault="00860308">
            <w:pPr>
              <w:jc w:val="left"/>
              <w:rPr>
                <w:del w:id="2585" w:author="Steve Maas" w:date="2014-01-02T11:12:00Z"/>
              </w:rPr>
              <w:pPrChange w:id="2586" w:author="Steve Maas" w:date="2014-01-02T11:12:00Z">
                <w:pPr/>
              </w:pPrChange>
            </w:pPr>
            <w:del w:id="2587" w:author="Steve Maas" w:date="2014-01-02T11:12:00Z">
              <w:r w:rsidDel="00470C94">
                <w:delText>REACTION_FORCE</w:delText>
              </w:r>
            </w:del>
          </w:p>
        </w:tc>
      </w:tr>
      <w:tr w:rsidR="00860308" w:rsidDel="00470C94" w14:paraId="3F86140B" w14:textId="3D40A73C" w:rsidTr="00A35CD6">
        <w:trPr>
          <w:del w:id="2588" w:author="Steve Maas" w:date="2014-01-02T11:12:00Z"/>
        </w:trPr>
        <w:tc>
          <w:tcPr>
            <w:tcW w:w="2628" w:type="dxa"/>
            <w:shd w:val="clear" w:color="auto" w:fill="auto"/>
          </w:tcPr>
          <w:p w14:paraId="1F384597" w14:textId="7ECE61FF" w:rsidR="00860308" w:rsidDel="00470C94" w:rsidRDefault="00860308">
            <w:pPr>
              <w:jc w:val="left"/>
              <w:rPr>
                <w:del w:id="2589" w:author="Steve Maas" w:date="2014-01-02T11:12:00Z"/>
                <w:b/>
                <w:bCs/>
                <w:caps/>
              </w:rPr>
              <w:pPrChange w:id="2590" w:author="Steve Maas" w:date="2014-01-02T11:12:00Z">
                <w:pPr>
                  <w:spacing w:before="120" w:after="120"/>
                </w:pPr>
              </w:pPrChange>
            </w:pPr>
          </w:p>
        </w:tc>
        <w:tc>
          <w:tcPr>
            <w:tcW w:w="6948" w:type="dxa"/>
            <w:shd w:val="clear" w:color="auto" w:fill="auto"/>
          </w:tcPr>
          <w:p w14:paraId="4CD26C00" w14:textId="616D6821" w:rsidR="00860308" w:rsidDel="00470C94" w:rsidRDefault="00860308">
            <w:pPr>
              <w:jc w:val="left"/>
              <w:rPr>
                <w:del w:id="2591" w:author="Steve Maas" w:date="2014-01-02T11:12:00Z"/>
              </w:rPr>
              <w:pPrChange w:id="2592" w:author="Steve Maas" w:date="2014-01-02T11:12:00Z">
                <w:pPr/>
              </w:pPrChange>
            </w:pPr>
            <w:del w:id="2593" w:author="Steve Maas" w:date="2014-01-02T11:12:00Z">
              <w:r w:rsidDel="00470C94">
                <w:delText>MATERIAL_FIBER</w:delText>
              </w:r>
            </w:del>
          </w:p>
        </w:tc>
      </w:tr>
      <w:tr w:rsidR="00860308" w:rsidDel="00470C94" w14:paraId="19E91BF0" w14:textId="0C42310B" w:rsidTr="00A35CD6">
        <w:trPr>
          <w:del w:id="2594" w:author="Steve Maas" w:date="2014-01-02T11:12:00Z"/>
        </w:trPr>
        <w:tc>
          <w:tcPr>
            <w:tcW w:w="2628" w:type="dxa"/>
            <w:shd w:val="clear" w:color="auto" w:fill="auto"/>
          </w:tcPr>
          <w:p w14:paraId="15BBADE2" w14:textId="1B154403" w:rsidR="00860308" w:rsidDel="00470C94" w:rsidRDefault="00860308">
            <w:pPr>
              <w:jc w:val="left"/>
              <w:rPr>
                <w:del w:id="2595" w:author="Steve Maas" w:date="2014-01-02T11:12:00Z"/>
              </w:rPr>
              <w:pPrChange w:id="2596" w:author="Steve Maas" w:date="2014-01-02T11:12:00Z">
                <w:pPr/>
              </w:pPrChange>
            </w:pPr>
            <w:del w:id="2597"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598" w:author="Steve Maas" w:date="2014-01-02T11:12:00Z"/>
              </w:rPr>
              <w:pPrChange w:id="2599" w:author="Steve Maas" w:date="2014-01-02T11:12:00Z">
                <w:pPr/>
              </w:pPrChange>
            </w:pPr>
            <w:del w:id="2600" w:author="Steve Maas" w:date="2014-01-02T11:12:00Z">
              <w:r w:rsidDel="00470C94">
                <w:delText>NONE</w:delText>
              </w:r>
            </w:del>
          </w:p>
        </w:tc>
      </w:tr>
      <w:tr w:rsidR="00860308" w:rsidDel="00470C94" w14:paraId="746AD688" w14:textId="22E84253" w:rsidTr="00A35CD6">
        <w:trPr>
          <w:del w:id="2601" w:author="Steve Maas" w:date="2014-01-02T11:12:00Z"/>
        </w:trPr>
        <w:tc>
          <w:tcPr>
            <w:tcW w:w="2628" w:type="dxa"/>
            <w:shd w:val="clear" w:color="auto" w:fill="auto"/>
          </w:tcPr>
          <w:p w14:paraId="1EE1735F" w14:textId="62601FF4" w:rsidR="00860308" w:rsidDel="00470C94" w:rsidRDefault="00860308">
            <w:pPr>
              <w:jc w:val="left"/>
              <w:rPr>
                <w:del w:id="2602" w:author="Steve Maas" w:date="2014-01-02T11:12:00Z"/>
                <w:b/>
                <w:bCs/>
                <w:caps/>
              </w:rPr>
              <w:pPrChange w:id="2603" w:author="Steve Maas" w:date="2014-01-02T11:12:00Z">
                <w:pPr>
                  <w:spacing w:before="120" w:after="120"/>
                </w:pPr>
              </w:pPrChange>
            </w:pPr>
          </w:p>
        </w:tc>
        <w:tc>
          <w:tcPr>
            <w:tcW w:w="6948" w:type="dxa"/>
            <w:shd w:val="clear" w:color="auto" w:fill="auto"/>
          </w:tcPr>
          <w:p w14:paraId="4A13CB4B" w14:textId="27131A64" w:rsidR="00860308" w:rsidDel="00470C94" w:rsidRDefault="00860308">
            <w:pPr>
              <w:jc w:val="left"/>
              <w:rPr>
                <w:del w:id="2604" w:author="Steve Maas" w:date="2014-01-02T11:12:00Z"/>
              </w:rPr>
              <w:pPrChange w:id="2605" w:author="Steve Maas" w:date="2014-01-02T11:12:00Z">
                <w:pPr/>
              </w:pPrChange>
            </w:pPr>
            <w:del w:id="2606" w:author="Steve Maas" w:date="2014-01-02T11:12:00Z">
              <w:r w:rsidDel="00470C94">
                <w:delText>FLUID_PRESSURE</w:delText>
              </w:r>
            </w:del>
          </w:p>
        </w:tc>
      </w:tr>
      <w:tr w:rsidR="00860308" w:rsidDel="00470C94" w14:paraId="23707B40" w14:textId="32DEE806" w:rsidTr="00A35CD6">
        <w:trPr>
          <w:del w:id="2607" w:author="Steve Maas" w:date="2014-01-02T11:12:00Z"/>
        </w:trPr>
        <w:tc>
          <w:tcPr>
            <w:tcW w:w="2628" w:type="dxa"/>
            <w:shd w:val="clear" w:color="auto" w:fill="auto"/>
          </w:tcPr>
          <w:p w14:paraId="41B51AE3" w14:textId="43453561" w:rsidR="00860308" w:rsidDel="00470C94" w:rsidRDefault="00860308">
            <w:pPr>
              <w:jc w:val="left"/>
              <w:rPr>
                <w:del w:id="2608" w:author="Steve Maas" w:date="2014-01-02T11:12:00Z"/>
                <w:b/>
                <w:bCs/>
                <w:caps/>
              </w:rPr>
              <w:pPrChange w:id="2609" w:author="Steve Maas" w:date="2014-01-02T11:12:00Z">
                <w:pPr>
                  <w:spacing w:before="120" w:after="120"/>
                </w:pPr>
              </w:pPrChange>
            </w:pPr>
          </w:p>
        </w:tc>
        <w:tc>
          <w:tcPr>
            <w:tcW w:w="6948" w:type="dxa"/>
            <w:shd w:val="clear" w:color="auto" w:fill="auto"/>
          </w:tcPr>
          <w:p w14:paraId="5BD55D7D" w14:textId="7B48CC9F" w:rsidR="00860308" w:rsidDel="00470C94" w:rsidRDefault="00860308">
            <w:pPr>
              <w:jc w:val="left"/>
              <w:rPr>
                <w:del w:id="2610" w:author="Steve Maas" w:date="2014-01-02T11:12:00Z"/>
              </w:rPr>
              <w:pPrChange w:id="2611" w:author="Steve Maas" w:date="2014-01-02T11:12:00Z">
                <w:pPr/>
              </w:pPrChange>
            </w:pPr>
            <w:del w:id="2612" w:author="Steve Maas" w:date="2014-01-02T11:12:00Z">
              <w:r w:rsidDel="00470C94">
                <w:delText>CONTACT_PRESSURE</w:delText>
              </w:r>
            </w:del>
          </w:p>
        </w:tc>
      </w:tr>
      <w:tr w:rsidR="00860308" w:rsidDel="00470C94" w14:paraId="7C1E5151" w14:textId="41F5BB71" w:rsidTr="00A35CD6">
        <w:trPr>
          <w:del w:id="2613" w:author="Steve Maas" w:date="2014-01-02T11:12:00Z"/>
        </w:trPr>
        <w:tc>
          <w:tcPr>
            <w:tcW w:w="2628" w:type="dxa"/>
            <w:shd w:val="clear" w:color="auto" w:fill="auto"/>
          </w:tcPr>
          <w:p w14:paraId="2D34FCE0" w14:textId="2C77F630" w:rsidR="00860308" w:rsidDel="00470C94" w:rsidRDefault="00860308">
            <w:pPr>
              <w:jc w:val="left"/>
              <w:rPr>
                <w:del w:id="2614" w:author="Steve Maas" w:date="2014-01-02T11:12:00Z"/>
                <w:b/>
                <w:bCs/>
                <w:caps/>
              </w:rPr>
              <w:pPrChange w:id="2615" w:author="Steve Maas" w:date="2014-01-02T11:12:00Z">
                <w:pPr>
                  <w:spacing w:before="120" w:after="120"/>
                </w:pPr>
              </w:pPrChange>
            </w:pPr>
          </w:p>
        </w:tc>
        <w:tc>
          <w:tcPr>
            <w:tcW w:w="6948" w:type="dxa"/>
            <w:shd w:val="clear" w:color="auto" w:fill="auto"/>
          </w:tcPr>
          <w:p w14:paraId="64D5E0CF" w14:textId="6D4317D2" w:rsidR="00860308" w:rsidDel="00470C94" w:rsidRDefault="00860308">
            <w:pPr>
              <w:jc w:val="left"/>
              <w:rPr>
                <w:del w:id="2616" w:author="Steve Maas" w:date="2014-01-02T11:12:00Z"/>
              </w:rPr>
              <w:pPrChange w:id="2617" w:author="Steve Maas" w:date="2014-01-02T11:12:00Z">
                <w:pPr/>
              </w:pPrChange>
            </w:pPr>
            <w:del w:id="2618" w:author="Steve Maas" w:date="2014-01-02T11:12:00Z">
              <w:r w:rsidDel="00470C94">
                <w:delText>CONTACT_GAP</w:delText>
              </w:r>
            </w:del>
          </w:p>
        </w:tc>
      </w:tr>
      <w:tr w:rsidR="00860308" w:rsidDel="00470C94" w14:paraId="76047802" w14:textId="77ED126C" w:rsidTr="00A35CD6">
        <w:trPr>
          <w:del w:id="2619" w:author="Steve Maas" w:date="2014-01-02T11:12:00Z"/>
        </w:trPr>
        <w:tc>
          <w:tcPr>
            <w:tcW w:w="2628" w:type="dxa"/>
            <w:shd w:val="clear" w:color="auto" w:fill="auto"/>
          </w:tcPr>
          <w:p w14:paraId="322294C0" w14:textId="17B899A5" w:rsidR="00860308" w:rsidDel="00470C94" w:rsidRDefault="00860308">
            <w:pPr>
              <w:jc w:val="left"/>
              <w:rPr>
                <w:del w:id="2620" w:author="Steve Maas" w:date="2014-01-02T11:12:00Z"/>
              </w:rPr>
              <w:pPrChange w:id="2621" w:author="Steve Maas" w:date="2014-01-02T11:12:00Z">
                <w:pPr/>
              </w:pPrChange>
            </w:pPr>
            <w:del w:id="2622"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623" w:author="Steve Maas" w:date="2014-01-02T11:12:00Z"/>
              </w:rPr>
              <w:pPrChange w:id="2624" w:author="Steve Maas" w:date="2014-01-02T11:12:00Z">
                <w:pPr/>
              </w:pPrChange>
            </w:pPr>
            <w:del w:id="2625" w:author="Steve Maas" w:date="2014-01-02T11:12:00Z">
              <w:r w:rsidDel="00470C94">
                <w:delText>PLASTIC_STRAIN</w:delText>
              </w:r>
            </w:del>
          </w:p>
        </w:tc>
      </w:tr>
      <w:tr w:rsidR="00860308" w:rsidDel="00470C94" w14:paraId="4FC9D84D" w14:textId="324EA3F8" w:rsidTr="00A35CD6">
        <w:trPr>
          <w:del w:id="2626" w:author="Steve Maas" w:date="2014-01-02T11:12:00Z"/>
        </w:trPr>
        <w:tc>
          <w:tcPr>
            <w:tcW w:w="2628" w:type="dxa"/>
            <w:shd w:val="clear" w:color="auto" w:fill="auto"/>
          </w:tcPr>
          <w:p w14:paraId="247CE5D4" w14:textId="5CE8A3C8" w:rsidR="00860308" w:rsidDel="00470C94" w:rsidRDefault="00860308">
            <w:pPr>
              <w:jc w:val="left"/>
              <w:rPr>
                <w:del w:id="2627" w:author="Steve Maas" w:date="2014-01-02T11:12:00Z"/>
                <w:b/>
                <w:bCs/>
                <w:caps/>
              </w:rPr>
              <w:pPrChange w:id="2628" w:author="Steve Maas" w:date="2014-01-02T11:12:00Z">
                <w:pPr>
                  <w:spacing w:before="120" w:after="120"/>
                </w:pPr>
              </w:pPrChange>
            </w:pPr>
          </w:p>
        </w:tc>
        <w:tc>
          <w:tcPr>
            <w:tcW w:w="6948" w:type="dxa"/>
            <w:shd w:val="clear" w:color="auto" w:fill="auto"/>
          </w:tcPr>
          <w:p w14:paraId="6689CEA7" w14:textId="268E0B27" w:rsidR="00860308" w:rsidDel="00470C94" w:rsidRDefault="00860308">
            <w:pPr>
              <w:jc w:val="left"/>
              <w:rPr>
                <w:del w:id="2629" w:author="Steve Maas" w:date="2014-01-02T11:12:00Z"/>
              </w:rPr>
              <w:pPrChange w:id="2630" w:author="Steve Maas" w:date="2014-01-02T11:12:00Z">
                <w:pPr/>
              </w:pPrChange>
            </w:pPr>
            <w:del w:id="2631" w:author="Steve Maas" w:date="2014-01-02T11:12:00Z">
              <w:r w:rsidDel="00470C94">
                <w:delText>FIBER_STRAIN</w:delText>
              </w:r>
            </w:del>
          </w:p>
        </w:tc>
      </w:tr>
      <w:tr w:rsidR="00860308" w:rsidDel="00470C94" w14:paraId="504AA796" w14:textId="2BB83D20" w:rsidTr="00A35CD6">
        <w:trPr>
          <w:del w:id="2632" w:author="Steve Maas" w:date="2014-01-02T11:12:00Z"/>
        </w:trPr>
        <w:tc>
          <w:tcPr>
            <w:tcW w:w="2628" w:type="dxa"/>
            <w:shd w:val="clear" w:color="auto" w:fill="auto"/>
          </w:tcPr>
          <w:p w14:paraId="0D7BD093" w14:textId="0DF541E8" w:rsidR="00860308" w:rsidDel="00470C94" w:rsidRDefault="00860308">
            <w:pPr>
              <w:jc w:val="left"/>
              <w:rPr>
                <w:del w:id="2633" w:author="Steve Maas" w:date="2014-01-02T11:12:00Z"/>
                <w:b/>
                <w:bCs/>
                <w:caps/>
              </w:rPr>
              <w:pPrChange w:id="2634" w:author="Steve Maas" w:date="2014-01-02T11:12:00Z">
                <w:pPr>
                  <w:spacing w:before="120" w:after="120"/>
                </w:pPr>
              </w:pPrChange>
            </w:pPr>
          </w:p>
        </w:tc>
        <w:tc>
          <w:tcPr>
            <w:tcW w:w="6948" w:type="dxa"/>
            <w:shd w:val="clear" w:color="auto" w:fill="auto"/>
          </w:tcPr>
          <w:p w14:paraId="61FD5FA2" w14:textId="0AC7BD5D" w:rsidR="00860308" w:rsidDel="00470C94" w:rsidRDefault="00860308">
            <w:pPr>
              <w:jc w:val="left"/>
              <w:rPr>
                <w:del w:id="2635" w:author="Steve Maas" w:date="2014-01-02T11:12:00Z"/>
              </w:rPr>
              <w:pPrChange w:id="2636" w:author="Steve Maas" w:date="2014-01-02T11:12:00Z">
                <w:pPr/>
              </w:pPrChange>
            </w:pPr>
            <w:del w:id="2637" w:author="Steve Maas" w:date="2014-01-02T11:12:00Z">
              <w:r w:rsidDel="00470C94">
                <w:delText>DEV_FIBER_STRAIN</w:delText>
              </w:r>
            </w:del>
          </w:p>
        </w:tc>
      </w:tr>
    </w:tbl>
    <w:p w14:paraId="5B0C083F" w14:textId="2F7C7DC3" w:rsidR="00860308" w:rsidDel="00470C94" w:rsidRDefault="007E2409" w:rsidP="00993E3A">
      <w:pPr>
        <w:rPr>
          <w:del w:id="2638" w:author="Steve Maas" w:date="2014-01-02T11:12:00Z"/>
        </w:rPr>
      </w:pPr>
      <w:ins w:id="2639" w:author="Steve Maas" w:date="2014-01-02T11:20:00Z">
        <w:r>
          <w:t>When FEBio starts, it will first load all the plugins that are defined in the configuration file before it reads the input file. This way, sections in the input file that require the plugin</w:t>
        </w:r>
      </w:ins>
      <w:ins w:id="2640" w:author="Steve Maas" w:date="2014-01-02T11:21:00Z">
        <w:r>
          <w:t>’s capabilities will already be av</w:t>
        </w:r>
      </w:ins>
    </w:p>
    <w:p w14:paraId="77A54228" w14:textId="6B435690" w:rsidR="00DE23F6" w:rsidDel="00470C94" w:rsidRDefault="00DE23F6" w:rsidP="008B2763">
      <w:pPr>
        <w:rPr>
          <w:del w:id="2641" w:author="Steve Maas" w:date="2014-01-02T11:12:00Z"/>
        </w:rPr>
      </w:pPr>
    </w:p>
    <w:p w14:paraId="19E8009B" w14:textId="115CC7F4" w:rsidR="00DE23F6" w:rsidDel="00470C94" w:rsidRDefault="00DE23F6">
      <w:pPr>
        <w:rPr>
          <w:del w:id="2642" w:author="Steve Maas" w:date="2014-01-02T11:12:00Z"/>
        </w:rPr>
      </w:pPr>
    </w:p>
    <w:p w14:paraId="746BE863" w14:textId="2F6F9603" w:rsidR="00DE23F6" w:rsidDel="00470C94" w:rsidRDefault="00DE23F6">
      <w:pPr>
        <w:rPr>
          <w:del w:id="2643" w:author="Steve Maas" w:date="2014-01-02T11:12:00Z"/>
        </w:rPr>
      </w:pPr>
    </w:p>
    <w:p w14:paraId="6ABF1300" w14:textId="66DAB7AC" w:rsidR="00DE23F6" w:rsidDel="00470C94" w:rsidRDefault="00DE23F6">
      <w:pPr>
        <w:rPr>
          <w:del w:id="2644" w:author="Steve Maas" w:date="2014-01-02T11:12:00Z"/>
        </w:rPr>
      </w:pPr>
    </w:p>
    <w:p w14:paraId="3F48DCB6" w14:textId="6FC51F5E" w:rsidR="00DE23F6" w:rsidDel="00470C94" w:rsidRDefault="00DE23F6">
      <w:pPr>
        <w:rPr>
          <w:del w:id="2645" w:author="Steve Maas" w:date="2014-01-02T11:12:00Z"/>
        </w:rPr>
      </w:pPr>
    </w:p>
    <w:p w14:paraId="694819AA" w14:textId="785149D6" w:rsidR="00DE23F6" w:rsidDel="00470C94" w:rsidRDefault="00DE23F6">
      <w:pPr>
        <w:rPr>
          <w:del w:id="2646" w:author="Steve Maas" w:date="2014-01-02T11:12:00Z"/>
        </w:rPr>
      </w:pPr>
    </w:p>
    <w:p w14:paraId="0E0D9003" w14:textId="618A9E23" w:rsidR="00DE23F6" w:rsidDel="00470C94" w:rsidRDefault="00DE23F6">
      <w:pPr>
        <w:rPr>
          <w:del w:id="2647" w:author="Steve Maas" w:date="2014-01-02T11:12:00Z"/>
        </w:rPr>
      </w:pPr>
    </w:p>
    <w:p w14:paraId="395A833B" w14:textId="1DE1873F" w:rsidR="00DE23F6" w:rsidDel="00470C94" w:rsidRDefault="00DE23F6">
      <w:pPr>
        <w:rPr>
          <w:del w:id="2648" w:author="Steve Maas" w:date="2014-01-02T11:12:00Z"/>
        </w:rPr>
      </w:pPr>
    </w:p>
    <w:p w14:paraId="6069347D" w14:textId="7029BBAE" w:rsidR="00860308" w:rsidDel="00470C94" w:rsidRDefault="00860308">
      <w:pPr>
        <w:rPr>
          <w:del w:id="2649" w:author="Steve Maas" w:date="2014-01-02T11:12:00Z"/>
        </w:rPr>
      </w:pPr>
      <w:del w:id="2650"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651" w:author="Steve Maas" w:date="2014-01-02T11:12:00Z"/>
        </w:rPr>
      </w:pPr>
    </w:p>
    <w:p w14:paraId="5476C6B3" w14:textId="6F32015F" w:rsidR="00860308" w:rsidRPr="00B27FE9" w:rsidDel="00470C94" w:rsidRDefault="00860308">
      <w:pPr>
        <w:rPr>
          <w:del w:id="2652" w:author="Steve Maas" w:date="2014-01-02T11:12:00Z"/>
        </w:rPr>
        <w:pPrChange w:id="2653" w:author="Steve Maas" w:date="2014-01-02T11:21:00Z">
          <w:pPr>
            <w:pStyle w:val="code"/>
          </w:pPr>
        </w:pPrChange>
      </w:pPr>
      <w:del w:id="2654" w:author="Steve Maas" w:date="2014-01-02T11:12:00Z">
        <w:r w:rsidRPr="00B27FE9" w:rsidDel="00470C94">
          <w:delText>&lt;Output&gt;</w:delText>
        </w:r>
      </w:del>
    </w:p>
    <w:p w14:paraId="6BB19F6F" w14:textId="7584E3C7" w:rsidR="00860308" w:rsidRPr="00B27FE9" w:rsidDel="00470C94" w:rsidRDefault="00860308">
      <w:pPr>
        <w:rPr>
          <w:del w:id="2655" w:author="Steve Maas" w:date="2014-01-02T11:12:00Z"/>
        </w:rPr>
        <w:pPrChange w:id="2656" w:author="Steve Maas" w:date="2014-01-02T11:21:00Z">
          <w:pPr>
            <w:pStyle w:val="code"/>
          </w:pPr>
        </w:pPrChange>
      </w:pPr>
      <w:del w:id="2657" w:author="Steve Maas" w:date="2014-01-02T11:12:00Z">
        <w:r w:rsidRPr="00B27FE9" w:rsidDel="00470C94">
          <w:tab/>
          <w:delText>&lt;plotfile&gt;</w:delText>
        </w:r>
      </w:del>
    </w:p>
    <w:p w14:paraId="183E606F" w14:textId="5FF8A6B0" w:rsidR="00860308" w:rsidRPr="00B27FE9" w:rsidDel="00470C94" w:rsidRDefault="00860308">
      <w:pPr>
        <w:rPr>
          <w:del w:id="2658" w:author="Steve Maas" w:date="2014-01-02T11:12:00Z"/>
        </w:rPr>
        <w:pPrChange w:id="2659" w:author="Steve Maas" w:date="2014-01-02T11:21:00Z">
          <w:pPr>
            <w:pStyle w:val="code"/>
          </w:pPr>
        </w:pPrChange>
      </w:pPr>
      <w:del w:id="2660"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661" w:author="Steve Maas" w:date="2014-01-02T11:12:00Z"/>
        </w:rPr>
        <w:pPrChange w:id="2662" w:author="Steve Maas" w:date="2014-01-02T11:21:00Z">
          <w:pPr>
            <w:pStyle w:val="code"/>
          </w:pPr>
        </w:pPrChange>
      </w:pPr>
      <w:del w:id="2663"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664" w:author="Steve Maas" w:date="2014-01-02T11:12:00Z"/>
        </w:rPr>
        <w:pPrChange w:id="2665" w:author="Steve Maas" w:date="2014-01-02T11:21:00Z">
          <w:pPr>
            <w:pStyle w:val="code"/>
          </w:pPr>
        </w:pPrChange>
      </w:pPr>
      <w:del w:id="2666"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667" w:author="Steve Maas" w:date="2014-01-02T11:12:00Z"/>
        </w:rPr>
        <w:pPrChange w:id="2668" w:author="Steve Maas" w:date="2014-01-02T11:21:00Z">
          <w:pPr>
            <w:pStyle w:val="code"/>
          </w:pPr>
        </w:pPrChange>
      </w:pPr>
      <w:del w:id="2669"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670" w:author="Steve Maas" w:date="2014-01-02T11:12:00Z"/>
        </w:rPr>
        <w:pPrChange w:id="2671" w:author="Steve Maas" w:date="2014-01-02T11:21:00Z">
          <w:pPr>
            <w:pStyle w:val="code"/>
          </w:pPr>
        </w:pPrChange>
      </w:pPr>
      <w:del w:id="2672" w:author="Steve Maas" w:date="2014-01-02T11:12:00Z">
        <w:r w:rsidRPr="00B27FE9" w:rsidDel="00470C94">
          <w:tab/>
          <w:delText>&lt;/plotfile&gt;</w:delText>
        </w:r>
      </w:del>
    </w:p>
    <w:p w14:paraId="35E828B8" w14:textId="5F9FF37F" w:rsidR="00860308" w:rsidRDefault="00860308">
      <w:pPr>
        <w:rPr>
          <w:ins w:id="2673" w:author="Steve Maas" w:date="2014-01-02T11:21:00Z"/>
        </w:rPr>
        <w:pPrChange w:id="2674" w:author="Steve Maas" w:date="2014-01-02T11:21:00Z">
          <w:pPr>
            <w:pStyle w:val="code"/>
          </w:pPr>
        </w:pPrChange>
      </w:pPr>
      <w:del w:id="2675" w:author="Steve Maas" w:date="2014-01-02T11:12:00Z">
        <w:r w:rsidRPr="00B27FE9" w:rsidDel="00470C94">
          <w:delText>&lt;/Output&gt;</w:delText>
        </w:r>
      </w:del>
      <w:ins w:id="2676"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2677"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678" w:name="_Toc376787571"/>
      <w:r w:rsidR="006A0BC1">
        <w:lastRenderedPageBreak/>
        <w:t>References</w:t>
      </w:r>
      <w:bookmarkEnd w:id="2678"/>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679"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679"/>
    </w:p>
    <w:p w14:paraId="7078C31C" w14:textId="77777777" w:rsidR="00711A1D" w:rsidRPr="00711A1D" w:rsidRDefault="00711A1D" w:rsidP="00711A1D">
      <w:pPr>
        <w:rPr>
          <w:noProof/>
        </w:rPr>
      </w:pPr>
      <w:bookmarkStart w:id="2680" w:name="_ENREF_2"/>
      <w:r w:rsidRPr="00711A1D">
        <w:rPr>
          <w:noProof/>
        </w:rPr>
        <w:t>[2]</w:t>
      </w:r>
      <w:r w:rsidRPr="00711A1D">
        <w:rPr>
          <w:noProof/>
        </w:rPr>
        <w:tab/>
        <w:t>Gee, M. W., Dohrmann, C. R., Key, S. W., and Wall, W. A., 2009, "A uniform nodal strain tetrahedron with isochoric stabilization," Int. J. Numer. Meth. Engng(78), pp. 429-443.</w:t>
      </w:r>
      <w:bookmarkEnd w:id="2680"/>
    </w:p>
    <w:p w14:paraId="29B64F22" w14:textId="77777777" w:rsidR="00711A1D" w:rsidRPr="00711A1D" w:rsidRDefault="00711A1D" w:rsidP="00711A1D">
      <w:pPr>
        <w:rPr>
          <w:noProof/>
        </w:rPr>
      </w:pPr>
      <w:bookmarkStart w:id="2681"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681"/>
    </w:p>
    <w:p w14:paraId="52715185" w14:textId="77777777" w:rsidR="00711A1D" w:rsidRPr="00711A1D" w:rsidRDefault="00711A1D" w:rsidP="00711A1D">
      <w:pPr>
        <w:rPr>
          <w:noProof/>
        </w:rPr>
      </w:pPr>
      <w:bookmarkStart w:id="2682"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682"/>
    </w:p>
    <w:p w14:paraId="250401A1" w14:textId="77777777" w:rsidR="00711A1D" w:rsidRPr="00711A1D" w:rsidRDefault="00711A1D" w:rsidP="00711A1D">
      <w:pPr>
        <w:rPr>
          <w:noProof/>
        </w:rPr>
      </w:pPr>
      <w:bookmarkStart w:id="2683"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683"/>
    </w:p>
    <w:p w14:paraId="1E38F47E" w14:textId="77777777" w:rsidR="00711A1D" w:rsidRPr="00711A1D" w:rsidRDefault="00711A1D" w:rsidP="00711A1D">
      <w:pPr>
        <w:rPr>
          <w:noProof/>
        </w:rPr>
      </w:pPr>
      <w:bookmarkStart w:id="2684"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684"/>
    </w:p>
    <w:p w14:paraId="0F3A1875" w14:textId="77777777" w:rsidR="00711A1D" w:rsidRPr="00711A1D" w:rsidRDefault="00711A1D" w:rsidP="00711A1D">
      <w:pPr>
        <w:rPr>
          <w:noProof/>
        </w:rPr>
      </w:pPr>
      <w:bookmarkStart w:id="2685" w:name="_ENREF_7"/>
      <w:r w:rsidRPr="00711A1D">
        <w:rPr>
          <w:noProof/>
        </w:rPr>
        <w:t>[7]</w:t>
      </w:r>
      <w:r w:rsidRPr="00711A1D">
        <w:rPr>
          <w:noProof/>
        </w:rPr>
        <w:tab/>
        <w:t>Lanir, Y., 1983, "Constitutive equations for fibrous connective tissues," J Biomech, 16(1), pp. 1-12.</w:t>
      </w:r>
      <w:bookmarkEnd w:id="2685"/>
    </w:p>
    <w:p w14:paraId="320578B4" w14:textId="77777777" w:rsidR="00711A1D" w:rsidRPr="00711A1D" w:rsidRDefault="00711A1D" w:rsidP="00711A1D">
      <w:pPr>
        <w:rPr>
          <w:noProof/>
        </w:rPr>
      </w:pPr>
      <w:bookmarkStart w:id="2686"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686"/>
    </w:p>
    <w:p w14:paraId="3608330B" w14:textId="77777777" w:rsidR="00711A1D" w:rsidRPr="00711A1D" w:rsidRDefault="00711A1D" w:rsidP="00711A1D">
      <w:pPr>
        <w:rPr>
          <w:noProof/>
        </w:rPr>
      </w:pPr>
      <w:bookmarkStart w:id="2687" w:name="_ENREF_9"/>
      <w:r w:rsidRPr="00711A1D">
        <w:rPr>
          <w:noProof/>
        </w:rPr>
        <w:t>[9]</w:t>
      </w:r>
      <w:r w:rsidRPr="00711A1D">
        <w:rPr>
          <w:noProof/>
        </w:rPr>
        <w:tab/>
        <w:t>Ateshian, G. A., 2007, "Anisotropy of fibrous tissues in relation to the distribution of tensed and buckled fibers," J Biomech Eng, 129(2), pp. 240-249.</w:t>
      </w:r>
      <w:bookmarkEnd w:id="2687"/>
    </w:p>
    <w:p w14:paraId="294D485C" w14:textId="77777777" w:rsidR="00711A1D" w:rsidRPr="00711A1D" w:rsidRDefault="00711A1D" w:rsidP="00711A1D">
      <w:pPr>
        <w:rPr>
          <w:noProof/>
        </w:rPr>
      </w:pPr>
      <w:bookmarkStart w:id="2688" w:name="_ENREF_10"/>
      <w:r w:rsidRPr="00711A1D">
        <w:rPr>
          <w:noProof/>
        </w:rPr>
        <w:t>[10]</w:t>
      </w:r>
      <w:r w:rsidRPr="00711A1D">
        <w:rPr>
          <w:noProof/>
        </w:rPr>
        <w:tab/>
        <w:t>Fung, Y. C., 1993, Biomechanics : mechanical properties of living tissues, Springer-Verlag, New York.</w:t>
      </w:r>
      <w:bookmarkEnd w:id="2688"/>
    </w:p>
    <w:p w14:paraId="1B8F3DBB" w14:textId="77777777" w:rsidR="00711A1D" w:rsidRPr="00711A1D" w:rsidRDefault="00711A1D" w:rsidP="00711A1D">
      <w:pPr>
        <w:rPr>
          <w:noProof/>
        </w:rPr>
      </w:pPr>
      <w:bookmarkStart w:id="2689" w:name="_ENREF_11"/>
      <w:r w:rsidRPr="00711A1D">
        <w:rPr>
          <w:noProof/>
        </w:rPr>
        <w:t>[11]</w:t>
      </w:r>
      <w:r w:rsidRPr="00711A1D">
        <w:rPr>
          <w:noProof/>
        </w:rPr>
        <w:tab/>
        <w:t>Fung, Y. C., Fronek, K., and Patitucci, P., 1979, "Pseudoelasticity of arteries and the choice of its mathematical expression," Am J Physiol, 237(5), pp. H620-631.</w:t>
      </w:r>
      <w:bookmarkEnd w:id="2689"/>
    </w:p>
    <w:p w14:paraId="2CDD8AA6" w14:textId="77777777" w:rsidR="00711A1D" w:rsidRPr="00711A1D" w:rsidRDefault="00711A1D" w:rsidP="00711A1D">
      <w:pPr>
        <w:rPr>
          <w:noProof/>
        </w:rPr>
      </w:pPr>
      <w:bookmarkStart w:id="2690" w:name="_ENREF_12"/>
      <w:r w:rsidRPr="00711A1D">
        <w:rPr>
          <w:noProof/>
        </w:rPr>
        <w:t>[12]</w:t>
      </w:r>
      <w:r w:rsidRPr="00711A1D">
        <w:rPr>
          <w:noProof/>
        </w:rPr>
        <w:tab/>
        <w:t>Ateshian, G. A., and Costa, K. D., 2009, "A frame-invariant formulation of Fung elasticity," J Biomech, 42(6), pp. 781-785.</w:t>
      </w:r>
      <w:bookmarkEnd w:id="2690"/>
    </w:p>
    <w:p w14:paraId="4FC34E49" w14:textId="77777777" w:rsidR="00711A1D" w:rsidRPr="00711A1D" w:rsidRDefault="00711A1D" w:rsidP="00711A1D">
      <w:pPr>
        <w:rPr>
          <w:noProof/>
        </w:rPr>
      </w:pPr>
      <w:bookmarkStart w:id="2691" w:name="_ENREF_13"/>
      <w:r w:rsidRPr="00711A1D">
        <w:rPr>
          <w:noProof/>
        </w:rPr>
        <w:t>[13]</w:t>
      </w:r>
      <w:r w:rsidRPr="00711A1D">
        <w:rPr>
          <w:noProof/>
        </w:rPr>
        <w:tab/>
        <w:t>Blemker, S., 2004, "3D Modeling of Complex Muscle Architecture and Geometry," Stanford University, Stanford.</w:t>
      </w:r>
      <w:bookmarkEnd w:id="2691"/>
    </w:p>
    <w:p w14:paraId="44754525" w14:textId="77777777" w:rsidR="00711A1D" w:rsidRPr="00711A1D" w:rsidRDefault="00711A1D" w:rsidP="00711A1D">
      <w:pPr>
        <w:rPr>
          <w:noProof/>
        </w:rPr>
      </w:pPr>
      <w:bookmarkStart w:id="2692"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692"/>
    </w:p>
    <w:p w14:paraId="7B80718C" w14:textId="77777777" w:rsidR="00711A1D" w:rsidRPr="00711A1D" w:rsidRDefault="00711A1D" w:rsidP="00711A1D">
      <w:pPr>
        <w:rPr>
          <w:noProof/>
        </w:rPr>
      </w:pPr>
      <w:bookmarkStart w:id="2693" w:name="_ENREF_15"/>
      <w:r w:rsidRPr="00711A1D">
        <w:rPr>
          <w:noProof/>
        </w:rPr>
        <w:t>[15]</w:t>
      </w:r>
      <w:r w:rsidRPr="00711A1D">
        <w:rPr>
          <w:noProof/>
        </w:rPr>
        <w:tab/>
        <w:t>Spencer, A. J. M., 1984, Continuum Theory of the Mechanics of Fibre-Reinforced Composites, Springer-Verlag, New York.</w:t>
      </w:r>
      <w:bookmarkEnd w:id="2693"/>
    </w:p>
    <w:p w14:paraId="3B8E8EF7" w14:textId="77777777" w:rsidR="00711A1D" w:rsidRPr="00711A1D" w:rsidRDefault="00711A1D" w:rsidP="00711A1D">
      <w:pPr>
        <w:rPr>
          <w:noProof/>
        </w:rPr>
      </w:pPr>
      <w:bookmarkStart w:id="2694"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694"/>
    </w:p>
    <w:p w14:paraId="33382BC3" w14:textId="77777777" w:rsidR="00711A1D" w:rsidRPr="00711A1D" w:rsidRDefault="00711A1D" w:rsidP="00711A1D">
      <w:pPr>
        <w:rPr>
          <w:noProof/>
        </w:rPr>
      </w:pPr>
      <w:bookmarkStart w:id="2695"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695"/>
    </w:p>
    <w:p w14:paraId="78F4B469" w14:textId="77777777" w:rsidR="00711A1D" w:rsidRPr="00711A1D" w:rsidRDefault="00711A1D" w:rsidP="00711A1D">
      <w:pPr>
        <w:rPr>
          <w:noProof/>
        </w:rPr>
      </w:pPr>
      <w:bookmarkStart w:id="2696" w:name="_ENREF_18"/>
      <w:r w:rsidRPr="00711A1D">
        <w:rPr>
          <w:noProof/>
        </w:rPr>
        <w:t>[18]</w:t>
      </w:r>
      <w:r w:rsidRPr="00711A1D">
        <w:rPr>
          <w:noProof/>
        </w:rPr>
        <w:tab/>
        <w:t>Quapp, K. M., and Weiss, J. A., 1998, "Material characterization of human medial collateral ligament," J Biomech Eng, 120(6), pp. 757-763.</w:t>
      </w:r>
      <w:bookmarkEnd w:id="2696"/>
    </w:p>
    <w:p w14:paraId="32CA7FF9" w14:textId="77777777" w:rsidR="00711A1D" w:rsidRPr="00711A1D" w:rsidRDefault="00711A1D" w:rsidP="00711A1D">
      <w:pPr>
        <w:rPr>
          <w:noProof/>
        </w:rPr>
      </w:pPr>
      <w:bookmarkStart w:id="2697"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697"/>
    </w:p>
    <w:p w14:paraId="16AAC6F4" w14:textId="77777777" w:rsidR="00711A1D" w:rsidRPr="00711A1D" w:rsidRDefault="00711A1D" w:rsidP="00711A1D">
      <w:pPr>
        <w:rPr>
          <w:noProof/>
        </w:rPr>
      </w:pPr>
      <w:bookmarkStart w:id="2698" w:name="_ENREF_20"/>
      <w:r w:rsidRPr="00711A1D">
        <w:rPr>
          <w:noProof/>
        </w:rPr>
        <w:t>[20]</w:t>
      </w:r>
      <w:r w:rsidRPr="00711A1D">
        <w:rPr>
          <w:noProof/>
        </w:rPr>
        <w:tab/>
        <w:t>Veronda, D. R., and Westmann, R. A., 1970, "Mechanical Characterization of Skin - Finite Deformations," J. Biomechanics, Vol. 3, pp. 111-124.</w:t>
      </w:r>
      <w:bookmarkEnd w:id="2698"/>
    </w:p>
    <w:p w14:paraId="1320DA6A" w14:textId="77777777" w:rsidR="00711A1D" w:rsidRPr="00711A1D" w:rsidRDefault="00711A1D" w:rsidP="00711A1D">
      <w:pPr>
        <w:rPr>
          <w:noProof/>
        </w:rPr>
      </w:pPr>
      <w:bookmarkStart w:id="2699"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699"/>
    </w:p>
    <w:p w14:paraId="52C64EC2" w14:textId="77777777" w:rsidR="00711A1D" w:rsidRPr="00711A1D" w:rsidRDefault="00711A1D" w:rsidP="00711A1D">
      <w:pPr>
        <w:rPr>
          <w:noProof/>
        </w:rPr>
      </w:pPr>
      <w:bookmarkStart w:id="2700"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700"/>
    </w:p>
    <w:p w14:paraId="498B1043" w14:textId="77777777" w:rsidR="00711A1D" w:rsidRPr="00711A1D" w:rsidRDefault="00711A1D" w:rsidP="00711A1D">
      <w:pPr>
        <w:rPr>
          <w:noProof/>
        </w:rPr>
      </w:pPr>
      <w:bookmarkStart w:id="2701" w:name="_ENREF_23"/>
      <w:r w:rsidRPr="00711A1D">
        <w:rPr>
          <w:noProof/>
        </w:rPr>
        <w:t>[23]</w:t>
      </w:r>
      <w:r w:rsidRPr="00711A1D">
        <w:rPr>
          <w:noProof/>
        </w:rPr>
        <w:tab/>
        <w:t>Bonet, J., and Wood, R. D., 1997, Nonlinear continuum mechanics for finite element analysis, Cambridge University Press.</w:t>
      </w:r>
      <w:bookmarkEnd w:id="2701"/>
    </w:p>
    <w:p w14:paraId="01797796" w14:textId="77777777" w:rsidR="00711A1D" w:rsidRPr="00711A1D" w:rsidRDefault="00711A1D" w:rsidP="00711A1D">
      <w:pPr>
        <w:rPr>
          <w:noProof/>
        </w:rPr>
      </w:pPr>
      <w:bookmarkStart w:id="2702" w:name="_ENREF_24"/>
      <w:r w:rsidRPr="00711A1D">
        <w:rPr>
          <w:noProof/>
        </w:rPr>
        <w:t>[24]</w:t>
      </w:r>
      <w:r w:rsidRPr="00711A1D">
        <w:rPr>
          <w:noProof/>
        </w:rPr>
        <w:tab/>
        <w:t>Carter, D. R., and Hayes, W. C., 1976, "Bone compressive strength: the influence of density and strain rate," Science, 194(4270), pp. 1174-1176.</w:t>
      </w:r>
      <w:bookmarkEnd w:id="2702"/>
    </w:p>
    <w:p w14:paraId="4BE3FAA8" w14:textId="77777777" w:rsidR="00711A1D" w:rsidRPr="00711A1D" w:rsidRDefault="00711A1D" w:rsidP="00711A1D">
      <w:pPr>
        <w:rPr>
          <w:noProof/>
        </w:rPr>
      </w:pPr>
      <w:bookmarkStart w:id="2703" w:name="_ENREF_25"/>
      <w:r w:rsidRPr="00711A1D">
        <w:rPr>
          <w:noProof/>
        </w:rPr>
        <w:t>[25]</w:t>
      </w:r>
      <w:r w:rsidRPr="00711A1D">
        <w:rPr>
          <w:noProof/>
        </w:rPr>
        <w:tab/>
        <w:t>Carter, D. R., and Hayes, W. C., 1977, "The compressive behavior of bone as a two-phase porous structure," J Bone Joint Surg Am, 59(7), pp. 954-962.</w:t>
      </w:r>
      <w:bookmarkEnd w:id="2703"/>
    </w:p>
    <w:p w14:paraId="6764EF22" w14:textId="77777777" w:rsidR="00711A1D" w:rsidRPr="00711A1D" w:rsidRDefault="00711A1D" w:rsidP="00711A1D">
      <w:pPr>
        <w:rPr>
          <w:noProof/>
        </w:rPr>
      </w:pPr>
      <w:bookmarkStart w:id="2704" w:name="_ENREF_26"/>
      <w:r w:rsidRPr="00711A1D">
        <w:rPr>
          <w:noProof/>
        </w:rPr>
        <w:t>[26]</w:t>
      </w:r>
      <w:r w:rsidRPr="00711A1D">
        <w:rPr>
          <w:noProof/>
        </w:rPr>
        <w:tab/>
        <w:t>Overbeek, J. T., 1956, "The Donnan equilibrium," Prog Biophys Biophys Chem, 6, pp. 57-84.</w:t>
      </w:r>
      <w:bookmarkEnd w:id="2704"/>
    </w:p>
    <w:p w14:paraId="2295E82B" w14:textId="77777777" w:rsidR="00711A1D" w:rsidRPr="00711A1D" w:rsidRDefault="00711A1D" w:rsidP="00711A1D">
      <w:pPr>
        <w:rPr>
          <w:noProof/>
        </w:rPr>
      </w:pPr>
      <w:bookmarkStart w:id="2705"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705"/>
    </w:p>
    <w:p w14:paraId="45694551" w14:textId="77777777" w:rsidR="00711A1D" w:rsidRPr="00711A1D" w:rsidRDefault="00711A1D" w:rsidP="00711A1D">
      <w:pPr>
        <w:rPr>
          <w:noProof/>
        </w:rPr>
      </w:pPr>
      <w:bookmarkStart w:id="2706"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706"/>
    </w:p>
    <w:p w14:paraId="66E68CCA" w14:textId="77777777" w:rsidR="00711A1D" w:rsidRPr="00711A1D" w:rsidRDefault="00711A1D" w:rsidP="00711A1D">
      <w:pPr>
        <w:rPr>
          <w:noProof/>
        </w:rPr>
      </w:pPr>
      <w:bookmarkStart w:id="2707"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707"/>
    </w:p>
    <w:p w14:paraId="31C6FEAF" w14:textId="77777777" w:rsidR="00711A1D" w:rsidRPr="00711A1D" w:rsidRDefault="00711A1D" w:rsidP="00711A1D">
      <w:pPr>
        <w:rPr>
          <w:noProof/>
        </w:rPr>
      </w:pPr>
      <w:bookmarkStart w:id="2708"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708"/>
    </w:p>
    <w:p w14:paraId="5121E746" w14:textId="77777777" w:rsidR="00711A1D" w:rsidRPr="00711A1D" w:rsidRDefault="00711A1D" w:rsidP="00711A1D">
      <w:pPr>
        <w:rPr>
          <w:noProof/>
        </w:rPr>
      </w:pPr>
      <w:bookmarkStart w:id="2709" w:name="_ENREF_31"/>
      <w:r w:rsidRPr="00711A1D">
        <w:rPr>
          <w:noProof/>
        </w:rPr>
        <w:t>[31]</w:t>
      </w:r>
      <w:r w:rsidRPr="00711A1D">
        <w:rPr>
          <w:noProof/>
        </w:rPr>
        <w:tab/>
        <w:t>Ateshian, G. A., and Ricken, T., 2010, "Multigenerational interstitial growth of biological tissues," Biomech Model Mechanobiol, 9(6), pp. 689-702.</w:t>
      </w:r>
      <w:bookmarkEnd w:id="2709"/>
    </w:p>
    <w:p w14:paraId="7C381329" w14:textId="77777777" w:rsidR="00711A1D" w:rsidRPr="00711A1D" w:rsidRDefault="00711A1D" w:rsidP="00711A1D">
      <w:pPr>
        <w:rPr>
          <w:noProof/>
        </w:rPr>
      </w:pPr>
      <w:bookmarkStart w:id="2710"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710"/>
    </w:p>
    <w:p w14:paraId="5FE113E8" w14:textId="77777777" w:rsidR="00711A1D" w:rsidRPr="00711A1D" w:rsidRDefault="00711A1D" w:rsidP="00711A1D">
      <w:pPr>
        <w:rPr>
          <w:noProof/>
        </w:rPr>
      </w:pPr>
      <w:bookmarkStart w:id="2711"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711"/>
    </w:p>
    <w:p w14:paraId="36FDCD92" w14:textId="77777777" w:rsidR="00711A1D" w:rsidRPr="00711A1D" w:rsidRDefault="00711A1D" w:rsidP="00711A1D">
      <w:pPr>
        <w:rPr>
          <w:noProof/>
        </w:rPr>
      </w:pPr>
      <w:bookmarkStart w:id="2712"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712"/>
    </w:p>
    <w:p w14:paraId="26462A35" w14:textId="77777777" w:rsidR="00711A1D" w:rsidRPr="00711A1D" w:rsidRDefault="00711A1D" w:rsidP="00711A1D">
      <w:pPr>
        <w:rPr>
          <w:noProof/>
        </w:rPr>
      </w:pPr>
      <w:bookmarkStart w:id="2713" w:name="_ENREF_35"/>
      <w:r w:rsidRPr="00711A1D">
        <w:rPr>
          <w:noProof/>
        </w:rPr>
        <w:t>[35]</w:t>
      </w:r>
      <w:r w:rsidRPr="00711A1D">
        <w:rPr>
          <w:noProof/>
        </w:rPr>
        <w:tab/>
        <w:t>Weinans, H., Huiskes, R., and Grootenboer, H. J., 1992, "The behavior of adaptive bone-remodeling simulation models," J Biomech, 25(12), pp. 1425-1441.</w:t>
      </w:r>
      <w:bookmarkEnd w:id="2713"/>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99" w:author="weiss" w:date="2012-04-05T16:36:00Z" w:initials="w">
    <w:p w14:paraId="1F873030" w14:textId="77777777" w:rsidR="00C14B72" w:rsidRDefault="00C14B72">
      <w:pPr>
        <w:pStyle w:val="CommentText"/>
      </w:pPr>
      <w:r>
        <w:rPr>
          <w:rStyle w:val="CommentReference"/>
        </w:rPr>
        <w:annotationRef/>
      </w:r>
      <w:r>
        <w:t>A simple figure would be helpful.</w:t>
      </w:r>
    </w:p>
  </w:comment>
  <w:comment w:id="1073" w:author="weiss" w:date="2012-04-05T16:36:00Z" w:initials="w">
    <w:p w14:paraId="20505464" w14:textId="77777777" w:rsidR="00C14B72" w:rsidRDefault="00C14B72">
      <w:pPr>
        <w:pStyle w:val="CommentText"/>
      </w:pPr>
      <w:r>
        <w:rPr>
          <w:rStyle w:val="CommentReference"/>
        </w:rPr>
        <w:annotationRef/>
      </w:r>
      <w:r>
        <w:t>Steve – perhaps you could specify how to use the displacement based elements here, and what the differences are in terms of results etc.</w:t>
      </w:r>
    </w:p>
  </w:comment>
  <w:comment w:id="1085" w:author="weiss" w:date="2012-04-05T16:36:00Z" w:initials="w">
    <w:p w14:paraId="44C24796" w14:textId="77777777" w:rsidR="00C14B72" w:rsidRDefault="00C14B72">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100" w:author="weiss" w:date="2012-04-05T16:37:00Z" w:initials="w">
    <w:p w14:paraId="6C41155D" w14:textId="77777777" w:rsidR="00C14B72" w:rsidRDefault="00C14B72">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5D626E" w14:textId="77777777" w:rsidR="00C14B72" w:rsidRDefault="00C14B72">
      <w:r>
        <w:separator/>
      </w:r>
    </w:p>
  </w:endnote>
  <w:endnote w:type="continuationSeparator" w:id="0">
    <w:p w14:paraId="4639F057" w14:textId="77777777" w:rsidR="00C14B72" w:rsidRDefault="00C14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00002A87" w:usb1="80000000" w:usb2="00000008"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BBC8D4" w14:textId="77777777" w:rsidR="00C14B72" w:rsidRDefault="00C14B72">
      <w:r>
        <w:separator/>
      </w:r>
    </w:p>
  </w:footnote>
  <w:footnote w:type="continuationSeparator" w:id="0">
    <w:p w14:paraId="11BE336F" w14:textId="77777777" w:rsidR="00C14B72" w:rsidRDefault="00C14B72">
      <w:r>
        <w:continuationSeparator/>
      </w:r>
    </w:p>
  </w:footnote>
  <w:footnote w:id="1">
    <w:p w14:paraId="2EECF9A7" w14:textId="1DEABEEA" w:rsidR="00C14B72" w:rsidRDefault="00C14B72">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C14B72" w:rsidRDefault="00C14B72">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C14B72" w:rsidRDefault="00C14B72">
      <w:pPr>
        <w:pStyle w:val="FootnoteText"/>
      </w:pPr>
      <w:r>
        <w:rPr>
          <w:rStyle w:val="FootnoteReference"/>
        </w:rPr>
        <w:footnoteRef/>
      </w:r>
      <w:r>
        <w:t xml:space="preserve"> FEBio continues to read </w:t>
      </w:r>
      <w:ins w:id="45" w:author="Steve Maas" w:date="2013-12-30T14:46:00Z">
        <w:r>
          <w:t xml:space="preserve">some </w:t>
        </w:r>
      </w:ins>
      <w:r>
        <w:t>older formats, but they are considered to be obsolete.</w:t>
      </w:r>
    </w:p>
  </w:footnote>
  <w:footnote w:id="4">
    <w:p w14:paraId="75238AE5" w14:textId="77777777" w:rsidR="00C14B72" w:rsidRDefault="00C14B72" w:rsidP="00602A42">
      <w:pPr>
        <w:pStyle w:val="FootnoteText"/>
      </w:pPr>
      <w:r>
        <w:rPr>
          <w:rStyle w:val="FootnoteReference"/>
        </w:rPr>
        <w:footnoteRef/>
      </w:r>
      <w:r>
        <w:t xml:space="preserve"> In future versions of FEBio rigid surfaces will be automatically picked to be the master. </w:t>
      </w:r>
    </w:p>
  </w:footnote>
  <w:footnote w:id="5">
    <w:p w14:paraId="2FB68287" w14:textId="77777777" w:rsidR="00C14B72" w:rsidRPr="00112C98" w:rsidRDefault="00C14B72">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6">
    <w:p w14:paraId="40658FAD" w14:textId="3D119BD6" w:rsidR="00C14B72" w:rsidRPr="009339D1" w:rsidRDefault="00C14B72">
      <w:pPr>
        <w:pStyle w:val="FootnoteText"/>
      </w:pPr>
      <w:ins w:id="1154" w:author="Steve Maas" w:date="2014-01-02T13:05:00Z">
        <w:r>
          <w:rPr>
            <w:rStyle w:val="FootnoteReference"/>
          </w:rPr>
          <w:footnoteRef/>
        </w:r>
        <w:r>
          <w:t xml:space="preserve"> As of FEBio </w:t>
        </w:r>
      </w:ins>
      <w:ins w:id="1155" w:author="Steve Maas" w:date="2014-01-02T13:06:00Z">
        <w:r>
          <w:t xml:space="preserve">version </w:t>
        </w:r>
      </w:ins>
      <w:ins w:id="1156" w:author="Steve Maas" w:date="2014-01-02T13:05:00Z">
        <w:r>
          <w:t>2</w:t>
        </w:r>
      </w:ins>
      <w:ins w:id="1157" w:author="Steve Maas" w:date="2014-01-02T13:06:00Z">
        <w:r>
          <w:t>.0</w:t>
        </w:r>
      </w:ins>
      <w:ins w:id="1158"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7">
    <w:p w14:paraId="07BA31D0" w14:textId="77777777" w:rsidR="00C14B72" w:rsidRDefault="00C14B72">
      <w:pPr>
        <w:pStyle w:val="FootnoteText"/>
      </w:pPr>
      <w:r>
        <w:rPr>
          <w:rStyle w:val="FootnoteReference"/>
        </w:rPr>
        <w:footnoteRef/>
      </w:r>
      <w:r>
        <w:t xml:space="preserve"> This is different from previous versions of FEBio where rigid bodies were initially fully constrained.</w:t>
      </w:r>
    </w:p>
  </w:footnote>
  <w:footnote w:id="8">
    <w:p w14:paraId="3CF87F46" w14:textId="4F2C601E" w:rsidR="00C14B72" w:rsidRDefault="00C14B72">
      <w:pPr>
        <w:pStyle w:val="FootnoteText"/>
      </w:pPr>
      <w:ins w:id="2362" w:author="Steve Maas" w:date="2014-01-02T16:26:00Z">
        <w:r>
          <w:rPr>
            <w:rStyle w:val="FootnoteReference"/>
          </w:rPr>
          <w:footnoteRef/>
        </w:r>
        <w:r>
          <w:t xml:space="preserve"> As of FEBio 2.0, some feature</w:t>
        </w:r>
      </w:ins>
      <w:ins w:id="2363"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C14B72" w:rsidRDefault="00C14B72"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C14B72" w:rsidRDefault="00C14B72"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C14B72" w:rsidRDefault="00C14B72"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1A1D">
      <w:rPr>
        <w:rStyle w:val="PageNumber"/>
        <w:noProof/>
      </w:rPr>
      <w:t>193</w:t>
    </w:r>
    <w:r>
      <w:rPr>
        <w:rStyle w:val="PageNumber"/>
      </w:rPr>
      <w:fldChar w:fldCharType="end"/>
    </w:r>
  </w:p>
  <w:p w14:paraId="4C9E34C0" w14:textId="77777777" w:rsidR="00C14B72" w:rsidRDefault="00C14B72"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507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4C40"/>
    <w:rsid w:val="00160751"/>
    <w:rsid w:val="00162C39"/>
    <w:rsid w:val="0016320C"/>
    <w:rsid w:val="00175A35"/>
    <w:rsid w:val="00181CF0"/>
    <w:rsid w:val="0018254C"/>
    <w:rsid w:val="00182D2C"/>
    <w:rsid w:val="00183AC8"/>
    <w:rsid w:val="001875BA"/>
    <w:rsid w:val="001905FA"/>
    <w:rsid w:val="00191C9F"/>
    <w:rsid w:val="00194632"/>
    <w:rsid w:val="00195038"/>
    <w:rsid w:val="00196AE3"/>
    <w:rsid w:val="001973A1"/>
    <w:rsid w:val="001A0C56"/>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4D95"/>
    <w:rsid w:val="004B71B6"/>
    <w:rsid w:val="004C25E6"/>
    <w:rsid w:val="004C48D6"/>
    <w:rsid w:val="004C4F02"/>
    <w:rsid w:val="004C6C3A"/>
    <w:rsid w:val="004D2965"/>
    <w:rsid w:val="004D4718"/>
    <w:rsid w:val="004E0293"/>
    <w:rsid w:val="004E0BB1"/>
    <w:rsid w:val="004E1DDD"/>
    <w:rsid w:val="004E423A"/>
    <w:rsid w:val="004F0767"/>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74C3"/>
    <w:rsid w:val="005F013B"/>
    <w:rsid w:val="005F45C7"/>
    <w:rsid w:val="005F474E"/>
    <w:rsid w:val="006007B2"/>
    <w:rsid w:val="00602043"/>
    <w:rsid w:val="00602A42"/>
    <w:rsid w:val="00606D2D"/>
    <w:rsid w:val="00613749"/>
    <w:rsid w:val="0061443E"/>
    <w:rsid w:val="0061621E"/>
    <w:rsid w:val="00620C02"/>
    <w:rsid w:val="00624378"/>
    <w:rsid w:val="00625B48"/>
    <w:rsid w:val="00626292"/>
    <w:rsid w:val="00630A21"/>
    <w:rsid w:val="0063263E"/>
    <w:rsid w:val="00632B4A"/>
    <w:rsid w:val="00634552"/>
    <w:rsid w:val="00640EBF"/>
    <w:rsid w:val="00642181"/>
    <w:rsid w:val="006424ED"/>
    <w:rsid w:val="00645EA5"/>
    <w:rsid w:val="00651716"/>
    <w:rsid w:val="00651D45"/>
    <w:rsid w:val="00654DB0"/>
    <w:rsid w:val="0065701F"/>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292A"/>
    <w:rsid w:val="0085430D"/>
    <w:rsid w:val="00860308"/>
    <w:rsid w:val="008609BA"/>
    <w:rsid w:val="00872FCE"/>
    <w:rsid w:val="00873D59"/>
    <w:rsid w:val="00874A9D"/>
    <w:rsid w:val="00874FA3"/>
    <w:rsid w:val="00877A7F"/>
    <w:rsid w:val="00880D9C"/>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7D"/>
    <w:rsid w:val="00A10B80"/>
    <w:rsid w:val="00A16055"/>
    <w:rsid w:val="00A1636E"/>
    <w:rsid w:val="00A21D16"/>
    <w:rsid w:val="00A231E8"/>
    <w:rsid w:val="00A23771"/>
    <w:rsid w:val="00A24A65"/>
    <w:rsid w:val="00A2605F"/>
    <w:rsid w:val="00A34D5E"/>
    <w:rsid w:val="00A35CD6"/>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51A8"/>
    <w:rsid w:val="00A965E6"/>
    <w:rsid w:val="00A9772D"/>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B6E"/>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38.wmf"/><Relationship Id="rId501" Type="http://schemas.openxmlformats.org/officeDocument/2006/relationships/oleObject" Target="embeddings/oleObject235.bin"/><Relationship Id="rId502" Type="http://schemas.openxmlformats.org/officeDocument/2006/relationships/image" Target="media/image239.wmf"/><Relationship Id="rId503" Type="http://schemas.openxmlformats.org/officeDocument/2006/relationships/oleObject" Target="embeddings/oleObject236.bin"/><Relationship Id="rId110" Type="http://schemas.openxmlformats.org/officeDocument/2006/relationships/image" Target="media/image43.wmf"/><Relationship Id="rId111" Type="http://schemas.openxmlformats.org/officeDocument/2006/relationships/oleObject" Target="embeddings/oleObject41.bin"/><Relationship Id="rId112" Type="http://schemas.openxmlformats.org/officeDocument/2006/relationships/image" Target="media/image44.wmf"/><Relationship Id="rId113" Type="http://schemas.openxmlformats.org/officeDocument/2006/relationships/oleObject" Target="embeddings/oleObject42.bin"/><Relationship Id="rId114" Type="http://schemas.openxmlformats.org/officeDocument/2006/relationships/image" Target="media/image45.wmf"/><Relationship Id="rId115" Type="http://schemas.openxmlformats.org/officeDocument/2006/relationships/oleObject" Target="embeddings/oleObject43.bin"/><Relationship Id="rId116" Type="http://schemas.openxmlformats.org/officeDocument/2006/relationships/image" Target="media/image46.wmf"/><Relationship Id="rId117" Type="http://schemas.openxmlformats.org/officeDocument/2006/relationships/oleObject" Target="embeddings/oleObject44.bin"/><Relationship Id="rId118" Type="http://schemas.openxmlformats.org/officeDocument/2006/relationships/image" Target="media/image47.wmf"/><Relationship Id="rId119" Type="http://schemas.openxmlformats.org/officeDocument/2006/relationships/oleObject" Target="embeddings/oleObject45.bin"/><Relationship Id="rId504" Type="http://schemas.openxmlformats.org/officeDocument/2006/relationships/image" Target="media/image240.wmf"/><Relationship Id="rId505" Type="http://schemas.openxmlformats.org/officeDocument/2006/relationships/oleObject" Target="embeddings/oleObject237.bin"/><Relationship Id="rId506" Type="http://schemas.openxmlformats.org/officeDocument/2006/relationships/image" Target="media/image241.wmf"/><Relationship Id="rId507" Type="http://schemas.openxmlformats.org/officeDocument/2006/relationships/oleObject" Target="embeddings/oleObject238.bin"/><Relationship Id="rId508" Type="http://schemas.openxmlformats.org/officeDocument/2006/relationships/image" Target="media/image242.wmf"/><Relationship Id="rId509" Type="http://schemas.openxmlformats.org/officeDocument/2006/relationships/oleObject" Target="embeddings/oleObject239.bin"/><Relationship Id="rId1760" Type="http://schemas.openxmlformats.org/officeDocument/2006/relationships/oleObject" Target="embeddings/oleObject863.bin"/><Relationship Id="rId1761" Type="http://schemas.openxmlformats.org/officeDocument/2006/relationships/image" Target="media/image867.wmf"/><Relationship Id="rId1762" Type="http://schemas.openxmlformats.org/officeDocument/2006/relationships/oleObject" Target="embeddings/oleObject864.bin"/><Relationship Id="rId1763" Type="http://schemas.openxmlformats.org/officeDocument/2006/relationships/image" Target="media/image868.wmf"/><Relationship Id="rId1370" Type="http://schemas.openxmlformats.org/officeDocument/2006/relationships/image" Target="media/image672.wmf"/><Relationship Id="rId1371" Type="http://schemas.openxmlformats.org/officeDocument/2006/relationships/oleObject" Target="embeddings/oleObject669.bin"/><Relationship Id="rId1372" Type="http://schemas.openxmlformats.org/officeDocument/2006/relationships/image" Target="media/image673.wmf"/><Relationship Id="rId1373" Type="http://schemas.openxmlformats.org/officeDocument/2006/relationships/oleObject" Target="embeddings/oleObject670.bin"/><Relationship Id="rId1374" Type="http://schemas.openxmlformats.org/officeDocument/2006/relationships/image" Target="media/image674.wmf"/><Relationship Id="rId1375" Type="http://schemas.openxmlformats.org/officeDocument/2006/relationships/oleObject" Target="embeddings/oleObject671.bin"/><Relationship Id="rId1376" Type="http://schemas.openxmlformats.org/officeDocument/2006/relationships/image" Target="media/image675.wmf"/><Relationship Id="rId1377" Type="http://schemas.openxmlformats.org/officeDocument/2006/relationships/oleObject" Target="embeddings/oleObject672.bin"/><Relationship Id="rId1378" Type="http://schemas.openxmlformats.org/officeDocument/2006/relationships/image" Target="media/image676.wmf"/><Relationship Id="rId1379" Type="http://schemas.openxmlformats.org/officeDocument/2006/relationships/oleObject" Target="embeddings/oleObject673.bin"/><Relationship Id="rId1764" Type="http://schemas.openxmlformats.org/officeDocument/2006/relationships/oleObject" Target="embeddings/oleObject865.bin"/><Relationship Id="rId1765" Type="http://schemas.openxmlformats.org/officeDocument/2006/relationships/image" Target="media/image869.wmf"/><Relationship Id="rId1766" Type="http://schemas.openxmlformats.org/officeDocument/2006/relationships/oleObject" Target="embeddings/oleObject866.bin"/><Relationship Id="rId1767" Type="http://schemas.openxmlformats.org/officeDocument/2006/relationships/image" Target="media/image870.wmf"/><Relationship Id="rId1768" Type="http://schemas.openxmlformats.org/officeDocument/2006/relationships/oleObject" Target="embeddings/oleObject867.bin"/><Relationship Id="rId1769" Type="http://schemas.openxmlformats.org/officeDocument/2006/relationships/image" Target="media/image871.wmf"/><Relationship Id="rId900" Type="http://schemas.openxmlformats.org/officeDocument/2006/relationships/image" Target="media/image438.wmf"/><Relationship Id="rId901" Type="http://schemas.openxmlformats.org/officeDocument/2006/relationships/oleObject" Target="embeddings/oleObject435.bin"/><Relationship Id="rId902" Type="http://schemas.openxmlformats.org/officeDocument/2006/relationships/image" Target="media/image439.wmf"/><Relationship Id="rId903" Type="http://schemas.openxmlformats.org/officeDocument/2006/relationships/oleObject" Target="embeddings/oleObject436.bin"/><Relationship Id="rId904" Type="http://schemas.openxmlformats.org/officeDocument/2006/relationships/image" Target="media/image440.wmf"/><Relationship Id="rId905" Type="http://schemas.openxmlformats.org/officeDocument/2006/relationships/oleObject" Target="embeddings/oleObject437.bin"/><Relationship Id="rId906" Type="http://schemas.openxmlformats.org/officeDocument/2006/relationships/image" Target="media/image441.wmf"/><Relationship Id="rId907" Type="http://schemas.openxmlformats.org/officeDocument/2006/relationships/oleObject" Target="embeddings/oleObject438.bin"/><Relationship Id="rId120" Type="http://schemas.openxmlformats.org/officeDocument/2006/relationships/image" Target="media/image48.wmf"/><Relationship Id="rId121" Type="http://schemas.openxmlformats.org/officeDocument/2006/relationships/oleObject" Target="embeddings/oleObject46.bin"/><Relationship Id="rId122" Type="http://schemas.openxmlformats.org/officeDocument/2006/relationships/image" Target="media/image49.wmf"/><Relationship Id="rId123" Type="http://schemas.openxmlformats.org/officeDocument/2006/relationships/oleObject" Target="embeddings/oleObject47.bin"/><Relationship Id="rId124" Type="http://schemas.openxmlformats.org/officeDocument/2006/relationships/image" Target="media/image50.wmf"/><Relationship Id="rId125" Type="http://schemas.openxmlformats.org/officeDocument/2006/relationships/oleObject" Target="embeddings/oleObject48.bin"/><Relationship Id="rId126" Type="http://schemas.openxmlformats.org/officeDocument/2006/relationships/image" Target="media/image51.wmf"/><Relationship Id="rId127" Type="http://schemas.openxmlformats.org/officeDocument/2006/relationships/oleObject" Target="embeddings/oleObject49.bin"/><Relationship Id="rId128" Type="http://schemas.openxmlformats.org/officeDocument/2006/relationships/image" Target="media/image52.wmf"/><Relationship Id="rId129" Type="http://schemas.openxmlformats.org/officeDocument/2006/relationships/oleObject" Target="embeddings/oleObject50.bin"/><Relationship Id="rId908" Type="http://schemas.openxmlformats.org/officeDocument/2006/relationships/image" Target="media/image442.wmf"/><Relationship Id="rId909" Type="http://schemas.openxmlformats.org/officeDocument/2006/relationships/oleObject" Target="embeddings/oleObject439.bin"/><Relationship Id="rId510" Type="http://schemas.openxmlformats.org/officeDocument/2006/relationships/image" Target="media/image243.wmf"/><Relationship Id="rId511" Type="http://schemas.openxmlformats.org/officeDocument/2006/relationships/oleObject" Target="embeddings/oleObject240.bin"/><Relationship Id="rId512" Type="http://schemas.openxmlformats.org/officeDocument/2006/relationships/image" Target="media/image244.wmf"/><Relationship Id="rId513" Type="http://schemas.openxmlformats.org/officeDocument/2006/relationships/oleObject" Target="embeddings/oleObject241.bin"/><Relationship Id="rId514" Type="http://schemas.openxmlformats.org/officeDocument/2006/relationships/image" Target="media/image245.wmf"/><Relationship Id="rId515" Type="http://schemas.openxmlformats.org/officeDocument/2006/relationships/oleObject" Target="embeddings/oleObject242.bin"/><Relationship Id="rId516" Type="http://schemas.openxmlformats.org/officeDocument/2006/relationships/image" Target="media/image246.wmf"/><Relationship Id="rId517" Type="http://schemas.openxmlformats.org/officeDocument/2006/relationships/oleObject" Target="embeddings/oleObject243.bin"/><Relationship Id="rId518" Type="http://schemas.openxmlformats.org/officeDocument/2006/relationships/image" Target="media/image247.wmf"/><Relationship Id="rId519" Type="http://schemas.openxmlformats.org/officeDocument/2006/relationships/oleObject" Target="embeddings/oleObject244.bin"/><Relationship Id="rId1770" Type="http://schemas.openxmlformats.org/officeDocument/2006/relationships/oleObject" Target="embeddings/oleObject868.bin"/><Relationship Id="rId1771" Type="http://schemas.openxmlformats.org/officeDocument/2006/relationships/image" Target="media/image872.wmf"/><Relationship Id="rId1772" Type="http://schemas.openxmlformats.org/officeDocument/2006/relationships/oleObject" Target="embeddings/oleObject869.bin"/><Relationship Id="rId1773" Type="http://schemas.openxmlformats.org/officeDocument/2006/relationships/image" Target="media/image873.wmf"/><Relationship Id="rId1380" Type="http://schemas.openxmlformats.org/officeDocument/2006/relationships/image" Target="media/image677.wmf"/><Relationship Id="rId1381" Type="http://schemas.openxmlformats.org/officeDocument/2006/relationships/oleObject" Target="embeddings/oleObject674.bin"/><Relationship Id="rId1382" Type="http://schemas.openxmlformats.org/officeDocument/2006/relationships/image" Target="media/image678.emf"/><Relationship Id="rId1383" Type="http://schemas.openxmlformats.org/officeDocument/2006/relationships/oleObject" Target="embeddings/oleObject675.bin"/><Relationship Id="rId1384" Type="http://schemas.openxmlformats.org/officeDocument/2006/relationships/image" Target="media/image679.wmf"/><Relationship Id="rId1385" Type="http://schemas.openxmlformats.org/officeDocument/2006/relationships/oleObject" Target="embeddings/oleObject676.bin"/><Relationship Id="rId1386" Type="http://schemas.openxmlformats.org/officeDocument/2006/relationships/image" Target="media/image680.emf"/><Relationship Id="rId1387" Type="http://schemas.openxmlformats.org/officeDocument/2006/relationships/oleObject" Target="embeddings/oleObject677.bin"/><Relationship Id="rId1388" Type="http://schemas.openxmlformats.org/officeDocument/2006/relationships/image" Target="media/image681.emf"/><Relationship Id="rId1389" Type="http://schemas.openxmlformats.org/officeDocument/2006/relationships/oleObject" Target="embeddings/oleObject678.bin"/><Relationship Id="rId1774" Type="http://schemas.openxmlformats.org/officeDocument/2006/relationships/oleObject" Target="embeddings/oleObject870.bin"/><Relationship Id="rId1775" Type="http://schemas.openxmlformats.org/officeDocument/2006/relationships/image" Target="media/image874.wmf"/><Relationship Id="rId1776" Type="http://schemas.openxmlformats.org/officeDocument/2006/relationships/oleObject" Target="embeddings/oleObject871.bin"/><Relationship Id="rId1777" Type="http://schemas.openxmlformats.org/officeDocument/2006/relationships/image" Target="media/image875.wmf"/><Relationship Id="rId1778" Type="http://schemas.openxmlformats.org/officeDocument/2006/relationships/oleObject" Target="embeddings/oleObject872.bin"/><Relationship Id="rId1779" Type="http://schemas.openxmlformats.org/officeDocument/2006/relationships/image" Target="media/image876.wmf"/><Relationship Id="rId910" Type="http://schemas.openxmlformats.org/officeDocument/2006/relationships/image" Target="media/image443.wmf"/><Relationship Id="rId911" Type="http://schemas.openxmlformats.org/officeDocument/2006/relationships/oleObject" Target="embeddings/oleObject440.bin"/><Relationship Id="rId912" Type="http://schemas.openxmlformats.org/officeDocument/2006/relationships/image" Target="media/image444.wmf"/><Relationship Id="rId913" Type="http://schemas.openxmlformats.org/officeDocument/2006/relationships/oleObject" Target="embeddings/oleObject441.bin"/><Relationship Id="rId914" Type="http://schemas.openxmlformats.org/officeDocument/2006/relationships/image" Target="media/image445.wmf"/><Relationship Id="rId915" Type="http://schemas.openxmlformats.org/officeDocument/2006/relationships/oleObject" Target="embeddings/oleObject442.bin"/><Relationship Id="rId916" Type="http://schemas.openxmlformats.org/officeDocument/2006/relationships/image" Target="media/image446.wmf"/><Relationship Id="rId917" Type="http://schemas.openxmlformats.org/officeDocument/2006/relationships/oleObject" Target="embeddings/oleObject443.bin"/><Relationship Id="rId130" Type="http://schemas.openxmlformats.org/officeDocument/2006/relationships/image" Target="media/image53.wmf"/><Relationship Id="rId131" Type="http://schemas.openxmlformats.org/officeDocument/2006/relationships/oleObject" Target="embeddings/oleObject51.bin"/><Relationship Id="rId132" Type="http://schemas.openxmlformats.org/officeDocument/2006/relationships/hyperlink" Target="http://mrl.sci.utah.edu/software/febio" TargetMode="External"/><Relationship Id="rId133" Type="http://schemas.openxmlformats.org/officeDocument/2006/relationships/image" Target="media/image54.wmf"/><Relationship Id="rId134" Type="http://schemas.openxmlformats.org/officeDocument/2006/relationships/oleObject" Target="embeddings/oleObject52.bin"/><Relationship Id="rId135" Type="http://schemas.openxmlformats.org/officeDocument/2006/relationships/image" Target="media/image55.wmf"/><Relationship Id="rId136" Type="http://schemas.openxmlformats.org/officeDocument/2006/relationships/oleObject" Target="embeddings/oleObject53.bin"/><Relationship Id="rId137" Type="http://schemas.openxmlformats.org/officeDocument/2006/relationships/image" Target="media/image56.wmf"/><Relationship Id="rId138" Type="http://schemas.openxmlformats.org/officeDocument/2006/relationships/oleObject" Target="embeddings/oleObject54.bin"/><Relationship Id="rId139" Type="http://schemas.openxmlformats.org/officeDocument/2006/relationships/image" Target="media/image57.wmf"/><Relationship Id="rId918" Type="http://schemas.openxmlformats.org/officeDocument/2006/relationships/image" Target="media/image447.wmf"/><Relationship Id="rId919" Type="http://schemas.openxmlformats.org/officeDocument/2006/relationships/oleObject" Target="embeddings/oleObject444.bin"/><Relationship Id="rId520" Type="http://schemas.openxmlformats.org/officeDocument/2006/relationships/image" Target="media/image248.wmf"/><Relationship Id="rId521" Type="http://schemas.openxmlformats.org/officeDocument/2006/relationships/oleObject" Target="embeddings/oleObject245.bin"/><Relationship Id="rId522" Type="http://schemas.openxmlformats.org/officeDocument/2006/relationships/image" Target="media/image249.wmf"/><Relationship Id="rId523" Type="http://schemas.openxmlformats.org/officeDocument/2006/relationships/oleObject" Target="embeddings/oleObject246.bin"/><Relationship Id="rId524" Type="http://schemas.openxmlformats.org/officeDocument/2006/relationships/image" Target="media/image250.wmf"/><Relationship Id="rId525" Type="http://schemas.openxmlformats.org/officeDocument/2006/relationships/oleObject" Target="embeddings/oleObject247.bin"/><Relationship Id="rId526" Type="http://schemas.openxmlformats.org/officeDocument/2006/relationships/image" Target="media/image251.wmf"/><Relationship Id="rId527" Type="http://schemas.openxmlformats.org/officeDocument/2006/relationships/oleObject" Target="embeddings/oleObject248.bin"/><Relationship Id="rId528" Type="http://schemas.openxmlformats.org/officeDocument/2006/relationships/image" Target="media/image252.wmf"/><Relationship Id="rId529" Type="http://schemas.openxmlformats.org/officeDocument/2006/relationships/oleObject" Target="embeddings/oleObject249.bin"/><Relationship Id="rId1780" Type="http://schemas.openxmlformats.org/officeDocument/2006/relationships/oleObject" Target="embeddings/oleObject873.bin"/><Relationship Id="rId1781" Type="http://schemas.openxmlformats.org/officeDocument/2006/relationships/image" Target="media/image877.wmf"/><Relationship Id="rId1782" Type="http://schemas.openxmlformats.org/officeDocument/2006/relationships/oleObject" Target="embeddings/oleObject874.bin"/><Relationship Id="rId1783" Type="http://schemas.openxmlformats.org/officeDocument/2006/relationships/image" Target="media/image878.wmf"/><Relationship Id="rId1390" Type="http://schemas.openxmlformats.org/officeDocument/2006/relationships/image" Target="media/image682.emf"/><Relationship Id="rId1391" Type="http://schemas.openxmlformats.org/officeDocument/2006/relationships/oleObject" Target="embeddings/oleObject679.bin"/><Relationship Id="rId1392" Type="http://schemas.openxmlformats.org/officeDocument/2006/relationships/image" Target="media/image683.emf"/><Relationship Id="rId1393" Type="http://schemas.openxmlformats.org/officeDocument/2006/relationships/oleObject" Target="embeddings/oleObject680.bin"/><Relationship Id="rId1394" Type="http://schemas.openxmlformats.org/officeDocument/2006/relationships/image" Target="media/image684.emf"/><Relationship Id="rId1395" Type="http://schemas.openxmlformats.org/officeDocument/2006/relationships/oleObject" Target="embeddings/oleObject681.bin"/><Relationship Id="rId1396" Type="http://schemas.openxmlformats.org/officeDocument/2006/relationships/image" Target="media/image685.emf"/><Relationship Id="rId1397" Type="http://schemas.openxmlformats.org/officeDocument/2006/relationships/oleObject" Target="embeddings/oleObject682.bin"/><Relationship Id="rId1398" Type="http://schemas.openxmlformats.org/officeDocument/2006/relationships/image" Target="media/image686.wmf"/><Relationship Id="rId1399" Type="http://schemas.openxmlformats.org/officeDocument/2006/relationships/oleObject" Target="embeddings/oleObject683.bin"/><Relationship Id="rId1784" Type="http://schemas.openxmlformats.org/officeDocument/2006/relationships/oleObject" Target="embeddings/oleObject875.bin"/><Relationship Id="rId1785" Type="http://schemas.openxmlformats.org/officeDocument/2006/relationships/image" Target="media/image879.wmf"/><Relationship Id="rId1786" Type="http://schemas.openxmlformats.org/officeDocument/2006/relationships/oleObject" Target="embeddings/oleObject876.bin"/><Relationship Id="rId1787" Type="http://schemas.openxmlformats.org/officeDocument/2006/relationships/image" Target="media/image880.wmf"/><Relationship Id="rId1788" Type="http://schemas.openxmlformats.org/officeDocument/2006/relationships/oleObject" Target="embeddings/oleObject877.bin"/><Relationship Id="rId1789" Type="http://schemas.openxmlformats.org/officeDocument/2006/relationships/image" Target="media/image881.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48.wmf"/><Relationship Id="rId921" Type="http://schemas.openxmlformats.org/officeDocument/2006/relationships/oleObject" Target="embeddings/oleObject445.bin"/><Relationship Id="rId922" Type="http://schemas.openxmlformats.org/officeDocument/2006/relationships/image" Target="media/image449.wmf"/><Relationship Id="rId923" Type="http://schemas.openxmlformats.org/officeDocument/2006/relationships/oleObject" Target="embeddings/oleObject446.bin"/><Relationship Id="rId924" Type="http://schemas.openxmlformats.org/officeDocument/2006/relationships/image" Target="media/image450.wmf"/><Relationship Id="rId925" Type="http://schemas.openxmlformats.org/officeDocument/2006/relationships/oleObject" Target="embeddings/oleObject447.bin"/><Relationship Id="rId926" Type="http://schemas.openxmlformats.org/officeDocument/2006/relationships/image" Target="media/image451.wmf"/><Relationship Id="rId927" Type="http://schemas.openxmlformats.org/officeDocument/2006/relationships/oleObject" Target="embeddings/oleObject448.bin"/><Relationship Id="rId140" Type="http://schemas.openxmlformats.org/officeDocument/2006/relationships/oleObject" Target="embeddings/oleObject55.bin"/><Relationship Id="rId141" Type="http://schemas.openxmlformats.org/officeDocument/2006/relationships/image" Target="media/image58.wmf"/><Relationship Id="rId142" Type="http://schemas.openxmlformats.org/officeDocument/2006/relationships/oleObject" Target="embeddings/oleObject56.bin"/><Relationship Id="rId143" Type="http://schemas.openxmlformats.org/officeDocument/2006/relationships/image" Target="media/image59.wmf"/><Relationship Id="rId144" Type="http://schemas.openxmlformats.org/officeDocument/2006/relationships/oleObject" Target="embeddings/oleObject57.bin"/><Relationship Id="rId145" Type="http://schemas.openxmlformats.org/officeDocument/2006/relationships/image" Target="media/image60.wmf"/><Relationship Id="rId146" Type="http://schemas.openxmlformats.org/officeDocument/2006/relationships/oleObject" Target="embeddings/oleObject58.bin"/><Relationship Id="rId147" Type="http://schemas.openxmlformats.org/officeDocument/2006/relationships/image" Target="media/image61.wmf"/><Relationship Id="rId148" Type="http://schemas.openxmlformats.org/officeDocument/2006/relationships/oleObject" Target="embeddings/oleObject59.bin"/><Relationship Id="rId149" Type="http://schemas.openxmlformats.org/officeDocument/2006/relationships/image" Target="media/image62.wmf"/><Relationship Id="rId928" Type="http://schemas.openxmlformats.org/officeDocument/2006/relationships/image" Target="media/image452.wmf"/><Relationship Id="rId929" Type="http://schemas.openxmlformats.org/officeDocument/2006/relationships/oleObject" Target="embeddings/oleObject449.bin"/><Relationship Id="rId530" Type="http://schemas.openxmlformats.org/officeDocument/2006/relationships/image" Target="media/image253.wmf"/><Relationship Id="rId531" Type="http://schemas.openxmlformats.org/officeDocument/2006/relationships/oleObject" Target="embeddings/oleObject250.bin"/><Relationship Id="rId532" Type="http://schemas.openxmlformats.org/officeDocument/2006/relationships/image" Target="media/image254.wmf"/><Relationship Id="rId533" Type="http://schemas.openxmlformats.org/officeDocument/2006/relationships/oleObject" Target="embeddings/oleObject251.bin"/><Relationship Id="rId534" Type="http://schemas.openxmlformats.org/officeDocument/2006/relationships/image" Target="media/image255.wmf"/><Relationship Id="rId535" Type="http://schemas.openxmlformats.org/officeDocument/2006/relationships/oleObject" Target="embeddings/oleObject252.bin"/><Relationship Id="rId536" Type="http://schemas.openxmlformats.org/officeDocument/2006/relationships/image" Target="media/image256.wmf"/><Relationship Id="rId537" Type="http://schemas.openxmlformats.org/officeDocument/2006/relationships/oleObject" Target="embeddings/oleObject253.bin"/><Relationship Id="rId538" Type="http://schemas.openxmlformats.org/officeDocument/2006/relationships/image" Target="media/image257.wmf"/><Relationship Id="rId539" Type="http://schemas.openxmlformats.org/officeDocument/2006/relationships/oleObject" Target="embeddings/oleObject254.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oleObject" Target="embeddings/oleObject878.bin"/><Relationship Id="rId1791" Type="http://schemas.openxmlformats.org/officeDocument/2006/relationships/image" Target="media/image882.wmf"/><Relationship Id="rId1792" Type="http://schemas.openxmlformats.org/officeDocument/2006/relationships/oleObject" Target="embeddings/oleObject879.bin"/><Relationship Id="rId1793" Type="http://schemas.openxmlformats.org/officeDocument/2006/relationships/image" Target="media/image883.wmf"/><Relationship Id="rId1794" Type="http://schemas.openxmlformats.org/officeDocument/2006/relationships/oleObject" Target="embeddings/oleObject880.bin"/><Relationship Id="rId1795" Type="http://schemas.openxmlformats.org/officeDocument/2006/relationships/image" Target="media/image884.wmf"/><Relationship Id="rId1796" Type="http://schemas.openxmlformats.org/officeDocument/2006/relationships/oleObject" Target="embeddings/oleObject881.bin"/><Relationship Id="rId1797" Type="http://schemas.openxmlformats.org/officeDocument/2006/relationships/image" Target="media/image885.wmf"/><Relationship Id="rId1798" Type="http://schemas.openxmlformats.org/officeDocument/2006/relationships/oleObject" Target="embeddings/oleObject882.bin"/><Relationship Id="rId1799" Type="http://schemas.openxmlformats.org/officeDocument/2006/relationships/image" Target="media/image886.wmf"/><Relationship Id="rId1000" Type="http://schemas.openxmlformats.org/officeDocument/2006/relationships/oleObject" Target="embeddings/oleObject484.bin"/><Relationship Id="rId1001" Type="http://schemas.openxmlformats.org/officeDocument/2006/relationships/image" Target="media/image488.wmf"/><Relationship Id="rId1002" Type="http://schemas.openxmlformats.org/officeDocument/2006/relationships/oleObject" Target="embeddings/oleObject485.bin"/><Relationship Id="rId1003" Type="http://schemas.openxmlformats.org/officeDocument/2006/relationships/image" Target="media/image489.wmf"/><Relationship Id="rId930" Type="http://schemas.openxmlformats.org/officeDocument/2006/relationships/image" Target="media/image453.wmf"/><Relationship Id="rId931" Type="http://schemas.openxmlformats.org/officeDocument/2006/relationships/oleObject" Target="embeddings/oleObject450.bin"/><Relationship Id="rId932" Type="http://schemas.openxmlformats.org/officeDocument/2006/relationships/hyperlink" Target="http://mrl.sci.utah.edu/software/febio" TargetMode="External"/><Relationship Id="rId933" Type="http://schemas.openxmlformats.org/officeDocument/2006/relationships/image" Target="media/image454.wmf"/><Relationship Id="rId934" Type="http://schemas.openxmlformats.org/officeDocument/2006/relationships/oleObject" Target="embeddings/oleObject451.bin"/><Relationship Id="rId935" Type="http://schemas.openxmlformats.org/officeDocument/2006/relationships/image" Target="media/image455.wmf"/><Relationship Id="rId936" Type="http://schemas.openxmlformats.org/officeDocument/2006/relationships/oleObject" Target="embeddings/oleObject452.bin"/><Relationship Id="rId937" Type="http://schemas.openxmlformats.org/officeDocument/2006/relationships/image" Target="media/image456.wmf"/><Relationship Id="rId150" Type="http://schemas.openxmlformats.org/officeDocument/2006/relationships/oleObject" Target="embeddings/oleObject60.bin"/><Relationship Id="rId151" Type="http://schemas.openxmlformats.org/officeDocument/2006/relationships/image" Target="media/image63.wmf"/><Relationship Id="rId152" Type="http://schemas.openxmlformats.org/officeDocument/2006/relationships/oleObject" Target="embeddings/oleObject61.bin"/><Relationship Id="rId153" Type="http://schemas.openxmlformats.org/officeDocument/2006/relationships/image" Target="media/image64.wmf"/><Relationship Id="rId154" Type="http://schemas.openxmlformats.org/officeDocument/2006/relationships/oleObject" Target="embeddings/oleObject62.bin"/><Relationship Id="rId155" Type="http://schemas.openxmlformats.org/officeDocument/2006/relationships/image" Target="media/image65.wmf"/><Relationship Id="rId156" Type="http://schemas.openxmlformats.org/officeDocument/2006/relationships/oleObject" Target="embeddings/oleObject63.bin"/><Relationship Id="rId157" Type="http://schemas.openxmlformats.org/officeDocument/2006/relationships/image" Target="media/image66.wmf"/><Relationship Id="rId158" Type="http://schemas.openxmlformats.org/officeDocument/2006/relationships/oleObject" Target="embeddings/oleObject64.bin"/><Relationship Id="rId159" Type="http://schemas.openxmlformats.org/officeDocument/2006/relationships/image" Target="media/image67.wmf"/><Relationship Id="rId938" Type="http://schemas.openxmlformats.org/officeDocument/2006/relationships/oleObject" Target="embeddings/oleObject453.bin"/><Relationship Id="rId939" Type="http://schemas.openxmlformats.org/officeDocument/2006/relationships/image" Target="media/image457.wmf"/><Relationship Id="rId1004" Type="http://schemas.openxmlformats.org/officeDocument/2006/relationships/oleObject" Target="embeddings/oleObject486.bin"/><Relationship Id="rId1005" Type="http://schemas.openxmlformats.org/officeDocument/2006/relationships/image" Target="media/image490.wmf"/><Relationship Id="rId1006" Type="http://schemas.openxmlformats.org/officeDocument/2006/relationships/oleObject" Target="embeddings/oleObject487.bin"/><Relationship Id="rId1007" Type="http://schemas.openxmlformats.org/officeDocument/2006/relationships/image" Target="media/image491.wmf"/><Relationship Id="rId1008" Type="http://schemas.openxmlformats.org/officeDocument/2006/relationships/oleObject" Target="embeddings/oleObject488.bin"/><Relationship Id="rId1009" Type="http://schemas.openxmlformats.org/officeDocument/2006/relationships/image" Target="media/image492.wmf"/><Relationship Id="rId540" Type="http://schemas.openxmlformats.org/officeDocument/2006/relationships/image" Target="media/image258.wmf"/><Relationship Id="rId541" Type="http://schemas.openxmlformats.org/officeDocument/2006/relationships/oleObject" Target="embeddings/oleObject255.bin"/><Relationship Id="rId542" Type="http://schemas.openxmlformats.org/officeDocument/2006/relationships/image" Target="media/image259.wmf"/><Relationship Id="rId543" Type="http://schemas.openxmlformats.org/officeDocument/2006/relationships/oleObject" Target="embeddings/oleObject256.bin"/><Relationship Id="rId544" Type="http://schemas.openxmlformats.org/officeDocument/2006/relationships/image" Target="media/image260.wmf"/><Relationship Id="rId545" Type="http://schemas.openxmlformats.org/officeDocument/2006/relationships/oleObject" Target="embeddings/oleObject257.bin"/><Relationship Id="rId546" Type="http://schemas.openxmlformats.org/officeDocument/2006/relationships/image" Target="media/image261.wmf"/><Relationship Id="rId547" Type="http://schemas.openxmlformats.org/officeDocument/2006/relationships/oleObject" Target="embeddings/oleObject258.bin"/><Relationship Id="rId548" Type="http://schemas.openxmlformats.org/officeDocument/2006/relationships/image" Target="media/image262.wmf"/><Relationship Id="rId549" Type="http://schemas.openxmlformats.org/officeDocument/2006/relationships/oleObject" Target="embeddings/oleObject259.bin"/><Relationship Id="rId1400" Type="http://schemas.openxmlformats.org/officeDocument/2006/relationships/image" Target="media/image687.wmf"/><Relationship Id="rId1401" Type="http://schemas.openxmlformats.org/officeDocument/2006/relationships/oleObject" Target="embeddings/oleObject684.bin"/><Relationship Id="rId1402" Type="http://schemas.openxmlformats.org/officeDocument/2006/relationships/image" Target="media/image688.wmf"/><Relationship Id="rId1403" Type="http://schemas.openxmlformats.org/officeDocument/2006/relationships/oleObject" Target="embeddings/oleObject685.bin"/><Relationship Id="rId1404" Type="http://schemas.openxmlformats.org/officeDocument/2006/relationships/image" Target="media/image689.emf"/><Relationship Id="rId1405" Type="http://schemas.openxmlformats.org/officeDocument/2006/relationships/oleObject" Target="embeddings/oleObject686.bin"/><Relationship Id="rId1406" Type="http://schemas.openxmlformats.org/officeDocument/2006/relationships/image" Target="media/image690.emf"/><Relationship Id="rId1407" Type="http://schemas.openxmlformats.org/officeDocument/2006/relationships/oleObject" Target="embeddings/oleObject687.bin"/><Relationship Id="rId1408" Type="http://schemas.openxmlformats.org/officeDocument/2006/relationships/image" Target="media/image691.emf"/><Relationship Id="rId1409" Type="http://schemas.openxmlformats.org/officeDocument/2006/relationships/oleObject" Target="embeddings/oleObject688.bin"/><Relationship Id="rId940" Type="http://schemas.openxmlformats.org/officeDocument/2006/relationships/oleObject" Target="embeddings/oleObject454.bin"/><Relationship Id="rId941" Type="http://schemas.openxmlformats.org/officeDocument/2006/relationships/image" Target="media/image458.wmf"/><Relationship Id="rId942" Type="http://schemas.openxmlformats.org/officeDocument/2006/relationships/oleObject" Target="embeddings/oleObject455.bin"/><Relationship Id="rId943" Type="http://schemas.openxmlformats.org/officeDocument/2006/relationships/image" Target="media/image459.wmf"/><Relationship Id="rId944" Type="http://schemas.openxmlformats.org/officeDocument/2006/relationships/oleObject" Target="embeddings/oleObject456.bin"/><Relationship Id="rId945" Type="http://schemas.openxmlformats.org/officeDocument/2006/relationships/image" Target="media/image460.wmf"/><Relationship Id="rId160" Type="http://schemas.openxmlformats.org/officeDocument/2006/relationships/oleObject" Target="embeddings/oleObject65.bin"/><Relationship Id="rId161" Type="http://schemas.openxmlformats.org/officeDocument/2006/relationships/image" Target="media/image68.wmf"/><Relationship Id="rId162" Type="http://schemas.openxmlformats.org/officeDocument/2006/relationships/oleObject" Target="embeddings/oleObject66.bin"/><Relationship Id="rId163" Type="http://schemas.openxmlformats.org/officeDocument/2006/relationships/image" Target="media/image69.wmf"/><Relationship Id="rId164" Type="http://schemas.openxmlformats.org/officeDocument/2006/relationships/oleObject" Target="embeddings/oleObject67.bin"/><Relationship Id="rId165" Type="http://schemas.openxmlformats.org/officeDocument/2006/relationships/image" Target="media/image70.wmf"/><Relationship Id="rId166" Type="http://schemas.openxmlformats.org/officeDocument/2006/relationships/oleObject" Target="embeddings/oleObject68.bin"/><Relationship Id="rId167" Type="http://schemas.openxmlformats.org/officeDocument/2006/relationships/image" Target="media/image71.wmf"/><Relationship Id="rId168" Type="http://schemas.openxmlformats.org/officeDocument/2006/relationships/oleObject" Target="embeddings/oleObject69.bin"/><Relationship Id="rId169" Type="http://schemas.openxmlformats.org/officeDocument/2006/relationships/image" Target="media/image72.wmf"/><Relationship Id="rId946" Type="http://schemas.openxmlformats.org/officeDocument/2006/relationships/oleObject" Target="embeddings/oleObject457.bin"/><Relationship Id="rId947" Type="http://schemas.openxmlformats.org/officeDocument/2006/relationships/image" Target="media/image461.wmf"/><Relationship Id="rId948" Type="http://schemas.openxmlformats.org/officeDocument/2006/relationships/oleObject" Target="embeddings/oleObject458.bin"/><Relationship Id="rId949" Type="http://schemas.openxmlformats.org/officeDocument/2006/relationships/image" Target="media/image462.wmf"/><Relationship Id="rId1010" Type="http://schemas.openxmlformats.org/officeDocument/2006/relationships/oleObject" Target="embeddings/oleObject489.bin"/><Relationship Id="rId1011" Type="http://schemas.openxmlformats.org/officeDocument/2006/relationships/image" Target="media/image493.wmf"/><Relationship Id="rId1012" Type="http://schemas.openxmlformats.org/officeDocument/2006/relationships/oleObject" Target="embeddings/oleObject490.bin"/><Relationship Id="rId1013" Type="http://schemas.openxmlformats.org/officeDocument/2006/relationships/image" Target="media/image494.wmf"/><Relationship Id="rId1014" Type="http://schemas.openxmlformats.org/officeDocument/2006/relationships/oleObject" Target="embeddings/oleObject491.bin"/><Relationship Id="rId1015" Type="http://schemas.openxmlformats.org/officeDocument/2006/relationships/image" Target="media/image495.wmf"/><Relationship Id="rId1016" Type="http://schemas.openxmlformats.org/officeDocument/2006/relationships/oleObject" Target="embeddings/oleObject492.bin"/><Relationship Id="rId1017" Type="http://schemas.openxmlformats.org/officeDocument/2006/relationships/image" Target="media/image496.wmf"/><Relationship Id="rId1018" Type="http://schemas.openxmlformats.org/officeDocument/2006/relationships/oleObject" Target="embeddings/oleObject493.bin"/><Relationship Id="rId1019" Type="http://schemas.openxmlformats.org/officeDocument/2006/relationships/image" Target="media/image497.wmf"/><Relationship Id="rId550" Type="http://schemas.openxmlformats.org/officeDocument/2006/relationships/image" Target="media/image263.wmf"/><Relationship Id="rId551" Type="http://schemas.openxmlformats.org/officeDocument/2006/relationships/oleObject" Target="embeddings/oleObject260.bin"/><Relationship Id="rId552" Type="http://schemas.openxmlformats.org/officeDocument/2006/relationships/image" Target="media/image264.wmf"/><Relationship Id="rId553" Type="http://schemas.openxmlformats.org/officeDocument/2006/relationships/oleObject" Target="embeddings/oleObject261.bin"/><Relationship Id="rId554" Type="http://schemas.openxmlformats.org/officeDocument/2006/relationships/image" Target="media/image265.wmf"/><Relationship Id="rId555" Type="http://schemas.openxmlformats.org/officeDocument/2006/relationships/oleObject" Target="embeddings/oleObject262.bin"/><Relationship Id="rId556" Type="http://schemas.openxmlformats.org/officeDocument/2006/relationships/image" Target="media/image266.wmf"/><Relationship Id="rId557" Type="http://schemas.openxmlformats.org/officeDocument/2006/relationships/oleObject" Target="embeddings/oleObject263.bin"/><Relationship Id="rId558" Type="http://schemas.openxmlformats.org/officeDocument/2006/relationships/image" Target="media/image267.wmf"/><Relationship Id="rId559" Type="http://schemas.openxmlformats.org/officeDocument/2006/relationships/oleObject" Target="embeddings/oleObject264.bin"/><Relationship Id="rId1800" Type="http://schemas.openxmlformats.org/officeDocument/2006/relationships/oleObject" Target="embeddings/oleObject883.bin"/><Relationship Id="rId1801" Type="http://schemas.openxmlformats.org/officeDocument/2006/relationships/image" Target="media/image887.wmf"/><Relationship Id="rId1802" Type="http://schemas.openxmlformats.org/officeDocument/2006/relationships/oleObject" Target="embeddings/oleObject884.bin"/><Relationship Id="rId1803" Type="http://schemas.openxmlformats.org/officeDocument/2006/relationships/image" Target="media/image888.wmf"/><Relationship Id="rId1410" Type="http://schemas.openxmlformats.org/officeDocument/2006/relationships/image" Target="media/image692.wmf"/><Relationship Id="rId1411" Type="http://schemas.openxmlformats.org/officeDocument/2006/relationships/oleObject" Target="embeddings/oleObject689.bin"/><Relationship Id="rId1412" Type="http://schemas.openxmlformats.org/officeDocument/2006/relationships/image" Target="media/image693.wmf"/><Relationship Id="rId1413" Type="http://schemas.openxmlformats.org/officeDocument/2006/relationships/oleObject" Target="embeddings/oleObject690.bin"/><Relationship Id="rId1414" Type="http://schemas.openxmlformats.org/officeDocument/2006/relationships/image" Target="media/image694.wmf"/><Relationship Id="rId1415" Type="http://schemas.openxmlformats.org/officeDocument/2006/relationships/oleObject" Target="embeddings/oleObject691.bin"/><Relationship Id="rId1416" Type="http://schemas.openxmlformats.org/officeDocument/2006/relationships/image" Target="media/image695.wmf"/><Relationship Id="rId1417" Type="http://schemas.openxmlformats.org/officeDocument/2006/relationships/oleObject" Target="embeddings/oleObject692.bin"/><Relationship Id="rId1418" Type="http://schemas.openxmlformats.org/officeDocument/2006/relationships/hyperlink" Target="http://mrl.sci.utah.edu/software/febio" TargetMode="External"/><Relationship Id="rId1419" Type="http://schemas.openxmlformats.org/officeDocument/2006/relationships/image" Target="media/image696.wmf"/><Relationship Id="rId950" Type="http://schemas.openxmlformats.org/officeDocument/2006/relationships/oleObject" Target="embeddings/oleObject459.bin"/><Relationship Id="rId951" Type="http://schemas.openxmlformats.org/officeDocument/2006/relationships/image" Target="media/image463.wmf"/><Relationship Id="rId952" Type="http://schemas.openxmlformats.org/officeDocument/2006/relationships/oleObject" Target="embeddings/oleObject460.bin"/><Relationship Id="rId953" Type="http://schemas.openxmlformats.org/officeDocument/2006/relationships/image" Target="media/image464.wmf"/><Relationship Id="rId954" Type="http://schemas.openxmlformats.org/officeDocument/2006/relationships/oleObject" Target="embeddings/oleObject461.bin"/><Relationship Id="rId955" Type="http://schemas.openxmlformats.org/officeDocument/2006/relationships/image" Target="media/image465.wmf"/><Relationship Id="rId170" Type="http://schemas.openxmlformats.org/officeDocument/2006/relationships/oleObject" Target="embeddings/oleObject70.bin"/><Relationship Id="rId171" Type="http://schemas.openxmlformats.org/officeDocument/2006/relationships/image" Target="media/image73.wmf"/><Relationship Id="rId172" Type="http://schemas.openxmlformats.org/officeDocument/2006/relationships/oleObject" Target="embeddings/oleObject71.bin"/><Relationship Id="rId173" Type="http://schemas.openxmlformats.org/officeDocument/2006/relationships/image" Target="media/image74.wmf"/><Relationship Id="rId174" Type="http://schemas.openxmlformats.org/officeDocument/2006/relationships/oleObject" Target="embeddings/oleObject72.bin"/><Relationship Id="rId175" Type="http://schemas.openxmlformats.org/officeDocument/2006/relationships/image" Target="media/image75.wmf"/><Relationship Id="rId176" Type="http://schemas.openxmlformats.org/officeDocument/2006/relationships/oleObject" Target="embeddings/oleObject73.bin"/><Relationship Id="rId177" Type="http://schemas.openxmlformats.org/officeDocument/2006/relationships/image" Target="media/image76.wmf"/><Relationship Id="rId178" Type="http://schemas.openxmlformats.org/officeDocument/2006/relationships/oleObject" Target="embeddings/oleObject74.bin"/><Relationship Id="rId179" Type="http://schemas.openxmlformats.org/officeDocument/2006/relationships/image" Target="media/image77.wmf"/><Relationship Id="rId956" Type="http://schemas.openxmlformats.org/officeDocument/2006/relationships/oleObject" Target="embeddings/oleObject462.bin"/><Relationship Id="rId957" Type="http://schemas.openxmlformats.org/officeDocument/2006/relationships/image" Target="media/image466.wmf"/><Relationship Id="rId958" Type="http://schemas.openxmlformats.org/officeDocument/2006/relationships/oleObject" Target="embeddings/oleObject463.bin"/><Relationship Id="rId959" Type="http://schemas.openxmlformats.org/officeDocument/2006/relationships/image" Target="media/image467.wmf"/><Relationship Id="rId1020" Type="http://schemas.openxmlformats.org/officeDocument/2006/relationships/oleObject" Target="embeddings/oleObject494.bin"/><Relationship Id="rId1021" Type="http://schemas.openxmlformats.org/officeDocument/2006/relationships/image" Target="media/image498.wmf"/><Relationship Id="rId1022" Type="http://schemas.openxmlformats.org/officeDocument/2006/relationships/oleObject" Target="embeddings/oleObject495.bin"/><Relationship Id="rId1023" Type="http://schemas.openxmlformats.org/officeDocument/2006/relationships/image" Target="media/image499.wmf"/><Relationship Id="rId1024" Type="http://schemas.openxmlformats.org/officeDocument/2006/relationships/oleObject" Target="embeddings/oleObject496.bin"/><Relationship Id="rId1025" Type="http://schemas.openxmlformats.org/officeDocument/2006/relationships/image" Target="media/image500.wmf"/><Relationship Id="rId1026" Type="http://schemas.openxmlformats.org/officeDocument/2006/relationships/oleObject" Target="embeddings/oleObject497.bin"/><Relationship Id="rId1027" Type="http://schemas.openxmlformats.org/officeDocument/2006/relationships/image" Target="media/image501.wmf"/><Relationship Id="rId1028" Type="http://schemas.openxmlformats.org/officeDocument/2006/relationships/oleObject" Target="embeddings/oleObject498.bin"/><Relationship Id="rId1029" Type="http://schemas.openxmlformats.org/officeDocument/2006/relationships/image" Target="media/image502.wmf"/><Relationship Id="rId560" Type="http://schemas.openxmlformats.org/officeDocument/2006/relationships/image" Target="media/image268.wmf"/><Relationship Id="rId561" Type="http://schemas.openxmlformats.org/officeDocument/2006/relationships/oleObject" Target="embeddings/oleObject265.bin"/><Relationship Id="rId562" Type="http://schemas.openxmlformats.org/officeDocument/2006/relationships/image" Target="media/image269.wmf"/><Relationship Id="rId563" Type="http://schemas.openxmlformats.org/officeDocument/2006/relationships/oleObject" Target="embeddings/oleObject266.bin"/><Relationship Id="rId564" Type="http://schemas.openxmlformats.org/officeDocument/2006/relationships/image" Target="media/image270.wmf"/><Relationship Id="rId565" Type="http://schemas.openxmlformats.org/officeDocument/2006/relationships/oleObject" Target="embeddings/oleObject267.bin"/><Relationship Id="rId566" Type="http://schemas.openxmlformats.org/officeDocument/2006/relationships/image" Target="media/image271.wmf"/><Relationship Id="rId567" Type="http://schemas.openxmlformats.org/officeDocument/2006/relationships/oleObject" Target="embeddings/oleObject268.bin"/><Relationship Id="rId568" Type="http://schemas.openxmlformats.org/officeDocument/2006/relationships/image" Target="media/image272.wmf"/><Relationship Id="rId569" Type="http://schemas.openxmlformats.org/officeDocument/2006/relationships/oleObject" Target="embeddings/oleObject269.bin"/><Relationship Id="rId1804" Type="http://schemas.openxmlformats.org/officeDocument/2006/relationships/oleObject" Target="embeddings/oleObject885.bin"/><Relationship Id="rId1805" Type="http://schemas.openxmlformats.org/officeDocument/2006/relationships/image" Target="media/image889.wmf"/><Relationship Id="rId1806" Type="http://schemas.openxmlformats.org/officeDocument/2006/relationships/oleObject" Target="embeddings/oleObject886.bin"/><Relationship Id="rId1807" Type="http://schemas.openxmlformats.org/officeDocument/2006/relationships/image" Target="media/image890.wmf"/><Relationship Id="rId1808" Type="http://schemas.openxmlformats.org/officeDocument/2006/relationships/oleObject" Target="embeddings/oleObject887.bin"/><Relationship Id="rId1809" Type="http://schemas.openxmlformats.org/officeDocument/2006/relationships/image" Target="media/image891.wmf"/><Relationship Id="rId1810" Type="http://schemas.openxmlformats.org/officeDocument/2006/relationships/oleObject" Target="embeddings/oleObject888.bin"/><Relationship Id="rId1811" Type="http://schemas.openxmlformats.org/officeDocument/2006/relationships/image" Target="media/image892.wmf"/><Relationship Id="rId1812" Type="http://schemas.openxmlformats.org/officeDocument/2006/relationships/oleObject" Target="embeddings/oleObject889.bin"/><Relationship Id="rId1813" Type="http://schemas.openxmlformats.org/officeDocument/2006/relationships/image" Target="media/image893.wmf"/><Relationship Id="rId1420" Type="http://schemas.openxmlformats.org/officeDocument/2006/relationships/oleObject" Target="embeddings/oleObject693.bin"/><Relationship Id="rId1421" Type="http://schemas.openxmlformats.org/officeDocument/2006/relationships/image" Target="media/image697.wmf"/><Relationship Id="rId1422" Type="http://schemas.openxmlformats.org/officeDocument/2006/relationships/oleObject" Target="embeddings/oleObject694.bin"/><Relationship Id="rId1423" Type="http://schemas.openxmlformats.org/officeDocument/2006/relationships/image" Target="media/image698.wmf"/><Relationship Id="rId1424" Type="http://schemas.openxmlformats.org/officeDocument/2006/relationships/oleObject" Target="embeddings/oleObject695.bin"/><Relationship Id="rId1425" Type="http://schemas.openxmlformats.org/officeDocument/2006/relationships/image" Target="media/image699.wmf"/><Relationship Id="rId1426" Type="http://schemas.openxmlformats.org/officeDocument/2006/relationships/oleObject" Target="embeddings/oleObject696.bin"/><Relationship Id="rId1427" Type="http://schemas.openxmlformats.org/officeDocument/2006/relationships/image" Target="media/image700.wmf"/><Relationship Id="rId1428" Type="http://schemas.openxmlformats.org/officeDocument/2006/relationships/oleObject" Target="embeddings/oleObject697.bin"/><Relationship Id="rId1429" Type="http://schemas.openxmlformats.org/officeDocument/2006/relationships/image" Target="media/image701.wmf"/><Relationship Id="rId960" Type="http://schemas.openxmlformats.org/officeDocument/2006/relationships/oleObject" Target="embeddings/oleObject464.bin"/><Relationship Id="rId961" Type="http://schemas.openxmlformats.org/officeDocument/2006/relationships/image" Target="media/image468.wmf"/><Relationship Id="rId962" Type="http://schemas.openxmlformats.org/officeDocument/2006/relationships/oleObject" Target="embeddings/oleObject465.bin"/><Relationship Id="rId963" Type="http://schemas.openxmlformats.org/officeDocument/2006/relationships/image" Target="media/image469.wmf"/><Relationship Id="rId964" Type="http://schemas.openxmlformats.org/officeDocument/2006/relationships/oleObject" Target="embeddings/oleObject466.bin"/><Relationship Id="rId965" Type="http://schemas.openxmlformats.org/officeDocument/2006/relationships/image" Target="media/image470.wmf"/><Relationship Id="rId180" Type="http://schemas.openxmlformats.org/officeDocument/2006/relationships/oleObject" Target="embeddings/oleObject75.bin"/><Relationship Id="rId181" Type="http://schemas.openxmlformats.org/officeDocument/2006/relationships/image" Target="media/image78.wmf"/><Relationship Id="rId182" Type="http://schemas.openxmlformats.org/officeDocument/2006/relationships/oleObject" Target="embeddings/oleObject76.bin"/><Relationship Id="rId183" Type="http://schemas.openxmlformats.org/officeDocument/2006/relationships/image" Target="media/image79.wmf"/><Relationship Id="rId184" Type="http://schemas.openxmlformats.org/officeDocument/2006/relationships/oleObject" Target="embeddings/oleObject77.bin"/><Relationship Id="rId185" Type="http://schemas.openxmlformats.org/officeDocument/2006/relationships/image" Target="media/image80.wmf"/><Relationship Id="rId186" Type="http://schemas.openxmlformats.org/officeDocument/2006/relationships/oleObject" Target="embeddings/oleObject78.bin"/><Relationship Id="rId187" Type="http://schemas.openxmlformats.org/officeDocument/2006/relationships/image" Target="media/image81.wmf"/><Relationship Id="rId188" Type="http://schemas.openxmlformats.org/officeDocument/2006/relationships/oleObject" Target="embeddings/oleObject79.bin"/><Relationship Id="rId189" Type="http://schemas.openxmlformats.org/officeDocument/2006/relationships/image" Target="media/image82.wmf"/><Relationship Id="rId966" Type="http://schemas.openxmlformats.org/officeDocument/2006/relationships/oleObject" Target="embeddings/oleObject467.bin"/><Relationship Id="rId967" Type="http://schemas.openxmlformats.org/officeDocument/2006/relationships/image" Target="media/image471.wmf"/><Relationship Id="rId968" Type="http://schemas.openxmlformats.org/officeDocument/2006/relationships/oleObject" Target="embeddings/oleObject468.bin"/><Relationship Id="rId969" Type="http://schemas.openxmlformats.org/officeDocument/2006/relationships/image" Target="media/image472.wmf"/><Relationship Id="rId1030" Type="http://schemas.openxmlformats.org/officeDocument/2006/relationships/oleObject" Target="embeddings/oleObject499.bin"/><Relationship Id="rId1031" Type="http://schemas.openxmlformats.org/officeDocument/2006/relationships/image" Target="media/image503.wmf"/><Relationship Id="rId1032" Type="http://schemas.openxmlformats.org/officeDocument/2006/relationships/oleObject" Target="embeddings/oleObject500.bin"/><Relationship Id="rId1033" Type="http://schemas.openxmlformats.org/officeDocument/2006/relationships/image" Target="media/image504.wmf"/><Relationship Id="rId1034" Type="http://schemas.openxmlformats.org/officeDocument/2006/relationships/oleObject" Target="embeddings/oleObject501.bin"/><Relationship Id="rId1035" Type="http://schemas.openxmlformats.org/officeDocument/2006/relationships/image" Target="media/image505.wmf"/><Relationship Id="rId1036" Type="http://schemas.openxmlformats.org/officeDocument/2006/relationships/oleObject" Target="embeddings/oleObject502.bin"/><Relationship Id="rId1037" Type="http://schemas.openxmlformats.org/officeDocument/2006/relationships/image" Target="media/image506.wmf"/><Relationship Id="rId1038" Type="http://schemas.openxmlformats.org/officeDocument/2006/relationships/oleObject" Target="embeddings/oleObject503.bin"/><Relationship Id="rId1039" Type="http://schemas.openxmlformats.org/officeDocument/2006/relationships/image" Target="media/image507.wmf"/><Relationship Id="rId570" Type="http://schemas.openxmlformats.org/officeDocument/2006/relationships/image" Target="media/image273.wmf"/><Relationship Id="rId571" Type="http://schemas.openxmlformats.org/officeDocument/2006/relationships/oleObject" Target="embeddings/oleObject270.bin"/><Relationship Id="rId572" Type="http://schemas.openxmlformats.org/officeDocument/2006/relationships/image" Target="media/image274.wmf"/><Relationship Id="rId573" Type="http://schemas.openxmlformats.org/officeDocument/2006/relationships/oleObject" Target="embeddings/oleObject271.bin"/><Relationship Id="rId574" Type="http://schemas.openxmlformats.org/officeDocument/2006/relationships/image" Target="media/image275.wmf"/><Relationship Id="rId575" Type="http://schemas.openxmlformats.org/officeDocument/2006/relationships/oleObject" Target="embeddings/oleObject272.bin"/><Relationship Id="rId576" Type="http://schemas.openxmlformats.org/officeDocument/2006/relationships/image" Target="media/image276.wmf"/><Relationship Id="rId577" Type="http://schemas.openxmlformats.org/officeDocument/2006/relationships/oleObject" Target="embeddings/oleObject273.bin"/><Relationship Id="rId578" Type="http://schemas.openxmlformats.org/officeDocument/2006/relationships/image" Target="media/image277.wmf"/><Relationship Id="rId579" Type="http://schemas.openxmlformats.org/officeDocument/2006/relationships/oleObject" Target="embeddings/oleObject274.bin"/><Relationship Id="rId1814" Type="http://schemas.openxmlformats.org/officeDocument/2006/relationships/oleObject" Target="embeddings/oleObject890.bin"/><Relationship Id="rId1815" Type="http://schemas.openxmlformats.org/officeDocument/2006/relationships/image" Target="media/image894.wmf"/><Relationship Id="rId1816" Type="http://schemas.openxmlformats.org/officeDocument/2006/relationships/oleObject" Target="embeddings/oleObject891.bin"/><Relationship Id="rId1817" Type="http://schemas.openxmlformats.org/officeDocument/2006/relationships/image" Target="media/image895.wmf"/><Relationship Id="rId1818" Type="http://schemas.openxmlformats.org/officeDocument/2006/relationships/oleObject" Target="embeddings/oleObject892.bin"/><Relationship Id="rId1819" Type="http://schemas.openxmlformats.org/officeDocument/2006/relationships/image" Target="media/image896.wmf"/><Relationship Id="rId1820" Type="http://schemas.openxmlformats.org/officeDocument/2006/relationships/oleObject" Target="embeddings/oleObject893.bin"/><Relationship Id="rId1821" Type="http://schemas.openxmlformats.org/officeDocument/2006/relationships/image" Target="media/image897.wmf"/><Relationship Id="rId1822" Type="http://schemas.openxmlformats.org/officeDocument/2006/relationships/oleObject" Target="embeddings/oleObject894.bin"/><Relationship Id="rId1823" Type="http://schemas.openxmlformats.org/officeDocument/2006/relationships/image" Target="media/image898.wmf"/><Relationship Id="rId1430" Type="http://schemas.openxmlformats.org/officeDocument/2006/relationships/oleObject" Target="embeddings/oleObject698.bin"/><Relationship Id="rId1431" Type="http://schemas.openxmlformats.org/officeDocument/2006/relationships/image" Target="media/image702.wmf"/><Relationship Id="rId1432" Type="http://schemas.openxmlformats.org/officeDocument/2006/relationships/oleObject" Target="embeddings/oleObject699.bin"/><Relationship Id="rId1433" Type="http://schemas.openxmlformats.org/officeDocument/2006/relationships/image" Target="media/image703.wmf"/><Relationship Id="rId1434" Type="http://schemas.openxmlformats.org/officeDocument/2006/relationships/oleObject" Target="embeddings/oleObject700.bin"/><Relationship Id="rId1435" Type="http://schemas.openxmlformats.org/officeDocument/2006/relationships/image" Target="media/image704.wmf"/><Relationship Id="rId1436" Type="http://schemas.openxmlformats.org/officeDocument/2006/relationships/oleObject" Target="embeddings/oleObject701.bin"/><Relationship Id="rId1437" Type="http://schemas.openxmlformats.org/officeDocument/2006/relationships/image" Target="media/image705.wmf"/><Relationship Id="rId1438" Type="http://schemas.openxmlformats.org/officeDocument/2006/relationships/oleObject" Target="embeddings/oleObject702.bin"/><Relationship Id="rId1439" Type="http://schemas.openxmlformats.org/officeDocument/2006/relationships/image" Target="media/image706.wmf"/><Relationship Id="rId970" Type="http://schemas.openxmlformats.org/officeDocument/2006/relationships/oleObject" Target="embeddings/oleObject469.bin"/><Relationship Id="rId971" Type="http://schemas.openxmlformats.org/officeDocument/2006/relationships/image" Target="media/image473.wmf"/><Relationship Id="rId972" Type="http://schemas.openxmlformats.org/officeDocument/2006/relationships/oleObject" Target="embeddings/oleObject470.bin"/><Relationship Id="rId973" Type="http://schemas.openxmlformats.org/officeDocument/2006/relationships/image" Target="media/image474.wmf"/><Relationship Id="rId974" Type="http://schemas.openxmlformats.org/officeDocument/2006/relationships/oleObject" Target="embeddings/oleObject471.bin"/><Relationship Id="rId975" Type="http://schemas.openxmlformats.org/officeDocument/2006/relationships/image" Target="media/image475.wmf"/><Relationship Id="rId190" Type="http://schemas.openxmlformats.org/officeDocument/2006/relationships/oleObject" Target="embeddings/oleObject80.bin"/><Relationship Id="rId191" Type="http://schemas.openxmlformats.org/officeDocument/2006/relationships/image" Target="media/image83.wmf"/><Relationship Id="rId192" Type="http://schemas.openxmlformats.org/officeDocument/2006/relationships/oleObject" Target="embeddings/oleObject81.bin"/><Relationship Id="rId193" Type="http://schemas.openxmlformats.org/officeDocument/2006/relationships/image" Target="media/image84.wmf"/><Relationship Id="rId194" Type="http://schemas.openxmlformats.org/officeDocument/2006/relationships/oleObject" Target="embeddings/oleObject82.bin"/><Relationship Id="rId195" Type="http://schemas.openxmlformats.org/officeDocument/2006/relationships/image" Target="media/image85.wmf"/><Relationship Id="rId196" Type="http://schemas.openxmlformats.org/officeDocument/2006/relationships/oleObject" Target="embeddings/oleObject83.bin"/><Relationship Id="rId197" Type="http://schemas.openxmlformats.org/officeDocument/2006/relationships/image" Target="media/image86.wmf"/><Relationship Id="rId198" Type="http://schemas.openxmlformats.org/officeDocument/2006/relationships/oleObject" Target="embeddings/oleObject84.bin"/><Relationship Id="rId199" Type="http://schemas.openxmlformats.org/officeDocument/2006/relationships/image" Target="media/image87.wmf"/><Relationship Id="rId976" Type="http://schemas.openxmlformats.org/officeDocument/2006/relationships/oleObject" Target="embeddings/oleObject472.bin"/><Relationship Id="rId977" Type="http://schemas.openxmlformats.org/officeDocument/2006/relationships/image" Target="media/image476.wmf"/><Relationship Id="rId978" Type="http://schemas.openxmlformats.org/officeDocument/2006/relationships/oleObject" Target="embeddings/oleObject473.bin"/><Relationship Id="rId979" Type="http://schemas.openxmlformats.org/officeDocument/2006/relationships/image" Target="media/image477.wmf"/><Relationship Id="rId1040" Type="http://schemas.openxmlformats.org/officeDocument/2006/relationships/oleObject" Target="embeddings/oleObject504.bin"/><Relationship Id="rId1041" Type="http://schemas.openxmlformats.org/officeDocument/2006/relationships/image" Target="media/image508.wmf"/><Relationship Id="rId1042" Type="http://schemas.openxmlformats.org/officeDocument/2006/relationships/oleObject" Target="embeddings/oleObject505.bin"/><Relationship Id="rId1043" Type="http://schemas.openxmlformats.org/officeDocument/2006/relationships/image" Target="media/image509.wmf"/><Relationship Id="rId1044" Type="http://schemas.openxmlformats.org/officeDocument/2006/relationships/oleObject" Target="embeddings/oleObject506.bin"/><Relationship Id="rId1045" Type="http://schemas.openxmlformats.org/officeDocument/2006/relationships/image" Target="media/image510.wmf"/><Relationship Id="rId1046" Type="http://schemas.openxmlformats.org/officeDocument/2006/relationships/oleObject" Target="embeddings/oleObject507.bin"/><Relationship Id="rId1047" Type="http://schemas.openxmlformats.org/officeDocument/2006/relationships/image" Target="media/image511.wmf"/><Relationship Id="rId1048" Type="http://schemas.openxmlformats.org/officeDocument/2006/relationships/oleObject" Target="embeddings/oleObject508.bin"/><Relationship Id="rId1049" Type="http://schemas.openxmlformats.org/officeDocument/2006/relationships/image" Target="media/image512.wmf"/><Relationship Id="rId580" Type="http://schemas.openxmlformats.org/officeDocument/2006/relationships/image" Target="media/image278.wmf"/><Relationship Id="rId581" Type="http://schemas.openxmlformats.org/officeDocument/2006/relationships/oleObject" Target="embeddings/oleObject275.bin"/><Relationship Id="rId582" Type="http://schemas.openxmlformats.org/officeDocument/2006/relationships/image" Target="media/image279.wmf"/><Relationship Id="rId583" Type="http://schemas.openxmlformats.org/officeDocument/2006/relationships/oleObject" Target="embeddings/oleObject276.bin"/><Relationship Id="rId584" Type="http://schemas.openxmlformats.org/officeDocument/2006/relationships/image" Target="media/image280.wmf"/><Relationship Id="rId585" Type="http://schemas.openxmlformats.org/officeDocument/2006/relationships/oleObject" Target="embeddings/oleObject277.bin"/><Relationship Id="rId586" Type="http://schemas.openxmlformats.org/officeDocument/2006/relationships/image" Target="media/image281.wmf"/><Relationship Id="rId587" Type="http://schemas.openxmlformats.org/officeDocument/2006/relationships/oleObject" Target="embeddings/oleObject278.bin"/><Relationship Id="rId588" Type="http://schemas.openxmlformats.org/officeDocument/2006/relationships/image" Target="media/image282.wmf"/><Relationship Id="rId589" Type="http://schemas.openxmlformats.org/officeDocument/2006/relationships/oleObject" Target="embeddings/oleObject279.bin"/><Relationship Id="rId1824" Type="http://schemas.openxmlformats.org/officeDocument/2006/relationships/oleObject" Target="embeddings/oleObject895.bin"/><Relationship Id="rId1825" Type="http://schemas.openxmlformats.org/officeDocument/2006/relationships/image" Target="media/image899.wmf"/><Relationship Id="rId1826" Type="http://schemas.openxmlformats.org/officeDocument/2006/relationships/oleObject" Target="embeddings/oleObject896.bin"/><Relationship Id="rId1827" Type="http://schemas.openxmlformats.org/officeDocument/2006/relationships/image" Target="media/image900.wmf"/><Relationship Id="rId1828" Type="http://schemas.openxmlformats.org/officeDocument/2006/relationships/oleObject" Target="embeddings/oleObject897.bin"/><Relationship Id="rId1829" Type="http://schemas.openxmlformats.org/officeDocument/2006/relationships/image" Target="media/image901.wmf"/><Relationship Id="rId1830" Type="http://schemas.openxmlformats.org/officeDocument/2006/relationships/oleObject" Target="embeddings/oleObject898.bin"/><Relationship Id="rId1831" Type="http://schemas.openxmlformats.org/officeDocument/2006/relationships/image" Target="media/image902.wmf"/><Relationship Id="rId1832" Type="http://schemas.openxmlformats.org/officeDocument/2006/relationships/oleObject" Target="embeddings/oleObject899.bin"/><Relationship Id="rId1833" Type="http://schemas.openxmlformats.org/officeDocument/2006/relationships/image" Target="media/image903.wmf"/><Relationship Id="rId1440" Type="http://schemas.openxmlformats.org/officeDocument/2006/relationships/oleObject" Target="embeddings/oleObject703.bin"/><Relationship Id="rId1441" Type="http://schemas.openxmlformats.org/officeDocument/2006/relationships/image" Target="media/image707.wmf"/><Relationship Id="rId1442" Type="http://schemas.openxmlformats.org/officeDocument/2006/relationships/oleObject" Target="embeddings/oleObject704.bin"/><Relationship Id="rId1443" Type="http://schemas.openxmlformats.org/officeDocument/2006/relationships/image" Target="media/image708.wmf"/><Relationship Id="rId1444" Type="http://schemas.openxmlformats.org/officeDocument/2006/relationships/oleObject" Target="embeddings/oleObject705.bin"/><Relationship Id="rId1445" Type="http://schemas.openxmlformats.org/officeDocument/2006/relationships/image" Target="media/image709.wmf"/><Relationship Id="rId1446" Type="http://schemas.openxmlformats.org/officeDocument/2006/relationships/oleObject" Target="embeddings/oleObject706.bin"/><Relationship Id="rId1447" Type="http://schemas.openxmlformats.org/officeDocument/2006/relationships/image" Target="media/image710.wmf"/><Relationship Id="rId1448" Type="http://schemas.openxmlformats.org/officeDocument/2006/relationships/oleObject" Target="embeddings/oleObject707.bin"/><Relationship Id="rId1449" Type="http://schemas.openxmlformats.org/officeDocument/2006/relationships/image" Target="media/image711.wmf"/><Relationship Id="rId980" Type="http://schemas.openxmlformats.org/officeDocument/2006/relationships/oleObject" Target="embeddings/oleObject474.bin"/><Relationship Id="rId981" Type="http://schemas.openxmlformats.org/officeDocument/2006/relationships/image" Target="media/image478.wmf"/><Relationship Id="rId982" Type="http://schemas.openxmlformats.org/officeDocument/2006/relationships/oleObject" Target="embeddings/oleObject475.bin"/><Relationship Id="rId983" Type="http://schemas.openxmlformats.org/officeDocument/2006/relationships/image" Target="media/image479.wmf"/><Relationship Id="rId984" Type="http://schemas.openxmlformats.org/officeDocument/2006/relationships/oleObject" Target="embeddings/oleObject476.bin"/><Relationship Id="rId985" Type="http://schemas.openxmlformats.org/officeDocument/2006/relationships/image" Target="media/image480.wmf"/><Relationship Id="rId986" Type="http://schemas.openxmlformats.org/officeDocument/2006/relationships/oleObject" Target="embeddings/oleObject477.bin"/><Relationship Id="rId987" Type="http://schemas.openxmlformats.org/officeDocument/2006/relationships/image" Target="media/image481.wmf"/><Relationship Id="rId988" Type="http://schemas.openxmlformats.org/officeDocument/2006/relationships/oleObject" Target="embeddings/oleObject478.bin"/><Relationship Id="rId989" Type="http://schemas.openxmlformats.org/officeDocument/2006/relationships/image" Target="media/image482.wmf"/><Relationship Id="rId1050" Type="http://schemas.openxmlformats.org/officeDocument/2006/relationships/oleObject" Target="embeddings/oleObject509.bin"/><Relationship Id="rId1051" Type="http://schemas.openxmlformats.org/officeDocument/2006/relationships/image" Target="media/image513.wmf"/><Relationship Id="rId1052" Type="http://schemas.openxmlformats.org/officeDocument/2006/relationships/oleObject" Target="embeddings/oleObject510.bin"/><Relationship Id="rId1053" Type="http://schemas.openxmlformats.org/officeDocument/2006/relationships/image" Target="media/image514.wmf"/><Relationship Id="rId1054" Type="http://schemas.openxmlformats.org/officeDocument/2006/relationships/oleObject" Target="embeddings/oleObject511.bin"/><Relationship Id="rId1055" Type="http://schemas.openxmlformats.org/officeDocument/2006/relationships/image" Target="media/image515.wmf"/><Relationship Id="rId1056" Type="http://schemas.openxmlformats.org/officeDocument/2006/relationships/oleObject" Target="embeddings/oleObject512.bin"/><Relationship Id="rId1057" Type="http://schemas.openxmlformats.org/officeDocument/2006/relationships/image" Target="media/image516.wmf"/><Relationship Id="rId1058" Type="http://schemas.openxmlformats.org/officeDocument/2006/relationships/oleObject" Target="embeddings/oleObject513.bin"/><Relationship Id="rId1059" Type="http://schemas.openxmlformats.org/officeDocument/2006/relationships/image" Target="media/image517.wmf"/><Relationship Id="rId590" Type="http://schemas.openxmlformats.org/officeDocument/2006/relationships/image" Target="media/image283.wmf"/><Relationship Id="rId591" Type="http://schemas.openxmlformats.org/officeDocument/2006/relationships/oleObject" Target="embeddings/oleObject280.bin"/><Relationship Id="rId592" Type="http://schemas.openxmlformats.org/officeDocument/2006/relationships/image" Target="media/image284.wmf"/><Relationship Id="rId593" Type="http://schemas.openxmlformats.org/officeDocument/2006/relationships/oleObject" Target="embeddings/oleObject281.bin"/><Relationship Id="rId594" Type="http://schemas.openxmlformats.org/officeDocument/2006/relationships/image" Target="media/image285.wmf"/><Relationship Id="rId595" Type="http://schemas.openxmlformats.org/officeDocument/2006/relationships/oleObject" Target="embeddings/oleObject282.bin"/><Relationship Id="rId596" Type="http://schemas.openxmlformats.org/officeDocument/2006/relationships/image" Target="media/image286.wmf"/><Relationship Id="rId597" Type="http://schemas.openxmlformats.org/officeDocument/2006/relationships/oleObject" Target="embeddings/oleObject283.bin"/><Relationship Id="rId598" Type="http://schemas.openxmlformats.org/officeDocument/2006/relationships/image" Target="media/image287.wmf"/><Relationship Id="rId599" Type="http://schemas.openxmlformats.org/officeDocument/2006/relationships/oleObject" Target="embeddings/oleObject284.bin"/><Relationship Id="rId1834" Type="http://schemas.openxmlformats.org/officeDocument/2006/relationships/oleObject" Target="embeddings/oleObject900.bin"/><Relationship Id="rId1835" Type="http://schemas.openxmlformats.org/officeDocument/2006/relationships/image" Target="media/image904.wmf"/><Relationship Id="rId1836" Type="http://schemas.openxmlformats.org/officeDocument/2006/relationships/oleObject" Target="embeddings/oleObject901.bin"/><Relationship Id="rId1837" Type="http://schemas.openxmlformats.org/officeDocument/2006/relationships/image" Target="media/image905.wmf"/><Relationship Id="rId1838" Type="http://schemas.openxmlformats.org/officeDocument/2006/relationships/oleObject" Target="embeddings/oleObject902.bin"/><Relationship Id="rId1839" Type="http://schemas.openxmlformats.org/officeDocument/2006/relationships/image" Target="media/image906.wmf"/><Relationship Id="rId1840" Type="http://schemas.openxmlformats.org/officeDocument/2006/relationships/oleObject" Target="embeddings/oleObject903.bin"/><Relationship Id="rId1841" Type="http://schemas.openxmlformats.org/officeDocument/2006/relationships/image" Target="media/image907.wmf"/><Relationship Id="rId1842" Type="http://schemas.openxmlformats.org/officeDocument/2006/relationships/oleObject" Target="embeddings/oleObject904.bin"/><Relationship Id="rId1843" Type="http://schemas.openxmlformats.org/officeDocument/2006/relationships/image" Target="media/image908.wmf"/><Relationship Id="rId1450" Type="http://schemas.openxmlformats.org/officeDocument/2006/relationships/oleObject" Target="embeddings/oleObject708.bin"/><Relationship Id="rId1451" Type="http://schemas.openxmlformats.org/officeDocument/2006/relationships/image" Target="media/image712.wmf"/><Relationship Id="rId1452" Type="http://schemas.openxmlformats.org/officeDocument/2006/relationships/oleObject" Target="embeddings/oleObject709.bin"/><Relationship Id="rId1453" Type="http://schemas.openxmlformats.org/officeDocument/2006/relationships/image" Target="media/image713.wmf"/><Relationship Id="rId1454" Type="http://schemas.openxmlformats.org/officeDocument/2006/relationships/oleObject" Target="embeddings/oleObject710.bin"/><Relationship Id="rId1455" Type="http://schemas.openxmlformats.org/officeDocument/2006/relationships/image" Target="media/image714.wmf"/><Relationship Id="rId1456" Type="http://schemas.openxmlformats.org/officeDocument/2006/relationships/oleObject" Target="embeddings/oleObject711.bin"/><Relationship Id="rId1457" Type="http://schemas.openxmlformats.org/officeDocument/2006/relationships/image" Target="media/image715.wmf"/><Relationship Id="rId1458" Type="http://schemas.openxmlformats.org/officeDocument/2006/relationships/oleObject" Target="embeddings/oleObject712.bin"/><Relationship Id="rId1459" Type="http://schemas.openxmlformats.org/officeDocument/2006/relationships/image" Target="media/image716.wmf"/><Relationship Id="rId990" Type="http://schemas.openxmlformats.org/officeDocument/2006/relationships/oleObject" Target="embeddings/oleObject479.bin"/><Relationship Id="rId991" Type="http://schemas.openxmlformats.org/officeDocument/2006/relationships/image" Target="media/image483.wmf"/><Relationship Id="rId992" Type="http://schemas.openxmlformats.org/officeDocument/2006/relationships/oleObject" Target="embeddings/oleObject480.bin"/><Relationship Id="rId993" Type="http://schemas.openxmlformats.org/officeDocument/2006/relationships/image" Target="media/image484.wmf"/><Relationship Id="rId994" Type="http://schemas.openxmlformats.org/officeDocument/2006/relationships/oleObject" Target="embeddings/oleObject481.bin"/><Relationship Id="rId995" Type="http://schemas.openxmlformats.org/officeDocument/2006/relationships/image" Target="media/image485.wmf"/><Relationship Id="rId996" Type="http://schemas.openxmlformats.org/officeDocument/2006/relationships/oleObject" Target="embeddings/oleObject482.bin"/><Relationship Id="rId997" Type="http://schemas.openxmlformats.org/officeDocument/2006/relationships/image" Target="media/image486.wmf"/><Relationship Id="rId998" Type="http://schemas.openxmlformats.org/officeDocument/2006/relationships/oleObject" Target="embeddings/oleObject483.bin"/><Relationship Id="rId999" Type="http://schemas.openxmlformats.org/officeDocument/2006/relationships/image" Target="media/image487.wmf"/><Relationship Id="rId1060" Type="http://schemas.openxmlformats.org/officeDocument/2006/relationships/oleObject" Target="embeddings/oleObject514.bin"/><Relationship Id="rId1061" Type="http://schemas.openxmlformats.org/officeDocument/2006/relationships/image" Target="media/image518.wmf"/><Relationship Id="rId1062" Type="http://schemas.openxmlformats.org/officeDocument/2006/relationships/oleObject" Target="embeddings/oleObject515.bin"/><Relationship Id="rId1063" Type="http://schemas.openxmlformats.org/officeDocument/2006/relationships/image" Target="media/image519.wmf"/><Relationship Id="rId1064" Type="http://schemas.openxmlformats.org/officeDocument/2006/relationships/oleObject" Target="embeddings/oleObject516.bin"/><Relationship Id="rId1065" Type="http://schemas.openxmlformats.org/officeDocument/2006/relationships/image" Target="media/image520.wmf"/><Relationship Id="rId1066" Type="http://schemas.openxmlformats.org/officeDocument/2006/relationships/oleObject" Target="embeddings/oleObject517.bin"/><Relationship Id="rId1067" Type="http://schemas.openxmlformats.org/officeDocument/2006/relationships/image" Target="media/image521.wmf"/><Relationship Id="rId1068" Type="http://schemas.openxmlformats.org/officeDocument/2006/relationships/oleObject" Target="embeddings/oleObject518.bin"/><Relationship Id="rId1069" Type="http://schemas.openxmlformats.org/officeDocument/2006/relationships/image" Target="media/image522.wmf"/><Relationship Id="rId1844" Type="http://schemas.openxmlformats.org/officeDocument/2006/relationships/oleObject" Target="embeddings/oleObject905.bin"/><Relationship Id="rId1845" Type="http://schemas.openxmlformats.org/officeDocument/2006/relationships/image" Target="media/image909.wmf"/><Relationship Id="rId1846" Type="http://schemas.openxmlformats.org/officeDocument/2006/relationships/oleObject" Target="embeddings/oleObject906.bin"/><Relationship Id="rId1847" Type="http://schemas.openxmlformats.org/officeDocument/2006/relationships/image" Target="media/image910.wmf"/><Relationship Id="rId1848" Type="http://schemas.openxmlformats.org/officeDocument/2006/relationships/oleObject" Target="embeddings/oleObject907.bin"/><Relationship Id="rId1849" Type="http://schemas.openxmlformats.org/officeDocument/2006/relationships/image" Target="media/image911.wmf"/><Relationship Id="rId200" Type="http://schemas.openxmlformats.org/officeDocument/2006/relationships/oleObject" Target="embeddings/oleObject85.bin"/><Relationship Id="rId201" Type="http://schemas.openxmlformats.org/officeDocument/2006/relationships/image" Target="media/image88.wmf"/><Relationship Id="rId202" Type="http://schemas.openxmlformats.org/officeDocument/2006/relationships/oleObject" Target="embeddings/oleObject86.bin"/><Relationship Id="rId203" Type="http://schemas.openxmlformats.org/officeDocument/2006/relationships/image" Target="media/image89.wmf"/><Relationship Id="rId204" Type="http://schemas.openxmlformats.org/officeDocument/2006/relationships/oleObject" Target="embeddings/oleObject87.bin"/><Relationship Id="rId205" Type="http://schemas.openxmlformats.org/officeDocument/2006/relationships/image" Target="media/image90.wmf"/><Relationship Id="rId206" Type="http://schemas.openxmlformats.org/officeDocument/2006/relationships/oleObject" Target="embeddings/oleObject88.bin"/><Relationship Id="rId207" Type="http://schemas.openxmlformats.org/officeDocument/2006/relationships/image" Target="media/image91.wmf"/><Relationship Id="rId208" Type="http://schemas.openxmlformats.org/officeDocument/2006/relationships/oleObject" Target="embeddings/oleObject89.bin"/><Relationship Id="rId209" Type="http://schemas.openxmlformats.org/officeDocument/2006/relationships/image" Target="media/image92.wmf"/><Relationship Id="rId1850" Type="http://schemas.openxmlformats.org/officeDocument/2006/relationships/oleObject" Target="embeddings/oleObject908.bin"/><Relationship Id="rId1851" Type="http://schemas.openxmlformats.org/officeDocument/2006/relationships/image" Target="media/image912.wmf"/><Relationship Id="rId1852" Type="http://schemas.openxmlformats.org/officeDocument/2006/relationships/oleObject" Target="embeddings/oleObject909.bin"/><Relationship Id="rId1853" Type="http://schemas.openxmlformats.org/officeDocument/2006/relationships/image" Target="media/image913.wmf"/><Relationship Id="rId1460" Type="http://schemas.openxmlformats.org/officeDocument/2006/relationships/oleObject" Target="embeddings/oleObject713.bin"/><Relationship Id="rId1461" Type="http://schemas.openxmlformats.org/officeDocument/2006/relationships/image" Target="media/image717.wmf"/><Relationship Id="rId1462" Type="http://schemas.openxmlformats.org/officeDocument/2006/relationships/oleObject" Target="embeddings/oleObject714.bin"/><Relationship Id="rId1463" Type="http://schemas.openxmlformats.org/officeDocument/2006/relationships/image" Target="media/image718.wmf"/><Relationship Id="rId1464" Type="http://schemas.openxmlformats.org/officeDocument/2006/relationships/oleObject" Target="embeddings/oleObject715.bin"/><Relationship Id="rId1465" Type="http://schemas.openxmlformats.org/officeDocument/2006/relationships/image" Target="media/image719.wmf"/><Relationship Id="rId1466" Type="http://schemas.openxmlformats.org/officeDocument/2006/relationships/oleObject" Target="embeddings/oleObject716.bin"/><Relationship Id="rId1467" Type="http://schemas.openxmlformats.org/officeDocument/2006/relationships/image" Target="media/image720.wmf"/><Relationship Id="rId1468" Type="http://schemas.openxmlformats.org/officeDocument/2006/relationships/oleObject" Target="embeddings/oleObject717.bin"/><Relationship Id="rId1469" Type="http://schemas.openxmlformats.org/officeDocument/2006/relationships/image" Target="media/image721.wmf"/><Relationship Id="rId1070" Type="http://schemas.openxmlformats.org/officeDocument/2006/relationships/oleObject" Target="embeddings/oleObject519.bin"/><Relationship Id="rId1071" Type="http://schemas.openxmlformats.org/officeDocument/2006/relationships/image" Target="media/image523.wmf"/><Relationship Id="rId1072" Type="http://schemas.openxmlformats.org/officeDocument/2006/relationships/oleObject" Target="embeddings/oleObject520.bin"/><Relationship Id="rId1073" Type="http://schemas.openxmlformats.org/officeDocument/2006/relationships/image" Target="media/image524.wmf"/><Relationship Id="rId1074" Type="http://schemas.openxmlformats.org/officeDocument/2006/relationships/oleObject" Target="embeddings/oleObject521.bin"/><Relationship Id="rId1075" Type="http://schemas.openxmlformats.org/officeDocument/2006/relationships/image" Target="media/image525.wmf"/><Relationship Id="rId1076" Type="http://schemas.openxmlformats.org/officeDocument/2006/relationships/oleObject" Target="embeddings/oleObject522.bin"/><Relationship Id="rId1077" Type="http://schemas.openxmlformats.org/officeDocument/2006/relationships/image" Target="media/image526.wmf"/><Relationship Id="rId1078" Type="http://schemas.openxmlformats.org/officeDocument/2006/relationships/oleObject" Target="embeddings/oleObject523.bin"/><Relationship Id="rId1079" Type="http://schemas.openxmlformats.org/officeDocument/2006/relationships/image" Target="media/image527.wmf"/><Relationship Id="rId1854" Type="http://schemas.openxmlformats.org/officeDocument/2006/relationships/oleObject" Target="embeddings/oleObject910.bin"/><Relationship Id="rId1855" Type="http://schemas.openxmlformats.org/officeDocument/2006/relationships/image" Target="media/image914.wmf"/><Relationship Id="rId1856" Type="http://schemas.openxmlformats.org/officeDocument/2006/relationships/oleObject" Target="embeddings/oleObject911.bin"/><Relationship Id="rId1857" Type="http://schemas.openxmlformats.org/officeDocument/2006/relationships/image" Target="media/image915.wmf"/><Relationship Id="rId1858" Type="http://schemas.openxmlformats.org/officeDocument/2006/relationships/oleObject" Target="embeddings/oleObject912.bin"/><Relationship Id="rId1859" Type="http://schemas.openxmlformats.org/officeDocument/2006/relationships/image" Target="media/image916.wmf"/><Relationship Id="rId600" Type="http://schemas.openxmlformats.org/officeDocument/2006/relationships/image" Target="media/image288.wmf"/><Relationship Id="rId601" Type="http://schemas.openxmlformats.org/officeDocument/2006/relationships/oleObject" Target="embeddings/oleObject285.bin"/><Relationship Id="rId602" Type="http://schemas.openxmlformats.org/officeDocument/2006/relationships/image" Target="media/image289.wmf"/><Relationship Id="rId603" Type="http://schemas.openxmlformats.org/officeDocument/2006/relationships/oleObject" Target="embeddings/oleObject286.bin"/><Relationship Id="rId604" Type="http://schemas.openxmlformats.org/officeDocument/2006/relationships/image" Target="media/image290.wmf"/><Relationship Id="rId605" Type="http://schemas.openxmlformats.org/officeDocument/2006/relationships/oleObject" Target="embeddings/oleObject287.bin"/><Relationship Id="rId606" Type="http://schemas.openxmlformats.org/officeDocument/2006/relationships/image" Target="media/image291.wmf"/><Relationship Id="rId607" Type="http://schemas.openxmlformats.org/officeDocument/2006/relationships/oleObject" Target="embeddings/oleObject288.bin"/><Relationship Id="rId608" Type="http://schemas.openxmlformats.org/officeDocument/2006/relationships/image" Target="media/image292.wmf"/><Relationship Id="rId609" Type="http://schemas.openxmlformats.org/officeDocument/2006/relationships/oleObject" Target="embeddings/oleObject289.bin"/><Relationship Id="rId210" Type="http://schemas.openxmlformats.org/officeDocument/2006/relationships/oleObject" Target="embeddings/oleObject90.bin"/><Relationship Id="rId211" Type="http://schemas.openxmlformats.org/officeDocument/2006/relationships/image" Target="media/image93.wmf"/><Relationship Id="rId212" Type="http://schemas.openxmlformats.org/officeDocument/2006/relationships/oleObject" Target="embeddings/oleObject91.bin"/><Relationship Id="rId213" Type="http://schemas.openxmlformats.org/officeDocument/2006/relationships/image" Target="media/image94.wmf"/><Relationship Id="rId214" Type="http://schemas.openxmlformats.org/officeDocument/2006/relationships/oleObject" Target="embeddings/oleObject92.bin"/><Relationship Id="rId215" Type="http://schemas.openxmlformats.org/officeDocument/2006/relationships/image" Target="media/image95.wmf"/><Relationship Id="rId216" Type="http://schemas.openxmlformats.org/officeDocument/2006/relationships/oleObject" Target="embeddings/oleObject93.bin"/><Relationship Id="rId217" Type="http://schemas.openxmlformats.org/officeDocument/2006/relationships/image" Target="media/image96.wmf"/><Relationship Id="rId218" Type="http://schemas.openxmlformats.org/officeDocument/2006/relationships/oleObject" Target="embeddings/oleObject94.bin"/><Relationship Id="rId219" Type="http://schemas.openxmlformats.org/officeDocument/2006/relationships/image" Target="media/image97.wmf"/><Relationship Id="rId1860" Type="http://schemas.openxmlformats.org/officeDocument/2006/relationships/oleObject" Target="embeddings/oleObject913.bin"/><Relationship Id="rId1861" Type="http://schemas.openxmlformats.org/officeDocument/2006/relationships/image" Target="media/image917.wmf"/><Relationship Id="rId1862" Type="http://schemas.openxmlformats.org/officeDocument/2006/relationships/oleObject" Target="embeddings/oleObject914.bin"/><Relationship Id="rId1863" Type="http://schemas.openxmlformats.org/officeDocument/2006/relationships/image" Target="media/image918.wmf"/><Relationship Id="rId1470" Type="http://schemas.openxmlformats.org/officeDocument/2006/relationships/oleObject" Target="embeddings/oleObject718.bin"/><Relationship Id="rId1471" Type="http://schemas.openxmlformats.org/officeDocument/2006/relationships/image" Target="media/image722.wmf"/><Relationship Id="rId1472" Type="http://schemas.openxmlformats.org/officeDocument/2006/relationships/oleObject" Target="embeddings/oleObject719.bin"/><Relationship Id="rId1473" Type="http://schemas.openxmlformats.org/officeDocument/2006/relationships/image" Target="media/image723.wmf"/><Relationship Id="rId1474" Type="http://schemas.openxmlformats.org/officeDocument/2006/relationships/oleObject" Target="embeddings/oleObject720.bin"/><Relationship Id="rId1475" Type="http://schemas.openxmlformats.org/officeDocument/2006/relationships/image" Target="media/image724.wmf"/><Relationship Id="rId1476" Type="http://schemas.openxmlformats.org/officeDocument/2006/relationships/oleObject" Target="embeddings/oleObject721.bin"/><Relationship Id="rId1477" Type="http://schemas.openxmlformats.org/officeDocument/2006/relationships/image" Target="media/image725.wmf"/><Relationship Id="rId1478" Type="http://schemas.openxmlformats.org/officeDocument/2006/relationships/oleObject" Target="embeddings/oleObject722.bin"/><Relationship Id="rId1479" Type="http://schemas.openxmlformats.org/officeDocument/2006/relationships/image" Target="media/image726.wmf"/><Relationship Id="rId1080" Type="http://schemas.openxmlformats.org/officeDocument/2006/relationships/oleObject" Target="embeddings/oleObject524.bin"/><Relationship Id="rId1081" Type="http://schemas.openxmlformats.org/officeDocument/2006/relationships/image" Target="media/image528.wmf"/><Relationship Id="rId1082" Type="http://schemas.openxmlformats.org/officeDocument/2006/relationships/oleObject" Target="embeddings/oleObject525.bin"/><Relationship Id="rId1083" Type="http://schemas.openxmlformats.org/officeDocument/2006/relationships/image" Target="media/image529.wmf"/><Relationship Id="rId1084" Type="http://schemas.openxmlformats.org/officeDocument/2006/relationships/oleObject" Target="embeddings/oleObject526.bin"/><Relationship Id="rId1085" Type="http://schemas.openxmlformats.org/officeDocument/2006/relationships/image" Target="media/image530.wmf"/><Relationship Id="rId1086" Type="http://schemas.openxmlformats.org/officeDocument/2006/relationships/oleObject" Target="embeddings/oleObject527.bin"/><Relationship Id="rId1087" Type="http://schemas.openxmlformats.org/officeDocument/2006/relationships/image" Target="media/image531.wmf"/><Relationship Id="rId1088" Type="http://schemas.openxmlformats.org/officeDocument/2006/relationships/oleObject" Target="embeddings/oleObject528.bin"/><Relationship Id="rId1089" Type="http://schemas.openxmlformats.org/officeDocument/2006/relationships/image" Target="media/image532.wmf"/><Relationship Id="rId1864" Type="http://schemas.openxmlformats.org/officeDocument/2006/relationships/oleObject" Target="embeddings/oleObject915.bin"/><Relationship Id="rId1865" Type="http://schemas.openxmlformats.org/officeDocument/2006/relationships/image" Target="media/image919.wmf"/><Relationship Id="rId1866" Type="http://schemas.openxmlformats.org/officeDocument/2006/relationships/oleObject" Target="embeddings/oleObject916.bin"/><Relationship Id="rId1867" Type="http://schemas.openxmlformats.org/officeDocument/2006/relationships/image" Target="media/image920.wmf"/><Relationship Id="rId1868" Type="http://schemas.openxmlformats.org/officeDocument/2006/relationships/oleObject" Target="embeddings/oleObject917.bin"/><Relationship Id="rId1869" Type="http://schemas.openxmlformats.org/officeDocument/2006/relationships/image" Target="media/image921.wmf"/><Relationship Id="rId610" Type="http://schemas.openxmlformats.org/officeDocument/2006/relationships/image" Target="media/image293.wmf"/><Relationship Id="rId611" Type="http://schemas.openxmlformats.org/officeDocument/2006/relationships/oleObject" Target="embeddings/oleObject290.bin"/><Relationship Id="rId612" Type="http://schemas.openxmlformats.org/officeDocument/2006/relationships/image" Target="media/image294.wmf"/><Relationship Id="rId613" Type="http://schemas.openxmlformats.org/officeDocument/2006/relationships/oleObject" Target="embeddings/oleObject291.bin"/><Relationship Id="rId614" Type="http://schemas.openxmlformats.org/officeDocument/2006/relationships/image" Target="media/image295.wmf"/><Relationship Id="rId615" Type="http://schemas.openxmlformats.org/officeDocument/2006/relationships/oleObject" Target="embeddings/oleObject292.bin"/><Relationship Id="rId616" Type="http://schemas.openxmlformats.org/officeDocument/2006/relationships/image" Target="media/image296.wmf"/><Relationship Id="rId617" Type="http://schemas.openxmlformats.org/officeDocument/2006/relationships/oleObject" Target="embeddings/oleObject293.bin"/><Relationship Id="rId618" Type="http://schemas.openxmlformats.org/officeDocument/2006/relationships/image" Target="media/image297.wmf"/><Relationship Id="rId619" Type="http://schemas.openxmlformats.org/officeDocument/2006/relationships/oleObject" Target="embeddings/oleObject294.bin"/><Relationship Id="rId220" Type="http://schemas.openxmlformats.org/officeDocument/2006/relationships/oleObject" Target="embeddings/oleObject95.bin"/><Relationship Id="rId221" Type="http://schemas.openxmlformats.org/officeDocument/2006/relationships/image" Target="media/image98.wmf"/><Relationship Id="rId222" Type="http://schemas.openxmlformats.org/officeDocument/2006/relationships/oleObject" Target="embeddings/oleObject96.bin"/><Relationship Id="rId223" Type="http://schemas.openxmlformats.org/officeDocument/2006/relationships/image" Target="media/image99.wmf"/><Relationship Id="rId224" Type="http://schemas.openxmlformats.org/officeDocument/2006/relationships/oleObject" Target="embeddings/oleObject97.bin"/><Relationship Id="rId225" Type="http://schemas.openxmlformats.org/officeDocument/2006/relationships/image" Target="media/image100.wmf"/><Relationship Id="rId226" Type="http://schemas.openxmlformats.org/officeDocument/2006/relationships/oleObject" Target="embeddings/oleObject98.bin"/><Relationship Id="rId227" Type="http://schemas.openxmlformats.org/officeDocument/2006/relationships/image" Target="media/image101.wmf"/><Relationship Id="rId228" Type="http://schemas.openxmlformats.org/officeDocument/2006/relationships/oleObject" Target="embeddings/oleObject99.bin"/><Relationship Id="rId229" Type="http://schemas.openxmlformats.org/officeDocument/2006/relationships/image" Target="media/image102.wmf"/><Relationship Id="rId1870" Type="http://schemas.openxmlformats.org/officeDocument/2006/relationships/oleObject" Target="embeddings/oleObject918.bin"/><Relationship Id="rId1871" Type="http://schemas.openxmlformats.org/officeDocument/2006/relationships/image" Target="media/image922.wmf"/><Relationship Id="rId1872" Type="http://schemas.openxmlformats.org/officeDocument/2006/relationships/oleObject" Target="embeddings/oleObject919.bin"/><Relationship Id="rId1873" Type="http://schemas.openxmlformats.org/officeDocument/2006/relationships/image" Target="media/image923.wmf"/><Relationship Id="rId1480" Type="http://schemas.openxmlformats.org/officeDocument/2006/relationships/oleObject" Target="embeddings/oleObject723.bin"/><Relationship Id="rId1481" Type="http://schemas.openxmlformats.org/officeDocument/2006/relationships/image" Target="media/image727.wmf"/><Relationship Id="rId1482" Type="http://schemas.openxmlformats.org/officeDocument/2006/relationships/oleObject" Target="embeddings/oleObject724.bin"/><Relationship Id="rId1483" Type="http://schemas.openxmlformats.org/officeDocument/2006/relationships/image" Target="media/image728.wmf"/><Relationship Id="rId1484" Type="http://schemas.openxmlformats.org/officeDocument/2006/relationships/oleObject" Target="embeddings/oleObject725.bin"/><Relationship Id="rId1485" Type="http://schemas.openxmlformats.org/officeDocument/2006/relationships/image" Target="media/image729.wmf"/><Relationship Id="rId1486" Type="http://schemas.openxmlformats.org/officeDocument/2006/relationships/oleObject" Target="embeddings/oleObject726.bin"/><Relationship Id="rId1487" Type="http://schemas.openxmlformats.org/officeDocument/2006/relationships/image" Target="media/image730.wmf"/><Relationship Id="rId1488" Type="http://schemas.openxmlformats.org/officeDocument/2006/relationships/oleObject" Target="embeddings/oleObject727.bin"/><Relationship Id="rId1489" Type="http://schemas.openxmlformats.org/officeDocument/2006/relationships/image" Target="media/image731.wmf"/><Relationship Id="rId1090" Type="http://schemas.openxmlformats.org/officeDocument/2006/relationships/oleObject" Target="embeddings/oleObject529.bin"/><Relationship Id="rId1091" Type="http://schemas.openxmlformats.org/officeDocument/2006/relationships/image" Target="media/image533.wmf"/><Relationship Id="rId1092" Type="http://schemas.openxmlformats.org/officeDocument/2006/relationships/oleObject" Target="embeddings/oleObject530.bin"/><Relationship Id="rId1093" Type="http://schemas.openxmlformats.org/officeDocument/2006/relationships/image" Target="media/image534.wmf"/><Relationship Id="rId1094" Type="http://schemas.openxmlformats.org/officeDocument/2006/relationships/oleObject" Target="embeddings/oleObject531.bin"/><Relationship Id="rId1095" Type="http://schemas.openxmlformats.org/officeDocument/2006/relationships/image" Target="media/image535.wmf"/><Relationship Id="rId1096" Type="http://schemas.openxmlformats.org/officeDocument/2006/relationships/oleObject" Target="embeddings/oleObject532.bin"/><Relationship Id="rId1097" Type="http://schemas.openxmlformats.org/officeDocument/2006/relationships/image" Target="media/image536.wmf"/><Relationship Id="rId1098" Type="http://schemas.openxmlformats.org/officeDocument/2006/relationships/oleObject" Target="embeddings/oleObject533.bin"/><Relationship Id="rId1099" Type="http://schemas.openxmlformats.org/officeDocument/2006/relationships/image" Target="media/image537.wmf"/><Relationship Id="rId1874" Type="http://schemas.openxmlformats.org/officeDocument/2006/relationships/oleObject" Target="embeddings/oleObject920.bin"/><Relationship Id="rId1875" Type="http://schemas.openxmlformats.org/officeDocument/2006/relationships/image" Target="media/image924.wmf"/><Relationship Id="rId1876" Type="http://schemas.openxmlformats.org/officeDocument/2006/relationships/oleObject" Target="embeddings/oleObject921.bin"/><Relationship Id="rId1877" Type="http://schemas.openxmlformats.org/officeDocument/2006/relationships/image" Target="media/image925.wmf"/><Relationship Id="rId1878" Type="http://schemas.openxmlformats.org/officeDocument/2006/relationships/oleObject" Target="embeddings/oleObject922.bin"/><Relationship Id="rId1879" Type="http://schemas.openxmlformats.org/officeDocument/2006/relationships/image" Target="media/image926.wmf"/><Relationship Id="rId620" Type="http://schemas.openxmlformats.org/officeDocument/2006/relationships/image" Target="media/image298.wmf"/><Relationship Id="rId621" Type="http://schemas.openxmlformats.org/officeDocument/2006/relationships/oleObject" Target="embeddings/oleObject295.bin"/><Relationship Id="rId622" Type="http://schemas.openxmlformats.org/officeDocument/2006/relationships/image" Target="media/image299.wmf"/><Relationship Id="rId623" Type="http://schemas.openxmlformats.org/officeDocument/2006/relationships/oleObject" Target="embeddings/oleObject296.bin"/><Relationship Id="rId624" Type="http://schemas.openxmlformats.org/officeDocument/2006/relationships/image" Target="media/image300.wmf"/><Relationship Id="rId625" Type="http://schemas.openxmlformats.org/officeDocument/2006/relationships/oleObject" Target="embeddings/oleObject297.bin"/><Relationship Id="rId626" Type="http://schemas.openxmlformats.org/officeDocument/2006/relationships/image" Target="media/image301.wmf"/><Relationship Id="rId627" Type="http://schemas.openxmlformats.org/officeDocument/2006/relationships/oleObject" Target="embeddings/oleObject298.bin"/><Relationship Id="rId628" Type="http://schemas.openxmlformats.org/officeDocument/2006/relationships/image" Target="media/image302.wmf"/><Relationship Id="rId629" Type="http://schemas.openxmlformats.org/officeDocument/2006/relationships/oleObject" Target="embeddings/oleObject299.bin"/><Relationship Id="rId230" Type="http://schemas.openxmlformats.org/officeDocument/2006/relationships/oleObject" Target="embeddings/oleObject100.bin"/><Relationship Id="rId231" Type="http://schemas.openxmlformats.org/officeDocument/2006/relationships/image" Target="media/image103.wmf"/><Relationship Id="rId232" Type="http://schemas.openxmlformats.org/officeDocument/2006/relationships/oleObject" Target="embeddings/oleObject101.bin"/><Relationship Id="rId233" Type="http://schemas.openxmlformats.org/officeDocument/2006/relationships/image" Target="media/image104.wmf"/><Relationship Id="rId234" Type="http://schemas.openxmlformats.org/officeDocument/2006/relationships/oleObject" Target="embeddings/oleObject102.bin"/><Relationship Id="rId235" Type="http://schemas.openxmlformats.org/officeDocument/2006/relationships/image" Target="media/image105.wmf"/><Relationship Id="rId236" Type="http://schemas.openxmlformats.org/officeDocument/2006/relationships/oleObject" Target="embeddings/oleObject103.bin"/><Relationship Id="rId237" Type="http://schemas.openxmlformats.org/officeDocument/2006/relationships/image" Target="media/image106.wmf"/><Relationship Id="rId238" Type="http://schemas.openxmlformats.org/officeDocument/2006/relationships/oleObject" Target="embeddings/oleObject104.bin"/><Relationship Id="rId239" Type="http://schemas.openxmlformats.org/officeDocument/2006/relationships/image" Target="media/image107.wmf"/><Relationship Id="rId1880" Type="http://schemas.openxmlformats.org/officeDocument/2006/relationships/oleObject" Target="embeddings/oleObject923.bin"/><Relationship Id="rId1881" Type="http://schemas.openxmlformats.org/officeDocument/2006/relationships/image" Target="media/image927.wmf"/><Relationship Id="rId1882" Type="http://schemas.openxmlformats.org/officeDocument/2006/relationships/oleObject" Target="embeddings/oleObject924.bin"/><Relationship Id="rId1883" Type="http://schemas.openxmlformats.org/officeDocument/2006/relationships/image" Target="media/image928.wmf"/><Relationship Id="rId1490" Type="http://schemas.openxmlformats.org/officeDocument/2006/relationships/oleObject" Target="embeddings/oleObject728.bin"/><Relationship Id="rId1491" Type="http://schemas.openxmlformats.org/officeDocument/2006/relationships/image" Target="media/image732.wmf"/><Relationship Id="rId1492" Type="http://schemas.openxmlformats.org/officeDocument/2006/relationships/oleObject" Target="embeddings/oleObject729.bin"/><Relationship Id="rId1493" Type="http://schemas.openxmlformats.org/officeDocument/2006/relationships/image" Target="media/image733.wmf"/><Relationship Id="rId1494" Type="http://schemas.openxmlformats.org/officeDocument/2006/relationships/oleObject" Target="embeddings/oleObject730.bin"/><Relationship Id="rId1495" Type="http://schemas.openxmlformats.org/officeDocument/2006/relationships/image" Target="media/image734.wmf"/><Relationship Id="rId1496" Type="http://schemas.openxmlformats.org/officeDocument/2006/relationships/oleObject" Target="embeddings/oleObject731.bin"/><Relationship Id="rId1497" Type="http://schemas.openxmlformats.org/officeDocument/2006/relationships/image" Target="media/image735.wmf"/><Relationship Id="rId1498" Type="http://schemas.openxmlformats.org/officeDocument/2006/relationships/oleObject" Target="embeddings/oleObject732.bin"/><Relationship Id="rId1499" Type="http://schemas.openxmlformats.org/officeDocument/2006/relationships/image" Target="media/image736.wmf"/><Relationship Id="rId1884" Type="http://schemas.openxmlformats.org/officeDocument/2006/relationships/oleObject" Target="embeddings/oleObject925.bin"/><Relationship Id="rId1885" Type="http://schemas.openxmlformats.org/officeDocument/2006/relationships/image" Target="media/image929.wmf"/><Relationship Id="rId1886" Type="http://schemas.openxmlformats.org/officeDocument/2006/relationships/oleObject" Target="embeddings/oleObject926.bin"/><Relationship Id="rId1887" Type="http://schemas.openxmlformats.org/officeDocument/2006/relationships/image" Target="media/image930.wmf"/><Relationship Id="rId1888" Type="http://schemas.openxmlformats.org/officeDocument/2006/relationships/oleObject" Target="embeddings/oleObject927.bin"/><Relationship Id="rId1889" Type="http://schemas.openxmlformats.org/officeDocument/2006/relationships/image" Target="media/image931.wmf"/><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image" Target="media/image303.wmf"/><Relationship Id="rId631" Type="http://schemas.openxmlformats.org/officeDocument/2006/relationships/oleObject" Target="embeddings/oleObject300.bin"/><Relationship Id="rId632" Type="http://schemas.openxmlformats.org/officeDocument/2006/relationships/image" Target="media/image304.wmf"/><Relationship Id="rId633" Type="http://schemas.openxmlformats.org/officeDocument/2006/relationships/oleObject" Target="embeddings/oleObject301.bin"/><Relationship Id="rId634" Type="http://schemas.openxmlformats.org/officeDocument/2006/relationships/image" Target="media/image305.wmf"/><Relationship Id="rId635" Type="http://schemas.openxmlformats.org/officeDocument/2006/relationships/oleObject" Target="embeddings/oleObject302.bin"/><Relationship Id="rId636" Type="http://schemas.openxmlformats.org/officeDocument/2006/relationships/image" Target="media/image306.wmf"/><Relationship Id="rId637" Type="http://schemas.openxmlformats.org/officeDocument/2006/relationships/oleObject" Target="embeddings/oleObject303.bin"/><Relationship Id="rId638" Type="http://schemas.openxmlformats.org/officeDocument/2006/relationships/image" Target="media/image307.wmf"/><Relationship Id="rId639" Type="http://schemas.openxmlformats.org/officeDocument/2006/relationships/oleObject" Target="embeddings/oleObject304.bin"/><Relationship Id="rId240" Type="http://schemas.openxmlformats.org/officeDocument/2006/relationships/oleObject" Target="embeddings/oleObject105.bin"/><Relationship Id="rId241" Type="http://schemas.openxmlformats.org/officeDocument/2006/relationships/image" Target="media/image108.wmf"/><Relationship Id="rId242" Type="http://schemas.openxmlformats.org/officeDocument/2006/relationships/oleObject" Target="embeddings/oleObject106.bin"/><Relationship Id="rId243" Type="http://schemas.openxmlformats.org/officeDocument/2006/relationships/image" Target="media/image109.wmf"/><Relationship Id="rId244" Type="http://schemas.openxmlformats.org/officeDocument/2006/relationships/oleObject" Target="embeddings/oleObject107.bin"/><Relationship Id="rId245" Type="http://schemas.openxmlformats.org/officeDocument/2006/relationships/image" Target="media/image110.wmf"/><Relationship Id="rId246" Type="http://schemas.openxmlformats.org/officeDocument/2006/relationships/oleObject" Target="embeddings/oleObject108.bin"/><Relationship Id="rId247" Type="http://schemas.openxmlformats.org/officeDocument/2006/relationships/image" Target="media/image111.wmf"/><Relationship Id="rId248" Type="http://schemas.openxmlformats.org/officeDocument/2006/relationships/oleObject" Target="embeddings/oleObject109.bin"/><Relationship Id="rId249" Type="http://schemas.openxmlformats.org/officeDocument/2006/relationships/image" Target="media/image112.wmf"/><Relationship Id="rId1890" Type="http://schemas.openxmlformats.org/officeDocument/2006/relationships/oleObject" Target="embeddings/oleObject928.bin"/><Relationship Id="rId1891" Type="http://schemas.openxmlformats.org/officeDocument/2006/relationships/image" Target="media/image932.wmf"/><Relationship Id="rId1892" Type="http://schemas.openxmlformats.org/officeDocument/2006/relationships/oleObject" Target="embeddings/oleObject929.bin"/><Relationship Id="rId1893" Type="http://schemas.openxmlformats.org/officeDocument/2006/relationships/image" Target="media/image933.wmf"/><Relationship Id="rId1894" Type="http://schemas.openxmlformats.org/officeDocument/2006/relationships/oleObject" Target="embeddings/oleObject930.bin"/><Relationship Id="rId1895" Type="http://schemas.openxmlformats.org/officeDocument/2006/relationships/image" Target="media/image934.wmf"/><Relationship Id="rId1896" Type="http://schemas.openxmlformats.org/officeDocument/2006/relationships/oleObject" Target="embeddings/oleObject931.bin"/><Relationship Id="rId1897" Type="http://schemas.openxmlformats.org/officeDocument/2006/relationships/image" Target="media/image935.wmf"/><Relationship Id="rId1898" Type="http://schemas.openxmlformats.org/officeDocument/2006/relationships/oleObject" Target="embeddings/oleObject932.bin"/><Relationship Id="rId1899" Type="http://schemas.openxmlformats.org/officeDocument/2006/relationships/image" Target="media/image936.wmf"/><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hyperlink" Target="http://mrl.sci.utah.edu/software/postview" TargetMode="External"/><Relationship Id="rId28" Type="http://schemas.openxmlformats.org/officeDocument/2006/relationships/image" Target="media/image3.wmf"/><Relationship Id="rId29" Type="http://schemas.openxmlformats.org/officeDocument/2006/relationships/oleObject" Target="embeddings/oleObject1.bin"/><Relationship Id="rId1100" Type="http://schemas.openxmlformats.org/officeDocument/2006/relationships/oleObject" Target="embeddings/oleObject534.bin"/><Relationship Id="rId1101" Type="http://schemas.openxmlformats.org/officeDocument/2006/relationships/image" Target="media/image538.wmf"/><Relationship Id="rId1102" Type="http://schemas.openxmlformats.org/officeDocument/2006/relationships/oleObject" Target="embeddings/oleObject535.bin"/><Relationship Id="rId1103" Type="http://schemas.openxmlformats.org/officeDocument/2006/relationships/image" Target="media/image539.wmf"/><Relationship Id="rId1104" Type="http://schemas.openxmlformats.org/officeDocument/2006/relationships/oleObject" Target="embeddings/oleObject536.bin"/><Relationship Id="rId1105" Type="http://schemas.openxmlformats.org/officeDocument/2006/relationships/image" Target="media/image540.wmf"/><Relationship Id="rId1106" Type="http://schemas.openxmlformats.org/officeDocument/2006/relationships/oleObject" Target="embeddings/oleObject537.bin"/><Relationship Id="rId1107" Type="http://schemas.openxmlformats.org/officeDocument/2006/relationships/image" Target="media/image541.wmf"/><Relationship Id="rId1108" Type="http://schemas.openxmlformats.org/officeDocument/2006/relationships/oleObject" Target="embeddings/oleObject538.bin"/><Relationship Id="rId1109" Type="http://schemas.openxmlformats.org/officeDocument/2006/relationships/image" Target="media/image542.wmf"/><Relationship Id="rId640" Type="http://schemas.openxmlformats.org/officeDocument/2006/relationships/image" Target="media/image308.wmf"/><Relationship Id="rId641" Type="http://schemas.openxmlformats.org/officeDocument/2006/relationships/oleObject" Target="embeddings/oleObject305.bin"/><Relationship Id="rId642" Type="http://schemas.openxmlformats.org/officeDocument/2006/relationships/image" Target="media/image309.wmf"/><Relationship Id="rId643" Type="http://schemas.openxmlformats.org/officeDocument/2006/relationships/oleObject" Target="embeddings/oleObject306.bin"/><Relationship Id="rId644" Type="http://schemas.openxmlformats.org/officeDocument/2006/relationships/image" Target="media/image310.wmf"/><Relationship Id="rId645" Type="http://schemas.openxmlformats.org/officeDocument/2006/relationships/oleObject" Target="embeddings/oleObject307.bin"/><Relationship Id="rId646" Type="http://schemas.openxmlformats.org/officeDocument/2006/relationships/image" Target="media/image311.wmf"/><Relationship Id="rId647" Type="http://schemas.openxmlformats.org/officeDocument/2006/relationships/oleObject" Target="embeddings/oleObject308.bin"/><Relationship Id="rId648" Type="http://schemas.openxmlformats.org/officeDocument/2006/relationships/image" Target="media/image312.wmf"/><Relationship Id="rId649" Type="http://schemas.openxmlformats.org/officeDocument/2006/relationships/oleObject" Target="embeddings/oleObject309.bin"/><Relationship Id="rId250" Type="http://schemas.openxmlformats.org/officeDocument/2006/relationships/oleObject" Target="embeddings/oleObject110.bin"/><Relationship Id="rId251" Type="http://schemas.openxmlformats.org/officeDocument/2006/relationships/image" Target="media/image113.wmf"/><Relationship Id="rId252" Type="http://schemas.openxmlformats.org/officeDocument/2006/relationships/oleObject" Target="embeddings/oleObject111.bin"/><Relationship Id="rId253" Type="http://schemas.openxmlformats.org/officeDocument/2006/relationships/image" Target="media/image114.wmf"/><Relationship Id="rId254" Type="http://schemas.openxmlformats.org/officeDocument/2006/relationships/oleObject" Target="embeddings/oleObject112.bin"/><Relationship Id="rId255" Type="http://schemas.openxmlformats.org/officeDocument/2006/relationships/image" Target="media/image115.wmf"/><Relationship Id="rId256" Type="http://schemas.openxmlformats.org/officeDocument/2006/relationships/oleObject" Target="embeddings/oleObject113.bin"/><Relationship Id="rId257" Type="http://schemas.openxmlformats.org/officeDocument/2006/relationships/image" Target="media/image116.wmf"/><Relationship Id="rId258" Type="http://schemas.openxmlformats.org/officeDocument/2006/relationships/oleObject" Target="embeddings/oleObject114.bin"/><Relationship Id="rId259" Type="http://schemas.openxmlformats.org/officeDocument/2006/relationships/image" Target="media/image117.wmf"/><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hyperlink" Target="http://mrl.sci.utah.edu/software/febio" TargetMode="External"/><Relationship Id="rId35" Type="http://schemas.openxmlformats.org/officeDocument/2006/relationships/image" Target="media/image6.wmf"/><Relationship Id="rId36" Type="http://schemas.openxmlformats.org/officeDocument/2006/relationships/oleObject" Target="embeddings/oleObject4.bin"/><Relationship Id="rId37" Type="http://schemas.openxmlformats.org/officeDocument/2006/relationships/image" Target="media/image7.wmf"/><Relationship Id="rId38" Type="http://schemas.openxmlformats.org/officeDocument/2006/relationships/oleObject" Target="embeddings/oleObject5.bin"/><Relationship Id="rId39" Type="http://schemas.openxmlformats.org/officeDocument/2006/relationships/image" Target="media/image8.wmf"/><Relationship Id="rId1500" Type="http://schemas.openxmlformats.org/officeDocument/2006/relationships/oleObject" Target="embeddings/oleObject733.bin"/><Relationship Id="rId1501" Type="http://schemas.openxmlformats.org/officeDocument/2006/relationships/image" Target="media/image737.wmf"/><Relationship Id="rId1502" Type="http://schemas.openxmlformats.org/officeDocument/2006/relationships/oleObject" Target="embeddings/oleObject734.bin"/><Relationship Id="rId1503" Type="http://schemas.openxmlformats.org/officeDocument/2006/relationships/image" Target="media/image738.wmf"/><Relationship Id="rId1110" Type="http://schemas.openxmlformats.org/officeDocument/2006/relationships/oleObject" Target="embeddings/oleObject539.bin"/><Relationship Id="rId1111" Type="http://schemas.openxmlformats.org/officeDocument/2006/relationships/image" Target="media/image543.wmf"/><Relationship Id="rId1112" Type="http://schemas.openxmlformats.org/officeDocument/2006/relationships/oleObject" Target="embeddings/oleObject540.bin"/><Relationship Id="rId1113" Type="http://schemas.openxmlformats.org/officeDocument/2006/relationships/image" Target="media/image544.wmf"/><Relationship Id="rId1114" Type="http://schemas.openxmlformats.org/officeDocument/2006/relationships/oleObject" Target="embeddings/oleObject541.bin"/><Relationship Id="rId1115" Type="http://schemas.openxmlformats.org/officeDocument/2006/relationships/hyperlink" Target="http://mrl.sci.utah.edu/software/febio" TargetMode="External"/><Relationship Id="rId1116" Type="http://schemas.openxmlformats.org/officeDocument/2006/relationships/image" Target="media/image545.wmf"/><Relationship Id="rId1117" Type="http://schemas.openxmlformats.org/officeDocument/2006/relationships/oleObject" Target="embeddings/oleObject542.bin"/><Relationship Id="rId1118" Type="http://schemas.openxmlformats.org/officeDocument/2006/relationships/image" Target="media/image546.wmf"/><Relationship Id="rId1119" Type="http://schemas.openxmlformats.org/officeDocument/2006/relationships/oleObject" Target="embeddings/oleObject543.bin"/><Relationship Id="rId650" Type="http://schemas.openxmlformats.org/officeDocument/2006/relationships/image" Target="media/image313.wmf"/><Relationship Id="rId651" Type="http://schemas.openxmlformats.org/officeDocument/2006/relationships/oleObject" Target="embeddings/oleObject310.bin"/><Relationship Id="rId652" Type="http://schemas.openxmlformats.org/officeDocument/2006/relationships/image" Target="media/image314.wmf"/><Relationship Id="rId653" Type="http://schemas.openxmlformats.org/officeDocument/2006/relationships/oleObject" Target="embeddings/oleObject311.bin"/><Relationship Id="rId654" Type="http://schemas.openxmlformats.org/officeDocument/2006/relationships/image" Target="media/image315.wmf"/><Relationship Id="rId655" Type="http://schemas.openxmlformats.org/officeDocument/2006/relationships/oleObject" Target="embeddings/oleObject312.bin"/><Relationship Id="rId656" Type="http://schemas.openxmlformats.org/officeDocument/2006/relationships/image" Target="media/image316.wmf"/><Relationship Id="rId657" Type="http://schemas.openxmlformats.org/officeDocument/2006/relationships/oleObject" Target="embeddings/oleObject313.bin"/><Relationship Id="rId658" Type="http://schemas.openxmlformats.org/officeDocument/2006/relationships/image" Target="media/image317.wmf"/><Relationship Id="rId659" Type="http://schemas.openxmlformats.org/officeDocument/2006/relationships/oleObject" Target="embeddings/oleObject314.bin"/><Relationship Id="rId1504" Type="http://schemas.openxmlformats.org/officeDocument/2006/relationships/oleObject" Target="embeddings/oleObject735.bin"/><Relationship Id="rId1505" Type="http://schemas.openxmlformats.org/officeDocument/2006/relationships/image" Target="media/image739.wmf"/><Relationship Id="rId1506" Type="http://schemas.openxmlformats.org/officeDocument/2006/relationships/oleObject" Target="embeddings/oleObject736.bin"/><Relationship Id="rId1507" Type="http://schemas.openxmlformats.org/officeDocument/2006/relationships/image" Target="media/image740.wmf"/><Relationship Id="rId1508" Type="http://schemas.openxmlformats.org/officeDocument/2006/relationships/oleObject" Target="embeddings/oleObject737.bin"/><Relationship Id="rId1509" Type="http://schemas.openxmlformats.org/officeDocument/2006/relationships/image" Target="media/image741.wmf"/><Relationship Id="rId260" Type="http://schemas.openxmlformats.org/officeDocument/2006/relationships/oleObject" Target="embeddings/oleObject115.bin"/><Relationship Id="rId261" Type="http://schemas.openxmlformats.org/officeDocument/2006/relationships/image" Target="media/image118.wmf"/><Relationship Id="rId262" Type="http://schemas.openxmlformats.org/officeDocument/2006/relationships/oleObject" Target="embeddings/oleObject116.bin"/><Relationship Id="rId263" Type="http://schemas.openxmlformats.org/officeDocument/2006/relationships/image" Target="media/image119.wmf"/><Relationship Id="rId264" Type="http://schemas.openxmlformats.org/officeDocument/2006/relationships/oleObject" Target="embeddings/oleObject117.bin"/><Relationship Id="rId265" Type="http://schemas.openxmlformats.org/officeDocument/2006/relationships/image" Target="media/image120.wmf"/><Relationship Id="rId266" Type="http://schemas.openxmlformats.org/officeDocument/2006/relationships/oleObject" Target="embeddings/oleObject118.bin"/><Relationship Id="rId267" Type="http://schemas.openxmlformats.org/officeDocument/2006/relationships/image" Target="media/image121.wmf"/><Relationship Id="rId268" Type="http://schemas.openxmlformats.org/officeDocument/2006/relationships/oleObject" Target="embeddings/oleObject119.bin"/><Relationship Id="rId269" Type="http://schemas.openxmlformats.org/officeDocument/2006/relationships/image" Target="media/image122.wmf"/><Relationship Id="rId40" Type="http://schemas.openxmlformats.org/officeDocument/2006/relationships/oleObject" Target="embeddings/oleObject6.bin"/><Relationship Id="rId41" Type="http://schemas.openxmlformats.org/officeDocument/2006/relationships/image" Target="media/image9.wmf"/><Relationship Id="rId42" Type="http://schemas.openxmlformats.org/officeDocument/2006/relationships/oleObject" Target="embeddings/oleObject7.bin"/><Relationship Id="rId43" Type="http://schemas.openxmlformats.org/officeDocument/2006/relationships/image" Target="media/image10.wmf"/><Relationship Id="rId44" Type="http://schemas.openxmlformats.org/officeDocument/2006/relationships/oleObject" Target="embeddings/oleObject8.bin"/><Relationship Id="rId45" Type="http://schemas.openxmlformats.org/officeDocument/2006/relationships/image" Target="media/image11.wmf"/><Relationship Id="rId46" Type="http://schemas.openxmlformats.org/officeDocument/2006/relationships/oleObject" Target="embeddings/oleObject9.bin"/><Relationship Id="rId47" Type="http://schemas.openxmlformats.org/officeDocument/2006/relationships/image" Target="media/image12.wmf"/><Relationship Id="rId48" Type="http://schemas.openxmlformats.org/officeDocument/2006/relationships/oleObject" Target="embeddings/oleObject10.bin"/><Relationship Id="rId49" Type="http://schemas.openxmlformats.org/officeDocument/2006/relationships/image" Target="media/image13.wmf"/><Relationship Id="rId1900" Type="http://schemas.openxmlformats.org/officeDocument/2006/relationships/oleObject" Target="embeddings/oleObject933.bin"/><Relationship Id="rId1901" Type="http://schemas.openxmlformats.org/officeDocument/2006/relationships/image" Target="media/image937.wmf"/><Relationship Id="rId1902" Type="http://schemas.openxmlformats.org/officeDocument/2006/relationships/oleObject" Target="embeddings/oleObject934.bin"/><Relationship Id="rId1903" Type="http://schemas.openxmlformats.org/officeDocument/2006/relationships/image" Target="media/image938.wmf"/><Relationship Id="rId1510" Type="http://schemas.openxmlformats.org/officeDocument/2006/relationships/oleObject" Target="embeddings/oleObject738.bin"/><Relationship Id="rId1511" Type="http://schemas.openxmlformats.org/officeDocument/2006/relationships/image" Target="media/image742.wmf"/><Relationship Id="rId1512" Type="http://schemas.openxmlformats.org/officeDocument/2006/relationships/oleObject" Target="embeddings/oleObject739.bin"/><Relationship Id="rId1513" Type="http://schemas.openxmlformats.org/officeDocument/2006/relationships/image" Target="media/image743.wmf"/><Relationship Id="rId1120" Type="http://schemas.openxmlformats.org/officeDocument/2006/relationships/image" Target="media/image547.wmf"/><Relationship Id="rId1121" Type="http://schemas.openxmlformats.org/officeDocument/2006/relationships/oleObject" Target="embeddings/oleObject544.bin"/><Relationship Id="rId1122" Type="http://schemas.openxmlformats.org/officeDocument/2006/relationships/image" Target="media/image548.wmf"/><Relationship Id="rId1123" Type="http://schemas.openxmlformats.org/officeDocument/2006/relationships/oleObject" Target="embeddings/oleObject545.bin"/><Relationship Id="rId1124" Type="http://schemas.openxmlformats.org/officeDocument/2006/relationships/image" Target="media/image549.wmf"/><Relationship Id="rId1125" Type="http://schemas.openxmlformats.org/officeDocument/2006/relationships/oleObject" Target="embeddings/oleObject546.bin"/><Relationship Id="rId1126" Type="http://schemas.openxmlformats.org/officeDocument/2006/relationships/image" Target="media/image550.wmf"/><Relationship Id="rId1127" Type="http://schemas.openxmlformats.org/officeDocument/2006/relationships/oleObject" Target="embeddings/oleObject547.bin"/><Relationship Id="rId1128" Type="http://schemas.openxmlformats.org/officeDocument/2006/relationships/image" Target="media/image551.wmf"/><Relationship Id="rId1129" Type="http://schemas.openxmlformats.org/officeDocument/2006/relationships/oleObject" Target="embeddings/oleObject548.bin"/><Relationship Id="rId660" Type="http://schemas.openxmlformats.org/officeDocument/2006/relationships/image" Target="media/image318.wmf"/><Relationship Id="rId661" Type="http://schemas.openxmlformats.org/officeDocument/2006/relationships/oleObject" Target="embeddings/oleObject315.bin"/><Relationship Id="rId662" Type="http://schemas.openxmlformats.org/officeDocument/2006/relationships/image" Target="media/image319.wmf"/><Relationship Id="rId663" Type="http://schemas.openxmlformats.org/officeDocument/2006/relationships/oleObject" Target="embeddings/oleObject316.bin"/><Relationship Id="rId664" Type="http://schemas.openxmlformats.org/officeDocument/2006/relationships/image" Target="media/image320.wmf"/><Relationship Id="rId665" Type="http://schemas.openxmlformats.org/officeDocument/2006/relationships/oleObject" Target="embeddings/oleObject317.bin"/><Relationship Id="rId666" Type="http://schemas.openxmlformats.org/officeDocument/2006/relationships/image" Target="media/image321.wmf"/><Relationship Id="rId667" Type="http://schemas.openxmlformats.org/officeDocument/2006/relationships/oleObject" Target="embeddings/oleObject318.bin"/><Relationship Id="rId668" Type="http://schemas.openxmlformats.org/officeDocument/2006/relationships/image" Target="media/image322.wmf"/><Relationship Id="rId669" Type="http://schemas.openxmlformats.org/officeDocument/2006/relationships/oleObject" Target="embeddings/oleObject319.bin"/><Relationship Id="rId1514" Type="http://schemas.openxmlformats.org/officeDocument/2006/relationships/oleObject" Target="embeddings/oleObject740.bin"/><Relationship Id="rId1515" Type="http://schemas.openxmlformats.org/officeDocument/2006/relationships/image" Target="media/image744.wmf"/><Relationship Id="rId1516" Type="http://schemas.openxmlformats.org/officeDocument/2006/relationships/oleObject" Target="embeddings/oleObject741.bin"/><Relationship Id="rId1517" Type="http://schemas.openxmlformats.org/officeDocument/2006/relationships/image" Target="media/image745.wmf"/><Relationship Id="rId1518" Type="http://schemas.openxmlformats.org/officeDocument/2006/relationships/oleObject" Target="embeddings/oleObject742.bin"/><Relationship Id="rId1519" Type="http://schemas.openxmlformats.org/officeDocument/2006/relationships/image" Target="media/image746.wmf"/><Relationship Id="rId270" Type="http://schemas.openxmlformats.org/officeDocument/2006/relationships/oleObject" Target="embeddings/oleObject120.bin"/><Relationship Id="rId271" Type="http://schemas.openxmlformats.org/officeDocument/2006/relationships/image" Target="media/image123.wmf"/><Relationship Id="rId272" Type="http://schemas.openxmlformats.org/officeDocument/2006/relationships/oleObject" Target="embeddings/oleObject121.bin"/><Relationship Id="rId273" Type="http://schemas.openxmlformats.org/officeDocument/2006/relationships/image" Target="media/image124.wmf"/><Relationship Id="rId274" Type="http://schemas.openxmlformats.org/officeDocument/2006/relationships/oleObject" Target="embeddings/oleObject122.bin"/><Relationship Id="rId275" Type="http://schemas.openxmlformats.org/officeDocument/2006/relationships/image" Target="media/image125.wmf"/><Relationship Id="rId276" Type="http://schemas.openxmlformats.org/officeDocument/2006/relationships/oleObject" Target="embeddings/oleObject123.bin"/><Relationship Id="rId277" Type="http://schemas.openxmlformats.org/officeDocument/2006/relationships/image" Target="media/image126.wmf"/><Relationship Id="rId278" Type="http://schemas.openxmlformats.org/officeDocument/2006/relationships/oleObject" Target="embeddings/oleObject124.bin"/><Relationship Id="rId279" Type="http://schemas.openxmlformats.org/officeDocument/2006/relationships/image" Target="media/image127.wmf"/><Relationship Id="rId1904" Type="http://schemas.openxmlformats.org/officeDocument/2006/relationships/oleObject" Target="embeddings/oleObject935.bin"/><Relationship Id="rId1905" Type="http://schemas.openxmlformats.org/officeDocument/2006/relationships/image" Target="media/image939.wmf"/><Relationship Id="rId1906" Type="http://schemas.openxmlformats.org/officeDocument/2006/relationships/oleObject" Target="embeddings/oleObject936.bin"/><Relationship Id="rId1907" Type="http://schemas.openxmlformats.org/officeDocument/2006/relationships/image" Target="media/image940.wmf"/><Relationship Id="rId1908" Type="http://schemas.openxmlformats.org/officeDocument/2006/relationships/oleObject" Target="embeddings/oleObject937.bin"/><Relationship Id="rId1909" Type="http://schemas.openxmlformats.org/officeDocument/2006/relationships/image" Target="media/image941.wmf"/><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oleObject" Target="embeddings/oleObject938.bin"/><Relationship Id="rId1911" Type="http://schemas.openxmlformats.org/officeDocument/2006/relationships/image" Target="media/image942.wmf"/><Relationship Id="rId1912" Type="http://schemas.openxmlformats.org/officeDocument/2006/relationships/oleObject" Target="embeddings/oleObject939.bin"/><Relationship Id="rId1913" Type="http://schemas.openxmlformats.org/officeDocument/2006/relationships/image" Target="media/image943.wmf"/><Relationship Id="rId1520" Type="http://schemas.openxmlformats.org/officeDocument/2006/relationships/oleObject" Target="embeddings/oleObject743.bin"/><Relationship Id="rId1521" Type="http://schemas.openxmlformats.org/officeDocument/2006/relationships/image" Target="media/image747.wmf"/><Relationship Id="rId1522" Type="http://schemas.openxmlformats.org/officeDocument/2006/relationships/oleObject" Target="embeddings/oleObject744.bin"/><Relationship Id="rId1523" Type="http://schemas.openxmlformats.org/officeDocument/2006/relationships/image" Target="media/image748.wmf"/><Relationship Id="rId1130" Type="http://schemas.openxmlformats.org/officeDocument/2006/relationships/image" Target="media/image552.wmf"/><Relationship Id="rId1131" Type="http://schemas.openxmlformats.org/officeDocument/2006/relationships/oleObject" Target="embeddings/oleObject549.bin"/><Relationship Id="rId1132" Type="http://schemas.openxmlformats.org/officeDocument/2006/relationships/image" Target="media/image553.wmf"/><Relationship Id="rId1133" Type="http://schemas.openxmlformats.org/officeDocument/2006/relationships/oleObject" Target="embeddings/oleObject550.bin"/><Relationship Id="rId1134" Type="http://schemas.openxmlformats.org/officeDocument/2006/relationships/image" Target="media/image554.wmf"/><Relationship Id="rId1135" Type="http://schemas.openxmlformats.org/officeDocument/2006/relationships/oleObject" Target="embeddings/oleObject551.bin"/><Relationship Id="rId1136" Type="http://schemas.openxmlformats.org/officeDocument/2006/relationships/image" Target="media/image555.wmf"/><Relationship Id="rId1137" Type="http://schemas.openxmlformats.org/officeDocument/2006/relationships/oleObject" Target="embeddings/oleObject552.bin"/><Relationship Id="rId1138" Type="http://schemas.openxmlformats.org/officeDocument/2006/relationships/image" Target="media/image556.wmf"/><Relationship Id="rId1139" Type="http://schemas.openxmlformats.org/officeDocument/2006/relationships/oleObject" Target="embeddings/oleObject553.bin"/><Relationship Id="rId670" Type="http://schemas.openxmlformats.org/officeDocument/2006/relationships/image" Target="media/image323.wmf"/><Relationship Id="rId671" Type="http://schemas.openxmlformats.org/officeDocument/2006/relationships/oleObject" Target="embeddings/oleObject320.bin"/><Relationship Id="rId280" Type="http://schemas.openxmlformats.org/officeDocument/2006/relationships/oleObject" Target="embeddings/oleObject125.bin"/><Relationship Id="rId281" Type="http://schemas.openxmlformats.org/officeDocument/2006/relationships/image" Target="media/image128.wmf"/><Relationship Id="rId282" Type="http://schemas.openxmlformats.org/officeDocument/2006/relationships/oleObject" Target="embeddings/oleObject126.bin"/><Relationship Id="rId283" Type="http://schemas.openxmlformats.org/officeDocument/2006/relationships/image" Target="media/image129.wmf"/><Relationship Id="rId284" Type="http://schemas.openxmlformats.org/officeDocument/2006/relationships/oleObject" Target="embeddings/oleObject127.bin"/><Relationship Id="rId285" Type="http://schemas.openxmlformats.org/officeDocument/2006/relationships/image" Target="media/image130.wmf"/><Relationship Id="rId286" Type="http://schemas.openxmlformats.org/officeDocument/2006/relationships/oleObject" Target="embeddings/oleObject128.bin"/><Relationship Id="rId287" Type="http://schemas.openxmlformats.org/officeDocument/2006/relationships/image" Target="media/image131.wmf"/><Relationship Id="rId288" Type="http://schemas.openxmlformats.org/officeDocument/2006/relationships/oleObject" Target="embeddings/oleObject129.bin"/><Relationship Id="rId289" Type="http://schemas.openxmlformats.org/officeDocument/2006/relationships/image" Target="media/image132.wmf"/><Relationship Id="rId672" Type="http://schemas.openxmlformats.org/officeDocument/2006/relationships/image" Target="media/image324.wmf"/><Relationship Id="rId673" Type="http://schemas.openxmlformats.org/officeDocument/2006/relationships/oleObject" Target="embeddings/oleObject321.bin"/><Relationship Id="rId674" Type="http://schemas.openxmlformats.org/officeDocument/2006/relationships/image" Target="media/image325.wmf"/><Relationship Id="rId675" Type="http://schemas.openxmlformats.org/officeDocument/2006/relationships/oleObject" Target="embeddings/oleObject322.bin"/><Relationship Id="rId676" Type="http://schemas.openxmlformats.org/officeDocument/2006/relationships/image" Target="media/image326.wmf"/><Relationship Id="rId677" Type="http://schemas.openxmlformats.org/officeDocument/2006/relationships/oleObject" Target="embeddings/oleObject323.bin"/><Relationship Id="rId678" Type="http://schemas.openxmlformats.org/officeDocument/2006/relationships/image" Target="media/image327.wmf"/><Relationship Id="rId679" Type="http://schemas.openxmlformats.org/officeDocument/2006/relationships/oleObject" Target="embeddings/oleObject324.bin"/><Relationship Id="rId1524" Type="http://schemas.openxmlformats.org/officeDocument/2006/relationships/oleObject" Target="embeddings/oleObject745.bin"/><Relationship Id="rId1525" Type="http://schemas.openxmlformats.org/officeDocument/2006/relationships/image" Target="media/image749.wmf"/><Relationship Id="rId1526" Type="http://schemas.openxmlformats.org/officeDocument/2006/relationships/oleObject" Target="embeddings/oleObject746.bin"/><Relationship Id="rId1527" Type="http://schemas.openxmlformats.org/officeDocument/2006/relationships/image" Target="media/image750.wmf"/><Relationship Id="rId1528" Type="http://schemas.openxmlformats.org/officeDocument/2006/relationships/oleObject" Target="embeddings/oleObject747.bin"/><Relationship Id="rId1529" Type="http://schemas.openxmlformats.org/officeDocument/2006/relationships/image" Target="media/image751.wmf"/><Relationship Id="rId1914" Type="http://schemas.openxmlformats.org/officeDocument/2006/relationships/oleObject" Target="embeddings/oleObject940.bin"/><Relationship Id="rId1915" Type="http://schemas.openxmlformats.org/officeDocument/2006/relationships/image" Target="media/image944.wmf"/><Relationship Id="rId1916" Type="http://schemas.openxmlformats.org/officeDocument/2006/relationships/oleObject" Target="embeddings/oleObject941.bin"/><Relationship Id="rId1917" Type="http://schemas.openxmlformats.org/officeDocument/2006/relationships/image" Target="media/image945.wmf"/><Relationship Id="rId1918" Type="http://schemas.openxmlformats.org/officeDocument/2006/relationships/oleObject" Target="embeddings/oleObject942.bin"/><Relationship Id="rId1919" Type="http://schemas.openxmlformats.org/officeDocument/2006/relationships/image" Target="media/image946.wmf"/><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oleObject" Target="embeddings/oleObject943.bin"/><Relationship Id="rId1921" Type="http://schemas.openxmlformats.org/officeDocument/2006/relationships/image" Target="media/image947.wmf"/><Relationship Id="rId1922" Type="http://schemas.openxmlformats.org/officeDocument/2006/relationships/oleObject" Target="embeddings/oleObject944.bin"/><Relationship Id="rId1923" Type="http://schemas.openxmlformats.org/officeDocument/2006/relationships/fontTable" Target="fontTable.xml"/><Relationship Id="rId1530" Type="http://schemas.openxmlformats.org/officeDocument/2006/relationships/oleObject" Target="embeddings/oleObject748.bin"/><Relationship Id="rId1531" Type="http://schemas.openxmlformats.org/officeDocument/2006/relationships/image" Target="media/image752.wmf"/><Relationship Id="rId1532" Type="http://schemas.openxmlformats.org/officeDocument/2006/relationships/oleObject" Target="embeddings/oleObject749.bin"/><Relationship Id="rId1533" Type="http://schemas.openxmlformats.org/officeDocument/2006/relationships/image" Target="media/image753.wmf"/><Relationship Id="rId1140" Type="http://schemas.openxmlformats.org/officeDocument/2006/relationships/image" Target="media/image557.wmf"/><Relationship Id="rId1141" Type="http://schemas.openxmlformats.org/officeDocument/2006/relationships/oleObject" Target="embeddings/oleObject554.bin"/><Relationship Id="rId1142" Type="http://schemas.openxmlformats.org/officeDocument/2006/relationships/image" Target="media/image558.wmf"/><Relationship Id="rId1143" Type="http://schemas.openxmlformats.org/officeDocument/2006/relationships/oleObject" Target="embeddings/oleObject555.bin"/><Relationship Id="rId1144" Type="http://schemas.openxmlformats.org/officeDocument/2006/relationships/image" Target="media/image559.wmf"/><Relationship Id="rId1145" Type="http://schemas.openxmlformats.org/officeDocument/2006/relationships/oleObject" Target="embeddings/oleObject556.bin"/><Relationship Id="rId1146" Type="http://schemas.openxmlformats.org/officeDocument/2006/relationships/image" Target="media/image560.wmf"/><Relationship Id="rId1147" Type="http://schemas.openxmlformats.org/officeDocument/2006/relationships/oleObject" Target="embeddings/oleObject557.bin"/><Relationship Id="rId1148" Type="http://schemas.openxmlformats.org/officeDocument/2006/relationships/image" Target="media/image561.wmf"/><Relationship Id="rId1149" Type="http://schemas.openxmlformats.org/officeDocument/2006/relationships/oleObject" Target="embeddings/oleObject558.bin"/><Relationship Id="rId680" Type="http://schemas.openxmlformats.org/officeDocument/2006/relationships/image" Target="media/image328.wmf"/><Relationship Id="rId681" Type="http://schemas.openxmlformats.org/officeDocument/2006/relationships/oleObject" Target="embeddings/oleObject325.bin"/><Relationship Id="rId290" Type="http://schemas.openxmlformats.org/officeDocument/2006/relationships/oleObject" Target="embeddings/oleObject130.bin"/><Relationship Id="rId291" Type="http://schemas.openxmlformats.org/officeDocument/2006/relationships/image" Target="media/image133.wmf"/><Relationship Id="rId292" Type="http://schemas.openxmlformats.org/officeDocument/2006/relationships/oleObject" Target="embeddings/oleObject131.bin"/><Relationship Id="rId293" Type="http://schemas.openxmlformats.org/officeDocument/2006/relationships/image" Target="media/image134.wmf"/><Relationship Id="rId294" Type="http://schemas.openxmlformats.org/officeDocument/2006/relationships/oleObject" Target="embeddings/oleObject132.bin"/><Relationship Id="rId295" Type="http://schemas.openxmlformats.org/officeDocument/2006/relationships/image" Target="media/image135.wmf"/><Relationship Id="rId296" Type="http://schemas.openxmlformats.org/officeDocument/2006/relationships/oleObject" Target="embeddings/oleObject133.bin"/><Relationship Id="rId297" Type="http://schemas.openxmlformats.org/officeDocument/2006/relationships/image" Target="media/image136.wmf"/><Relationship Id="rId298" Type="http://schemas.openxmlformats.org/officeDocument/2006/relationships/oleObject" Target="embeddings/oleObject134.bin"/><Relationship Id="rId299" Type="http://schemas.openxmlformats.org/officeDocument/2006/relationships/image" Target="media/image137.wmf"/><Relationship Id="rId682" Type="http://schemas.openxmlformats.org/officeDocument/2006/relationships/image" Target="media/image329.wmf"/><Relationship Id="rId683" Type="http://schemas.openxmlformats.org/officeDocument/2006/relationships/oleObject" Target="embeddings/oleObject326.bin"/><Relationship Id="rId684" Type="http://schemas.openxmlformats.org/officeDocument/2006/relationships/image" Target="media/image330.wmf"/><Relationship Id="rId685" Type="http://schemas.openxmlformats.org/officeDocument/2006/relationships/oleObject" Target="embeddings/oleObject327.bin"/><Relationship Id="rId686" Type="http://schemas.openxmlformats.org/officeDocument/2006/relationships/image" Target="media/image331.wmf"/><Relationship Id="rId687" Type="http://schemas.openxmlformats.org/officeDocument/2006/relationships/oleObject" Target="embeddings/oleObject328.bin"/><Relationship Id="rId688" Type="http://schemas.openxmlformats.org/officeDocument/2006/relationships/image" Target="media/image332.wmf"/><Relationship Id="rId689" Type="http://schemas.openxmlformats.org/officeDocument/2006/relationships/oleObject" Target="embeddings/oleObject329.bin"/><Relationship Id="rId1534" Type="http://schemas.openxmlformats.org/officeDocument/2006/relationships/oleObject" Target="embeddings/oleObject750.bin"/><Relationship Id="rId1535" Type="http://schemas.openxmlformats.org/officeDocument/2006/relationships/image" Target="media/image754.wmf"/><Relationship Id="rId1536" Type="http://schemas.openxmlformats.org/officeDocument/2006/relationships/oleObject" Target="embeddings/oleObject751.bin"/><Relationship Id="rId1537" Type="http://schemas.openxmlformats.org/officeDocument/2006/relationships/image" Target="media/image755.wmf"/><Relationship Id="rId1538" Type="http://schemas.openxmlformats.org/officeDocument/2006/relationships/oleObject" Target="embeddings/oleObject752.bin"/><Relationship Id="rId1539" Type="http://schemas.openxmlformats.org/officeDocument/2006/relationships/image" Target="media/image756.wmf"/><Relationship Id="rId1924" Type="http://schemas.openxmlformats.org/officeDocument/2006/relationships/theme" Target="theme/theme1.xml"/><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540" Type="http://schemas.openxmlformats.org/officeDocument/2006/relationships/oleObject" Target="embeddings/oleObject753.bin"/><Relationship Id="rId1541" Type="http://schemas.openxmlformats.org/officeDocument/2006/relationships/image" Target="media/image757.wmf"/><Relationship Id="rId1542" Type="http://schemas.openxmlformats.org/officeDocument/2006/relationships/oleObject" Target="embeddings/oleObject754.bin"/><Relationship Id="rId1543" Type="http://schemas.openxmlformats.org/officeDocument/2006/relationships/image" Target="media/image758.wmf"/><Relationship Id="rId1150" Type="http://schemas.openxmlformats.org/officeDocument/2006/relationships/image" Target="media/image562.wmf"/><Relationship Id="rId1151" Type="http://schemas.openxmlformats.org/officeDocument/2006/relationships/oleObject" Target="embeddings/oleObject559.bin"/><Relationship Id="rId1152" Type="http://schemas.openxmlformats.org/officeDocument/2006/relationships/image" Target="media/image563.wmf"/><Relationship Id="rId1153" Type="http://schemas.openxmlformats.org/officeDocument/2006/relationships/oleObject" Target="embeddings/oleObject560.bin"/><Relationship Id="rId1154" Type="http://schemas.openxmlformats.org/officeDocument/2006/relationships/image" Target="media/image564.wmf"/><Relationship Id="rId1155" Type="http://schemas.openxmlformats.org/officeDocument/2006/relationships/oleObject" Target="embeddings/oleObject561.bin"/><Relationship Id="rId1156" Type="http://schemas.openxmlformats.org/officeDocument/2006/relationships/image" Target="media/image565.wmf"/><Relationship Id="rId1157" Type="http://schemas.openxmlformats.org/officeDocument/2006/relationships/oleObject" Target="embeddings/oleObject562.bin"/><Relationship Id="rId1158" Type="http://schemas.openxmlformats.org/officeDocument/2006/relationships/image" Target="media/image566.wmf"/><Relationship Id="rId1159" Type="http://schemas.openxmlformats.org/officeDocument/2006/relationships/oleObject" Target="embeddings/oleObject563.bin"/><Relationship Id="rId690" Type="http://schemas.openxmlformats.org/officeDocument/2006/relationships/image" Target="media/image333.wmf"/><Relationship Id="rId691" Type="http://schemas.openxmlformats.org/officeDocument/2006/relationships/oleObject" Target="embeddings/oleObject330.bin"/><Relationship Id="rId692" Type="http://schemas.openxmlformats.org/officeDocument/2006/relationships/image" Target="media/image334.wmf"/><Relationship Id="rId693" Type="http://schemas.openxmlformats.org/officeDocument/2006/relationships/oleObject" Target="embeddings/oleObject331.bin"/><Relationship Id="rId694" Type="http://schemas.openxmlformats.org/officeDocument/2006/relationships/image" Target="media/image335.wmf"/><Relationship Id="rId695" Type="http://schemas.openxmlformats.org/officeDocument/2006/relationships/oleObject" Target="embeddings/oleObject332.bin"/><Relationship Id="rId696" Type="http://schemas.openxmlformats.org/officeDocument/2006/relationships/image" Target="media/image336.wmf"/><Relationship Id="rId697" Type="http://schemas.openxmlformats.org/officeDocument/2006/relationships/oleObject" Target="embeddings/oleObject333.bin"/><Relationship Id="rId698" Type="http://schemas.openxmlformats.org/officeDocument/2006/relationships/image" Target="media/image337.wmf"/><Relationship Id="rId699" Type="http://schemas.openxmlformats.org/officeDocument/2006/relationships/oleObject" Target="embeddings/oleObject334.bin"/><Relationship Id="rId1544" Type="http://schemas.openxmlformats.org/officeDocument/2006/relationships/oleObject" Target="embeddings/oleObject755.bin"/><Relationship Id="rId1545" Type="http://schemas.openxmlformats.org/officeDocument/2006/relationships/image" Target="media/image759.wmf"/><Relationship Id="rId1546" Type="http://schemas.openxmlformats.org/officeDocument/2006/relationships/oleObject" Target="embeddings/oleObject756.bin"/><Relationship Id="rId1547" Type="http://schemas.openxmlformats.org/officeDocument/2006/relationships/image" Target="media/image760.wmf"/><Relationship Id="rId1548" Type="http://schemas.openxmlformats.org/officeDocument/2006/relationships/oleObject" Target="embeddings/oleObject757.bin"/><Relationship Id="rId1549" Type="http://schemas.openxmlformats.org/officeDocument/2006/relationships/image" Target="media/image761.wmf"/><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550" Type="http://schemas.openxmlformats.org/officeDocument/2006/relationships/oleObject" Target="embeddings/oleObject758.bin"/><Relationship Id="rId1551" Type="http://schemas.openxmlformats.org/officeDocument/2006/relationships/image" Target="media/image762.wmf"/><Relationship Id="rId1552" Type="http://schemas.openxmlformats.org/officeDocument/2006/relationships/oleObject" Target="embeddings/oleObject759.bin"/><Relationship Id="rId1553" Type="http://schemas.openxmlformats.org/officeDocument/2006/relationships/image" Target="media/image763.wmf"/><Relationship Id="rId1160" Type="http://schemas.openxmlformats.org/officeDocument/2006/relationships/image" Target="media/image567.wmf"/><Relationship Id="rId1161" Type="http://schemas.openxmlformats.org/officeDocument/2006/relationships/oleObject" Target="embeddings/oleObject564.bin"/><Relationship Id="rId1162" Type="http://schemas.openxmlformats.org/officeDocument/2006/relationships/image" Target="media/image568.wmf"/><Relationship Id="rId1163" Type="http://schemas.openxmlformats.org/officeDocument/2006/relationships/oleObject" Target="embeddings/oleObject565.bin"/><Relationship Id="rId1164" Type="http://schemas.openxmlformats.org/officeDocument/2006/relationships/image" Target="media/image569.wmf"/><Relationship Id="rId1165" Type="http://schemas.openxmlformats.org/officeDocument/2006/relationships/oleObject" Target="embeddings/oleObject566.bin"/><Relationship Id="rId1166" Type="http://schemas.openxmlformats.org/officeDocument/2006/relationships/image" Target="media/image570.wmf"/><Relationship Id="rId1167" Type="http://schemas.openxmlformats.org/officeDocument/2006/relationships/oleObject" Target="embeddings/oleObject567.bin"/><Relationship Id="rId1168" Type="http://schemas.openxmlformats.org/officeDocument/2006/relationships/image" Target="media/image571.wmf"/><Relationship Id="rId1169" Type="http://schemas.openxmlformats.org/officeDocument/2006/relationships/oleObject" Target="embeddings/oleObject568.bin"/><Relationship Id="rId1554" Type="http://schemas.openxmlformats.org/officeDocument/2006/relationships/oleObject" Target="embeddings/oleObject760.bin"/><Relationship Id="rId1555" Type="http://schemas.openxmlformats.org/officeDocument/2006/relationships/image" Target="media/image764.wmf"/><Relationship Id="rId1556" Type="http://schemas.openxmlformats.org/officeDocument/2006/relationships/oleObject" Target="embeddings/oleObject761.bin"/><Relationship Id="rId1557" Type="http://schemas.openxmlformats.org/officeDocument/2006/relationships/image" Target="media/image765.wmf"/><Relationship Id="rId1558" Type="http://schemas.openxmlformats.org/officeDocument/2006/relationships/oleObject" Target="embeddings/oleObject762.bin"/><Relationship Id="rId1559" Type="http://schemas.openxmlformats.org/officeDocument/2006/relationships/image" Target="media/image766.wmf"/><Relationship Id="rId300" Type="http://schemas.openxmlformats.org/officeDocument/2006/relationships/oleObject" Target="embeddings/oleObject135.bin"/><Relationship Id="rId301" Type="http://schemas.openxmlformats.org/officeDocument/2006/relationships/image" Target="media/image138.wmf"/><Relationship Id="rId302" Type="http://schemas.openxmlformats.org/officeDocument/2006/relationships/oleObject" Target="embeddings/oleObject136.bin"/><Relationship Id="rId303" Type="http://schemas.openxmlformats.org/officeDocument/2006/relationships/image" Target="media/image139.wmf"/><Relationship Id="rId304" Type="http://schemas.openxmlformats.org/officeDocument/2006/relationships/oleObject" Target="embeddings/oleObject137.bin"/><Relationship Id="rId305" Type="http://schemas.openxmlformats.org/officeDocument/2006/relationships/image" Target="media/image140.wmf"/><Relationship Id="rId306" Type="http://schemas.openxmlformats.org/officeDocument/2006/relationships/oleObject" Target="embeddings/oleObject138.bin"/><Relationship Id="rId307" Type="http://schemas.openxmlformats.org/officeDocument/2006/relationships/image" Target="media/image141.wmf"/><Relationship Id="rId308" Type="http://schemas.openxmlformats.org/officeDocument/2006/relationships/oleObject" Target="embeddings/oleObject139.bin"/><Relationship Id="rId309" Type="http://schemas.openxmlformats.org/officeDocument/2006/relationships/image" Target="media/image142.wmf"/><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comments" Target="comments.xml"/><Relationship Id="rId1560" Type="http://schemas.openxmlformats.org/officeDocument/2006/relationships/oleObject" Target="embeddings/oleObject763.bin"/><Relationship Id="rId1561" Type="http://schemas.openxmlformats.org/officeDocument/2006/relationships/image" Target="media/image767.wmf"/><Relationship Id="rId1562" Type="http://schemas.openxmlformats.org/officeDocument/2006/relationships/oleObject" Target="embeddings/oleObject764.bin"/><Relationship Id="rId1563" Type="http://schemas.openxmlformats.org/officeDocument/2006/relationships/image" Target="media/image768.wmf"/><Relationship Id="rId1170" Type="http://schemas.openxmlformats.org/officeDocument/2006/relationships/image" Target="media/image572.wmf"/><Relationship Id="rId1171" Type="http://schemas.openxmlformats.org/officeDocument/2006/relationships/oleObject" Target="embeddings/oleObject569.bin"/><Relationship Id="rId1172" Type="http://schemas.openxmlformats.org/officeDocument/2006/relationships/image" Target="media/image573.wmf"/><Relationship Id="rId1173" Type="http://schemas.openxmlformats.org/officeDocument/2006/relationships/oleObject" Target="embeddings/oleObject570.bin"/><Relationship Id="rId1174" Type="http://schemas.openxmlformats.org/officeDocument/2006/relationships/image" Target="media/image574.wmf"/><Relationship Id="rId1175" Type="http://schemas.openxmlformats.org/officeDocument/2006/relationships/oleObject" Target="embeddings/oleObject571.bin"/><Relationship Id="rId1176" Type="http://schemas.openxmlformats.org/officeDocument/2006/relationships/image" Target="media/image575.wmf"/><Relationship Id="rId1177" Type="http://schemas.openxmlformats.org/officeDocument/2006/relationships/oleObject" Target="embeddings/oleObject572.bin"/><Relationship Id="rId1178" Type="http://schemas.openxmlformats.org/officeDocument/2006/relationships/image" Target="media/image576.wmf"/><Relationship Id="rId1179" Type="http://schemas.openxmlformats.org/officeDocument/2006/relationships/oleObject" Target="embeddings/oleObject573.bin"/><Relationship Id="rId1564" Type="http://schemas.openxmlformats.org/officeDocument/2006/relationships/oleObject" Target="embeddings/oleObject765.bin"/><Relationship Id="rId1565" Type="http://schemas.openxmlformats.org/officeDocument/2006/relationships/image" Target="media/image769.wmf"/><Relationship Id="rId1566" Type="http://schemas.openxmlformats.org/officeDocument/2006/relationships/oleObject" Target="embeddings/oleObject766.bin"/><Relationship Id="rId1567" Type="http://schemas.openxmlformats.org/officeDocument/2006/relationships/image" Target="media/image770.wmf"/><Relationship Id="rId1568" Type="http://schemas.openxmlformats.org/officeDocument/2006/relationships/oleObject" Target="embeddings/oleObject767.bin"/><Relationship Id="rId1569" Type="http://schemas.openxmlformats.org/officeDocument/2006/relationships/image" Target="media/image771.wmf"/><Relationship Id="rId700" Type="http://schemas.openxmlformats.org/officeDocument/2006/relationships/image" Target="media/image338.wmf"/><Relationship Id="rId701" Type="http://schemas.openxmlformats.org/officeDocument/2006/relationships/oleObject" Target="embeddings/oleObject335.bin"/><Relationship Id="rId702" Type="http://schemas.openxmlformats.org/officeDocument/2006/relationships/image" Target="media/image339.wmf"/><Relationship Id="rId703" Type="http://schemas.openxmlformats.org/officeDocument/2006/relationships/oleObject" Target="embeddings/oleObject336.bin"/><Relationship Id="rId310" Type="http://schemas.openxmlformats.org/officeDocument/2006/relationships/oleObject" Target="embeddings/oleObject140.bin"/><Relationship Id="rId311" Type="http://schemas.openxmlformats.org/officeDocument/2006/relationships/image" Target="media/image143.wmf"/><Relationship Id="rId312" Type="http://schemas.openxmlformats.org/officeDocument/2006/relationships/oleObject" Target="embeddings/oleObject141.bin"/><Relationship Id="rId313" Type="http://schemas.openxmlformats.org/officeDocument/2006/relationships/image" Target="media/image144.wmf"/><Relationship Id="rId314" Type="http://schemas.openxmlformats.org/officeDocument/2006/relationships/oleObject" Target="embeddings/oleObject142.bin"/><Relationship Id="rId315" Type="http://schemas.openxmlformats.org/officeDocument/2006/relationships/image" Target="media/image145.wmf"/><Relationship Id="rId316" Type="http://schemas.openxmlformats.org/officeDocument/2006/relationships/oleObject" Target="embeddings/oleObject143.bin"/><Relationship Id="rId317" Type="http://schemas.openxmlformats.org/officeDocument/2006/relationships/image" Target="media/image146.wmf"/><Relationship Id="rId318" Type="http://schemas.openxmlformats.org/officeDocument/2006/relationships/oleObject" Target="embeddings/oleObject144.bin"/><Relationship Id="rId319" Type="http://schemas.openxmlformats.org/officeDocument/2006/relationships/image" Target="media/image147.wmf"/><Relationship Id="rId704" Type="http://schemas.openxmlformats.org/officeDocument/2006/relationships/image" Target="media/image340.wmf"/><Relationship Id="rId705" Type="http://schemas.openxmlformats.org/officeDocument/2006/relationships/oleObject" Target="embeddings/oleObject337.bin"/><Relationship Id="rId706" Type="http://schemas.openxmlformats.org/officeDocument/2006/relationships/image" Target="media/image341.wmf"/><Relationship Id="rId707" Type="http://schemas.openxmlformats.org/officeDocument/2006/relationships/oleObject" Target="embeddings/oleObject338.bin"/><Relationship Id="rId708" Type="http://schemas.openxmlformats.org/officeDocument/2006/relationships/image" Target="media/image342.wmf"/><Relationship Id="rId709" Type="http://schemas.openxmlformats.org/officeDocument/2006/relationships/oleObject" Target="embeddings/oleObject339.bin"/><Relationship Id="rId1570" Type="http://schemas.openxmlformats.org/officeDocument/2006/relationships/oleObject" Target="embeddings/oleObject768.bin"/><Relationship Id="rId1571" Type="http://schemas.openxmlformats.org/officeDocument/2006/relationships/image" Target="media/image772.wmf"/><Relationship Id="rId1572" Type="http://schemas.openxmlformats.org/officeDocument/2006/relationships/oleObject" Target="embeddings/oleObject769.bin"/><Relationship Id="rId1573" Type="http://schemas.openxmlformats.org/officeDocument/2006/relationships/image" Target="media/image773.wmf"/><Relationship Id="rId1180" Type="http://schemas.openxmlformats.org/officeDocument/2006/relationships/image" Target="media/image577.wmf"/><Relationship Id="rId1181" Type="http://schemas.openxmlformats.org/officeDocument/2006/relationships/oleObject" Target="embeddings/oleObject574.bin"/><Relationship Id="rId1182" Type="http://schemas.openxmlformats.org/officeDocument/2006/relationships/image" Target="media/image578.wmf"/><Relationship Id="rId1183" Type="http://schemas.openxmlformats.org/officeDocument/2006/relationships/oleObject" Target="embeddings/oleObject575.bin"/><Relationship Id="rId1184" Type="http://schemas.openxmlformats.org/officeDocument/2006/relationships/image" Target="media/image579.wmf"/><Relationship Id="rId1185" Type="http://schemas.openxmlformats.org/officeDocument/2006/relationships/oleObject" Target="embeddings/oleObject576.bin"/><Relationship Id="rId1186" Type="http://schemas.openxmlformats.org/officeDocument/2006/relationships/image" Target="media/image580.wmf"/><Relationship Id="rId1187" Type="http://schemas.openxmlformats.org/officeDocument/2006/relationships/oleObject" Target="embeddings/oleObject577.bin"/><Relationship Id="rId1188" Type="http://schemas.openxmlformats.org/officeDocument/2006/relationships/image" Target="media/image581.wmf"/><Relationship Id="rId1189" Type="http://schemas.openxmlformats.org/officeDocument/2006/relationships/oleObject" Target="embeddings/oleObject578.bin"/><Relationship Id="rId1574" Type="http://schemas.openxmlformats.org/officeDocument/2006/relationships/oleObject" Target="embeddings/oleObject770.bin"/><Relationship Id="rId1575" Type="http://schemas.openxmlformats.org/officeDocument/2006/relationships/image" Target="media/image774.wmf"/><Relationship Id="rId1576" Type="http://schemas.openxmlformats.org/officeDocument/2006/relationships/oleObject" Target="embeddings/oleObject771.bin"/><Relationship Id="rId1577" Type="http://schemas.openxmlformats.org/officeDocument/2006/relationships/image" Target="media/image775.wmf"/><Relationship Id="rId1578" Type="http://schemas.openxmlformats.org/officeDocument/2006/relationships/oleObject" Target="embeddings/oleObject772.bin"/><Relationship Id="rId1579" Type="http://schemas.openxmlformats.org/officeDocument/2006/relationships/image" Target="media/image776.wmf"/><Relationship Id="rId710" Type="http://schemas.openxmlformats.org/officeDocument/2006/relationships/image" Target="media/image343.wmf"/><Relationship Id="rId711" Type="http://schemas.openxmlformats.org/officeDocument/2006/relationships/oleObject" Target="embeddings/oleObject340.bin"/><Relationship Id="rId712" Type="http://schemas.openxmlformats.org/officeDocument/2006/relationships/image" Target="media/image344.wmf"/><Relationship Id="rId713" Type="http://schemas.openxmlformats.org/officeDocument/2006/relationships/oleObject" Target="embeddings/oleObject341.bin"/><Relationship Id="rId320" Type="http://schemas.openxmlformats.org/officeDocument/2006/relationships/oleObject" Target="embeddings/oleObject145.bin"/><Relationship Id="rId321" Type="http://schemas.openxmlformats.org/officeDocument/2006/relationships/image" Target="media/image148.wmf"/><Relationship Id="rId322" Type="http://schemas.openxmlformats.org/officeDocument/2006/relationships/oleObject" Target="embeddings/oleObject146.bin"/><Relationship Id="rId323" Type="http://schemas.openxmlformats.org/officeDocument/2006/relationships/image" Target="media/image149.wmf"/><Relationship Id="rId324" Type="http://schemas.openxmlformats.org/officeDocument/2006/relationships/oleObject" Target="embeddings/oleObject147.bin"/><Relationship Id="rId325" Type="http://schemas.openxmlformats.org/officeDocument/2006/relationships/image" Target="media/image150.wmf"/><Relationship Id="rId326" Type="http://schemas.openxmlformats.org/officeDocument/2006/relationships/oleObject" Target="embeddings/oleObject148.bin"/><Relationship Id="rId327" Type="http://schemas.openxmlformats.org/officeDocument/2006/relationships/image" Target="media/image151.wmf"/><Relationship Id="rId328" Type="http://schemas.openxmlformats.org/officeDocument/2006/relationships/oleObject" Target="embeddings/oleObject149.bin"/><Relationship Id="rId329" Type="http://schemas.openxmlformats.org/officeDocument/2006/relationships/image" Target="media/image152.wmf"/><Relationship Id="rId714" Type="http://schemas.openxmlformats.org/officeDocument/2006/relationships/image" Target="media/image345.wmf"/><Relationship Id="rId715" Type="http://schemas.openxmlformats.org/officeDocument/2006/relationships/oleObject" Target="embeddings/oleObject342.bin"/><Relationship Id="rId716" Type="http://schemas.openxmlformats.org/officeDocument/2006/relationships/image" Target="media/image346.wmf"/><Relationship Id="rId717" Type="http://schemas.openxmlformats.org/officeDocument/2006/relationships/oleObject" Target="embeddings/oleObject343.bin"/><Relationship Id="rId718" Type="http://schemas.openxmlformats.org/officeDocument/2006/relationships/image" Target="media/image347.wmf"/><Relationship Id="rId719" Type="http://schemas.openxmlformats.org/officeDocument/2006/relationships/oleObject" Target="embeddings/oleObject344.bin"/><Relationship Id="rId1580" Type="http://schemas.openxmlformats.org/officeDocument/2006/relationships/oleObject" Target="embeddings/oleObject773.bin"/><Relationship Id="rId1581" Type="http://schemas.openxmlformats.org/officeDocument/2006/relationships/image" Target="media/image777.wmf"/><Relationship Id="rId1582" Type="http://schemas.openxmlformats.org/officeDocument/2006/relationships/oleObject" Target="embeddings/oleObject774.bin"/><Relationship Id="rId1583" Type="http://schemas.openxmlformats.org/officeDocument/2006/relationships/image" Target="media/image778.wmf"/><Relationship Id="rId1190" Type="http://schemas.openxmlformats.org/officeDocument/2006/relationships/image" Target="media/image582.wmf"/><Relationship Id="rId1191" Type="http://schemas.openxmlformats.org/officeDocument/2006/relationships/oleObject" Target="embeddings/oleObject579.bin"/><Relationship Id="rId1192" Type="http://schemas.openxmlformats.org/officeDocument/2006/relationships/image" Target="media/image583.wmf"/><Relationship Id="rId1193" Type="http://schemas.openxmlformats.org/officeDocument/2006/relationships/oleObject" Target="embeddings/oleObject580.bin"/><Relationship Id="rId1194" Type="http://schemas.openxmlformats.org/officeDocument/2006/relationships/image" Target="media/image584.wmf"/><Relationship Id="rId1195" Type="http://schemas.openxmlformats.org/officeDocument/2006/relationships/oleObject" Target="embeddings/oleObject581.bin"/><Relationship Id="rId1196" Type="http://schemas.openxmlformats.org/officeDocument/2006/relationships/image" Target="media/image585.wmf"/><Relationship Id="rId1197" Type="http://schemas.openxmlformats.org/officeDocument/2006/relationships/oleObject" Target="embeddings/oleObject582.bin"/><Relationship Id="rId1198" Type="http://schemas.openxmlformats.org/officeDocument/2006/relationships/image" Target="media/image586.wmf"/><Relationship Id="rId1199" Type="http://schemas.openxmlformats.org/officeDocument/2006/relationships/oleObject" Target="embeddings/oleObject583.bin"/><Relationship Id="rId1584" Type="http://schemas.openxmlformats.org/officeDocument/2006/relationships/oleObject" Target="embeddings/oleObject775.bin"/><Relationship Id="rId1585" Type="http://schemas.openxmlformats.org/officeDocument/2006/relationships/image" Target="media/image779.wmf"/><Relationship Id="rId1586" Type="http://schemas.openxmlformats.org/officeDocument/2006/relationships/oleObject" Target="embeddings/oleObject776.bin"/><Relationship Id="rId1587" Type="http://schemas.openxmlformats.org/officeDocument/2006/relationships/image" Target="media/image780.wmf"/><Relationship Id="rId1588" Type="http://schemas.openxmlformats.org/officeDocument/2006/relationships/oleObject" Target="embeddings/oleObject777.bin"/><Relationship Id="rId1589" Type="http://schemas.openxmlformats.org/officeDocument/2006/relationships/image" Target="media/image781.wmf"/><Relationship Id="rId720" Type="http://schemas.openxmlformats.org/officeDocument/2006/relationships/image" Target="media/image348.wmf"/><Relationship Id="rId721" Type="http://schemas.openxmlformats.org/officeDocument/2006/relationships/oleObject" Target="embeddings/oleObject345.bin"/><Relationship Id="rId722" Type="http://schemas.openxmlformats.org/officeDocument/2006/relationships/image" Target="media/image349.wmf"/><Relationship Id="rId723" Type="http://schemas.openxmlformats.org/officeDocument/2006/relationships/oleObject" Target="embeddings/oleObject346.bin"/><Relationship Id="rId330" Type="http://schemas.openxmlformats.org/officeDocument/2006/relationships/oleObject" Target="embeddings/oleObject150.bin"/><Relationship Id="rId331" Type="http://schemas.openxmlformats.org/officeDocument/2006/relationships/image" Target="media/image153.wmf"/><Relationship Id="rId332" Type="http://schemas.openxmlformats.org/officeDocument/2006/relationships/oleObject" Target="embeddings/oleObject151.bin"/><Relationship Id="rId333" Type="http://schemas.openxmlformats.org/officeDocument/2006/relationships/image" Target="media/image154.wmf"/><Relationship Id="rId334" Type="http://schemas.openxmlformats.org/officeDocument/2006/relationships/oleObject" Target="embeddings/oleObject152.bin"/><Relationship Id="rId335" Type="http://schemas.openxmlformats.org/officeDocument/2006/relationships/image" Target="media/image155.wmf"/><Relationship Id="rId336" Type="http://schemas.openxmlformats.org/officeDocument/2006/relationships/oleObject" Target="embeddings/oleObject153.bin"/><Relationship Id="rId337" Type="http://schemas.openxmlformats.org/officeDocument/2006/relationships/image" Target="media/image156.wmf"/><Relationship Id="rId338" Type="http://schemas.openxmlformats.org/officeDocument/2006/relationships/oleObject" Target="embeddings/oleObject154.bin"/><Relationship Id="rId339" Type="http://schemas.openxmlformats.org/officeDocument/2006/relationships/image" Target="media/image157.wmf"/><Relationship Id="rId724" Type="http://schemas.openxmlformats.org/officeDocument/2006/relationships/image" Target="media/image350.wmf"/><Relationship Id="rId725" Type="http://schemas.openxmlformats.org/officeDocument/2006/relationships/oleObject" Target="embeddings/oleObject347.bin"/><Relationship Id="rId726" Type="http://schemas.openxmlformats.org/officeDocument/2006/relationships/image" Target="media/image351.wmf"/><Relationship Id="rId727" Type="http://schemas.openxmlformats.org/officeDocument/2006/relationships/oleObject" Target="embeddings/oleObject348.bin"/><Relationship Id="rId728" Type="http://schemas.openxmlformats.org/officeDocument/2006/relationships/image" Target="media/image352.wmf"/><Relationship Id="rId729" Type="http://schemas.openxmlformats.org/officeDocument/2006/relationships/oleObject" Target="embeddings/oleObject349.bin"/><Relationship Id="rId1590" Type="http://schemas.openxmlformats.org/officeDocument/2006/relationships/oleObject" Target="embeddings/oleObject778.bin"/><Relationship Id="rId1591" Type="http://schemas.openxmlformats.org/officeDocument/2006/relationships/image" Target="media/image782.wmf"/><Relationship Id="rId1592" Type="http://schemas.openxmlformats.org/officeDocument/2006/relationships/oleObject" Target="embeddings/oleObject779.bin"/><Relationship Id="rId1593" Type="http://schemas.openxmlformats.org/officeDocument/2006/relationships/image" Target="media/image783.wmf"/><Relationship Id="rId1594" Type="http://schemas.openxmlformats.org/officeDocument/2006/relationships/oleObject" Target="embeddings/oleObject780.bin"/><Relationship Id="rId1595" Type="http://schemas.openxmlformats.org/officeDocument/2006/relationships/image" Target="media/image784.wmf"/><Relationship Id="rId1596" Type="http://schemas.openxmlformats.org/officeDocument/2006/relationships/oleObject" Target="embeddings/oleObject781.bin"/><Relationship Id="rId1597" Type="http://schemas.openxmlformats.org/officeDocument/2006/relationships/image" Target="media/image785.wmf"/><Relationship Id="rId1598" Type="http://schemas.openxmlformats.org/officeDocument/2006/relationships/oleObject" Target="embeddings/oleObject782.bin"/><Relationship Id="rId1599" Type="http://schemas.openxmlformats.org/officeDocument/2006/relationships/image" Target="media/image786.wmf"/><Relationship Id="rId730" Type="http://schemas.openxmlformats.org/officeDocument/2006/relationships/image" Target="media/image353.wmf"/><Relationship Id="rId731" Type="http://schemas.openxmlformats.org/officeDocument/2006/relationships/oleObject" Target="embeddings/oleObject350.bin"/><Relationship Id="rId732" Type="http://schemas.openxmlformats.org/officeDocument/2006/relationships/image" Target="media/image354.wmf"/><Relationship Id="rId733" Type="http://schemas.openxmlformats.org/officeDocument/2006/relationships/oleObject" Target="embeddings/oleObject351.bin"/><Relationship Id="rId734" Type="http://schemas.openxmlformats.org/officeDocument/2006/relationships/image" Target="media/image355.wmf"/><Relationship Id="rId735" Type="http://schemas.openxmlformats.org/officeDocument/2006/relationships/oleObject" Target="embeddings/oleObject352.bin"/><Relationship Id="rId736" Type="http://schemas.openxmlformats.org/officeDocument/2006/relationships/image" Target="media/image356.wmf"/><Relationship Id="rId737" Type="http://schemas.openxmlformats.org/officeDocument/2006/relationships/oleObject" Target="embeddings/oleObject353.bin"/><Relationship Id="rId738" Type="http://schemas.openxmlformats.org/officeDocument/2006/relationships/image" Target="media/image357.wmf"/><Relationship Id="rId739" Type="http://schemas.openxmlformats.org/officeDocument/2006/relationships/oleObject" Target="embeddings/oleObject354.bin"/><Relationship Id="rId340" Type="http://schemas.openxmlformats.org/officeDocument/2006/relationships/oleObject" Target="embeddings/oleObject155.bin"/><Relationship Id="rId341" Type="http://schemas.openxmlformats.org/officeDocument/2006/relationships/image" Target="media/image158.wmf"/><Relationship Id="rId342" Type="http://schemas.openxmlformats.org/officeDocument/2006/relationships/oleObject" Target="embeddings/oleObject156.bin"/><Relationship Id="rId343" Type="http://schemas.openxmlformats.org/officeDocument/2006/relationships/image" Target="media/image159.wmf"/><Relationship Id="rId344" Type="http://schemas.openxmlformats.org/officeDocument/2006/relationships/oleObject" Target="embeddings/oleObject157.bin"/><Relationship Id="rId345" Type="http://schemas.openxmlformats.org/officeDocument/2006/relationships/image" Target="media/image160.wmf"/><Relationship Id="rId346" Type="http://schemas.openxmlformats.org/officeDocument/2006/relationships/oleObject" Target="embeddings/oleObject158.bin"/><Relationship Id="rId347" Type="http://schemas.openxmlformats.org/officeDocument/2006/relationships/image" Target="media/image161.wmf"/><Relationship Id="rId348" Type="http://schemas.openxmlformats.org/officeDocument/2006/relationships/oleObject" Target="embeddings/oleObject159.bin"/><Relationship Id="rId349" Type="http://schemas.openxmlformats.org/officeDocument/2006/relationships/image" Target="media/image162.wmf"/><Relationship Id="rId1200" Type="http://schemas.openxmlformats.org/officeDocument/2006/relationships/image" Target="media/image587.wmf"/><Relationship Id="rId1201" Type="http://schemas.openxmlformats.org/officeDocument/2006/relationships/oleObject" Target="embeddings/oleObject584.bin"/><Relationship Id="rId1202" Type="http://schemas.openxmlformats.org/officeDocument/2006/relationships/image" Target="media/image588.wmf"/><Relationship Id="rId1203" Type="http://schemas.openxmlformats.org/officeDocument/2006/relationships/oleObject" Target="embeddings/oleObject585.bin"/><Relationship Id="rId1204" Type="http://schemas.openxmlformats.org/officeDocument/2006/relationships/image" Target="media/image589.wmf"/><Relationship Id="rId1205" Type="http://schemas.openxmlformats.org/officeDocument/2006/relationships/oleObject" Target="embeddings/oleObject586.bin"/><Relationship Id="rId1206" Type="http://schemas.openxmlformats.org/officeDocument/2006/relationships/image" Target="media/image590.wmf"/><Relationship Id="rId1207" Type="http://schemas.openxmlformats.org/officeDocument/2006/relationships/oleObject" Target="embeddings/oleObject587.bin"/><Relationship Id="rId740" Type="http://schemas.openxmlformats.org/officeDocument/2006/relationships/image" Target="media/image358.wmf"/><Relationship Id="rId741" Type="http://schemas.openxmlformats.org/officeDocument/2006/relationships/oleObject" Target="embeddings/oleObject355.bin"/><Relationship Id="rId742" Type="http://schemas.openxmlformats.org/officeDocument/2006/relationships/image" Target="media/image359.wmf"/><Relationship Id="rId743" Type="http://schemas.openxmlformats.org/officeDocument/2006/relationships/oleObject" Target="embeddings/oleObject356.bin"/><Relationship Id="rId744" Type="http://schemas.openxmlformats.org/officeDocument/2006/relationships/image" Target="media/image360.wmf"/><Relationship Id="rId745" Type="http://schemas.openxmlformats.org/officeDocument/2006/relationships/oleObject" Target="embeddings/oleObject357.bin"/><Relationship Id="rId746" Type="http://schemas.openxmlformats.org/officeDocument/2006/relationships/image" Target="media/image361.wmf"/><Relationship Id="rId747" Type="http://schemas.openxmlformats.org/officeDocument/2006/relationships/oleObject" Target="embeddings/oleObject358.bin"/><Relationship Id="rId748" Type="http://schemas.openxmlformats.org/officeDocument/2006/relationships/image" Target="media/image362.wmf"/><Relationship Id="rId749" Type="http://schemas.openxmlformats.org/officeDocument/2006/relationships/oleObject" Target="embeddings/oleObject359.bin"/><Relationship Id="rId350" Type="http://schemas.openxmlformats.org/officeDocument/2006/relationships/oleObject" Target="embeddings/oleObject160.bin"/><Relationship Id="rId351" Type="http://schemas.openxmlformats.org/officeDocument/2006/relationships/image" Target="media/image163.wmf"/><Relationship Id="rId352" Type="http://schemas.openxmlformats.org/officeDocument/2006/relationships/oleObject" Target="embeddings/oleObject161.bin"/><Relationship Id="rId353" Type="http://schemas.openxmlformats.org/officeDocument/2006/relationships/image" Target="media/image164.wmf"/><Relationship Id="rId354" Type="http://schemas.openxmlformats.org/officeDocument/2006/relationships/oleObject" Target="embeddings/oleObject162.bin"/><Relationship Id="rId355" Type="http://schemas.openxmlformats.org/officeDocument/2006/relationships/image" Target="media/image165.wmf"/><Relationship Id="rId356" Type="http://schemas.openxmlformats.org/officeDocument/2006/relationships/oleObject" Target="embeddings/oleObject163.bin"/><Relationship Id="rId357" Type="http://schemas.openxmlformats.org/officeDocument/2006/relationships/image" Target="media/image166.wmf"/><Relationship Id="rId358" Type="http://schemas.openxmlformats.org/officeDocument/2006/relationships/oleObject" Target="embeddings/oleObject164.bin"/><Relationship Id="rId359" Type="http://schemas.openxmlformats.org/officeDocument/2006/relationships/image" Target="media/image167.wmf"/><Relationship Id="rId1208" Type="http://schemas.openxmlformats.org/officeDocument/2006/relationships/image" Target="media/image591.wmf"/><Relationship Id="rId1209" Type="http://schemas.openxmlformats.org/officeDocument/2006/relationships/oleObject" Target="embeddings/oleObject588.bin"/><Relationship Id="rId1600" Type="http://schemas.openxmlformats.org/officeDocument/2006/relationships/oleObject" Target="embeddings/oleObject783.bin"/><Relationship Id="rId1601" Type="http://schemas.openxmlformats.org/officeDocument/2006/relationships/image" Target="media/image787.wmf"/><Relationship Id="rId1602" Type="http://schemas.openxmlformats.org/officeDocument/2006/relationships/oleObject" Target="embeddings/oleObject784.bin"/><Relationship Id="rId1603" Type="http://schemas.openxmlformats.org/officeDocument/2006/relationships/image" Target="media/image788.wmf"/><Relationship Id="rId1604" Type="http://schemas.openxmlformats.org/officeDocument/2006/relationships/oleObject" Target="embeddings/oleObject785.bin"/><Relationship Id="rId1605" Type="http://schemas.openxmlformats.org/officeDocument/2006/relationships/image" Target="media/image789.wmf"/><Relationship Id="rId1606" Type="http://schemas.openxmlformats.org/officeDocument/2006/relationships/oleObject" Target="embeddings/oleObject786.bin"/><Relationship Id="rId1607" Type="http://schemas.openxmlformats.org/officeDocument/2006/relationships/image" Target="media/image790.wmf"/><Relationship Id="rId1608" Type="http://schemas.openxmlformats.org/officeDocument/2006/relationships/oleObject" Target="embeddings/oleObject787.bin"/><Relationship Id="rId1609" Type="http://schemas.openxmlformats.org/officeDocument/2006/relationships/image" Target="media/image791.wmf"/><Relationship Id="rId1210" Type="http://schemas.openxmlformats.org/officeDocument/2006/relationships/image" Target="media/image592.wmf"/><Relationship Id="rId1211" Type="http://schemas.openxmlformats.org/officeDocument/2006/relationships/oleObject" Target="embeddings/oleObject589.bin"/><Relationship Id="rId750" Type="http://schemas.openxmlformats.org/officeDocument/2006/relationships/image" Target="media/image363.wmf"/><Relationship Id="rId751" Type="http://schemas.openxmlformats.org/officeDocument/2006/relationships/oleObject" Target="embeddings/oleObject360.bin"/><Relationship Id="rId752" Type="http://schemas.openxmlformats.org/officeDocument/2006/relationships/image" Target="media/image364.wmf"/><Relationship Id="rId753" Type="http://schemas.openxmlformats.org/officeDocument/2006/relationships/oleObject" Target="embeddings/oleObject361.bin"/><Relationship Id="rId754" Type="http://schemas.openxmlformats.org/officeDocument/2006/relationships/image" Target="media/image365.wmf"/><Relationship Id="rId755" Type="http://schemas.openxmlformats.org/officeDocument/2006/relationships/oleObject" Target="embeddings/oleObject362.bin"/><Relationship Id="rId756" Type="http://schemas.openxmlformats.org/officeDocument/2006/relationships/image" Target="media/image366.wmf"/><Relationship Id="rId757" Type="http://schemas.openxmlformats.org/officeDocument/2006/relationships/oleObject" Target="embeddings/oleObject363.bin"/><Relationship Id="rId758" Type="http://schemas.openxmlformats.org/officeDocument/2006/relationships/image" Target="media/image367.wmf"/><Relationship Id="rId759" Type="http://schemas.openxmlformats.org/officeDocument/2006/relationships/oleObject" Target="embeddings/oleObject364.bin"/><Relationship Id="rId360" Type="http://schemas.openxmlformats.org/officeDocument/2006/relationships/oleObject" Target="embeddings/oleObject165.bin"/><Relationship Id="rId361" Type="http://schemas.openxmlformats.org/officeDocument/2006/relationships/image" Target="media/image168.wmf"/><Relationship Id="rId362" Type="http://schemas.openxmlformats.org/officeDocument/2006/relationships/oleObject" Target="embeddings/oleObject166.bin"/><Relationship Id="rId363" Type="http://schemas.openxmlformats.org/officeDocument/2006/relationships/image" Target="media/image169.wmf"/><Relationship Id="rId364" Type="http://schemas.openxmlformats.org/officeDocument/2006/relationships/oleObject" Target="embeddings/oleObject167.bin"/><Relationship Id="rId365" Type="http://schemas.openxmlformats.org/officeDocument/2006/relationships/image" Target="media/image170.wmf"/><Relationship Id="rId366" Type="http://schemas.openxmlformats.org/officeDocument/2006/relationships/oleObject" Target="embeddings/oleObject168.bin"/><Relationship Id="rId367" Type="http://schemas.openxmlformats.org/officeDocument/2006/relationships/image" Target="media/image171.wmf"/><Relationship Id="rId368" Type="http://schemas.openxmlformats.org/officeDocument/2006/relationships/oleObject" Target="embeddings/oleObject169.bin"/><Relationship Id="rId369" Type="http://schemas.openxmlformats.org/officeDocument/2006/relationships/image" Target="media/image172.wmf"/><Relationship Id="rId1212" Type="http://schemas.openxmlformats.org/officeDocument/2006/relationships/image" Target="media/image593.wmf"/><Relationship Id="rId1213" Type="http://schemas.openxmlformats.org/officeDocument/2006/relationships/oleObject" Target="embeddings/oleObject590.bin"/><Relationship Id="rId1214" Type="http://schemas.openxmlformats.org/officeDocument/2006/relationships/image" Target="media/image594.wmf"/><Relationship Id="rId1215" Type="http://schemas.openxmlformats.org/officeDocument/2006/relationships/oleObject" Target="embeddings/oleObject591.bin"/><Relationship Id="rId1216" Type="http://schemas.openxmlformats.org/officeDocument/2006/relationships/image" Target="media/image595.wmf"/><Relationship Id="rId1217" Type="http://schemas.openxmlformats.org/officeDocument/2006/relationships/oleObject" Target="embeddings/oleObject592.bin"/><Relationship Id="rId1218" Type="http://schemas.openxmlformats.org/officeDocument/2006/relationships/image" Target="media/image596.wmf"/><Relationship Id="rId1219" Type="http://schemas.openxmlformats.org/officeDocument/2006/relationships/oleObject" Target="embeddings/oleObject593.bin"/><Relationship Id="rId1610" Type="http://schemas.openxmlformats.org/officeDocument/2006/relationships/oleObject" Target="embeddings/oleObject788.bin"/><Relationship Id="rId1611" Type="http://schemas.openxmlformats.org/officeDocument/2006/relationships/image" Target="media/image792.wmf"/><Relationship Id="rId1612" Type="http://schemas.openxmlformats.org/officeDocument/2006/relationships/oleObject" Target="embeddings/oleObject789.bin"/><Relationship Id="rId1613" Type="http://schemas.openxmlformats.org/officeDocument/2006/relationships/image" Target="media/image793.wmf"/><Relationship Id="rId1614" Type="http://schemas.openxmlformats.org/officeDocument/2006/relationships/oleObject" Target="embeddings/oleObject790.bin"/><Relationship Id="rId1615" Type="http://schemas.openxmlformats.org/officeDocument/2006/relationships/image" Target="media/image794.wmf"/><Relationship Id="rId1616" Type="http://schemas.openxmlformats.org/officeDocument/2006/relationships/oleObject" Target="embeddings/oleObject791.bin"/><Relationship Id="rId1617" Type="http://schemas.openxmlformats.org/officeDocument/2006/relationships/image" Target="media/image795.wmf"/><Relationship Id="rId1618" Type="http://schemas.openxmlformats.org/officeDocument/2006/relationships/oleObject" Target="embeddings/oleObject792.bin"/><Relationship Id="rId1619" Type="http://schemas.openxmlformats.org/officeDocument/2006/relationships/image" Target="media/image796.wmf"/><Relationship Id="rId1220" Type="http://schemas.openxmlformats.org/officeDocument/2006/relationships/image" Target="media/image597.wmf"/><Relationship Id="rId1221" Type="http://schemas.openxmlformats.org/officeDocument/2006/relationships/oleObject" Target="embeddings/oleObject594.bin"/><Relationship Id="rId760" Type="http://schemas.openxmlformats.org/officeDocument/2006/relationships/image" Target="media/image368.wmf"/><Relationship Id="rId761" Type="http://schemas.openxmlformats.org/officeDocument/2006/relationships/oleObject" Target="embeddings/oleObject365.bin"/><Relationship Id="rId762" Type="http://schemas.openxmlformats.org/officeDocument/2006/relationships/image" Target="media/image369.wmf"/><Relationship Id="rId763" Type="http://schemas.openxmlformats.org/officeDocument/2006/relationships/oleObject" Target="embeddings/oleObject366.bin"/><Relationship Id="rId764" Type="http://schemas.openxmlformats.org/officeDocument/2006/relationships/image" Target="media/image370.wmf"/><Relationship Id="rId765" Type="http://schemas.openxmlformats.org/officeDocument/2006/relationships/oleObject" Target="embeddings/oleObject367.bin"/><Relationship Id="rId766" Type="http://schemas.openxmlformats.org/officeDocument/2006/relationships/image" Target="media/image371.wmf"/><Relationship Id="rId767" Type="http://schemas.openxmlformats.org/officeDocument/2006/relationships/oleObject" Target="embeddings/oleObject368.bin"/><Relationship Id="rId768" Type="http://schemas.openxmlformats.org/officeDocument/2006/relationships/image" Target="media/image372.wmf"/><Relationship Id="rId769" Type="http://schemas.openxmlformats.org/officeDocument/2006/relationships/oleObject" Target="embeddings/oleObject369.bin"/><Relationship Id="rId370" Type="http://schemas.openxmlformats.org/officeDocument/2006/relationships/oleObject" Target="embeddings/oleObject170.bin"/><Relationship Id="rId371" Type="http://schemas.openxmlformats.org/officeDocument/2006/relationships/image" Target="media/image173.wmf"/><Relationship Id="rId372" Type="http://schemas.openxmlformats.org/officeDocument/2006/relationships/oleObject" Target="embeddings/oleObject171.bin"/><Relationship Id="rId373" Type="http://schemas.openxmlformats.org/officeDocument/2006/relationships/image" Target="media/image174.wmf"/><Relationship Id="rId374" Type="http://schemas.openxmlformats.org/officeDocument/2006/relationships/oleObject" Target="embeddings/oleObject172.bin"/><Relationship Id="rId375" Type="http://schemas.openxmlformats.org/officeDocument/2006/relationships/image" Target="media/image175.wmf"/><Relationship Id="rId376" Type="http://schemas.openxmlformats.org/officeDocument/2006/relationships/oleObject" Target="embeddings/oleObject173.bin"/><Relationship Id="rId377" Type="http://schemas.openxmlformats.org/officeDocument/2006/relationships/image" Target="media/image176.wmf"/><Relationship Id="rId378" Type="http://schemas.openxmlformats.org/officeDocument/2006/relationships/oleObject" Target="embeddings/oleObject174.bin"/><Relationship Id="rId379" Type="http://schemas.openxmlformats.org/officeDocument/2006/relationships/image" Target="media/image177.wmf"/><Relationship Id="rId1222" Type="http://schemas.openxmlformats.org/officeDocument/2006/relationships/image" Target="media/image598.wmf"/><Relationship Id="rId1223" Type="http://schemas.openxmlformats.org/officeDocument/2006/relationships/oleObject" Target="embeddings/oleObject595.bin"/><Relationship Id="rId1224" Type="http://schemas.openxmlformats.org/officeDocument/2006/relationships/image" Target="media/image599.wmf"/><Relationship Id="rId1225" Type="http://schemas.openxmlformats.org/officeDocument/2006/relationships/oleObject" Target="embeddings/oleObject596.bin"/><Relationship Id="rId1226" Type="http://schemas.openxmlformats.org/officeDocument/2006/relationships/image" Target="media/image600.wmf"/><Relationship Id="rId1227" Type="http://schemas.openxmlformats.org/officeDocument/2006/relationships/oleObject" Target="embeddings/oleObject597.bin"/><Relationship Id="rId1228" Type="http://schemas.openxmlformats.org/officeDocument/2006/relationships/image" Target="media/image601.wmf"/><Relationship Id="rId1229" Type="http://schemas.openxmlformats.org/officeDocument/2006/relationships/oleObject" Target="embeddings/oleObject598.bin"/><Relationship Id="rId1620" Type="http://schemas.openxmlformats.org/officeDocument/2006/relationships/oleObject" Target="embeddings/oleObject793.bin"/><Relationship Id="rId1621" Type="http://schemas.openxmlformats.org/officeDocument/2006/relationships/image" Target="media/image797.wmf"/><Relationship Id="rId1622" Type="http://schemas.openxmlformats.org/officeDocument/2006/relationships/oleObject" Target="embeddings/oleObject794.bin"/><Relationship Id="rId1623" Type="http://schemas.openxmlformats.org/officeDocument/2006/relationships/image" Target="media/image798.wmf"/><Relationship Id="rId1624" Type="http://schemas.openxmlformats.org/officeDocument/2006/relationships/oleObject" Target="embeddings/oleObject795.bin"/><Relationship Id="rId1625" Type="http://schemas.openxmlformats.org/officeDocument/2006/relationships/image" Target="media/image799.wmf"/><Relationship Id="rId1626" Type="http://schemas.openxmlformats.org/officeDocument/2006/relationships/oleObject" Target="embeddings/oleObject796.bin"/><Relationship Id="rId1627" Type="http://schemas.openxmlformats.org/officeDocument/2006/relationships/image" Target="media/image800.wmf"/><Relationship Id="rId1628" Type="http://schemas.openxmlformats.org/officeDocument/2006/relationships/oleObject" Target="embeddings/oleObject797.bin"/><Relationship Id="rId1629" Type="http://schemas.openxmlformats.org/officeDocument/2006/relationships/image" Target="media/image801.wmf"/><Relationship Id="rId1230" Type="http://schemas.openxmlformats.org/officeDocument/2006/relationships/image" Target="media/image602.wmf"/><Relationship Id="rId1231" Type="http://schemas.openxmlformats.org/officeDocument/2006/relationships/oleObject" Target="embeddings/oleObject599.bin"/><Relationship Id="rId770" Type="http://schemas.openxmlformats.org/officeDocument/2006/relationships/image" Target="media/image373.wmf"/><Relationship Id="rId771" Type="http://schemas.openxmlformats.org/officeDocument/2006/relationships/oleObject" Target="embeddings/oleObject370.bin"/><Relationship Id="rId772" Type="http://schemas.openxmlformats.org/officeDocument/2006/relationships/image" Target="media/image374.wmf"/><Relationship Id="rId773" Type="http://schemas.openxmlformats.org/officeDocument/2006/relationships/oleObject" Target="embeddings/oleObject371.bin"/><Relationship Id="rId774" Type="http://schemas.openxmlformats.org/officeDocument/2006/relationships/image" Target="media/image375.wmf"/><Relationship Id="rId775" Type="http://schemas.openxmlformats.org/officeDocument/2006/relationships/oleObject" Target="embeddings/oleObject372.bin"/><Relationship Id="rId776" Type="http://schemas.openxmlformats.org/officeDocument/2006/relationships/image" Target="media/image376.wmf"/><Relationship Id="rId777" Type="http://schemas.openxmlformats.org/officeDocument/2006/relationships/oleObject" Target="embeddings/oleObject373.bin"/><Relationship Id="rId778" Type="http://schemas.openxmlformats.org/officeDocument/2006/relationships/image" Target="media/image377.wmf"/><Relationship Id="rId779" Type="http://schemas.openxmlformats.org/officeDocument/2006/relationships/oleObject" Target="embeddings/oleObject374.bin"/><Relationship Id="rId380" Type="http://schemas.openxmlformats.org/officeDocument/2006/relationships/oleObject" Target="embeddings/oleObject175.bin"/><Relationship Id="rId381" Type="http://schemas.openxmlformats.org/officeDocument/2006/relationships/image" Target="media/image178.wmf"/><Relationship Id="rId382" Type="http://schemas.openxmlformats.org/officeDocument/2006/relationships/oleObject" Target="embeddings/oleObject176.bin"/><Relationship Id="rId383" Type="http://schemas.openxmlformats.org/officeDocument/2006/relationships/image" Target="media/image179.wmf"/><Relationship Id="rId384" Type="http://schemas.openxmlformats.org/officeDocument/2006/relationships/oleObject" Target="embeddings/oleObject177.bin"/><Relationship Id="rId385" Type="http://schemas.openxmlformats.org/officeDocument/2006/relationships/image" Target="media/image180.wmf"/><Relationship Id="rId386" Type="http://schemas.openxmlformats.org/officeDocument/2006/relationships/oleObject" Target="embeddings/oleObject178.bin"/><Relationship Id="rId387" Type="http://schemas.openxmlformats.org/officeDocument/2006/relationships/image" Target="media/image181.wmf"/><Relationship Id="rId388" Type="http://schemas.openxmlformats.org/officeDocument/2006/relationships/oleObject" Target="embeddings/oleObject179.bin"/><Relationship Id="rId389" Type="http://schemas.openxmlformats.org/officeDocument/2006/relationships/image" Target="media/image182.wmf"/><Relationship Id="rId1232" Type="http://schemas.openxmlformats.org/officeDocument/2006/relationships/image" Target="media/image603.wmf"/><Relationship Id="rId1233" Type="http://schemas.openxmlformats.org/officeDocument/2006/relationships/oleObject" Target="embeddings/oleObject600.bin"/><Relationship Id="rId1234" Type="http://schemas.openxmlformats.org/officeDocument/2006/relationships/image" Target="media/image604.wmf"/><Relationship Id="rId1235" Type="http://schemas.openxmlformats.org/officeDocument/2006/relationships/oleObject" Target="embeddings/oleObject601.bin"/><Relationship Id="rId1236" Type="http://schemas.openxmlformats.org/officeDocument/2006/relationships/image" Target="media/image605.wmf"/><Relationship Id="rId1237" Type="http://schemas.openxmlformats.org/officeDocument/2006/relationships/oleObject" Target="embeddings/oleObject602.bin"/><Relationship Id="rId1238" Type="http://schemas.openxmlformats.org/officeDocument/2006/relationships/image" Target="media/image606.wmf"/><Relationship Id="rId1239" Type="http://schemas.openxmlformats.org/officeDocument/2006/relationships/oleObject" Target="embeddings/oleObject603.bin"/><Relationship Id="rId1630" Type="http://schemas.openxmlformats.org/officeDocument/2006/relationships/oleObject" Target="embeddings/oleObject798.bin"/><Relationship Id="rId1631" Type="http://schemas.openxmlformats.org/officeDocument/2006/relationships/image" Target="media/image802.wmf"/><Relationship Id="rId1632" Type="http://schemas.openxmlformats.org/officeDocument/2006/relationships/oleObject" Target="embeddings/oleObject799.bin"/><Relationship Id="rId1633" Type="http://schemas.openxmlformats.org/officeDocument/2006/relationships/image" Target="media/image803.wmf"/><Relationship Id="rId1634" Type="http://schemas.openxmlformats.org/officeDocument/2006/relationships/oleObject" Target="embeddings/oleObject800.bin"/><Relationship Id="rId1635" Type="http://schemas.openxmlformats.org/officeDocument/2006/relationships/image" Target="media/image804.wmf"/><Relationship Id="rId1636" Type="http://schemas.openxmlformats.org/officeDocument/2006/relationships/oleObject" Target="embeddings/oleObject801.bin"/><Relationship Id="rId1637" Type="http://schemas.openxmlformats.org/officeDocument/2006/relationships/image" Target="media/image805.wmf"/><Relationship Id="rId1638" Type="http://schemas.openxmlformats.org/officeDocument/2006/relationships/oleObject" Target="embeddings/oleObject802.bin"/><Relationship Id="rId1639" Type="http://schemas.openxmlformats.org/officeDocument/2006/relationships/image" Target="media/image806.wmf"/><Relationship Id="rId1240" Type="http://schemas.openxmlformats.org/officeDocument/2006/relationships/image" Target="media/image607.wmf"/><Relationship Id="rId1241" Type="http://schemas.openxmlformats.org/officeDocument/2006/relationships/oleObject" Target="embeddings/oleObject604.bin"/><Relationship Id="rId780" Type="http://schemas.openxmlformats.org/officeDocument/2006/relationships/image" Target="media/image378.wmf"/><Relationship Id="rId781" Type="http://schemas.openxmlformats.org/officeDocument/2006/relationships/oleObject" Target="embeddings/oleObject375.bin"/><Relationship Id="rId782" Type="http://schemas.openxmlformats.org/officeDocument/2006/relationships/image" Target="media/image379.wmf"/><Relationship Id="rId783" Type="http://schemas.openxmlformats.org/officeDocument/2006/relationships/oleObject" Target="embeddings/oleObject376.bin"/><Relationship Id="rId784" Type="http://schemas.openxmlformats.org/officeDocument/2006/relationships/image" Target="media/image380.wmf"/><Relationship Id="rId785" Type="http://schemas.openxmlformats.org/officeDocument/2006/relationships/oleObject" Target="embeddings/oleObject377.bin"/><Relationship Id="rId786" Type="http://schemas.openxmlformats.org/officeDocument/2006/relationships/image" Target="media/image381.wmf"/><Relationship Id="rId787" Type="http://schemas.openxmlformats.org/officeDocument/2006/relationships/oleObject" Target="embeddings/oleObject378.bin"/><Relationship Id="rId788" Type="http://schemas.openxmlformats.org/officeDocument/2006/relationships/image" Target="media/image382.wmf"/><Relationship Id="rId789" Type="http://schemas.openxmlformats.org/officeDocument/2006/relationships/oleObject" Target="embeddings/oleObject379.bin"/><Relationship Id="rId390" Type="http://schemas.openxmlformats.org/officeDocument/2006/relationships/oleObject" Target="embeddings/oleObject180.bin"/><Relationship Id="rId391" Type="http://schemas.openxmlformats.org/officeDocument/2006/relationships/image" Target="media/image183.wmf"/><Relationship Id="rId392" Type="http://schemas.openxmlformats.org/officeDocument/2006/relationships/oleObject" Target="embeddings/oleObject181.bin"/><Relationship Id="rId393" Type="http://schemas.openxmlformats.org/officeDocument/2006/relationships/image" Target="media/image184.wmf"/><Relationship Id="rId394" Type="http://schemas.openxmlformats.org/officeDocument/2006/relationships/oleObject" Target="embeddings/oleObject182.bin"/><Relationship Id="rId395" Type="http://schemas.openxmlformats.org/officeDocument/2006/relationships/image" Target="media/image185.wmf"/><Relationship Id="rId396" Type="http://schemas.openxmlformats.org/officeDocument/2006/relationships/oleObject" Target="embeddings/oleObject183.bin"/><Relationship Id="rId397" Type="http://schemas.openxmlformats.org/officeDocument/2006/relationships/image" Target="media/image186.wmf"/><Relationship Id="rId398" Type="http://schemas.openxmlformats.org/officeDocument/2006/relationships/oleObject" Target="embeddings/oleObject184.bin"/><Relationship Id="rId399" Type="http://schemas.openxmlformats.org/officeDocument/2006/relationships/image" Target="media/image187.wmf"/><Relationship Id="rId1242" Type="http://schemas.openxmlformats.org/officeDocument/2006/relationships/image" Target="media/image608.wmf"/><Relationship Id="rId1243" Type="http://schemas.openxmlformats.org/officeDocument/2006/relationships/oleObject" Target="embeddings/oleObject605.bin"/><Relationship Id="rId1244" Type="http://schemas.openxmlformats.org/officeDocument/2006/relationships/image" Target="media/image609.wmf"/><Relationship Id="rId1245" Type="http://schemas.openxmlformats.org/officeDocument/2006/relationships/oleObject" Target="embeddings/oleObject606.bin"/><Relationship Id="rId1246" Type="http://schemas.openxmlformats.org/officeDocument/2006/relationships/image" Target="media/image610.wmf"/><Relationship Id="rId1247" Type="http://schemas.openxmlformats.org/officeDocument/2006/relationships/oleObject" Target="embeddings/oleObject607.bin"/><Relationship Id="rId1248" Type="http://schemas.openxmlformats.org/officeDocument/2006/relationships/image" Target="media/image611.wmf"/><Relationship Id="rId1249" Type="http://schemas.openxmlformats.org/officeDocument/2006/relationships/oleObject" Target="embeddings/oleObject608.bin"/><Relationship Id="rId1640" Type="http://schemas.openxmlformats.org/officeDocument/2006/relationships/oleObject" Target="embeddings/oleObject803.bin"/><Relationship Id="rId1641" Type="http://schemas.openxmlformats.org/officeDocument/2006/relationships/image" Target="media/image807.wmf"/><Relationship Id="rId1642" Type="http://schemas.openxmlformats.org/officeDocument/2006/relationships/oleObject" Target="embeddings/oleObject804.bin"/><Relationship Id="rId1643" Type="http://schemas.openxmlformats.org/officeDocument/2006/relationships/image" Target="media/image808.wmf"/><Relationship Id="rId1644" Type="http://schemas.openxmlformats.org/officeDocument/2006/relationships/oleObject" Target="embeddings/oleObject805.bin"/><Relationship Id="rId1645" Type="http://schemas.openxmlformats.org/officeDocument/2006/relationships/image" Target="media/image809.wmf"/><Relationship Id="rId1646" Type="http://schemas.openxmlformats.org/officeDocument/2006/relationships/oleObject" Target="embeddings/oleObject806.bin"/><Relationship Id="rId1647" Type="http://schemas.openxmlformats.org/officeDocument/2006/relationships/image" Target="media/image810.wmf"/><Relationship Id="rId1648" Type="http://schemas.openxmlformats.org/officeDocument/2006/relationships/oleObject" Target="embeddings/oleObject807.bin"/><Relationship Id="rId1649" Type="http://schemas.openxmlformats.org/officeDocument/2006/relationships/image" Target="media/image811.wmf"/><Relationship Id="rId1250" Type="http://schemas.openxmlformats.org/officeDocument/2006/relationships/image" Target="media/image612.wmf"/><Relationship Id="rId1251" Type="http://schemas.openxmlformats.org/officeDocument/2006/relationships/oleObject" Target="embeddings/oleObject609.bin"/><Relationship Id="rId790" Type="http://schemas.openxmlformats.org/officeDocument/2006/relationships/image" Target="media/image383.wmf"/><Relationship Id="rId791" Type="http://schemas.openxmlformats.org/officeDocument/2006/relationships/oleObject" Target="embeddings/oleObject380.bin"/><Relationship Id="rId792" Type="http://schemas.openxmlformats.org/officeDocument/2006/relationships/image" Target="media/image384.wmf"/><Relationship Id="rId793" Type="http://schemas.openxmlformats.org/officeDocument/2006/relationships/oleObject" Target="embeddings/oleObject381.bin"/><Relationship Id="rId794" Type="http://schemas.openxmlformats.org/officeDocument/2006/relationships/image" Target="media/image385.wmf"/><Relationship Id="rId795" Type="http://schemas.openxmlformats.org/officeDocument/2006/relationships/oleObject" Target="embeddings/oleObject382.bin"/><Relationship Id="rId796" Type="http://schemas.openxmlformats.org/officeDocument/2006/relationships/image" Target="media/image386.wmf"/><Relationship Id="rId797" Type="http://schemas.openxmlformats.org/officeDocument/2006/relationships/oleObject" Target="embeddings/oleObject383.bin"/><Relationship Id="rId798" Type="http://schemas.openxmlformats.org/officeDocument/2006/relationships/image" Target="media/image387.wmf"/><Relationship Id="rId799" Type="http://schemas.openxmlformats.org/officeDocument/2006/relationships/oleObject" Target="embeddings/oleObject384.bin"/><Relationship Id="rId1252" Type="http://schemas.openxmlformats.org/officeDocument/2006/relationships/image" Target="media/image613.wmf"/><Relationship Id="rId1253" Type="http://schemas.openxmlformats.org/officeDocument/2006/relationships/oleObject" Target="embeddings/oleObject610.bin"/><Relationship Id="rId1254" Type="http://schemas.openxmlformats.org/officeDocument/2006/relationships/image" Target="media/image614.wmf"/><Relationship Id="rId1255" Type="http://schemas.openxmlformats.org/officeDocument/2006/relationships/oleObject" Target="embeddings/oleObject611.bin"/><Relationship Id="rId1256" Type="http://schemas.openxmlformats.org/officeDocument/2006/relationships/image" Target="media/image615.wmf"/><Relationship Id="rId1257" Type="http://schemas.openxmlformats.org/officeDocument/2006/relationships/oleObject" Target="embeddings/oleObject612.bin"/><Relationship Id="rId1258" Type="http://schemas.openxmlformats.org/officeDocument/2006/relationships/image" Target="media/image616.wmf"/><Relationship Id="rId1259" Type="http://schemas.openxmlformats.org/officeDocument/2006/relationships/oleObject" Target="embeddings/oleObject613.bin"/><Relationship Id="rId1650" Type="http://schemas.openxmlformats.org/officeDocument/2006/relationships/oleObject" Target="embeddings/oleObject808.bin"/><Relationship Id="rId1651" Type="http://schemas.openxmlformats.org/officeDocument/2006/relationships/image" Target="media/image812.wmf"/><Relationship Id="rId1652" Type="http://schemas.openxmlformats.org/officeDocument/2006/relationships/oleObject" Target="embeddings/oleObject809.bin"/><Relationship Id="rId1653" Type="http://schemas.openxmlformats.org/officeDocument/2006/relationships/image" Target="media/image813.wmf"/><Relationship Id="rId1654" Type="http://schemas.openxmlformats.org/officeDocument/2006/relationships/oleObject" Target="embeddings/oleObject810.bin"/><Relationship Id="rId1655" Type="http://schemas.openxmlformats.org/officeDocument/2006/relationships/image" Target="media/image814.wmf"/><Relationship Id="rId1656" Type="http://schemas.openxmlformats.org/officeDocument/2006/relationships/oleObject" Target="embeddings/oleObject811.bin"/><Relationship Id="rId1657" Type="http://schemas.openxmlformats.org/officeDocument/2006/relationships/image" Target="media/image815.wmf"/><Relationship Id="rId1658" Type="http://schemas.openxmlformats.org/officeDocument/2006/relationships/oleObject" Target="embeddings/oleObject812.bin"/><Relationship Id="rId1659" Type="http://schemas.openxmlformats.org/officeDocument/2006/relationships/image" Target="media/image816.wmf"/><Relationship Id="rId1260" Type="http://schemas.openxmlformats.org/officeDocument/2006/relationships/image" Target="media/image617.wmf"/><Relationship Id="rId1261" Type="http://schemas.openxmlformats.org/officeDocument/2006/relationships/oleObject" Target="embeddings/oleObject614.bin"/><Relationship Id="rId1262" Type="http://schemas.openxmlformats.org/officeDocument/2006/relationships/image" Target="media/image618.wmf"/><Relationship Id="rId1263" Type="http://schemas.openxmlformats.org/officeDocument/2006/relationships/oleObject" Target="embeddings/oleObject615.bin"/><Relationship Id="rId1264" Type="http://schemas.openxmlformats.org/officeDocument/2006/relationships/image" Target="media/image619.wmf"/><Relationship Id="rId1265" Type="http://schemas.openxmlformats.org/officeDocument/2006/relationships/oleObject" Target="embeddings/oleObject616.bin"/><Relationship Id="rId1266" Type="http://schemas.openxmlformats.org/officeDocument/2006/relationships/image" Target="media/image620.wmf"/><Relationship Id="rId1267" Type="http://schemas.openxmlformats.org/officeDocument/2006/relationships/oleObject" Target="embeddings/oleObject617.bin"/><Relationship Id="rId1268" Type="http://schemas.openxmlformats.org/officeDocument/2006/relationships/image" Target="media/image621.wmf"/><Relationship Id="rId1269" Type="http://schemas.openxmlformats.org/officeDocument/2006/relationships/oleObject" Target="embeddings/oleObject618.bin"/><Relationship Id="rId400" Type="http://schemas.openxmlformats.org/officeDocument/2006/relationships/oleObject" Target="embeddings/oleObject185.bin"/><Relationship Id="rId401" Type="http://schemas.openxmlformats.org/officeDocument/2006/relationships/image" Target="media/image188.wmf"/><Relationship Id="rId402" Type="http://schemas.openxmlformats.org/officeDocument/2006/relationships/oleObject" Target="embeddings/oleObject186.bin"/><Relationship Id="rId403" Type="http://schemas.openxmlformats.org/officeDocument/2006/relationships/image" Target="media/image189.wmf"/><Relationship Id="rId404" Type="http://schemas.openxmlformats.org/officeDocument/2006/relationships/oleObject" Target="embeddings/oleObject187.bin"/><Relationship Id="rId405" Type="http://schemas.openxmlformats.org/officeDocument/2006/relationships/image" Target="media/image190.wmf"/><Relationship Id="rId406" Type="http://schemas.openxmlformats.org/officeDocument/2006/relationships/oleObject" Target="embeddings/oleObject188.bin"/><Relationship Id="rId407" Type="http://schemas.openxmlformats.org/officeDocument/2006/relationships/image" Target="media/image191.wmf"/><Relationship Id="rId408" Type="http://schemas.openxmlformats.org/officeDocument/2006/relationships/oleObject" Target="embeddings/oleObject189.bin"/><Relationship Id="rId409" Type="http://schemas.openxmlformats.org/officeDocument/2006/relationships/image" Target="media/image192.wmf"/><Relationship Id="rId1660" Type="http://schemas.openxmlformats.org/officeDocument/2006/relationships/oleObject" Target="embeddings/oleObject813.bin"/><Relationship Id="rId1661" Type="http://schemas.openxmlformats.org/officeDocument/2006/relationships/image" Target="media/image817.wmf"/><Relationship Id="rId1662" Type="http://schemas.openxmlformats.org/officeDocument/2006/relationships/oleObject" Target="embeddings/oleObject814.bin"/><Relationship Id="rId1663" Type="http://schemas.openxmlformats.org/officeDocument/2006/relationships/image" Target="media/image818.wmf"/><Relationship Id="rId1664" Type="http://schemas.openxmlformats.org/officeDocument/2006/relationships/oleObject" Target="embeddings/oleObject815.bin"/><Relationship Id="rId1665" Type="http://schemas.openxmlformats.org/officeDocument/2006/relationships/image" Target="media/image819.wmf"/><Relationship Id="rId1666" Type="http://schemas.openxmlformats.org/officeDocument/2006/relationships/oleObject" Target="embeddings/oleObject816.bin"/><Relationship Id="rId1667" Type="http://schemas.openxmlformats.org/officeDocument/2006/relationships/image" Target="media/image820.wmf"/><Relationship Id="rId1668" Type="http://schemas.openxmlformats.org/officeDocument/2006/relationships/oleObject" Target="embeddings/oleObject817.bin"/><Relationship Id="rId1669" Type="http://schemas.openxmlformats.org/officeDocument/2006/relationships/image" Target="media/image821.wmf"/><Relationship Id="rId1270" Type="http://schemas.openxmlformats.org/officeDocument/2006/relationships/image" Target="media/image622.wmf"/><Relationship Id="rId1271" Type="http://schemas.openxmlformats.org/officeDocument/2006/relationships/oleObject" Target="embeddings/oleObject619.bin"/><Relationship Id="rId1272" Type="http://schemas.openxmlformats.org/officeDocument/2006/relationships/image" Target="media/image623.wmf"/><Relationship Id="rId1273" Type="http://schemas.openxmlformats.org/officeDocument/2006/relationships/oleObject" Target="embeddings/oleObject620.bin"/><Relationship Id="rId1274" Type="http://schemas.openxmlformats.org/officeDocument/2006/relationships/image" Target="media/image624.wmf"/><Relationship Id="rId1275" Type="http://schemas.openxmlformats.org/officeDocument/2006/relationships/oleObject" Target="embeddings/oleObject621.bin"/><Relationship Id="rId1276" Type="http://schemas.openxmlformats.org/officeDocument/2006/relationships/image" Target="media/image625.wmf"/><Relationship Id="rId1277" Type="http://schemas.openxmlformats.org/officeDocument/2006/relationships/oleObject" Target="embeddings/oleObject622.bin"/><Relationship Id="rId1278" Type="http://schemas.openxmlformats.org/officeDocument/2006/relationships/image" Target="media/image626.wmf"/><Relationship Id="rId1279" Type="http://schemas.openxmlformats.org/officeDocument/2006/relationships/oleObject" Target="embeddings/oleObject623.bin"/><Relationship Id="rId800" Type="http://schemas.openxmlformats.org/officeDocument/2006/relationships/image" Target="media/image388.wmf"/><Relationship Id="rId801" Type="http://schemas.openxmlformats.org/officeDocument/2006/relationships/oleObject" Target="embeddings/oleObject385.bin"/><Relationship Id="rId802" Type="http://schemas.openxmlformats.org/officeDocument/2006/relationships/image" Target="media/image389.wmf"/><Relationship Id="rId803" Type="http://schemas.openxmlformats.org/officeDocument/2006/relationships/oleObject" Target="embeddings/oleObject386.bin"/><Relationship Id="rId410" Type="http://schemas.openxmlformats.org/officeDocument/2006/relationships/oleObject" Target="embeddings/oleObject190.bin"/><Relationship Id="rId411" Type="http://schemas.openxmlformats.org/officeDocument/2006/relationships/image" Target="media/image193.wmf"/><Relationship Id="rId412" Type="http://schemas.openxmlformats.org/officeDocument/2006/relationships/oleObject" Target="embeddings/oleObject191.bin"/><Relationship Id="rId413" Type="http://schemas.openxmlformats.org/officeDocument/2006/relationships/image" Target="media/image194.wmf"/><Relationship Id="rId414" Type="http://schemas.openxmlformats.org/officeDocument/2006/relationships/oleObject" Target="embeddings/oleObject192.bin"/><Relationship Id="rId415" Type="http://schemas.openxmlformats.org/officeDocument/2006/relationships/image" Target="media/image195.wmf"/><Relationship Id="rId416" Type="http://schemas.openxmlformats.org/officeDocument/2006/relationships/oleObject" Target="embeddings/oleObject193.bin"/><Relationship Id="rId417" Type="http://schemas.openxmlformats.org/officeDocument/2006/relationships/image" Target="media/image196.wmf"/><Relationship Id="rId418" Type="http://schemas.openxmlformats.org/officeDocument/2006/relationships/oleObject" Target="embeddings/oleObject194.bin"/><Relationship Id="rId419" Type="http://schemas.openxmlformats.org/officeDocument/2006/relationships/image" Target="media/image197.wmf"/><Relationship Id="rId804" Type="http://schemas.openxmlformats.org/officeDocument/2006/relationships/image" Target="media/image390.wmf"/><Relationship Id="rId805" Type="http://schemas.openxmlformats.org/officeDocument/2006/relationships/oleObject" Target="embeddings/oleObject387.bin"/><Relationship Id="rId806" Type="http://schemas.openxmlformats.org/officeDocument/2006/relationships/image" Target="media/image391.wmf"/><Relationship Id="rId807" Type="http://schemas.openxmlformats.org/officeDocument/2006/relationships/oleObject" Target="embeddings/oleObject388.bin"/><Relationship Id="rId808" Type="http://schemas.openxmlformats.org/officeDocument/2006/relationships/image" Target="media/image392.wmf"/><Relationship Id="rId809" Type="http://schemas.openxmlformats.org/officeDocument/2006/relationships/oleObject" Target="embeddings/oleObject389.bin"/><Relationship Id="rId1670" Type="http://schemas.openxmlformats.org/officeDocument/2006/relationships/oleObject" Target="embeddings/oleObject818.bin"/><Relationship Id="rId1671" Type="http://schemas.openxmlformats.org/officeDocument/2006/relationships/image" Target="media/image822.wmf"/><Relationship Id="rId1672" Type="http://schemas.openxmlformats.org/officeDocument/2006/relationships/oleObject" Target="embeddings/oleObject819.bin"/><Relationship Id="rId1673" Type="http://schemas.openxmlformats.org/officeDocument/2006/relationships/image" Target="media/image823.wmf"/><Relationship Id="rId1280" Type="http://schemas.openxmlformats.org/officeDocument/2006/relationships/image" Target="media/image627.wmf"/><Relationship Id="rId1281" Type="http://schemas.openxmlformats.org/officeDocument/2006/relationships/oleObject" Target="embeddings/oleObject624.bin"/><Relationship Id="rId1282" Type="http://schemas.openxmlformats.org/officeDocument/2006/relationships/image" Target="media/image628.wmf"/><Relationship Id="rId1283" Type="http://schemas.openxmlformats.org/officeDocument/2006/relationships/oleObject" Target="embeddings/oleObject625.bin"/><Relationship Id="rId1284" Type="http://schemas.openxmlformats.org/officeDocument/2006/relationships/image" Target="media/image629.wmf"/><Relationship Id="rId1285" Type="http://schemas.openxmlformats.org/officeDocument/2006/relationships/oleObject" Target="embeddings/oleObject626.bin"/><Relationship Id="rId1286" Type="http://schemas.openxmlformats.org/officeDocument/2006/relationships/image" Target="media/image630.wmf"/><Relationship Id="rId1287" Type="http://schemas.openxmlformats.org/officeDocument/2006/relationships/oleObject" Target="embeddings/oleObject627.bin"/><Relationship Id="rId1288" Type="http://schemas.openxmlformats.org/officeDocument/2006/relationships/image" Target="media/image631.wmf"/><Relationship Id="rId1289" Type="http://schemas.openxmlformats.org/officeDocument/2006/relationships/oleObject" Target="embeddings/oleObject628.bin"/><Relationship Id="rId1674" Type="http://schemas.openxmlformats.org/officeDocument/2006/relationships/oleObject" Target="embeddings/oleObject820.bin"/><Relationship Id="rId1675" Type="http://schemas.openxmlformats.org/officeDocument/2006/relationships/image" Target="media/image824.wmf"/><Relationship Id="rId1676" Type="http://schemas.openxmlformats.org/officeDocument/2006/relationships/oleObject" Target="embeddings/oleObject821.bin"/><Relationship Id="rId1677" Type="http://schemas.openxmlformats.org/officeDocument/2006/relationships/image" Target="media/image825.wmf"/><Relationship Id="rId1678" Type="http://schemas.openxmlformats.org/officeDocument/2006/relationships/oleObject" Target="embeddings/oleObject822.bin"/><Relationship Id="rId1679" Type="http://schemas.openxmlformats.org/officeDocument/2006/relationships/image" Target="media/image826.wmf"/><Relationship Id="rId810" Type="http://schemas.openxmlformats.org/officeDocument/2006/relationships/image" Target="media/image393.wmf"/><Relationship Id="rId811" Type="http://schemas.openxmlformats.org/officeDocument/2006/relationships/oleObject" Target="embeddings/oleObject390.bin"/><Relationship Id="rId812" Type="http://schemas.openxmlformats.org/officeDocument/2006/relationships/image" Target="media/image394.wmf"/><Relationship Id="rId813" Type="http://schemas.openxmlformats.org/officeDocument/2006/relationships/oleObject" Target="embeddings/oleObject391.bin"/><Relationship Id="rId420" Type="http://schemas.openxmlformats.org/officeDocument/2006/relationships/oleObject" Target="embeddings/oleObject195.bin"/><Relationship Id="rId421" Type="http://schemas.openxmlformats.org/officeDocument/2006/relationships/image" Target="media/image198.wmf"/><Relationship Id="rId422" Type="http://schemas.openxmlformats.org/officeDocument/2006/relationships/oleObject" Target="embeddings/oleObject196.bin"/><Relationship Id="rId423" Type="http://schemas.openxmlformats.org/officeDocument/2006/relationships/image" Target="media/image199.wmf"/><Relationship Id="rId424" Type="http://schemas.openxmlformats.org/officeDocument/2006/relationships/oleObject" Target="embeddings/oleObject197.bin"/><Relationship Id="rId425" Type="http://schemas.openxmlformats.org/officeDocument/2006/relationships/image" Target="media/image200.wmf"/><Relationship Id="rId426" Type="http://schemas.openxmlformats.org/officeDocument/2006/relationships/oleObject" Target="embeddings/oleObject198.bin"/><Relationship Id="rId427" Type="http://schemas.openxmlformats.org/officeDocument/2006/relationships/image" Target="media/image201.wmf"/><Relationship Id="rId428" Type="http://schemas.openxmlformats.org/officeDocument/2006/relationships/oleObject" Target="embeddings/oleObject199.bin"/><Relationship Id="rId429" Type="http://schemas.openxmlformats.org/officeDocument/2006/relationships/image" Target="media/image202.wmf"/><Relationship Id="rId814" Type="http://schemas.openxmlformats.org/officeDocument/2006/relationships/image" Target="media/image395.wmf"/><Relationship Id="rId815" Type="http://schemas.openxmlformats.org/officeDocument/2006/relationships/oleObject" Target="embeddings/oleObject392.bin"/><Relationship Id="rId816" Type="http://schemas.openxmlformats.org/officeDocument/2006/relationships/image" Target="media/image396.wmf"/><Relationship Id="rId817" Type="http://schemas.openxmlformats.org/officeDocument/2006/relationships/oleObject" Target="embeddings/oleObject393.bin"/><Relationship Id="rId818" Type="http://schemas.openxmlformats.org/officeDocument/2006/relationships/image" Target="media/image397.wmf"/><Relationship Id="rId819" Type="http://schemas.openxmlformats.org/officeDocument/2006/relationships/oleObject" Target="embeddings/oleObject394.bin"/><Relationship Id="rId1680" Type="http://schemas.openxmlformats.org/officeDocument/2006/relationships/oleObject" Target="embeddings/oleObject823.bin"/><Relationship Id="rId1681" Type="http://schemas.openxmlformats.org/officeDocument/2006/relationships/image" Target="media/image827.wmf"/><Relationship Id="rId1682" Type="http://schemas.openxmlformats.org/officeDocument/2006/relationships/oleObject" Target="embeddings/oleObject824.bin"/><Relationship Id="rId1683" Type="http://schemas.openxmlformats.org/officeDocument/2006/relationships/image" Target="media/image828.wmf"/><Relationship Id="rId1290" Type="http://schemas.openxmlformats.org/officeDocument/2006/relationships/image" Target="media/image632.wmf"/><Relationship Id="rId1291" Type="http://schemas.openxmlformats.org/officeDocument/2006/relationships/oleObject" Target="embeddings/oleObject629.bin"/><Relationship Id="rId1292" Type="http://schemas.openxmlformats.org/officeDocument/2006/relationships/image" Target="media/image633.wmf"/><Relationship Id="rId1293" Type="http://schemas.openxmlformats.org/officeDocument/2006/relationships/oleObject" Target="embeddings/oleObject630.bin"/><Relationship Id="rId1294" Type="http://schemas.openxmlformats.org/officeDocument/2006/relationships/image" Target="media/image634.wmf"/><Relationship Id="rId1295" Type="http://schemas.openxmlformats.org/officeDocument/2006/relationships/oleObject" Target="embeddings/oleObject631.bin"/><Relationship Id="rId1296" Type="http://schemas.openxmlformats.org/officeDocument/2006/relationships/image" Target="media/image635.wmf"/><Relationship Id="rId1297" Type="http://schemas.openxmlformats.org/officeDocument/2006/relationships/oleObject" Target="embeddings/oleObject632.bin"/><Relationship Id="rId1298" Type="http://schemas.openxmlformats.org/officeDocument/2006/relationships/image" Target="media/image636.wmf"/><Relationship Id="rId1299" Type="http://schemas.openxmlformats.org/officeDocument/2006/relationships/oleObject" Target="embeddings/oleObject633.bin"/><Relationship Id="rId1684" Type="http://schemas.openxmlformats.org/officeDocument/2006/relationships/oleObject" Target="embeddings/oleObject825.bin"/><Relationship Id="rId1685" Type="http://schemas.openxmlformats.org/officeDocument/2006/relationships/image" Target="media/image829.wmf"/><Relationship Id="rId1686" Type="http://schemas.openxmlformats.org/officeDocument/2006/relationships/oleObject" Target="embeddings/oleObject826.bin"/><Relationship Id="rId1687" Type="http://schemas.openxmlformats.org/officeDocument/2006/relationships/image" Target="media/image830.wmf"/><Relationship Id="rId1688" Type="http://schemas.openxmlformats.org/officeDocument/2006/relationships/oleObject" Target="embeddings/oleObject827.bin"/><Relationship Id="rId1689" Type="http://schemas.openxmlformats.org/officeDocument/2006/relationships/image" Target="media/image831.wmf"/><Relationship Id="rId820" Type="http://schemas.openxmlformats.org/officeDocument/2006/relationships/image" Target="media/image398.wmf"/><Relationship Id="rId821" Type="http://schemas.openxmlformats.org/officeDocument/2006/relationships/oleObject" Target="embeddings/oleObject395.bin"/><Relationship Id="rId822" Type="http://schemas.openxmlformats.org/officeDocument/2006/relationships/image" Target="media/image399.wmf"/><Relationship Id="rId823" Type="http://schemas.openxmlformats.org/officeDocument/2006/relationships/oleObject" Target="embeddings/oleObject396.bin"/><Relationship Id="rId430" Type="http://schemas.openxmlformats.org/officeDocument/2006/relationships/oleObject" Target="embeddings/oleObject200.bin"/><Relationship Id="rId431" Type="http://schemas.openxmlformats.org/officeDocument/2006/relationships/image" Target="media/image203.wmf"/><Relationship Id="rId432" Type="http://schemas.openxmlformats.org/officeDocument/2006/relationships/oleObject" Target="embeddings/oleObject201.bin"/><Relationship Id="rId433" Type="http://schemas.openxmlformats.org/officeDocument/2006/relationships/image" Target="media/image204.wmf"/><Relationship Id="rId434" Type="http://schemas.openxmlformats.org/officeDocument/2006/relationships/oleObject" Target="embeddings/oleObject202.bin"/><Relationship Id="rId435" Type="http://schemas.openxmlformats.org/officeDocument/2006/relationships/image" Target="media/image205.png"/><Relationship Id="rId436" Type="http://schemas.openxmlformats.org/officeDocument/2006/relationships/image" Target="media/image206.wmf"/><Relationship Id="rId437" Type="http://schemas.openxmlformats.org/officeDocument/2006/relationships/oleObject" Target="embeddings/oleObject203.bin"/><Relationship Id="rId438" Type="http://schemas.openxmlformats.org/officeDocument/2006/relationships/image" Target="media/image207.wmf"/><Relationship Id="rId439" Type="http://schemas.openxmlformats.org/officeDocument/2006/relationships/oleObject" Target="embeddings/oleObject204.bin"/><Relationship Id="rId824" Type="http://schemas.openxmlformats.org/officeDocument/2006/relationships/image" Target="media/image400.wmf"/><Relationship Id="rId825" Type="http://schemas.openxmlformats.org/officeDocument/2006/relationships/oleObject" Target="embeddings/oleObject397.bin"/><Relationship Id="rId826" Type="http://schemas.openxmlformats.org/officeDocument/2006/relationships/image" Target="media/image401.wmf"/><Relationship Id="rId827" Type="http://schemas.openxmlformats.org/officeDocument/2006/relationships/oleObject" Target="embeddings/oleObject398.bin"/><Relationship Id="rId828" Type="http://schemas.openxmlformats.org/officeDocument/2006/relationships/image" Target="media/image402.wmf"/><Relationship Id="rId829" Type="http://schemas.openxmlformats.org/officeDocument/2006/relationships/oleObject" Target="embeddings/oleObject399.bin"/><Relationship Id="rId1690" Type="http://schemas.openxmlformats.org/officeDocument/2006/relationships/oleObject" Target="embeddings/oleObject828.bin"/><Relationship Id="rId1691" Type="http://schemas.openxmlformats.org/officeDocument/2006/relationships/image" Target="media/image832.wmf"/><Relationship Id="rId1692" Type="http://schemas.openxmlformats.org/officeDocument/2006/relationships/oleObject" Target="embeddings/oleObject829.bin"/><Relationship Id="rId1693" Type="http://schemas.openxmlformats.org/officeDocument/2006/relationships/image" Target="media/image833.wmf"/><Relationship Id="rId1694" Type="http://schemas.openxmlformats.org/officeDocument/2006/relationships/oleObject" Target="embeddings/oleObject830.bin"/><Relationship Id="rId1695" Type="http://schemas.openxmlformats.org/officeDocument/2006/relationships/image" Target="media/image834.wmf"/><Relationship Id="rId1696" Type="http://schemas.openxmlformats.org/officeDocument/2006/relationships/oleObject" Target="embeddings/oleObject831.bin"/><Relationship Id="rId1697" Type="http://schemas.openxmlformats.org/officeDocument/2006/relationships/image" Target="media/image835.wmf"/><Relationship Id="rId1698" Type="http://schemas.openxmlformats.org/officeDocument/2006/relationships/oleObject" Target="embeddings/oleObject832.bin"/><Relationship Id="rId1699" Type="http://schemas.openxmlformats.org/officeDocument/2006/relationships/image" Target="media/image836.wmf"/><Relationship Id="rId830" Type="http://schemas.openxmlformats.org/officeDocument/2006/relationships/image" Target="media/image403.wmf"/><Relationship Id="rId831" Type="http://schemas.openxmlformats.org/officeDocument/2006/relationships/oleObject" Target="embeddings/oleObject400.bin"/><Relationship Id="rId832" Type="http://schemas.openxmlformats.org/officeDocument/2006/relationships/image" Target="media/image404.wmf"/><Relationship Id="rId833" Type="http://schemas.openxmlformats.org/officeDocument/2006/relationships/oleObject" Target="embeddings/oleObject401.bin"/><Relationship Id="rId440" Type="http://schemas.openxmlformats.org/officeDocument/2006/relationships/image" Target="media/image208.wmf"/><Relationship Id="rId441" Type="http://schemas.openxmlformats.org/officeDocument/2006/relationships/oleObject" Target="embeddings/oleObject205.bin"/><Relationship Id="rId442" Type="http://schemas.openxmlformats.org/officeDocument/2006/relationships/image" Target="media/image209.wmf"/><Relationship Id="rId443" Type="http://schemas.openxmlformats.org/officeDocument/2006/relationships/oleObject" Target="embeddings/oleObject206.bin"/><Relationship Id="rId444" Type="http://schemas.openxmlformats.org/officeDocument/2006/relationships/image" Target="media/image210.wmf"/><Relationship Id="rId445" Type="http://schemas.openxmlformats.org/officeDocument/2006/relationships/oleObject" Target="embeddings/oleObject207.bin"/><Relationship Id="rId446" Type="http://schemas.openxmlformats.org/officeDocument/2006/relationships/image" Target="media/image211.wmf"/><Relationship Id="rId447" Type="http://schemas.openxmlformats.org/officeDocument/2006/relationships/oleObject" Target="embeddings/oleObject208.bin"/><Relationship Id="rId448" Type="http://schemas.openxmlformats.org/officeDocument/2006/relationships/image" Target="media/image212.wmf"/><Relationship Id="rId449" Type="http://schemas.openxmlformats.org/officeDocument/2006/relationships/oleObject" Target="embeddings/oleObject209.bin"/><Relationship Id="rId834" Type="http://schemas.openxmlformats.org/officeDocument/2006/relationships/image" Target="media/image405.wmf"/><Relationship Id="rId835" Type="http://schemas.openxmlformats.org/officeDocument/2006/relationships/oleObject" Target="embeddings/oleObject402.bin"/><Relationship Id="rId836" Type="http://schemas.openxmlformats.org/officeDocument/2006/relationships/image" Target="media/image406.wmf"/><Relationship Id="rId837" Type="http://schemas.openxmlformats.org/officeDocument/2006/relationships/oleObject" Target="embeddings/oleObject403.bin"/><Relationship Id="rId838" Type="http://schemas.openxmlformats.org/officeDocument/2006/relationships/image" Target="media/image407.wmf"/><Relationship Id="rId839" Type="http://schemas.openxmlformats.org/officeDocument/2006/relationships/oleObject" Target="embeddings/oleObject404.bin"/><Relationship Id="rId1300" Type="http://schemas.openxmlformats.org/officeDocument/2006/relationships/image" Target="media/image637.wmf"/><Relationship Id="rId1301" Type="http://schemas.openxmlformats.org/officeDocument/2006/relationships/oleObject" Target="embeddings/oleObject634.bin"/><Relationship Id="rId1302" Type="http://schemas.openxmlformats.org/officeDocument/2006/relationships/image" Target="media/image638.wmf"/><Relationship Id="rId1303" Type="http://schemas.openxmlformats.org/officeDocument/2006/relationships/oleObject" Target="embeddings/oleObject635.bin"/><Relationship Id="rId1304" Type="http://schemas.openxmlformats.org/officeDocument/2006/relationships/image" Target="media/image639.wmf"/><Relationship Id="rId1305" Type="http://schemas.openxmlformats.org/officeDocument/2006/relationships/oleObject" Target="embeddings/oleObject636.bin"/><Relationship Id="rId1306" Type="http://schemas.openxmlformats.org/officeDocument/2006/relationships/image" Target="media/image640.wmf"/><Relationship Id="rId1307" Type="http://schemas.openxmlformats.org/officeDocument/2006/relationships/oleObject" Target="embeddings/oleObject637.bin"/><Relationship Id="rId1308" Type="http://schemas.openxmlformats.org/officeDocument/2006/relationships/image" Target="media/image641.wmf"/><Relationship Id="rId1309" Type="http://schemas.openxmlformats.org/officeDocument/2006/relationships/oleObject" Target="embeddings/oleObject638.bin"/><Relationship Id="rId840" Type="http://schemas.openxmlformats.org/officeDocument/2006/relationships/image" Target="media/image408.wmf"/><Relationship Id="rId841" Type="http://schemas.openxmlformats.org/officeDocument/2006/relationships/oleObject" Target="embeddings/oleObject405.bin"/><Relationship Id="rId450" Type="http://schemas.openxmlformats.org/officeDocument/2006/relationships/image" Target="media/image213.wmf"/><Relationship Id="rId451" Type="http://schemas.openxmlformats.org/officeDocument/2006/relationships/oleObject" Target="embeddings/oleObject210.bin"/><Relationship Id="rId452" Type="http://schemas.openxmlformats.org/officeDocument/2006/relationships/image" Target="media/image214.wmf"/><Relationship Id="rId453" Type="http://schemas.openxmlformats.org/officeDocument/2006/relationships/oleObject" Target="embeddings/oleObject211.bin"/><Relationship Id="rId454" Type="http://schemas.openxmlformats.org/officeDocument/2006/relationships/image" Target="media/image215.wmf"/><Relationship Id="rId455" Type="http://schemas.openxmlformats.org/officeDocument/2006/relationships/oleObject" Target="embeddings/oleObject212.bin"/><Relationship Id="rId456" Type="http://schemas.openxmlformats.org/officeDocument/2006/relationships/image" Target="media/image216.wmf"/><Relationship Id="rId457" Type="http://schemas.openxmlformats.org/officeDocument/2006/relationships/oleObject" Target="embeddings/oleObject213.bin"/><Relationship Id="rId458" Type="http://schemas.openxmlformats.org/officeDocument/2006/relationships/image" Target="media/image217.wmf"/><Relationship Id="rId459" Type="http://schemas.openxmlformats.org/officeDocument/2006/relationships/oleObject" Target="embeddings/oleObject214.bin"/><Relationship Id="rId842" Type="http://schemas.openxmlformats.org/officeDocument/2006/relationships/image" Target="media/image409.wmf"/><Relationship Id="rId843" Type="http://schemas.openxmlformats.org/officeDocument/2006/relationships/oleObject" Target="embeddings/oleObject406.bin"/><Relationship Id="rId844" Type="http://schemas.openxmlformats.org/officeDocument/2006/relationships/image" Target="media/image410.wmf"/><Relationship Id="rId845" Type="http://schemas.openxmlformats.org/officeDocument/2006/relationships/oleObject" Target="embeddings/oleObject407.bin"/><Relationship Id="rId846" Type="http://schemas.openxmlformats.org/officeDocument/2006/relationships/image" Target="media/image411.wmf"/><Relationship Id="rId847" Type="http://schemas.openxmlformats.org/officeDocument/2006/relationships/oleObject" Target="embeddings/oleObject408.bin"/><Relationship Id="rId848" Type="http://schemas.openxmlformats.org/officeDocument/2006/relationships/image" Target="media/image412.wmf"/><Relationship Id="rId849" Type="http://schemas.openxmlformats.org/officeDocument/2006/relationships/oleObject" Target="embeddings/oleObject409.bin"/><Relationship Id="rId1700" Type="http://schemas.openxmlformats.org/officeDocument/2006/relationships/oleObject" Target="embeddings/oleObject833.bin"/><Relationship Id="rId1701" Type="http://schemas.openxmlformats.org/officeDocument/2006/relationships/image" Target="media/image837.wmf"/><Relationship Id="rId1702" Type="http://schemas.openxmlformats.org/officeDocument/2006/relationships/oleObject" Target="embeddings/oleObject834.bin"/><Relationship Id="rId1703" Type="http://schemas.openxmlformats.org/officeDocument/2006/relationships/image" Target="media/image838.wmf"/><Relationship Id="rId1310" Type="http://schemas.openxmlformats.org/officeDocument/2006/relationships/image" Target="media/image642.wmf"/><Relationship Id="rId1311" Type="http://schemas.openxmlformats.org/officeDocument/2006/relationships/oleObject" Target="embeddings/oleObject639.bin"/><Relationship Id="rId1312" Type="http://schemas.openxmlformats.org/officeDocument/2006/relationships/image" Target="media/image643.wmf"/><Relationship Id="rId1313" Type="http://schemas.openxmlformats.org/officeDocument/2006/relationships/oleObject" Target="embeddings/oleObject640.bin"/><Relationship Id="rId1314" Type="http://schemas.openxmlformats.org/officeDocument/2006/relationships/image" Target="media/image644.wmf"/><Relationship Id="rId1315" Type="http://schemas.openxmlformats.org/officeDocument/2006/relationships/oleObject" Target="embeddings/oleObject641.bin"/><Relationship Id="rId1316" Type="http://schemas.openxmlformats.org/officeDocument/2006/relationships/image" Target="media/image645.wmf"/><Relationship Id="rId1317" Type="http://schemas.openxmlformats.org/officeDocument/2006/relationships/oleObject" Target="embeddings/oleObject642.bin"/><Relationship Id="rId1318" Type="http://schemas.openxmlformats.org/officeDocument/2006/relationships/image" Target="media/image646.wmf"/><Relationship Id="rId1319" Type="http://schemas.openxmlformats.org/officeDocument/2006/relationships/oleObject" Target="embeddings/oleObject643.bin"/><Relationship Id="rId850" Type="http://schemas.openxmlformats.org/officeDocument/2006/relationships/image" Target="media/image413.wmf"/><Relationship Id="rId851" Type="http://schemas.openxmlformats.org/officeDocument/2006/relationships/oleObject" Target="embeddings/oleObject410.bin"/><Relationship Id="rId460" Type="http://schemas.openxmlformats.org/officeDocument/2006/relationships/image" Target="media/image218.wmf"/><Relationship Id="rId461" Type="http://schemas.openxmlformats.org/officeDocument/2006/relationships/oleObject" Target="embeddings/oleObject215.bin"/><Relationship Id="rId462" Type="http://schemas.openxmlformats.org/officeDocument/2006/relationships/image" Target="media/image219.wmf"/><Relationship Id="rId463" Type="http://schemas.openxmlformats.org/officeDocument/2006/relationships/oleObject" Target="embeddings/oleObject216.bin"/><Relationship Id="rId464" Type="http://schemas.openxmlformats.org/officeDocument/2006/relationships/image" Target="media/image220.wmf"/><Relationship Id="rId465" Type="http://schemas.openxmlformats.org/officeDocument/2006/relationships/oleObject" Target="embeddings/oleObject217.bin"/><Relationship Id="rId466" Type="http://schemas.openxmlformats.org/officeDocument/2006/relationships/image" Target="media/image221.wmf"/><Relationship Id="rId467" Type="http://schemas.openxmlformats.org/officeDocument/2006/relationships/oleObject" Target="embeddings/oleObject218.bin"/><Relationship Id="rId468" Type="http://schemas.openxmlformats.org/officeDocument/2006/relationships/image" Target="media/image222.wmf"/><Relationship Id="rId469" Type="http://schemas.openxmlformats.org/officeDocument/2006/relationships/oleObject" Target="embeddings/oleObject219.bin"/><Relationship Id="rId852" Type="http://schemas.openxmlformats.org/officeDocument/2006/relationships/image" Target="media/image414.wmf"/><Relationship Id="rId853" Type="http://schemas.openxmlformats.org/officeDocument/2006/relationships/oleObject" Target="embeddings/oleObject411.bin"/><Relationship Id="rId854" Type="http://schemas.openxmlformats.org/officeDocument/2006/relationships/image" Target="media/image415.wmf"/><Relationship Id="rId855" Type="http://schemas.openxmlformats.org/officeDocument/2006/relationships/oleObject" Target="embeddings/oleObject412.bin"/><Relationship Id="rId856" Type="http://schemas.openxmlformats.org/officeDocument/2006/relationships/image" Target="media/image416.wmf"/><Relationship Id="rId857" Type="http://schemas.openxmlformats.org/officeDocument/2006/relationships/oleObject" Target="embeddings/oleObject413.bin"/><Relationship Id="rId858" Type="http://schemas.openxmlformats.org/officeDocument/2006/relationships/image" Target="media/image417.wmf"/><Relationship Id="rId859" Type="http://schemas.openxmlformats.org/officeDocument/2006/relationships/oleObject" Target="embeddings/oleObject414.bin"/><Relationship Id="rId1704" Type="http://schemas.openxmlformats.org/officeDocument/2006/relationships/oleObject" Target="embeddings/oleObject835.bin"/><Relationship Id="rId1705" Type="http://schemas.openxmlformats.org/officeDocument/2006/relationships/image" Target="media/image839.wmf"/><Relationship Id="rId1706" Type="http://schemas.openxmlformats.org/officeDocument/2006/relationships/oleObject" Target="embeddings/oleObject836.bin"/><Relationship Id="rId1707" Type="http://schemas.openxmlformats.org/officeDocument/2006/relationships/image" Target="media/image840.wmf"/><Relationship Id="rId1708" Type="http://schemas.openxmlformats.org/officeDocument/2006/relationships/oleObject" Target="embeddings/oleObject837.bin"/><Relationship Id="rId1709" Type="http://schemas.openxmlformats.org/officeDocument/2006/relationships/image" Target="media/image841.wmf"/><Relationship Id="rId1710" Type="http://schemas.openxmlformats.org/officeDocument/2006/relationships/oleObject" Target="embeddings/oleObject838.bin"/><Relationship Id="rId1711" Type="http://schemas.openxmlformats.org/officeDocument/2006/relationships/image" Target="media/image842.wmf"/><Relationship Id="rId1712" Type="http://schemas.openxmlformats.org/officeDocument/2006/relationships/oleObject" Target="embeddings/oleObject839.bin"/><Relationship Id="rId1713" Type="http://schemas.openxmlformats.org/officeDocument/2006/relationships/image" Target="media/image843.wmf"/><Relationship Id="rId1320" Type="http://schemas.openxmlformats.org/officeDocument/2006/relationships/image" Target="media/image647.wmf"/><Relationship Id="rId1321" Type="http://schemas.openxmlformats.org/officeDocument/2006/relationships/oleObject" Target="embeddings/oleObject644.bin"/><Relationship Id="rId1322" Type="http://schemas.openxmlformats.org/officeDocument/2006/relationships/image" Target="media/image648.wmf"/><Relationship Id="rId1323" Type="http://schemas.openxmlformats.org/officeDocument/2006/relationships/oleObject" Target="embeddings/oleObject645.bin"/><Relationship Id="rId1324" Type="http://schemas.openxmlformats.org/officeDocument/2006/relationships/image" Target="media/image649.wmf"/><Relationship Id="rId1325" Type="http://schemas.openxmlformats.org/officeDocument/2006/relationships/oleObject" Target="embeddings/oleObject646.bin"/><Relationship Id="rId1326" Type="http://schemas.openxmlformats.org/officeDocument/2006/relationships/image" Target="media/image650.wmf"/><Relationship Id="rId1327" Type="http://schemas.openxmlformats.org/officeDocument/2006/relationships/oleObject" Target="embeddings/oleObject647.bin"/><Relationship Id="rId1328" Type="http://schemas.openxmlformats.org/officeDocument/2006/relationships/image" Target="media/image651.wmf"/><Relationship Id="rId1329" Type="http://schemas.openxmlformats.org/officeDocument/2006/relationships/oleObject" Target="embeddings/oleObject648.bin"/><Relationship Id="rId860" Type="http://schemas.openxmlformats.org/officeDocument/2006/relationships/image" Target="media/image418.wmf"/><Relationship Id="rId861" Type="http://schemas.openxmlformats.org/officeDocument/2006/relationships/oleObject" Target="embeddings/oleObject415.bin"/><Relationship Id="rId470" Type="http://schemas.openxmlformats.org/officeDocument/2006/relationships/image" Target="media/image223.wmf"/><Relationship Id="rId471" Type="http://schemas.openxmlformats.org/officeDocument/2006/relationships/oleObject" Target="embeddings/oleObject220.bin"/><Relationship Id="rId472" Type="http://schemas.openxmlformats.org/officeDocument/2006/relationships/image" Target="media/image224.wmf"/><Relationship Id="rId473" Type="http://schemas.openxmlformats.org/officeDocument/2006/relationships/oleObject" Target="embeddings/oleObject221.bin"/><Relationship Id="rId474" Type="http://schemas.openxmlformats.org/officeDocument/2006/relationships/image" Target="media/image225.wmf"/><Relationship Id="rId475" Type="http://schemas.openxmlformats.org/officeDocument/2006/relationships/oleObject" Target="embeddings/oleObject222.bin"/><Relationship Id="rId476" Type="http://schemas.openxmlformats.org/officeDocument/2006/relationships/image" Target="media/image226.wmf"/><Relationship Id="rId477" Type="http://schemas.openxmlformats.org/officeDocument/2006/relationships/oleObject" Target="embeddings/oleObject223.bin"/><Relationship Id="rId478" Type="http://schemas.openxmlformats.org/officeDocument/2006/relationships/image" Target="media/image227.wmf"/><Relationship Id="rId479" Type="http://schemas.openxmlformats.org/officeDocument/2006/relationships/oleObject" Target="embeddings/oleObject224.bin"/><Relationship Id="rId862" Type="http://schemas.openxmlformats.org/officeDocument/2006/relationships/image" Target="media/image419.wmf"/><Relationship Id="rId863" Type="http://schemas.openxmlformats.org/officeDocument/2006/relationships/oleObject" Target="embeddings/oleObject416.bin"/><Relationship Id="rId864" Type="http://schemas.openxmlformats.org/officeDocument/2006/relationships/image" Target="media/image420.wmf"/><Relationship Id="rId865" Type="http://schemas.openxmlformats.org/officeDocument/2006/relationships/oleObject" Target="embeddings/oleObject417.bin"/><Relationship Id="rId866" Type="http://schemas.openxmlformats.org/officeDocument/2006/relationships/image" Target="media/image421.wmf"/><Relationship Id="rId867" Type="http://schemas.openxmlformats.org/officeDocument/2006/relationships/oleObject" Target="embeddings/oleObject418.bin"/><Relationship Id="rId868" Type="http://schemas.openxmlformats.org/officeDocument/2006/relationships/image" Target="media/image422.wmf"/><Relationship Id="rId869" Type="http://schemas.openxmlformats.org/officeDocument/2006/relationships/oleObject" Target="embeddings/oleObject419.bin"/><Relationship Id="rId1714" Type="http://schemas.openxmlformats.org/officeDocument/2006/relationships/oleObject" Target="embeddings/oleObject840.bin"/><Relationship Id="rId1715" Type="http://schemas.openxmlformats.org/officeDocument/2006/relationships/image" Target="media/image844.wmf"/><Relationship Id="rId1716" Type="http://schemas.openxmlformats.org/officeDocument/2006/relationships/oleObject" Target="embeddings/oleObject841.bin"/><Relationship Id="rId1717" Type="http://schemas.openxmlformats.org/officeDocument/2006/relationships/image" Target="media/image845.wmf"/><Relationship Id="rId1718" Type="http://schemas.openxmlformats.org/officeDocument/2006/relationships/oleObject" Target="embeddings/oleObject842.bin"/><Relationship Id="rId1719" Type="http://schemas.openxmlformats.org/officeDocument/2006/relationships/image" Target="media/image846.wmf"/><Relationship Id="rId1720" Type="http://schemas.openxmlformats.org/officeDocument/2006/relationships/oleObject" Target="embeddings/oleObject843.bin"/><Relationship Id="rId1721" Type="http://schemas.openxmlformats.org/officeDocument/2006/relationships/image" Target="media/image847.wmf"/><Relationship Id="rId1722" Type="http://schemas.openxmlformats.org/officeDocument/2006/relationships/oleObject" Target="embeddings/oleObject844.bin"/><Relationship Id="rId1723" Type="http://schemas.openxmlformats.org/officeDocument/2006/relationships/image" Target="media/image848.wmf"/><Relationship Id="rId1330" Type="http://schemas.openxmlformats.org/officeDocument/2006/relationships/image" Target="media/image652.wmf"/><Relationship Id="rId1331" Type="http://schemas.openxmlformats.org/officeDocument/2006/relationships/oleObject" Target="embeddings/oleObject649.bin"/><Relationship Id="rId1332" Type="http://schemas.openxmlformats.org/officeDocument/2006/relationships/image" Target="media/image653.wmf"/><Relationship Id="rId1333" Type="http://schemas.openxmlformats.org/officeDocument/2006/relationships/oleObject" Target="embeddings/oleObject650.bin"/><Relationship Id="rId1334" Type="http://schemas.openxmlformats.org/officeDocument/2006/relationships/image" Target="media/image654.wmf"/><Relationship Id="rId1335" Type="http://schemas.openxmlformats.org/officeDocument/2006/relationships/oleObject" Target="embeddings/oleObject651.bin"/><Relationship Id="rId1336" Type="http://schemas.openxmlformats.org/officeDocument/2006/relationships/image" Target="media/image655.wmf"/><Relationship Id="rId1337" Type="http://schemas.openxmlformats.org/officeDocument/2006/relationships/oleObject" Target="embeddings/oleObject652.bin"/><Relationship Id="rId1338" Type="http://schemas.openxmlformats.org/officeDocument/2006/relationships/image" Target="media/image656.wmf"/><Relationship Id="rId1339" Type="http://schemas.openxmlformats.org/officeDocument/2006/relationships/oleObject" Target="embeddings/oleObject653.bin"/><Relationship Id="rId870" Type="http://schemas.openxmlformats.org/officeDocument/2006/relationships/image" Target="media/image423.wmf"/><Relationship Id="rId871" Type="http://schemas.openxmlformats.org/officeDocument/2006/relationships/oleObject" Target="embeddings/oleObject420.bin"/><Relationship Id="rId480" Type="http://schemas.openxmlformats.org/officeDocument/2006/relationships/image" Target="media/image228.wmf"/><Relationship Id="rId481" Type="http://schemas.openxmlformats.org/officeDocument/2006/relationships/oleObject" Target="embeddings/oleObject225.bin"/><Relationship Id="rId482" Type="http://schemas.openxmlformats.org/officeDocument/2006/relationships/image" Target="media/image229.wmf"/><Relationship Id="rId483" Type="http://schemas.openxmlformats.org/officeDocument/2006/relationships/oleObject" Target="embeddings/oleObject226.bin"/><Relationship Id="rId484" Type="http://schemas.openxmlformats.org/officeDocument/2006/relationships/image" Target="media/image230.wmf"/><Relationship Id="rId485" Type="http://schemas.openxmlformats.org/officeDocument/2006/relationships/oleObject" Target="embeddings/oleObject227.bin"/><Relationship Id="rId486" Type="http://schemas.openxmlformats.org/officeDocument/2006/relationships/image" Target="media/image231.wmf"/><Relationship Id="rId487" Type="http://schemas.openxmlformats.org/officeDocument/2006/relationships/oleObject" Target="embeddings/oleObject228.bin"/><Relationship Id="rId488" Type="http://schemas.openxmlformats.org/officeDocument/2006/relationships/image" Target="media/image232.wmf"/><Relationship Id="rId489" Type="http://schemas.openxmlformats.org/officeDocument/2006/relationships/oleObject" Target="embeddings/oleObject229.bin"/><Relationship Id="rId872" Type="http://schemas.openxmlformats.org/officeDocument/2006/relationships/image" Target="media/image424.wmf"/><Relationship Id="rId873" Type="http://schemas.openxmlformats.org/officeDocument/2006/relationships/oleObject" Target="embeddings/oleObject421.bin"/><Relationship Id="rId874" Type="http://schemas.openxmlformats.org/officeDocument/2006/relationships/image" Target="media/image425.wmf"/><Relationship Id="rId875" Type="http://schemas.openxmlformats.org/officeDocument/2006/relationships/oleObject" Target="embeddings/oleObject422.bin"/><Relationship Id="rId876" Type="http://schemas.openxmlformats.org/officeDocument/2006/relationships/image" Target="media/image426.wmf"/><Relationship Id="rId877" Type="http://schemas.openxmlformats.org/officeDocument/2006/relationships/oleObject" Target="embeddings/oleObject423.bin"/><Relationship Id="rId878" Type="http://schemas.openxmlformats.org/officeDocument/2006/relationships/image" Target="media/image427.wmf"/><Relationship Id="rId879" Type="http://schemas.openxmlformats.org/officeDocument/2006/relationships/oleObject" Target="embeddings/oleObject424.bin"/><Relationship Id="rId1724" Type="http://schemas.openxmlformats.org/officeDocument/2006/relationships/oleObject" Target="embeddings/oleObject845.bin"/><Relationship Id="rId1725" Type="http://schemas.openxmlformats.org/officeDocument/2006/relationships/image" Target="media/image849.wmf"/><Relationship Id="rId1726" Type="http://schemas.openxmlformats.org/officeDocument/2006/relationships/oleObject" Target="embeddings/oleObject846.bin"/><Relationship Id="rId1727" Type="http://schemas.openxmlformats.org/officeDocument/2006/relationships/image" Target="media/image850.wmf"/><Relationship Id="rId1728" Type="http://schemas.openxmlformats.org/officeDocument/2006/relationships/oleObject" Target="embeddings/oleObject847.bin"/><Relationship Id="rId1729" Type="http://schemas.openxmlformats.org/officeDocument/2006/relationships/image" Target="media/image851.wmf"/><Relationship Id="rId1730" Type="http://schemas.openxmlformats.org/officeDocument/2006/relationships/oleObject" Target="embeddings/oleObject848.bin"/><Relationship Id="rId1731" Type="http://schemas.openxmlformats.org/officeDocument/2006/relationships/image" Target="media/image852.wmf"/><Relationship Id="rId1732" Type="http://schemas.openxmlformats.org/officeDocument/2006/relationships/oleObject" Target="embeddings/oleObject849.bin"/><Relationship Id="rId1733" Type="http://schemas.openxmlformats.org/officeDocument/2006/relationships/image" Target="media/image853.wmf"/><Relationship Id="rId1340" Type="http://schemas.openxmlformats.org/officeDocument/2006/relationships/image" Target="media/image657.wmf"/><Relationship Id="rId1341" Type="http://schemas.openxmlformats.org/officeDocument/2006/relationships/oleObject" Target="embeddings/oleObject654.bin"/><Relationship Id="rId1342" Type="http://schemas.openxmlformats.org/officeDocument/2006/relationships/image" Target="media/image658.wmf"/><Relationship Id="rId1343" Type="http://schemas.openxmlformats.org/officeDocument/2006/relationships/oleObject" Target="embeddings/oleObject655.bin"/><Relationship Id="rId1344" Type="http://schemas.openxmlformats.org/officeDocument/2006/relationships/image" Target="media/image659.wmf"/><Relationship Id="rId1345" Type="http://schemas.openxmlformats.org/officeDocument/2006/relationships/oleObject" Target="embeddings/oleObject656.bin"/><Relationship Id="rId1346" Type="http://schemas.openxmlformats.org/officeDocument/2006/relationships/image" Target="media/image660.wmf"/><Relationship Id="rId1347" Type="http://schemas.openxmlformats.org/officeDocument/2006/relationships/oleObject" Target="embeddings/oleObject657.bin"/><Relationship Id="rId1348" Type="http://schemas.openxmlformats.org/officeDocument/2006/relationships/image" Target="media/image661.wmf"/><Relationship Id="rId1349" Type="http://schemas.openxmlformats.org/officeDocument/2006/relationships/oleObject" Target="embeddings/oleObject658.bin"/><Relationship Id="rId880" Type="http://schemas.openxmlformats.org/officeDocument/2006/relationships/image" Target="media/image428.wmf"/><Relationship Id="rId881" Type="http://schemas.openxmlformats.org/officeDocument/2006/relationships/oleObject" Target="embeddings/oleObject425.bin"/><Relationship Id="rId490" Type="http://schemas.openxmlformats.org/officeDocument/2006/relationships/image" Target="media/image233.wmf"/><Relationship Id="rId491" Type="http://schemas.openxmlformats.org/officeDocument/2006/relationships/oleObject" Target="embeddings/oleObject230.bin"/><Relationship Id="rId492" Type="http://schemas.openxmlformats.org/officeDocument/2006/relationships/image" Target="media/image234.wmf"/><Relationship Id="rId493" Type="http://schemas.openxmlformats.org/officeDocument/2006/relationships/oleObject" Target="embeddings/oleObject231.bin"/><Relationship Id="rId494" Type="http://schemas.openxmlformats.org/officeDocument/2006/relationships/image" Target="media/image235.wmf"/><Relationship Id="rId495" Type="http://schemas.openxmlformats.org/officeDocument/2006/relationships/oleObject" Target="embeddings/oleObject232.bin"/><Relationship Id="rId496" Type="http://schemas.openxmlformats.org/officeDocument/2006/relationships/image" Target="media/image236.wmf"/><Relationship Id="rId497" Type="http://schemas.openxmlformats.org/officeDocument/2006/relationships/oleObject" Target="embeddings/oleObject233.bin"/><Relationship Id="rId498" Type="http://schemas.openxmlformats.org/officeDocument/2006/relationships/image" Target="media/image237.wmf"/><Relationship Id="rId499" Type="http://schemas.openxmlformats.org/officeDocument/2006/relationships/oleObject" Target="embeddings/oleObject234.bin"/><Relationship Id="rId882" Type="http://schemas.openxmlformats.org/officeDocument/2006/relationships/image" Target="media/image429.wmf"/><Relationship Id="rId883" Type="http://schemas.openxmlformats.org/officeDocument/2006/relationships/oleObject" Target="embeddings/oleObject426.bin"/><Relationship Id="rId884" Type="http://schemas.openxmlformats.org/officeDocument/2006/relationships/image" Target="media/image430.wmf"/><Relationship Id="rId885" Type="http://schemas.openxmlformats.org/officeDocument/2006/relationships/oleObject" Target="embeddings/oleObject427.bin"/><Relationship Id="rId886" Type="http://schemas.openxmlformats.org/officeDocument/2006/relationships/image" Target="media/image431.wmf"/><Relationship Id="rId887" Type="http://schemas.openxmlformats.org/officeDocument/2006/relationships/oleObject" Target="embeddings/oleObject428.bin"/><Relationship Id="rId888" Type="http://schemas.openxmlformats.org/officeDocument/2006/relationships/image" Target="media/image432.wmf"/><Relationship Id="rId889" Type="http://schemas.openxmlformats.org/officeDocument/2006/relationships/oleObject" Target="embeddings/oleObject429.bin"/><Relationship Id="rId1734" Type="http://schemas.openxmlformats.org/officeDocument/2006/relationships/oleObject" Target="embeddings/oleObject850.bin"/><Relationship Id="rId1735" Type="http://schemas.openxmlformats.org/officeDocument/2006/relationships/image" Target="media/image854.wmf"/><Relationship Id="rId1736" Type="http://schemas.openxmlformats.org/officeDocument/2006/relationships/oleObject" Target="embeddings/oleObject851.bin"/><Relationship Id="rId1737" Type="http://schemas.openxmlformats.org/officeDocument/2006/relationships/image" Target="media/image855.wmf"/><Relationship Id="rId1738" Type="http://schemas.openxmlformats.org/officeDocument/2006/relationships/oleObject" Target="embeddings/oleObject852.bin"/><Relationship Id="rId1739" Type="http://schemas.openxmlformats.org/officeDocument/2006/relationships/image" Target="media/image856.wmf"/><Relationship Id="rId1740" Type="http://schemas.openxmlformats.org/officeDocument/2006/relationships/oleObject" Target="embeddings/oleObject853.bin"/><Relationship Id="rId1741" Type="http://schemas.openxmlformats.org/officeDocument/2006/relationships/image" Target="media/image857.wmf"/><Relationship Id="rId1742" Type="http://schemas.openxmlformats.org/officeDocument/2006/relationships/oleObject" Target="embeddings/oleObject854.bin"/><Relationship Id="rId1743" Type="http://schemas.openxmlformats.org/officeDocument/2006/relationships/image" Target="media/image858.wmf"/><Relationship Id="rId1350" Type="http://schemas.openxmlformats.org/officeDocument/2006/relationships/image" Target="media/image662.wmf"/><Relationship Id="rId1351" Type="http://schemas.openxmlformats.org/officeDocument/2006/relationships/oleObject" Target="embeddings/oleObject659.bin"/><Relationship Id="rId1352" Type="http://schemas.openxmlformats.org/officeDocument/2006/relationships/image" Target="media/image663.wmf"/><Relationship Id="rId1353" Type="http://schemas.openxmlformats.org/officeDocument/2006/relationships/oleObject" Target="embeddings/oleObject660.bin"/><Relationship Id="rId1354" Type="http://schemas.openxmlformats.org/officeDocument/2006/relationships/image" Target="media/image664.wmf"/><Relationship Id="rId1355" Type="http://schemas.openxmlformats.org/officeDocument/2006/relationships/oleObject" Target="embeddings/oleObject661.bin"/><Relationship Id="rId1356" Type="http://schemas.openxmlformats.org/officeDocument/2006/relationships/image" Target="media/image665.wmf"/><Relationship Id="rId1357" Type="http://schemas.openxmlformats.org/officeDocument/2006/relationships/oleObject" Target="embeddings/oleObject662.bin"/><Relationship Id="rId1358" Type="http://schemas.openxmlformats.org/officeDocument/2006/relationships/image" Target="media/image666.wmf"/><Relationship Id="rId1359" Type="http://schemas.openxmlformats.org/officeDocument/2006/relationships/oleObject" Target="embeddings/oleObject663.bin"/><Relationship Id="rId890" Type="http://schemas.openxmlformats.org/officeDocument/2006/relationships/image" Target="media/image433.wmf"/><Relationship Id="rId891" Type="http://schemas.openxmlformats.org/officeDocument/2006/relationships/oleObject" Target="embeddings/oleObject430.bin"/><Relationship Id="rId892" Type="http://schemas.openxmlformats.org/officeDocument/2006/relationships/image" Target="media/image434.wmf"/><Relationship Id="rId893" Type="http://schemas.openxmlformats.org/officeDocument/2006/relationships/oleObject" Target="embeddings/oleObject431.bin"/><Relationship Id="rId894" Type="http://schemas.openxmlformats.org/officeDocument/2006/relationships/image" Target="media/image435.wmf"/><Relationship Id="rId895" Type="http://schemas.openxmlformats.org/officeDocument/2006/relationships/oleObject" Target="embeddings/oleObject432.bin"/><Relationship Id="rId896" Type="http://schemas.openxmlformats.org/officeDocument/2006/relationships/image" Target="media/image436.wmf"/><Relationship Id="rId897" Type="http://schemas.openxmlformats.org/officeDocument/2006/relationships/oleObject" Target="embeddings/oleObject433.bin"/><Relationship Id="rId898" Type="http://schemas.openxmlformats.org/officeDocument/2006/relationships/image" Target="media/image437.wmf"/><Relationship Id="rId899" Type="http://schemas.openxmlformats.org/officeDocument/2006/relationships/oleObject" Target="embeddings/oleObject434.bin"/><Relationship Id="rId1744" Type="http://schemas.openxmlformats.org/officeDocument/2006/relationships/oleObject" Target="embeddings/oleObject855.bin"/><Relationship Id="rId1745" Type="http://schemas.openxmlformats.org/officeDocument/2006/relationships/image" Target="media/image859.wmf"/><Relationship Id="rId1746" Type="http://schemas.openxmlformats.org/officeDocument/2006/relationships/oleObject" Target="embeddings/oleObject856.bin"/><Relationship Id="rId1747" Type="http://schemas.openxmlformats.org/officeDocument/2006/relationships/image" Target="media/image860.wmf"/><Relationship Id="rId1748" Type="http://schemas.openxmlformats.org/officeDocument/2006/relationships/oleObject" Target="embeddings/oleObject857.bin"/><Relationship Id="rId1749" Type="http://schemas.openxmlformats.org/officeDocument/2006/relationships/image" Target="media/image861.wmf"/><Relationship Id="rId100" Type="http://schemas.openxmlformats.org/officeDocument/2006/relationships/image" Target="media/image38.wmf"/><Relationship Id="rId101" Type="http://schemas.openxmlformats.org/officeDocument/2006/relationships/oleObject" Target="embeddings/oleObject36.bin"/><Relationship Id="rId102" Type="http://schemas.openxmlformats.org/officeDocument/2006/relationships/image" Target="media/image39.wmf"/><Relationship Id="rId103" Type="http://schemas.openxmlformats.org/officeDocument/2006/relationships/oleObject" Target="embeddings/oleObject37.bin"/><Relationship Id="rId104" Type="http://schemas.openxmlformats.org/officeDocument/2006/relationships/image" Target="media/image40.wmf"/><Relationship Id="rId105" Type="http://schemas.openxmlformats.org/officeDocument/2006/relationships/oleObject" Target="embeddings/oleObject38.bin"/><Relationship Id="rId106" Type="http://schemas.openxmlformats.org/officeDocument/2006/relationships/image" Target="media/image41.wmf"/><Relationship Id="rId107" Type="http://schemas.openxmlformats.org/officeDocument/2006/relationships/oleObject" Target="embeddings/oleObject39.bin"/><Relationship Id="rId108" Type="http://schemas.openxmlformats.org/officeDocument/2006/relationships/image" Target="media/image42.wmf"/><Relationship Id="rId109" Type="http://schemas.openxmlformats.org/officeDocument/2006/relationships/oleObject" Target="embeddings/oleObject40.bin"/><Relationship Id="rId1750" Type="http://schemas.openxmlformats.org/officeDocument/2006/relationships/oleObject" Target="embeddings/oleObject858.bin"/><Relationship Id="rId1751" Type="http://schemas.openxmlformats.org/officeDocument/2006/relationships/image" Target="media/image862.wmf"/><Relationship Id="rId1752" Type="http://schemas.openxmlformats.org/officeDocument/2006/relationships/oleObject" Target="embeddings/oleObject859.bin"/><Relationship Id="rId1753" Type="http://schemas.openxmlformats.org/officeDocument/2006/relationships/image" Target="media/image863.wmf"/><Relationship Id="rId1360" Type="http://schemas.openxmlformats.org/officeDocument/2006/relationships/image" Target="media/image667.wmf"/><Relationship Id="rId1361" Type="http://schemas.openxmlformats.org/officeDocument/2006/relationships/oleObject" Target="embeddings/oleObject664.bin"/><Relationship Id="rId1362" Type="http://schemas.openxmlformats.org/officeDocument/2006/relationships/image" Target="media/image668.wmf"/><Relationship Id="rId1363" Type="http://schemas.openxmlformats.org/officeDocument/2006/relationships/oleObject" Target="embeddings/oleObject665.bin"/><Relationship Id="rId1364" Type="http://schemas.openxmlformats.org/officeDocument/2006/relationships/image" Target="media/image669.wmf"/><Relationship Id="rId1365" Type="http://schemas.openxmlformats.org/officeDocument/2006/relationships/oleObject" Target="embeddings/oleObject666.bin"/><Relationship Id="rId1366" Type="http://schemas.openxmlformats.org/officeDocument/2006/relationships/image" Target="media/image670.wmf"/><Relationship Id="rId1367" Type="http://schemas.openxmlformats.org/officeDocument/2006/relationships/oleObject" Target="embeddings/oleObject667.bin"/><Relationship Id="rId1368" Type="http://schemas.openxmlformats.org/officeDocument/2006/relationships/image" Target="media/image671.wmf"/><Relationship Id="rId1369" Type="http://schemas.openxmlformats.org/officeDocument/2006/relationships/oleObject" Target="embeddings/oleObject668.bin"/><Relationship Id="rId1754" Type="http://schemas.openxmlformats.org/officeDocument/2006/relationships/oleObject" Target="embeddings/oleObject860.bin"/><Relationship Id="rId1755" Type="http://schemas.openxmlformats.org/officeDocument/2006/relationships/image" Target="media/image864.wmf"/><Relationship Id="rId1756" Type="http://schemas.openxmlformats.org/officeDocument/2006/relationships/oleObject" Target="embeddings/oleObject861.bin"/><Relationship Id="rId1757" Type="http://schemas.openxmlformats.org/officeDocument/2006/relationships/image" Target="media/image865.wmf"/><Relationship Id="rId1758" Type="http://schemas.openxmlformats.org/officeDocument/2006/relationships/oleObject" Target="embeddings/oleObject862.bin"/><Relationship Id="rId1759" Type="http://schemas.openxmlformats.org/officeDocument/2006/relationships/image" Target="media/image86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C4639-1C09-4E46-96A3-06DCE58E6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201</Pages>
  <Words>58455</Words>
  <Characters>333194</Characters>
  <Application>Microsoft Macintosh Word</Application>
  <DocSecurity>0</DocSecurity>
  <Lines>2776</Lines>
  <Paragraphs>781</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390868</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 Ateshian</cp:lastModifiedBy>
  <cp:revision>246</cp:revision>
  <cp:lastPrinted>2012-01-23T17:06:00Z</cp:lastPrinted>
  <dcterms:created xsi:type="dcterms:W3CDTF">2013-03-05T16:20:00Z</dcterms:created>
  <dcterms:modified xsi:type="dcterms:W3CDTF">2014-01-07T15:22:00Z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y fmtid="{D5CDD505-2E9C-101B-9397-08002B2CF9AE}" pid="12" name="MTMacEqns">
    <vt:bool>true</vt:bool>
  </property>
</Properties>
</file>